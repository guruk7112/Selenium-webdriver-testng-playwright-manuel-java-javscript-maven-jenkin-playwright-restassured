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31CC1A45" w14:textId="61B62B40" w:rsidR="005D14B2" w:rsidRPr="005D14B2" w:rsidRDefault="00AD1AD6" w:rsidP="00AD1AD6">
      <w:pPr>
        <w:pStyle w:val="Heading2"/>
        <w:rPr>
          <w:color w:val="833C0B" w:themeColor="accent2" w:themeShade="80"/>
          <w:sz w:val="48"/>
          <w:szCs w:val="48"/>
        </w:rPr>
      </w:pPr>
      <w:r w:rsidRPr="005D14B2">
        <w:rPr>
          <w:color w:val="833C0B" w:themeColor="accent2" w:themeShade="80"/>
          <w:sz w:val="48"/>
          <w:szCs w:val="48"/>
        </w:rPr>
        <w:t xml:space="preserve">         </w:t>
      </w:r>
      <w:r w:rsidR="005D14B2" w:rsidRPr="005D14B2">
        <w:rPr>
          <w:color w:val="833C0B" w:themeColor="accent2" w:themeShade="80"/>
          <w:sz w:val="48"/>
          <w:szCs w:val="48"/>
        </w:rPr>
        <w:t>JAVA INTRODUCTION</w:t>
      </w:r>
    </w:p>
    <w:p w14:paraId="6B141751" w14:textId="114C28F6" w:rsidR="00D76D1F" w:rsidRPr="006A3565" w:rsidRDefault="00AD1AD6" w:rsidP="00AD1AD6">
      <w:pPr>
        <w:pStyle w:val="Heading2"/>
        <w:rPr>
          <w:color w:val="FF0000"/>
        </w:rPr>
      </w:pPr>
      <w:r>
        <w:rPr>
          <w:color w:val="FF0000"/>
        </w:rPr>
        <w:t xml:space="preserve">    </w:t>
      </w:r>
      <w:r w:rsidR="00AD54C0">
        <w:rPr>
          <w:color w:val="FF0000"/>
        </w:rPr>
        <w:t>1.</w:t>
      </w:r>
      <w:r w:rsidR="000229A1">
        <w:rPr>
          <w:color w:val="FF0000"/>
        </w:rPr>
        <w:t xml:space="preserve"> </w:t>
      </w:r>
      <w:r w:rsidR="00284C7C">
        <w:rPr>
          <w:color w:val="FF0000"/>
        </w:rPr>
        <w:t xml:space="preserve">Importance </w:t>
      </w:r>
      <w:r w:rsidR="00442775" w:rsidRPr="006A3565">
        <w:rPr>
          <w:color w:val="FF0000"/>
        </w:rPr>
        <w:t>OF JAVA-</w:t>
      </w:r>
    </w:p>
    <w:p w14:paraId="672F2AA5" w14:textId="4823D940" w:rsidR="00442775" w:rsidRPr="006A3565" w:rsidRDefault="00442775" w:rsidP="00FE3130">
      <w:pPr>
        <w:pStyle w:val="ListParagraph"/>
        <w:numPr>
          <w:ilvl w:val="0"/>
          <w:numId w:val="2"/>
        </w:numPr>
      </w:pPr>
      <w:r w:rsidRPr="006A3565">
        <w:t>8</w:t>
      </w:r>
      <w:r w:rsidR="000D22DC" w:rsidRPr="000D22DC">
        <w:rPr>
          <w:color w:val="FF0000"/>
        </w:rPr>
        <w:t xml:space="preserve"> </w:t>
      </w:r>
      <w:r w:rsidRPr="006A3565">
        <w:t>9% OF COMPUTERS IN WORLD RUNS ON JAVA.</w:t>
      </w:r>
    </w:p>
    <w:p w14:paraId="127888D8" w14:textId="7DCB36E0" w:rsidR="00442775" w:rsidRPr="006A3565" w:rsidRDefault="00442775" w:rsidP="00FE3130">
      <w:pPr>
        <w:pStyle w:val="ListParagraph"/>
        <w:numPr>
          <w:ilvl w:val="0"/>
          <w:numId w:val="2"/>
        </w:numPr>
      </w:pPr>
      <w:r w:rsidRPr="006A3565">
        <w:t>THERE ARE 9 MILLION JAVA DEVELOPERS IN THE WORLD.</w:t>
      </w:r>
    </w:p>
    <w:p w14:paraId="2BCE9FC4" w14:textId="10E35F49" w:rsidR="00442775" w:rsidRPr="006A3565" w:rsidRDefault="00442775" w:rsidP="00FE3130">
      <w:pPr>
        <w:pStyle w:val="ListParagraph"/>
        <w:numPr>
          <w:ilvl w:val="0"/>
          <w:numId w:val="2"/>
        </w:numPr>
      </w:pPr>
      <w:r w:rsidRPr="006A3565">
        <w:t>3 MILLION MOBILES ,125 MILLION TV SETS RUNS ON JAVA PROGRAMING LANGUAGE.</w:t>
      </w:r>
    </w:p>
    <w:p w14:paraId="7BB11F0E" w14:textId="585A5200" w:rsidR="00442775" w:rsidRPr="006A3565" w:rsidRDefault="00442775" w:rsidP="00FE3130">
      <w:pPr>
        <w:pStyle w:val="ListParagraph"/>
        <w:numPr>
          <w:ilvl w:val="0"/>
          <w:numId w:val="2"/>
        </w:numPr>
      </w:pPr>
      <w:r w:rsidRPr="006A3565">
        <w:t>JAVA GET DOWNLOADED 1 BILLION TIMES IN AN YEAR.</w:t>
      </w:r>
    </w:p>
    <w:p w14:paraId="75F03B71" w14:textId="0D627C69" w:rsidR="00442775" w:rsidRPr="006A3565" w:rsidRDefault="00442775" w:rsidP="00FE3130">
      <w:pPr>
        <w:pStyle w:val="ListParagraph"/>
        <w:numPr>
          <w:ilvl w:val="0"/>
          <w:numId w:val="2"/>
        </w:numPr>
        <w:spacing w:before="240"/>
      </w:pPr>
      <w:r w:rsidRPr="006A3565">
        <w:t>JAVA HAS BEEN RANKED #1 IN UI (USER INTERFACE ) BASED PROGRAMING APPLICATIONS.</w:t>
      </w:r>
    </w:p>
    <w:p w14:paraId="77C7CE18" w14:textId="11B5706E" w:rsidR="00C0392F" w:rsidRPr="006A3565" w:rsidRDefault="00C0392F" w:rsidP="00C0392F">
      <w:pPr>
        <w:pStyle w:val="Heading2"/>
      </w:pPr>
      <w:r w:rsidRPr="006A3565">
        <w:t>2.MAJOR INDUSTRIES WHERE JAVA IS USED-</w:t>
      </w:r>
    </w:p>
    <w:p w14:paraId="355DCE49" w14:textId="43BAD711" w:rsidR="00C0392F" w:rsidRPr="006A3565" w:rsidRDefault="00C0392F" w:rsidP="00FE3130">
      <w:pPr>
        <w:pStyle w:val="ListParagraph"/>
        <w:numPr>
          <w:ilvl w:val="0"/>
          <w:numId w:val="3"/>
        </w:numPr>
      </w:pPr>
      <w:r w:rsidRPr="006A3565">
        <w:t>LAPTOP AND COMPUTER</w:t>
      </w:r>
    </w:p>
    <w:p w14:paraId="41C9B605" w14:textId="11D7C5A9" w:rsidR="00C0392F" w:rsidRPr="006A3565" w:rsidRDefault="00C0392F" w:rsidP="00FE3130">
      <w:pPr>
        <w:pStyle w:val="ListParagraph"/>
        <w:numPr>
          <w:ilvl w:val="0"/>
          <w:numId w:val="3"/>
        </w:numPr>
      </w:pPr>
      <w:r w:rsidRPr="006A3565">
        <w:t xml:space="preserve">ATM MACHINES ,  SMARTPHONES </w:t>
      </w:r>
    </w:p>
    <w:p w14:paraId="66CB7709" w14:textId="51692F0E" w:rsidR="00C0392F" w:rsidRPr="006A3565" w:rsidRDefault="00C0392F" w:rsidP="00FE3130">
      <w:pPr>
        <w:pStyle w:val="ListParagraph"/>
        <w:numPr>
          <w:ilvl w:val="0"/>
          <w:numId w:val="3"/>
        </w:numPr>
      </w:pPr>
      <w:r w:rsidRPr="006A3565">
        <w:t>GAMING CONSOLE</w:t>
      </w:r>
    </w:p>
    <w:p w14:paraId="4A4C385C" w14:textId="6B7D7461" w:rsidR="00C0392F" w:rsidRPr="006A3565" w:rsidRDefault="00C0392F" w:rsidP="00FE3130">
      <w:pPr>
        <w:pStyle w:val="ListParagraph"/>
        <w:numPr>
          <w:ilvl w:val="0"/>
          <w:numId w:val="3"/>
        </w:numPr>
      </w:pPr>
      <w:r w:rsidRPr="006A3565">
        <w:t>PARKING METERS ETC..,</w:t>
      </w:r>
    </w:p>
    <w:p w14:paraId="15B631FB" w14:textId="77777777" w:rsidR="00C0392F" w:rsidRPr="006A3565" w:rsidRDefault="00C0392F" w:rsidP="00C0392F">
      <w:pPr>
        <w:pStyle w:val="ListParagraph"/>
      </w:pPr>
    </w:p>
    <w:p w14:paraId="6A6EEB85" w14:textId="54D95E61" w:rsidR="00C0392F" w:rsidRPr="006A3565" w:rsidRDefault="00C0392F" w:rsidP="00C0392F">
      <w:pPr>
        <w:pStyle w:val="Heading2"/>
      </w:pPr>
      <w:r w:rsidRPr="006A3565">
        <w:t>3.DOMAINS WE USE JAVA-</w:t>
      </w:r>
    </w:p>
    <w:p w14:paraId="3F0ABE58" w14:textId="08985F98" w:rsidR="00C0392F" w:rsidRPr="006A3565" w:rsidRDefault="00C0392F" w:rsidP="00FE3130">
      <w:pPr>
        <w:pStyle w:val="ListParagraph"/>
        <w:numPr>
          <w:ilvl w:val="0"/>
          <w:numId w:val="4"/>
        </w:numPr>
      </w:pPr>
      <w:r w:rsidRPr="006A3565">
        <w:t>BANKING ,FINANCE, INSURANCE ,STOCK MARKETS,BIG DATA, AI ETC…,</w:t>
      </w:r>
    </w:p>
    <w:p w14:paraId="59B8A9AA" w14:textId="77777777" w:rsidR="00C0392F" w:rsidRPr="006A3565" w:rsidRDefault="00C0392F" w:rsidP="00C0392F">
      <w:pPr>
        <w:pStyle w:val="Heading2"/>
      </w:pPr>
    </w:p>
    <w:p w14:paraId="2C53F5D4" w14:textId="34C11FBE" w:rsidR="00C0392F" w:rsidRPr="006A3565" w:rsidRDefault="00C0392F" w:rsidP="00FE3130">
      <w:pPr>
        <w:pStyle w:val="Heading2"/>
        <w:numPr>
          <w:ilvl w:val="0"/>
          <w:numId w:val="4"/>
        </w:numPr>
      </w:pPr>
      <w:r w:rsidRPr="006A3565">
        <w:t>4.LANGUAGES-</w:t>
      </w:r>
    </w:p>
    <w:p w14:paraId="0D2F8A5B" w14:textId="4CD9AE62" w:rsidR="00C0392F" w:rsidRPr="006A3565" w:rsidRDefault="00C0392F" w:rsidP="00FE3130">
      <w:pPr>
        <w:pStyle w:val="ListParagraph"/>
        <w:numPr>
          <w:ilvl w:val="0"/>
          <w:numId w:val="4"/>
        </w:numPr>
      </w:pPr>
      <w:r w:rsidRPr="006A3565">
        <w:t>PROGRAMING LANGUAGES ARE USED TO CUMMUNICATE BETWEEN CPU.</w:t>
      </w:r>
    </w:p>
    <w:p w14:paraId="68896715" w14:textId="694465D4" w:rsidR="00C0392F" w:rsidRPr="006A3565" w:rsidRDefault="00C0392F" w:rsidP="00C0392F">
      <w:pPr>
        <w:pStyle w:val="Heading3"/>
      </w:pPr>
      <w:r w:rsidRPr="006A3565">
        <w:t>LANGUAGES ARE CLASSIFIDE INTO 3 TYPES-</w:t>
      </w:r>
    </w:p>
    <w:p w14:paraId="1C267EB2" w14:textId="55AE72AD" w:rsidR="00C0392F" w:rsidRPr="006A3565" w:rsidRDefault="00C0392F" w:rsidP="00FE3130">
      <w:pPr>
        <w:pStyle w:val="ListParagraph"/>
        <w:numPr>
          <w:ilvl w:val="0"/>
          <w:numId w:val="5"/>
        </w:numPr>
      </w:pPr>
      <w:r w:rsidRPr="006A3565">
        <w:t>LOW LEVEL/MACHINE /BINARY LEVEL LANGUAGE.</w:t>
      </w:r>
    </w:p>
    <w:p w14:paraId="5A85C1CB" w14:textId="09851C47" w:rsidR="00C0392F" w:rsidRPr="006A3565" w:rsidRDefault="00C0392F" w:rsidP="00FE3130">
      <w:pPr>
        <w:pStyle w:val="ListParagraph"/>
        <w:numPr>
          <w:ilvl w:val="0"/>
          <w:numId w:val="5"/>
        </w:numPr>
      </w:pPr>
      <w:r w:rsidRPr="006A3565">
        <w:t xml:space="preserve">ASSEMBLY </w:t>
      </w:r>
      <w:r w:rsidR="0026187F" w:rsidRPr="006A3565">
        <w:t>LEVEL /MIDDLE LEVEL LANGUAGE.</w:t>
      </w:r>
    </w:p>
    <w:p w14:paraId="0AB3B660" w14:textId="2EFBE16B" w:rsidR="0026187F" w:rsidRPr="006A3565" w:rsidRDefault="0026187F" w:rsidP="00FE3130">
      <w:pPr>
        <w:pStyle w:val="ListParagraph"/>
        <w:numPr>
          <w:ilvl w:val="0"/>
          <w:numId w:val="5"/>
        </w:numPr>
      </w:pPr>
      <w:r w:rsidRPr="006A3565">
        <w:t>HIGH LEVEL LANGUAGE .</w:t>
      </w:r>
    </w:p>
    <w:p w14:paraId="3690F239" w14:textId="7343D0BD" w:rsidR="0026187F" w:rsidRPr="006A3565" w:rsidRDefault="0026187F" w:rsidP="0026187F">
      <w:pPr>
        <w:pStyle w:val="Heading2"/>
      </w:pPr>
      <w:r w:rsidRPr="006A3565">
        <w:t>1 .LOW LEVEL /MACHIN /BINARY LEVEL LANGUAGE</w:t>
      </w:r>
    </w:p>
    <w:p w14:paraId="5BEEACD2" w14:textId="024E3417" w:rsidR="0026187F" w:rsidRPr="006A3565" w:rsidRDefault="0026187F" w:rsidP="00FE3130">
      <w:pPr>
        <w:pStyle w:val="ListParagraph"/>
        <w:numPr>
          <w:ilvl w:val="0"/>
          <w:numId w:val="4"/>
        </w:numPr>
      </w:pPr>
      <w:r w:rsidRPr="006A3565">
        <w:t xml:space="preserve">IN BINARY LEVEL LANGUAGE THE CODE WILL </w:t>
      </w:r>
      <w:r w:rsidRPr="006A3565">
        <w:rPr>
          <w:highlight w:val="yellow"/>
        </w:rPr>
        <w:t>BE WRITTEN USING 0 AND</w:t>
      </w:r>
      <w:r w:rsidRPr="006A3565">
        <w:t xml:space="preserve"> 1s.</w:t>
      </w:r>
    </w:p>
    <w:p w14:paraId="37AB592D" w14:textId="5065ED2D" w:rsidR="0026187F" w:rsidRPr="006A3565" w:rsidRDefault="0026187F" w:rsidP="00FE3130">
      <w:pPr>
        <w:pStyle w:val="ListParagraph"/>
        <w:numPr>
          <w:ilvl w:val="0"/>
          <w:numId w:val="4"/>
        </w:numPr>
        <w:jc w:val="both"/>
      </w:pPr>
      <w:r w:rsidRPr="006A3565">
        <w:t xml:space="preserve">A COMPUTER IS AN AND </w:t>
      </w:r>
      <w:r w:rsidR="000A1963" w:rsidRPr="006A3565">
        <w:t xml:space="preserve"> </w:t>
      </w:r>
      <w:r w:rsidR="000A1963" w:rsidRPr="006A3565">
        <w:rPr>
          <w:highlight w:val="yellow"/>
        </w:rPr>
        <w:t>ELECTRONIC MACHINES WHICH CAN UNDERSTAND ONLY 0 AND 1s.</w:t>
      </w:r>
    </w:p>
    <w:p w14:paraId="6999F28B" w14:textId="19135B2B" w:rsidR="0026187F" w:rsidRPr="006A3565" w:rsidRDefault="0026187F" w:rsidP="00FE3130">
      <w:pPr>
        <w:pStyle w:val="ListParagraph"/>
        <w:numPr>
          <w:ilvl w:val="0"/>
          <w:numId w:val="4"/>
        </w:numPr>
      </w:pPr>
      <w:r w:rsidRPr="006A3565">
        <w:t xml:space="preserve">A MACHINE LEVEL LANGUAGE ALL </w:t>
      </w:r>
      <w:r w:rsidRPr="006A3565">
        <w:rPr>
          <w:highlight w:val="yellow"/>
        </w:rPr>
        <w:t>THE INSTRUCTIONS ARE PASSED USING 0 AND 1s</w:t>
      </w:r>
      <w:r w:rsidRPr="006A3565">
        <w:t>.</w:t>
      </w:r>
    </w:p>
    <w:p w14:paraId="29F27D17" w14:textId="47C4753A" w:rsidR="0026187F" w:rsidRPr="006A3565" w:rsidRDefault="0026187F" w:rsidP="00FE3130">
      <w:pPr>
        <w:pStyle w:val="ListParagraph"/>
        <w:numPr>
          <w:ilvl w:val="0"/>
          <w:numId w:val="4"/>
        </w:numPr>
      </w:pPr>
      <w:r w:rsidRPr="006A3565">
        <w:t xml:space="preserve">BINARY LANGUAGE WAS </w:t>
      </w:r>
      <w:r w:rsidRPr="006A3565">
        <w:rPr>
          <w:highlight w:val="yellow"/>
        </w:rPr>
        <w:t>EASY FOR CPU TO UNDERSTAND</w:t>
      </w:r>
      <w:r w:rsidRPr="006A3565">
        <w:t xml:space="preserve"> BUT IT WAS DIFFICULT FOR PROGRAMERS TO UNDERSTAND .</w:t>
      </w:r>
    </w:p>
    <w:p w14:paraId="5572C08C" w14:textId="1104B0DC" w:rsidR="0026187F" w:rsidRPr="006A3565" w:rsidRDefault="0026187F" w:rsidP="00FE3130">
      <w:pPr>
        <w:pStyle w:val="ListParagraph"/>
        <w:numPr>
          <w:ilvl w:val="0"/>
          <w:numId w:val="4"/>
        </w:numPr>
      </w:pPr>
      <w:r w:rsidRPr="006A3565">
        <w:t>HENCE THEY MOVE ONTO NEXT LEVEL LANGUAGE AS MIDDLE LEVEL LANGUAGE.</w:t>
      </w:r>
    </w:p>
    <w:p w14:paraId="0EB5CE49" w14:textId="3E6F6EC2" w:rsidR="0026187F" w:rsidRPr="006A3565" w:rsidRDefault="0026187F" w:rsidP="0026187F">
      <w:pPr>
        <w:ind w:left="360"/>
      </w:pPr>
      <w:r w:rsidRPr="006A3565">
        <w:t>BINARY LANGUAGE EX-                   A-01000001    B-01000010</w:t>
      </w:r>
    </w:p>
    <w:p w14:paraId="0AF5B2CC" w14:textId="77777777" w:rsidR="0026187F" w:rsidRPr="006A3565" w:rsidRDefault="0026187F" w:rsidP="0026187F">
      <w:pPr>
        <w:ind w:left="360"/>
      </w:pPr>
    </w:p>
    <w:p w14:paraId="31557738" w14:textId="081B5C58" w:rsidR="0026187F" w:rsidRPr="006A3565" w:rsidRDefault="0026187F" w:rsidP="00D135A1">
      <w:pPr>
        <w:pStyle w:val="Heading2"/>
      </w:pPr>
      <w:r w:rsidRPr="006A3565">
        <w:t>2.MIDDLE LEVEL /ASSEMBLY LEVEL LANGUAGE-</w:t>
      </w:r>
    </w:p>
    <w:p w14:paraId="32C6BE45" w14:textId="2E80A4ED" w:rsidR="0026187F" w:rsidRPr="006A3565" w:rsidRDefault="00D135A1" w:rsidP="00FE3130">
      <w:pPr>
        <w:pStyle w:val="ListParagraph"/>
        <w:numPr>
          <w:ilvl w:val="0"/>
          <w:numId w:val="6"/>
        </w:numPr>
      </w:pPr>
      <w:r w:rsidRPr="006A3565">
        <w:t xml:space="preserve">AN ASSEMBLY LEVEL LANGUAGE ALL </w:t>
      </w:r>
      <w:r w:rsidRPr="006A3565">
        <w:rPr>
          <w:highlight w:val="yellow"/>
          <w:u w:val="single"/>
        </w:rPr>
        <w:t>THE INSTRUCTIONS</w:t>
      </w:r>
      <w:r w:rsidRPr="006A3565">
        <w:t xml:space="preserve"> </w:t>
      </w:r>
      <w:r w:rsidRPr="006A3565">
        <w:rPr>
          <w:highlight w:val="yellow"/>
        </w:rPr>
        <w:t>ARE PASSED USING A SHORT WORD</w:t>
      </w:r>
      <w:r w:rsidRPr="006A3565">
        <w:t xml:space="preserve"> </w:t>
      </w:r>
    </w:p>
    <w:p w14:paraId="7ED0F672" w14:textId="41FB4651" w:rsidR="00D135A1" w:rsidRPr="006A3565" w:rsidRDefault="00D135A1" w:rsidP="00D135A1">
      <w:pPr>
        <w:pStyle w:val="ListParagraph"/>
      </w:pPr>
      <w:r w:rsidRPr="006A3565">
        <w:t>CALLED AS MNEMONICS .                                                        LIKE-MNEMONICS ,ADD,LIKE ETC…,</w:t>
      </w:r>
    </w:p>
    <w:p w14:paraId="07D5938C" w14:textId="57B845B2" w:rsidR="00D135A1" w:rsidRPr="006A3565" w:rsidRDefault="00D135A1" w:rsidP="00FE3130">
      <w:pPr>
        <w:pStyle w:val="ListParagraph"/>
        <w:numPr>
          <w:ilvl w:val="0"/>
          <w:numId w:val="6"/>
        </w:numPr>
      </w:pPr>
      <w:r w:rsidRPr="006A3565">
        <w:t xml:space="preserve">IT IS  </w:t>
      </w:r>
      <w:r w:rsidRPr="006A3565">
        <w:rPr>
          <w:highlight w:val="yellow"/>
        </w:rPr>
        <w:t>EASY TO WRITE A PROGRAME</w:t>
      </w:r>
      <w:r w:rsidRPr="006A3565">
        <w:t xml:space="preserve"> USING ASSEMBLY LEVEL LANGUAGE COMPARED TO BINARY LEVEL LANGUAGE.</w:t>
      </w:r>
    </w:p>
    <w:p w14:paraId="5EB7AA82" w14:textId="25946552" w:rsidR="00D135A1" w:rsidRPr="006A3565" w:rsidRDefault="00D135A1" w:rsidP="00D135A1">
      <w:pPr>
        <w:pStyle w:val="Heading2"/>
        <w:ind w:left="720"/>
      </w:pPr>
      <w:r w:rsidRPr="006A3565">
        <w:lastRenderedPageBreak/>
        <w:t>3.HIGH LEVEL LANGUAGE-</w:t>
      </w:r>
    </w:p>
    <w:p w14:paraId="48A3E9C3" w14:textId="34F81621" w:rsidR="00D135A1" w:rsidRPr="006A3565" w:rsidRDefault="00D135A1" w:rsidP="00FE3130">
      <w:pPr>
        <w:pStyle w:val="ListParagraph"/>
        <w:numPr>
          <w:ilvl w:val="0"/>
          <w:numId w:val="6"/>
        </w:numPr>
      </w:pPr>
      <w:r w:rsidRPr="006A3565">
        <w:t xml:space="preserve">A HIGH LEVEL LANGUAGE IS A LANGUAGE IN WHICH THE PROGRAMERS WILL WRITE IN </w:t>
      </w:r>
      <w:r w:rsidRPr="006A3565">
        <w:rPr>
          <w:highlight w:val="yellow"/>
        </w:rPr>
        <w:t>SIMPLE ENGLISH  , NUMBERS AND MATHEMETICAL SYMBULS</w:t>
      </w:r>
    </w:p>
    <w:p w14:paraId="3F2B4BE9" w14:textId="69EF33CE" w:rsidR="00D135A1" w:rsidRPr="006A3565" w:rsidRDefault="00D135A1" w:rsidP="00FE3130">
      <w:pPr>
        <w:pStyle w:val="ListParagraph"/>
        <w:numPr>
          <w:ilvl w:val="0"/>
          <w:numId w:val="6"/>
        </w:numPr>
      </w:pPr>
      <w:r w:rsidRPr="006A3565">
        <w:t xml:space="preserve">IT IS EASY FOR THE </w:t>
      </w:r>
      <w:r w:rsidRPr="006A3565">
        <w:rPr>
          <w:highlight w:val="yellow"/>
        </w:rPr>
        <w:t>PROGRAMER TO UNDERSTAND</w:t>
      </w:r>
      <w:r w:rsidRPr="006A3565">
        <w:t xml:space="preserve"> </w:t>
      </w:r>
    </w:p>
    <w:p w14:paraId="4BBFEB25" w14:textId="1F7BE530" w:rsidR="00D135A1" w:rsidRPr="006A3565" w:rsidRDefault="00D135A1" w:rsidP="00FE3130">
      <w:pPr>
        <w:pStyle w:val="ListParagraph"/>
        <w:numPr>
          <w:ilvl w:val="0"/>
          <w:numId w:val="6"/>
        </w:numPr>
      </w:pPr>
      <w:r w:rsidRPr="006A3565">
        <w:t xml:space="preserve">BUT </w:t>
      </w:r>
      <w:r w:rsidR="00F02FFB" w:rsidRPr="006A3565">
        <w:rPr>
          <w:highlight w:val="yellow"/>
        </w:rPr>
        <w:t>CPU CANNOT UNDERSTAND</w:t>
      </w:r>
      <w:r w:rsidR="00F02FFB" w:rsidRPr="006A3565">
        <w:t xml:space="preserve"> HIGH LEVEL AND ASSEMBLY LEVEL LANGUAGE.</w:t>
      </w:r>
    </w:p>
    <w:p w14:paraId="710F5E60" w14:textId="6CD31D3C" w:rsidR="00F02FFB" w:rsidRPr="006A3565" w:rsidRDefault="00F02FFB" w:rsidP="00FE3130">
      <w:pPr>
        <w:pStyle w:val="ListParagraph"/>
        <w:numPr>
          <w:ilvl w:val="0"/>
          <w:numId w:val="6"/>
        </w:numPr>
      </w:pPr>
      <w:r w:rsidRPr="006A3565">
        <w:t>EX-JAVA , C++,  PYTHON ,RUBY , PEARL , SEA SHARK ETC…,</w:t>
      </w:r>
    </w:p>
    <w:p w14:paraId="2FE1FBA7" w14:textId="34D213A5" w:rsidR="006E35F0" w:rsidRPr="006A3565" w:rsidRDefault="006E35F0" w:rsidP="006E35F0">
      <w:pPr>
        <w:pStyle w:val="Heading1"/>
      </w:pPr>
      <w:r w:rsidRPr="006A3565">
        <w:t>TRANSALATER</w:t>
      </w:r>
    </w:p>
    <w:p w14:paraId="487E8922" w14:textId="2FAF4FA2" w:rsidR="006E35F0" w:rsidRPr="006A3565" w:rsidRDefault="006E35F0" w:rsidP="00FE3130">
      <w:pPr>
        <w:pStyle w:val="ListParagraph"/>
        <w:numPr>
          <w:ilvl w:val="0"/>
          <w:numId w:val="7"/>
        </w:numPr>
      </w:pPr>
      <w:r w:rsidRPr="006A3565">
        <w:t>COMPILER AND INTERPRETER</w:t>
      </w:r>
    </w:p>
    <w:p w14:paraId="46B2BD9F" w14:textId="3DAE40B5" w:rsidR="006E35F0" w:rsidRPr="006A3565" w:rsidRDefault="006E35F0" w:rsidP="00FE3130">
      <w:pPr>
        <w:pStyle w:val="ListParagraph"/>
        <w:numPr>
          <w:ilvl w:val="0"/>
          <w:numId w:val="7"/>
        </w:numPr>
      </w:pPr>
      <w:r w:rsidRPr="006A3565">
        <w:t>TRANSLATER WILL HELPS IN CONVERTING ONE LANGUAGE TO ANOTHER LEVEL LANGUAGE.</w:t>
      </w:r>
    </w:p>
    <w:p w14:paraId="39BDD8C1" w14:textId="44A4E42D" w:rsidR="006E35F0" w:rsidRPr="006A3565" w:rsidRDefault="006E35F0" w:rsidP="00FE3130">
      <w:pPr>
        <w:pStyle w:val="Heading2"/>
        <w:numPr>
          <w:ilvl w:val="0"/>
          <w:numId w:val="7"/>
        </w:numPr>
      </w:pPr>
      <w:r w:rsidRPr="006A3565">
        <w:t>THERE ARE 2 TYPES OF TRANSLATER</w:t>
      </w:r>
    </w:p>
    <w:p w14:paraId="1625EF47" w14:textId="5FA9C6EB" w:rsidR="006E35F0" w:rsidRPr="006A3565" w:rsidRDefault="006E35F0" w:rsidP="006E35F0">
      <w:r w:rsidRPr="006A3565">
        <w:rPr>
          <w:highlight w:val="green"/>
        </w:rPr>
        <w:t>1.COMILER</w:t>
      </w:r>
    </w:p>
    <w:p w14:paraId="4BFBA73F" w14:textId="305D3123" w:rsidR="006E35F0" w:rsidRPr="006A3565" w:rsidRDefault="006E35F0" w:rsidP="00FE3130">
      <w:pPr>
        <w:pStyle w:val="ListParagraph"/>
        <w:numPr>
          <w:ilvl w:val="0"/>
          <w:numId w:val="8"/>
        </w:numPr>
      </w:pPr>
      <w:r w:rsidRPr="006A3565">
        <w:t xml:space="preserve">ONE SHOT EXECUTION </w:t>
      </w:r>
    </w:p>
    <w:p w14:paraId="763E4303" w14:textId="09469B82" w:rsidR="006E35F0" w:rsidRPr="006A3565" w:rsidRDefault="006E35F0" w:rsidP="00FE3130">
      <w:pPr>
        <w:pStyle w:val="ListParagraph"/>
        <w:numPr>
          <w:ilvl w:val="0"/>
          <w:numId w:val="8"/>
        </w:numPr>
        <w:rPr>
          <w:highlight w:val="yellow"/>
        </w:rPr>
      </w:pPr>
      <w:r w:rsidRPr="006A3565">
        <w:t xml:space="preserve">IT IS </w:t>
      </w:r>
      <w:r w:rsidRPr="006A3565">
        <w:rPr>
          <w:highlight w:val="yellow"/>
        </w:rPr>
        <w:t>FASTER</w:t>
      </w:r>
    </w:p>
    <w:p w14:paraId="4C0C62BB" w14:textId="456F9D45" w:rsidR="006E35F0" w:rsidRPr="006A3565" w:rsidRDefault="006E35F0" w:rsidP="00FE3130">
      <w:pPr>
        <w:pStyle w:val="ListParagraph"/>
        <w:numPr>
          <w:ilvl w:val="0"/>
          <w:numId w:val="8"/>
        </w:numPr>
      </w:pPr>
      <w:r w:rsidRPr="006A3565">
        <w:t>EX-C,C++</w:t>
      </w:r>
    </w:p>
    <w:p w14:paraId="75102AE1" w14:textId="7498947A" w:rsidR="006E35F0" w:rsidRPr="006A3565" w:rsidRDefault="006E35F0" w:rsidP="006E35F0">
      <w:r w:rsidRPr="006A3565">
        <w:rPr>
          <w:highlight w:val="green"/>
        </w:rPr>
        <w:t>2.INTERPRETER</w:t>
      </w:r>
    </w:p>
    <w:p w14:paraId="12371B37" w14:textId="6FF7C951" w:rsidR="006E35F0" w:rsidRPr="006A3565" w:rsidRDefault="006E35F0" w:rsidP="00FE3130">
      <w:pPr>
        <w:pStyle w:val="ListParagraph"/>
        <w:numPr>
          <w:ilvl w:val="0"/>
          <w:numId w:val="9"/>
        </w:numPr>
      </w:pPr>
      <w:r w:rsidRPr="006A3565">
        <w:t xml:space="preserve">INTERPRETER PERFORM </w:t>
      </w:r>
      <w:r w:rsidRPr="006A3565">
        <w:rPr>
          <w:highlight w:val="yellow"/>
        </w:rPr>
        <w:t>LINE BY LINE EXECUTION</w:t>
      </w:r>
      <w:r w:rsidRPr="006A3565">
        <w:t xml:space="preserve"> .</w:t>
      </w:r>
    </w:p>
    <w:p w14:paraId="08EA7D6D" w14:textId="63DB5279" w:rsidR="006E35F0" w:rsidRPr="006A3565" w:rsidRDefault="006E35F0" w:rsidP="00FE3130">
      <w:pPr>
        <w:pStyle w:val="ListParagraph"/>
        <w:numPr>
          <w:ilvl w:val="0"/>
          <w:numId w:val="9"/>
        </w:numPr>
      </w:pPr>
      <w:r w:rsidRPr="006A3565">
        <w:t xml:space="preserve">IT IS </w:t>
      </w:r>
      <w:r w:rsidRPr="006A3565">
        <w:rPr>
          <w:highlight w:val="yellow"/>
        </w:rPr>
        <w:t>SLOWER</w:t>
      </w:r>
      <w:r w:rsidRPr="006A3565">
        <w:t xml:space="preserve"> COMPARED TO COMILER.</w:t>
      </w:r>
    </w:p>
    <w:p w14:paraId="3B8FCB1A" w14:textId="3A984380" w:rsidR="006E35F0" w:rsidRPr="006A3565" w:rsidRDefault="006E35F0" w:rsidP="00FE3130">
      <w:pPr>
        <w:pStyle w:val="ListParagraph"/>
        <w:numPr>
          <w:ilvl w:val="0"/>
          <w:numId w:val="9"/>
        </w:numPr>
      </w:pPr>
      <w:r w:rsidRPr="006A3565">
        <w:t>EX-PYTHON ,VB SCRIPTING ETC…,</w:t>
      </w:r>
    </w:p>
    <w:p w14:paraId="36C15DEB" w14:textId="77777777" w:rsidR="006E35F0" w:rsidRPr="006A3565" w:rsidRDefault="006E35F0" w:rsidP="006E35F0">
      <w:pPr>
        <w:pStyle w:val="ListParagraph"/>
      </w:pPr>
    </w:p>
    <w:p w14:paraId="16284A14" w14:textId="563497DA" w:rsidR="006E35F0" w:rsidRPr="006A3565" w:rsidRDefault="006E35F0" w:rsidP="00FE3130">
      <w:pPr>
        <w:pStyle w:val="ListParagraph"/>
        <w:numPr>
          <w:ilvl w:val="0"/>
          <w:numId w:val="9"/>
        </w:numPr>
      </w:pPr>
      <w:r w:rsidRPr="006A3565">
        <w:rPr>
          <w:sz w:val="28"/>
          <w:szCs w:val="28"/>
        </w:rPr>
        <w:t>JAVA USE BOTH COMPILER AND INTERPRETER.</w:t>
      </w:r>
    </w:p>
    <w:p w14:paraId="676E92B3" w14:textId="2AF6ECF2" w:rsidR="006E35F0" w:rsidRPr="006A3565" w:rsidRDefault="006E35F0" w:rsidP="00FE3130">
      <w:pPr>
        <w:pStyle w:val="ListParagraph"/>
        <w:numPr>
          <w:ilvl w:val="0"/>
          <w:numId w:val="9"/>
        </w:numPr>
      </w:pPr>
      <w:r w:rsidRPr="006A3565">
        <w:rPr>
          <w:sz w:val="28"/>
          <w:szCs w:val="28"/>
        </w:rPr>
        <w:t xml:space="preserve">DURING </w:t>
      </w:r>
      <w:r w:rsidRPr="006A3565">
        <w:rPr>
          <w:sz w:val="28"/>
          <w:szCs w:val="28"/>
          <w:highlight w:val="yellow"/>
        </w:rPr>
        <w:t>COMPILIATION</w:t>
      </w:r>
      <w:r w:rsidRPr="006A3565">
        <w:rPr>
          <w:sz w:val="28"/>
          <w:szCs w:val="28"/>
        </w:rPr>
        <w:t xml:space="preserve"> PROCESS IT USES COMPILER.</w:t>
      </w:r>
    </w:p>
    <w:p w14:paraId="609BC79B" w14:textId="0EC26956" w:rsidR="006E35F0" w:rsidRPr="006A3565" w:rsidRDefault="006E35F0" w:rsidP="00FE3130">
      <w:pPr>
        <w:pStyle w:val="ListParagraph"/>
        <w:numPr>
          <w:ilvl w:val="0"/>
          <w:numId w:val="9"/>
        </w:numPr>
      </w:pPr>
      <w:r w:rsidRPr="006A3565">
        <w:rPr>
          <w:sz w:val="28"/>
          <w:szCs w:val="28"/>
        </w:rPr>
        <w:t xml:space="preserve">DURING </w:t>
      </w:r>
      <w:r w:rsidRPr="006A3565">
        <w:rPr>
          <w:sz w:val="28"/>
          <w:szCs w:val="28"/>
          <w:highlight w:val="yellow"/>
        </w:rPr>
        <w:t>EXECUTION</w:t>
      </w:r>
      <w:r w:rsidRPr="006A3565">
        <w:rPr>
          <w:sz w:val="28"/>
          <w:szCs w:val="28"/>
        </w:rPr>
        <w:t xml:space="preserve"> PROCESS IT USES INTERPRETER.</w:t>
      </w:r>
    </w:p>
    <w:p w14:paraId="40D3F80E" w14:textId="3426D408" w:rsidR="006E35F0" w:rsidRPr="006A3565" w:rsidRDefault="006E35F0" w:rsidP="006E35F0">
      <w:pPr>
        <w:pStyle w:val="Heading1"/>
        <w:rPr>
          <w:color w:val="C00000"/>
        </w:rPr>
      </w:pPr>
      <w:r w:rsidRPr="006A3565">
        <w:rPr>
          <w:color w:val="C00000"/>
        </w:rPr>
        <w:t>HISTO</w:t>
      </w:r>
      <w:r w:rsidR="00441A28" w:rsidRPr="006A3565">
        <w:rPr>
          <w:color w:val="C00000"/>
        </w:rPr>
        <w:t>RY OF JAVA</w:t>
      </w:r>
    </w:p>
    <w:p w14:paraId="4C31F666" w14:textId="77777777" w:rsidR="00441A28" w:rsidRPr="006A3565" w:rsidRDefault="00441A28" w:rsidP="00441A28"/>
    <w:p w14:paraId="5FA515DF" w14:textId="6265C747" w:rsidR="00441A28" w:rsidRPr="006A3565" w:rsidRDefault="00441A28" w:rsidP="00FE3130">
      <w:pPr>
        <w:pStyle w:val="ListParagraph"/>
        <w:numPr>
          <w:ilvl w:val="0"/>
          <w:numId w:val="10"/>
        </w:numPr>
      </w:pPr>
      <w:r w:rsidRPr="006A3565">
        <w:t xml:space="preserve">IN AMERICA THERE WAS A COMPANY CALLED AS </w:t>
      </w:r>
      <w:r w:rsidRPr="006A3565">
        <w:rPr>
          <w:highlight w:val="green"/>
        </w:rPr>
        <w:t>SUN MICRO SYSTEM</w:t>
      </w:r>
      <w:r w:rsidRPr="006A3565">
        <w:t xml:space="preserve"> .</w:t>
      </w:r>
    </w:p>
    <w:p w14:paraId="523FF049" w14:textId="75339EF8" w:rsidR="00441A28" w:rsidRPr="006A3565" w:rsidRDefault="00441A28" w:rsidP="00FE3130">
      <w:pPr>
        <w:pStyle w:val="ListParagraph"/>
        <w:numPr>
          <w:ilvl w:val="0"/>
          <w:numId w:val="10"/>
        </w:numPr>
      </w:pPr>
      <w:r w:rsidRPr="006A3565">
        <w:t xml:space="preserve">THERE WHERE WORKING ON </w:t>
      </w:r>
      <w:r w:rsidRPr="006A3565">
        <w:rPr>
          <w:highlight w:val="green"/>
        </w:rPr>
        <w:t>SELLING THE COMPUTER COMPONENTS</w:t>
      </w:r>
      <w:r w:rsidRPr="006A3565">
        <w:t>.</w:t>
      </w:r>
    </w:p>
    <w:p w14:paraId="706194DF" w14:textId="563E518D" w:rsidR="00441A28" w:rsidRPr="006A3565" w:rsidRDefault="00441A28" w:rsidP="00FE3130">
      <w:pPr>
        <w:pStyle w:val="ListParagraph"/>
        <w:numPr>
          <w:ilvl w:val="0"/>
          <w:numId w:val="10"/>
        </w:numPr>
      </w:pPr>
      <w:r w:rsidRPr="006A3565">
        <w:t xml:space="preserve">IN THAT COMPANY THERE WAS A TEAM KNOWN AS </w:t>
      </w:r>
      <w:r w:rsidRPr="006A3565">
        <w:rPr>
          <w:highlight w:val="green"/>
        </w:rPr>
        <w:t>GREEN TEAM</w:t>
      </w:r>
      <w:r w:rsidRPr="006A3565">
        <w:t>.</w:t>
      </w:r>
    </w:p>
    <w:p w14:paraId="2A6993B8" w14:textId="08329C47" w:rsidR="00441A28" w:rsidRPr="006A3565" w:rsidRDefault="00441A28" w:rsidP="00FE3130">
      <w:pPr>
        <w:pStyle w:val="ListParagraph"/>
        <w:numPr>
          <w:ilvl w:val="0"/>
          <w:numId w:val="10"/>
        </w:numPr>
      </w:pPr>
      <w:r w:rsidRPr="006A3565">
        <w:t xml:space="preserve">GREEN TEAM CONSITS OF </w:t>
      </w:r>
      <w:r w:rsidRPr="006A3565">
        <w:rPr>
          <w:highlight w:val="green"/>
        </w:rPr>
        <w:t>JAMES GOSLING,CRIS</w:t>
      </w:r>
      <w:r w:rsidRPr="006A3565">
        <w:t xml:space="preserve"> ,MIKE AND PATRIC ETC…,</w:t>
      </w:r>
    </w:p>
    <w:p w14:paraId="1C35EACA" w14:textId="007DB047" w:rsidR="00441A28" w:rsidRPr="006A3565" w:rsidRDefault="00441A28" w:rsidP="00FE3130">
      <w:pPr>
        <w:pStyle w:val="ListParagraph"/>
        <w:numPr>
          <w:ilvl w:val="0"/>
          <w:numId w:val="10"/>
        </w:numPr>
        <w:rPr>
          <w:highlight w:val="green"/>
        </w:rPr>
      </w:pPr>
      <w:r w:rsidRPr="006A3565">
        <w:t xml:space="preserve">THIS TEAM WAS WORKING ON A PROJECT CALLED AS </w:t>
      </w:r>
      <w:r w:rsidRPr="006A3565">
        <w:rPr>
          <w:highlight w:val="green"/>
        </w:rPr>
        <w:t>SETOP BOX OR INTERACTIVE TELEVISION PROJECT .</w:t>
      </w:r>
    </w:p>
    <w:p w14:paraId="657FE63B" w14:textId="2AC8B384" w:rsidR="00441A28" w:rsidRPr="006A3565" w:rsidRDefault="00441A28" w:rsidP="00FE3130">
      <w:pPr>
        <w:pStyle w:val="ListParagraph"/>
        <w:numPr>
          <w:ilvl w:val="0"/>
          <w:numId w:val="10"/>
        </w:numPr>
      </w:pPr>
      <w:r w:rsidRPr="006A3565">
        <w:t xml:space="preserve">THIS PROJECT WAS AN </w:t>
      </w:r>
      <w:r w:rsidRPr="006A3565">
        <w:rPr>
          <w:highlight w:val="green"/>
        </w:rPr>
        <w:t>ADVANCED PROJECT</w:t>
      </w:r>
      <w:r w:rsidRPr="006A3565">
        <w:t xml:space="preserve"> THE CURRENT TECHNOLOGY WAS NOT SUPPORTABLE BECOUSE IT HAS A DRAWBACK </w:t>
      </w:r>
      <w:r w:rsidRPr="006A3565">
        <w:rPr>
          <w:highlight w:val="green"/>
        </w:rPr>
        <w:t>CALLED PLATFORM DEPENDENT</w:t>
      </w:r>
      <w:r w:rsidRPr="006A3565">
        <w:t>.</w:t>
      </w:r>
    </w:p>
    <w:p w14:paraId="19DEBC83" w14:textId="032661C4" w:rsidR="00441A28" w:rsidRPr="006A3565" w:rsidRDefault="00441A28" w:rsidP="00FE3130">
      <w:pPr>
        <w:pStyle w:val="ListParagraph"/>
        <w:numPr>
          <w:ilvl w:val="0"/>
          <w:numId w:val="10"/>
        </w:numPr>
      </w:pPr>
      <w:r w:rsidRPr="006A3565">
        <w:t xml:space="preserve">TO OVERCOME THIS DRAWBACK THE GREEN TEAM STARTED </w:t>
      </w:r>
      <w:r w:rsidRPr="006A3565">
        <w:rPr>
          <w:highlight w:val="green"/>
        </w:rPr>
        <w:t>INVENTING NEW LANGUAGE</w:t>
      </w:r>
      <w:r w:rsidRPr="006A3565">
        <w:t xml:space="preserve"> IN THE YEAR 1991.</w:t>
      </w:r>
    </w:p>
    <w:p w14:paraId="63E66E63" w14:textId="0F3BE1CF" w:rsidR="00441A28" w:rsidRPr="006A3565" w:rsidRDefault="00441A28" w:rsidP="00FE3130">
      <w:pPr>
        <w:pStyle w:val="ListParagraph"/>
        <w:numPr>
          <w:ilvl w:val="0"/>
          <w:numId w:val="10"/>
        </w:numPr>
      </w:pPr>
      <w:r w:rsidRPr="006A3565">
        <w:t xml:space="preserve">THE NEW LANGUAGE </w:t>
      </w:r>
      <w:r w:rsidRPr="006A3565">
        <w:rPr>
          <w:highlight w:val="green"/>
        </w:rPr>
        <w:t>OVERCOME THE DRAWBACK</w:t>
      </w:r>
      <w:r w:rsidRPr="006A3565">
        <w:t xml:space="preserve">  ,THEN THEY STARTED </w:t>
      </w:r>
      <w:r w:rsidR="00970367" w:rsidRPr="006A3565">
        <w:t xml:space="preserve">NAMING THE LANGUAGE INITIALLY NAMED IT HAS </w:t>
      </w:r>
      <w:r w:rsidR="00970367" w:rsidRPr="006A3565">
        <w:rPr>
          <w:highlight w:val="green"/>
        </w:rPr>
        <w:t>GREEN</w:t>
      </w:r>
      <w:r w:rsidR="00970367" w:rsidRPr="006A3565">
        <w:t xml:space="preserve"> WHICH INSPIRED BY THE TEAM AND THEY </w:t>
      </w:r>
      <w:r w:rsidR="00970367" w:rsidRPr="006A3565">
        <w:rPr>
          <w:highlight w:val="green"/>
        </w:rPr>
        <w:lastRenderedPageBreak/>
        <w:t>CHANGED TO OAK</w:t>
      </w:r>
      <w:r w:rsidR="00970367" w:rsidRPr="006A3565">
        <w:t xml:space="preserve"> WHICH GOT INSPIRED BY OAK TREE </w:t>
      </w:r>
      <w:r w:rsidR="00970367" w:rsidRPr="006A3565">
        <w:rPr>
          <w:highlight w:val="green"/>
        </w:rPr>
        <w:t>DUE TO LICENCE ISSUE</w:t>
      </w:r>
      <w:r w:rsidR="00970367" w:rsidRPr="006A3565">
        <w:t xml:space="preserve"> OF OTHER COMPANY PRODUCT THEY CHANGED IT TO JAVA.</w:t>
      </w:r>
    </w:p>
    <w:p w14:paraId="0099099C" w14:textId="48712ABF" w:rsidR="00970367" w:rsidRPr="006A3565" w:rsidRDefault="00970367" w:rsidP="00FE3130">
      <w:pPr>
        <w:pStyle w:val="ListParagraph"/>
        <w:numPr>
          <w:ilvl w:val="0"/>
          <w:numId w:val="10"/>
        </w:numPr>
        <w:rPr>
          <w:highlight w:val="green"/>
        </w:rPr>
      </w:pPr>
      <w:r w:rsidRPr="006A3565">
        <w:t xml:space="preserve">THE NAME JAVA GOT INSPIRED FROM </w:t>
      </w:r>
      <w:r w:rsidRPr="006A3565">
        <w:rPr>
          <w:highlight w:val="green"/>
        </w:rPr>
        <w:t>JAVA COFFEE BEAN ISLAND</w:t>
      </w:r>
      <w:r w:rsidRPr="006A3565">
        <w:t xml:space="preserve"> WHICH PRESENT IN </w:t>
      </w:r>
      <w:r w:rsidRPr="006A3565">
        <w:rPr>
          <w:highlight w:val="green"/>
        </w:rPr>
        <w:t>INDONESIA .</w:t>
      </w:r>
    </w:p>
    <w:p w14:paraId="671A6DA8" w14:textId="6384A9DB" w:rsidR="00970367" w:rsidRPr="006A3565" w:rsidRDefault="00970367" w:rsidP="00FE3130">
      <w:pPr>
        <w:pStyle w:val="ListParagraph"/>
        <w:numPr>
          <w:ilvl w:val="0"/>
          <w:numId w:val="10"/>
        </w:numPr>
      </w:pPr>
      <w:r w:rsidRPr="006A3565">
        <w:t>THE FIRST VERSION OF JAVA GOT RELEASED IN THE YEAR 1995.</w:t>
      </w:r>
    </w:p>
    <w:p w14:paraId="6D30E8A8" w14:textId="0448717B" w:rsidR="00970367" w:rsidRPr="006A3565" w:rsidRDefault="00970367" w:rsidP="00FE3130">
      <w:pPr>
        <w:pStyle w:val="ListParagraph"/>
        <w:numPr>
          <w:ilvl w:val="0"/>
          <w:numId w:val="10"/>
        </w:numPr>
      </w:pPr>
      <w:r w:rsidRPr="006A3565">
        <w:t>STABLE VERSION GOT RELEASED IN YEAR 1996</w:t>
      </w:r>
    </w:p>
    <w:p w14:paraId="3C882BE2" w14:textId="21476660" w:rsidR="00970367" w:rsidRPr="006A3565" w:rsidRDefault="00970367" w:rsidP="00FE3130">
      <w:pPr>
        <w:pStyle w:val="ListParagraph"/>
        <w:numPr>
          <w:ilvl w:val="0"/>
          <w:numId w:val="10"/>
        </w:numPr>
      </w:pPr>
      <w:r w:rsidRPr="006A3565">
        <w:t>SUN MICRO SYSTEM COMPANY WAS AQUIRED BY ORACLE COMPANY IN THE YEAR 2010.</w:t>
      </w:r>
    </w:p>
    <w:p w14:paraId="6DABBEAC" w14:textId="65760BE0" w:rsidR="00970367" w:rsidRPr="006A3565" w:rsidRDefault="00970367" w:rsidP="00FE3130">
      <w:pPr>
        <w:pStyle w:val="ListParagraph"/>
        <w:numPr>
          <w:ilvl w:val="0"/>
          <w:numId w:val="10"/>
        </w:numPr>
      </w:pPr>
      <w:r w:rsidRPr="006A3565">
        <w:t>LATEST VERSION OF JAVA IS  JDK-23.</w:t>
      </w:r>
      <w:r w:rsidR="000F558A">
        <w:t xml:space="preserve">     </w:t>
      </w:r>
    </w:p>
    <w:p w14:paraId="372A2342" w14:textId="77777777" w:rsidR="006E35F0" w:rsidRPr="006A3565" w:rsidRDefault="006E35F0" w:rsidP="006E35F0">
      <w:pPr>
        <w:rPr>
          <w:b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14:paraId="0D63B260" w14:textId="64929139" w:rsidR="00D135A1" w:rsidRPr="006A3565" w:rsidRDefault="00AA195E" w:rsidP="00AA195E">
      <w:pPr>
        <w:pStyle w:val="Title"/>
      </w:pPr>
      <w:r w:rsidRPr="00AA6561">
        <w:t>FEATURES OF JAVA</w:t>
      </w:r>
      <w:r w:rsidRPr="006A3565">
        <w:t>-</w:t>
      </w:r>
    </w:p>
    <w:p w14:paraId="7C809B44" w14:textId="1A2084D3" w:rsidR="00AA195E" w:rsidRPr="006A3565" w:rsidRDefault="00AA195E" w:rsidP="00AA195E">
      <w:pPr>
        <w:pStyle w:val="Heading2"/>
      </w:pPr>
      <w:r w:rsidRPr="006A3565">
        <w:t xml:space="preserve">1 SIMPLE </w:t>
      </w:r>
    </w:p>
    <w:p w14:paraId="10B4C1C2" w14:textId="3362E7E3" w:rsidR="00AA195E" w:rsidRPr="006A3565" w:rsidRDefault="00AA195E" w:rsidP="00AA195E">
      <w:pPr>
        <w:pStyle w:val="Heading2"/>
      </w:pPr>
      <w:r w:rsidRPr="006A3565">
        <w:t>2 ROBUST</w:t>
      </w:r>
    </w:p>
    <w:p w14:paraId="2243552E" w14:textId="42C5CD4B" w:rsidR="00AA195E" w:rsidRPr="006A3565" w:rsidRDefault="00AA195E" w:rsidP="00AA195E">
      <w:pPr>
        <w:pStyle w:val="Heading2"/>
      </w:pPr>
      <w:r w:rsidRPr="006A3565">
        <w:t>3 PLATEFORM INDEPENDENT</w:t>
      </w:r>
    </w:p>
    <w:p w14:paraId="02162B14" w14:textId="34143BEA" w:rsidR="00AA195E" w:rsidRPr="006A3565" w:rsidRDefault="00AA195E" w:rsidP="00AA195E">
      <w:pPr>
        <w:pStyle w:val="Heading2"/>
      </w:pPr>
      <w:r w:rsidRPr="006A3565">
        <w:t>4 OBJECT ORIENTED</w:t>
      </w:r>
    </w:p>
    <w:p w14:paraId="5D477200" w14:textId="72646305" w:rsidR="00AA195E" w:rsidRPr="006A3565" w:rsidRDefault="00AA195E" w:rsidP="00AA195E">
      <w:pPr>
        <w:pStyle w:val="Heading2"/>
      </w:pPr>
      <w:r w:rsidRPr="006A3565">
        <w:t>5 SECURE</w:t>
      </w:r>
    </w:p>
    <w:p w14:paraId="421967B9" w14:textId="2DC2FAC3" w:rsidR="00AA195E" w:rsidRPr="006A3565" w:rsidRDefault="00AA195E" w:rsidP="00AA195E">
      <w:pPr>
        <w:pStyle w:val="Heading2"/>
      </w:pPr>
      <w:r w:rsidRPr="006A3565">
        <w:t>6 PORTABLE</w:t>
      </w:r>
    </w:p>
    <w:p w14:paraId="177E59EE" w14:textId="77777777" w:rsidR="00AA195E" w:rsidRPr="006A3565" w:rsidRDefault="00AA195E" w:rsidP="00AA195E"/>
    <w:p w14:paraId="4CC99838" w14:textId="0988A034" w:rsidR="00AA195E" w:rsidRPr="006A3565" w:rsidRDefault="00AA195E" w:rsidP="00AA195E">
      <w:r w:rsidRPr="006A3565">
        <w:t xml:space="preserve">THE </w:t>
      </w:r>
      <w:r w:rsidRPr="006A3565">
        <w:rPr>
          <w:highlight w:val="yellow"/>
        </w:rPr>
        <w:t>PRIMARY OBJECT OF JAVA</w:t>
      </w:r>
      <w:r w:rsidRPr="006A3565">
        <w:t xml:space="preserve"> PROGRAMING LANGUAGE IS TO </w:t>
      </w:r>
      <w:r w:rsidRPr="006A3565">
        <w:rPr>
          <w:highlight w:val="yellow"/>
        </w:rPr>
        <w:t>MAKE IT  PORTABLE ,SECURED</w:t>
      </w:r>
      <w:r w:rsidRPr="006A3565">
        <w:t xml:space="preserve"> AND </w:t>
      </w:r>
      <w:r w:rsidRPr="006A3565">
        <w:rPr>
          <w:highlight w:val="yellow"/>
        </w:rPr>
        <w:t>HIGH IN PERFORMANCE</w:t>
      </w:r>
      <w:r w:rsidRPr="006A3565">
        <w:t>.</w:t>
      </w:r>
    </w:p>
    <w:p w14:paraId="22ECA65F" w14:textId="102E80F0" w:rsidR="00AA195E" w:rsidRPr="006A3565" w:rsidRDefault="00AA195E" w:rsidP="00AA195E">
      <w:pPr>
        <w:pStyle w:val="Heading2"/>
      </w:pPr>
      <w:r w:rsidRPr="006A3565">
        <w:t>1 SIMPLE-</w:t>
      </w:r>
    </w:p>
    <w:p w14:paraId="4114EAC5" w14:textId="47128963" w:rsidR="00AA195E" w:rsidRPr="006A3565" w:rsidRDefault="00AA195E" w:rsidP="00FE3130">
      <w:pPr>
        <w:pStyle w:val="ListParagraph"/>
        <w:numPr>
          <w:ilvl w:val="0"/>
          <w:numId w:val="11"/>
        </w:numPr>
      </w:pPr>
      <w:r w:rsidRPr="006A3565">
        <w:t xml:space="preserve">JAVA IS VERY </w:t>
      </w:r>
      <w:r w:rsidRPr="006A3565">
        <w:rPr>
          <w:highlight w:val="yellow"/>
        </w:rPr>
        <w:t>EASY TO LEARN</w:t>
      </w:r>
      <w:r w:rsidRPr="006A3565">
        <w:t xml:space="preserve"> BECOUSE THE SYNTAX HAS </w:t>
      </w:r>
      <w:r w:rsidRPr="006A3565">
        <w:rPr>
          <w:highlight w:val="yellow"/>
        </w:rPr>
        <w:t>BEEN DERIVED FROM C OR C++.</w:t>
      </w:r>
    </w:p>
    <w:p w14:paraId="424BC700" w14:textId="4D876552" w:rsidR="00AA195E" w:rsidRPr="006A3565" w:rsidRDefault="00AA195E" w:rsidP="00FE3130">
      <w:pPr>
        <w:pStyle w:val="ListParagraph"/>
        <w:numPr>
          <w:ilvl w:val="0"/>
          <w:numId w:val="11"/>
        </w:numPr>
      </w:pPr>
      <w:r w:rsidRPr="006A3565">
        <w:t xml:space="preserve">JAVA HAS </w:t>
      </w:r>
      <w:r w:rsidRPr="006A3565">
        <w:rPr>
          <w:highlight w:val="yellow"/>
        </w:rPr>
        <w:t>REMOVED MULTIPLE COMPLEX FEATURES</w:t>
      </w:r>
      <w:r w:rsidRPr="006A3565">
        <w:t xml:space="preserve"> WHICH WAS PRESENT IN NATIVE LANGUAGE .</w:t>
      </w:r>
    </w:p>
    <w:p w14:paraId="61463468" w14:textId="3F890BA3" w:rsidR="00AA195E" w:rsidRPr="006A3565" w:rsidRDefault="00AA195E" w:rsidP="00FE3130">
      <w:pPr>
        <w:pStyle w:val="ListParagraph"/>
        <w:numPr>
          <w:ilvl w:val="0"/>
          <w:numId w:val="11"/>
        </w:numPr>
      </w:pPr>
      <w:r w:rsidRPr="006A3565">
        <w:t>EX-EXPLESIVE POINTER AND OPERATORS OVERLOADING.</w:t>
      </w:r>
    </w:p>
    <w:p w14:paraId="4540F43B" w14:textId="31E9A4DE" w:rsidR="00AA195E" w:rsidRPr="006A3565" w:rsidRDefault="00AA195E" w:rsidP="00AA195E">
      <w:pPr>
        <w:pStyle w:val="Heading2"/>
      </w:pPr>
      <w:r w:rsidRPr="006A3565">
        <w:t>2 ROBUST-</w:t>
      </w:r>
    </w:p>
    <w:p w14:paraId="59B2A6EE" w14:textId="6320A435" w:rsidR="00AA195E" w:rsidRPr="006A3565" w:rsidRDefault="00AA195E" w:rsidP="00FE3130">
      <w:pPr>
        <w:pStyle w:val="ListParagraph"/>
        <w:numPr>
          <w:ilvl w:val="0"/>
          <w:numId w:val="12"/>
        </w:numPr>
        <w:rPr>
          <w:highlight w:val="yellow"/>
        </w:rPr>
      </w:pPr>
      <w:r w:rsidRPr="006A3565">
        <w:t xml:space="preserve">JAVA LANGUAGE </w:t>
      </w:r>
      <w:r w:rsidRPr="006A3565">
        <w:rPr>
          <w:highlight w:val="yellow"/>
        </w:rPr>
        <w:t>IS HIGHLY ROBUST</w:t>
      </w:r>
      <w:r w:rsidRPr="006A3565">
        <w:t xml:space="preserve"> </w:t>
      </w:r>
      <w:r w:rsidR="00FE5C5F" w:rsidRPr="006A3565">
        <w:t xml:space="preserve">LANGUAGE BECOUSE IT IS </w:t>
      </w:r>
      <w:r w:rsidR="00FE5C5F" w:rsidRPr="006A3565">
        <w:rPr>
          <w:highlight w:val="yellow"/>
        </w:rPr>
        <w:t>GOOD AT MEMORY MANAGEMENT .</w:t>
      </w:r>
    </w:p>
    <w:p w14:paraId="5468F9C3" w14:textId="3D3F3C83" w:rsidR="00FE5C5F" w:rsidRPr="006A3565" w:rsidRDefault="00FE5C5F" w:rsidP="00FE3130">
      <w:pPr>
        <w:pStyle w:val="ListParagraph"/>
        <w:numPr>
          <w:ilvl w:val="0"/>
          <w:numId w:val="12"/>
        </w:numPr>
      </w:pPr>
      <w:r w:rsidRPr="006A3565">
        <w:t xml:space="preserve">IT IS HAVING AUTOMATIC </w:t>
      </w:r>
      <w:r w:rsidRPr="006A3565">
        <w:rPr>
          <w:highlight w:val="yellow"/>
        </w:rPr>
        <w:t>GARBAGE COLLECTOR</w:t>
      </w:r>
      <w:r w:rsidRPr="006A3565">
        <w:t xml:space="preserve"> .</w:t>
      </w:r>
    </w:p>
    <w:p w14:paraId="0DCAF309" w14:textId="30F83613" w:rsidR="00FE5C5F" w:rsidRPr="006A3565" w:rsidRDefault="00FE5C5F" w:rsidP="00FE3130">
      <w:pPr>
        <w:pStyle w:val="ListParagraph"/>
        <w:numPr>
          <w:ilvl w:val="0"/>
          <w:numId w:val="12"/>
        </w:numPr>
      </w:pPr>
      <w:r w:rsidRPr="006A3565">
        <w:t xml:space="preserve">WHICH HELPS TO </w:t>
      </w:r>
      <w:r w:rsidRPr="006A3565">
        <w:rPr>
          <w:highlight w:val="yellow"/>
        </w:rPr>
        <w:t>CLEAN UP THE MEMORY</w:t>
      </w:r>
      <w:r w:rsidRPr="006A3565">
        <w:t xml:space="preserve"> WHICH HAS BEEN </w:t>
      </w:r>
      <w:r w:rsidRPr="006A3565">
        <w:rPr>
          <w:highlight w:val="yellow"/>
        </w:rPr>
        <w:t>USED FOR</w:t>
      </w:r>
      <w:r w:rsidRPr="006A3565">
        <w:t xml:space="preserve"> THE PROGRAMME.</w:t>
      </w:r>
    </w:p>
    <w:p w14:paraId="50A58993" w14:textId="748D64DE" w:rsidR="00FE5C5F" w:rsidRPr="006A3565" w:rsidRDefault="00FE5C5F" w:rsidP="00FE3130">
      <w:pPr>
        <w:pStyle w:val="ListParagraph"/>
        <w:numPr>
          <w:ilvl w:val="0"/>
          <w:numId w:val="12"/>
        </w:numPr>
      </w:pPr>
      <w:r w:rsidRPr="006A3565">
        <w:t xml:space="preserve">IT HELPS IN </w:t>
      </w:r>
      <w:r w:rsidRPr="006A3565">
        <w:rPr>
          <w:highlight w:val="yellow"/>
        </w:rPr>
        <w:t>MULTI THREADING</w:t>
      </w:r>
      <w:r w:rsidRPr="006A3565">
        <w:t xml:space="preserve"> AND EXCEPTIONAL HANDLING .</w:t>
      </w:r>
    </w:p>
    <w:p w14:paraId="5B0873A6" w14:textId="7F32EAD7" w:rsidR="00FE5C5F" w:rsidRPr="006A3565" w:rsidRDefault="00FE5C5F" w:rsidP="00FE3130">
      <w:pPr>
        <w:pStyle w:val="ListParagraph"/>
        <w:numPr>
          <w:ilvl w:val="0"/>
          <w:numId w:val="12"/>
        </w:numPr>
      </w:pPr>
      <w:r w:rsidRPr="006A3565">
        <w:t>ALL THE ABOVE POINTS MAKE A JAVA LANGUAGE ROBUST.</w:t>
      </w:r>
    </w:p>
    <w:p w14:paraId="3CDF5708" w14:textId="04D4AC06" w:rsidR="00FE5C5F" w:rsidRPr="006A3565" w:rsidRDefault="00FE5C5F" w:rsidP="00FE5C5F">
      <w:pPr>
        <w:pStyle w:val="Heading2"/>
      </w:pPr>
      <w:r w:rsidRPr="006A3565">
        <w:t>3 SECURE-</w:t>
      </w:r>
    </w:p>
    <w:p w14:paraId="12EF404C" w14:textId="372D7D49" w:rsidR="00FE5C5F" w:rsidRPr="006A3565" w:rsidRDefault="00FE5C5F" w:rsidP="00FE3130">
      <w:pPr>
        <w:pStyle w:val="ListParagraph"/>
        <w:numPr>
          <w:ilvl w:val="0"/>
          <w:numId w:val="13"/>
        </w:numPr>
      </w:pPr>
      <w:r w:rsidRPr="006A3565">
        <w:t xml:space="preserve">JAVA IS </w:t>
      </w:r>
      <w:r w:rsidRPr="006A3565">
        <w:rPr>
          <w:highlight w:val="yellow"/>
        </w:rPr>
        <w:t>HIGHLY SECURED</w:t>
      </w:r>
      <w:r w:rsidRPr="006A3565">
        <w:t xml:space="preserve"> BECOUSE OF ITS </w:t>
      </w:r>
      <w:r w:rsidRPr="006A3565">
        <w:rPr>
          <w:highlight w:val="yellow"/>
        </w:rPr>
        <w:t>INTERNALL TOOL</w:t>
      </w:r>
      <w:r w:rsidRPr="006A3565">
        <w:t xml:space="preserve"> CALLED </w:t>
      </w:r>
      <w:r w:rsidRPr="006A3565">
        <w:rPr>
          <w:highlight w:val="yellow"/>
        </w:rPr>
        <w:t>AS JVM</w:t>
      </w:r>
      <w:r w:rsidRPr="006A3565">
        <w:t>(JAVA VERTUAL MACHINE).</w:t>
      </w:r>
    </w:p>
    <w:p w14:paraId="23345F32" w14:textId="7ADB4779" w:rsidR="00FE5C5F" w:rsidRPr="006A3565" w:rsidRDefault="00FE5C5F" w:rsidP="00FE3130">
      <w:pPr>
        <w:pStyle w:val="ListParagraph"/>
        <w:numPr>
          <w:ilvl w:val="0"/>
          <w:numId w:val="13"/>
        </w:numPr>
      </w:pPr>
      <w:r w:rsidRPr="006A3565">
        <w:t xml:space="preserve">INSIDE JVM ALL THE </w:t>
      </w:r>
      <w:r w:rsidRPr="006A3565">
        <w:rPr>
          <w:highlight w:val="yellow"/>
        </w:rPr>
        <w:t>PROGRAMME EXECUTIONS WILL TAKES PLACE</w:t>
      </w:r>
      <w:r w:rsidRPr="006A3565">
        <w:t xml:space="preserve"> </w:t>
      </w:r>
    </w:p>
    <w:p w14:paraId="2BD286C3" w14:textId="44A553FB" w:rsidR="00FE5C5F" w:rsidRPr="006A3565" w:rsidRDefault="00FE5C5F" w:rsidP="005B7A12">
      <w:pPr>
        <w:pStyle w:val="Heading2"/>
      </w:pPr>
      <w:r w:rsidRPr="006A3565">
        <w:t>4 PORTABLE-</w:t>
      </w:r>
    </w:p>
    <w:p w14:paraId="079F6186" w14:textId="052FD5CB" w:rsidR="00FE5C5F" w:rsidRPr="006A3565" w:rsidRDefault="00FE5C5F" w:rsidP="00FE3130">
      <w:pPr>
        <w:pStyle w:val="ListParagraph"/>
        <w:numPr>
          <w:ilvl w:val="0"/>
          <w:numId w:val="14"/>
        </w:numPr>
      </w:pPr>
      <w:r w:rsidRPr="006A3565">
        <w:t xml:space="preserve">JAVA IS PORTABLE LANGUAGE BECOUSE OF ITS </w:t>
      </w:r>
      <w:r w:rsidRPr="006A3565">
        <w:rPr>
          <w:highlight w:val="yellow"/>
        </w:rPr>
        <w:t>BYTECODE.</w:t>
      </w:r>
    </w:p>
    <w:p w14:paraId="2E961777" w14:textId="4F2F43F8" w:rsidR="00FE5C5F" w:rsidRPr="006A3565" w:rsidRDefault="00FE5C5F" w:rsidP="00FE3130">
      <w:pPr>
        <w:pStyle w:val="ListParagraph"/>
        <w:numPr>
          <w:ilvl w:val="0"/>
          <w:numId w:val="14"/>
        </w:numPr>
      </w:pPr>
      <w:r w:rsidRPr="006A3565">
        <w:t xml:space="preserve">THIS BYTE CODE CAN BE </w:t>
      </w:r>
      <w:r w:rsidRPr="006A3565">
        <w:rPr>
          <w:highlight w:val="yellow"/>
        </w:rPr>
        <w:t>CARRIED TO ANY PLATEFORM</w:t>
      </w:r>
      <w:r w:rsidRPr="006A3565">
        <w:t xml:space="preserve"> IT DOES NOT REQUIRES ANY IMPLEMENTATION .</w:t>
      </w:r>
    </w:p>
    <w:p w14:paraId="767A3354" w14:textId="69A020CD" w:rsidR="00FE5C5F" w:rsidRPr="006A3565" w:rsidRDefault="00FE5C5F" w:rsidP="00FE5C5F">
      <w:pPr>
        <w:pStyle w:val="Heading2"/>
      </w:pPr>
      <w:r w:rsidRPr="006A3565">
        <w:t>5 OBJECT ORIENTED-</w:t>
      </w:r>
    </w:p>
    <w:p w14:paraId="788D31BF" w14:textId="34547157" w:rsidR="00FE5C5F" w:rsidRPr="006A3565" w:rsidRDefault="00FE5C5F" w:rsidP="00FE3130">
      <w:pPr>
        <w:pStyle w:val="ListParagraph"/>
        <w:numPr>
          <w:ilvl w:val="0"/>
          <w:numId w:val="15"/>
        </w:numPr>
      </w:pPr>
      <w:r w:rsidRPr="006A3565">
        <w:t xml:space="preserve">JAVA IS AN </w:t>
      </w:r>
      <w:r w:rsidRPr="006A3565">
        <w:rPr>
          <w:highlight w:val="yellow"/>
        </w:rPr>
        <w:t>OBJECT ORIENTED PROGRAMMING LANGUAGE</w:t>
      </w:r>
      <w:r w:rsidRPr="006A3565">
        <w:t xml:space="preserve"> </w:t>
      </w:r>
      <w:r w:rsidR="004B16AD" w:rsidRPr="006A3565">
        <w:t xml:space="preserve">BECOUSE ANYTHING AND </w:t>
      </w:r>
      <w:r w:rsidR="004B16AD" w:rsidRPr="006A3565">
        <w:rPr>
          <w:highlight w:val="yellow"/>
        </w:rPr>
        <w:t>EVERYTHING IN JAVA IS OBJECT</w:t>
      </w:r>
      <w:r w:rsidR="004B16AD" w:rsidRPr="006A3565">
        <w:t>.</w:t>
      </w:r>
    </w:p>
    <w:p w14:paraId="055ED4B5" w14:textId="259C3E67" w:rsidR="004B16AD" w:rsidRPr="006A3565" w:rsidRDefault="004B16AD" w:rsidP="00FE3130">
      <w:pPr>
        <w:pStyle w:val="ListParagraph"/>
        <w:numPr>
          <w:ilvl w:val="0"/>
          <w:numId w:val="15"/>
        </w:numPr>
      </w:pPr>
      <w:r w:rsidRPr="006A3565">
        <w:rPr>
          <w:highlight w:val="yellow"/>
        </w:rPr>
        <w:t>TO ACCES VERIABLES AND METHODS INSIDE JAVA WE USE OBJECT</w:t>
      </w:r>
      <w:r w:rsidRPr="006A3565">
        <w:t>.</w:t>
      </w:r>
    </w:p>
    <w:p w14:paraId="493BB8F1" w14:textId="5E53F93A" w:rsidR="004B16AD" w:rsidRPr="006A3565" w:rsidRDefault="004B16AD" w:rsidP="004B16AD">
      <w:pPr>
        <w:pStyle w:val="Heading2"/>
      </w:pPr>
      <w:r w:rsidRPr="006A3565">
        <w:t>6 PLATFORM INDEPENDENT –</w:t>
      </w:r>
    </w:p>
    <w:p w14:paraId="133268FC" w14:textId="37E46272" w:rsidR="004B16AD" w:rsidRPr="006A3565" w:rsidRDefault="004B16AD" w:rsidP="00FE3130">
      <w:pPr>
        <w:pStyle w:val="ListParagraph"/>
        <w:numPr>
          <w:ilvl w:val="0"/>
          <w:numId w:val="16"/>
        </w:numPr>
      </w:pPr>
      <w:r w:rsidRPr="006A3565">
        <w:t>JAVA IS A PLATFORM INDEPENDENT LANGUAGE UNLIKE OTHER LANGUAGE.</w:t>
      </w:r>
    </w:p>
    <w:p w14:paraId="7F07E33A" w14:textId="3C137FE5" w:rsidR="004B16AD" w:rsidRPr="006A3565" w:rsidRDefault="004B16AD" w:rsidP="00FE3130">
      <w:pPr>
        <w:pStyle w:val="ListParagraph"/>
        <w:numPr>
          <w:ilvl w:val="0"/>
          <w:numId w:val="16"/>
        </w:numPr>
        <w:rPr>
          <w:highlight w:val="yellow"/>
        </w:rPr>
      </w:pPr>
      <w:r w:rsidRPr="006A3565">
        <w:rPr>
          <w:highlight w:val="yellow"/>
        </w:rPr>
        <w:t>JAVA FOLLOW A PRINCIPAL CALLED AS WORA(WRITE ONES RUN ANYWHERE)</w:t>
      </w:r>
    </w:p>
    <w:p w14:paraId="499F1D5E" w14:textId="78923178" w:rsidR="004B16AD" w:rsidRPr="006A3565" w:rsidRDefault="004B16AD" w:rsidP="00FE3130">
      <w:pPr>
        <w:pStyle w:val="ListParagraph"/>
        <w:numPr>
          <w:ilvl w:val="0"/>
          <w:numId w:val="16"/>
        </w:numPr>
      </w:pPr>
      <w:r w:rsidRPr="006A3565">
        <w:t xml:space="preserve">JAVA CODE CAN BE RUN ON </w:t>
      </w:r>
      <w:r w:rsidRPr="006A3565">
        <w:rPr>
          <w:highlight w:val="yellow"/>
        </w:rPr>
        <w:t>MULTIPLE OTHER PLATFORM</w:t>
      </w:r>
      <w:r w:rsidRPr="006A3565">
        <w:t>.</w:t>
      </w:r>
    </w:p>
    <w:p w14:paraId="32DE3750" w14:textId="55A865FC" w:rsidR="004B16AD" w:rsidRPr="006A3565" w:rsidRDefault="004B16AD" w:rsidP="00FE3130">
      <w:pPr>
        <w:pStyle w:val="ListParagraph"/>
        <w:numPr>
          <w:ilvl w:val="0"/>
          <w:numId w:val="16"/>
        </w:numPr>
      </w:pPr>
      <w:r w:rsidRPr="006A3565">
        <w:t>LIKE – WINDOWS ,LINEX ,MAC ETC..,</w:t>
      </w:r>
    </w:p>
    <w:p w14:paraId="71A5D155" w14:textId="1CD53463" w:rsidR="004B16AD" w:rsidRPr="006A3565" w:rsidRDefault="004B16AD" w:rsidP="00FE3130">
      <w:pPr>
        <w:pStyle w:val="ListParagraph"/>
        <w:numPr>
          <w:ilvl w:val="0"/>
          <w:numId w:val="16"/>
        </w:numPr>
      </w:pPr>
      <w:r w:rsidRPr="006A3565">
        <w:t xml:space="preserve">JAVA CODE IS COMILED </w:t>
      </w:r>
      <w:r w:rsidRPr="006A3565">
        <w:rPr>
          <w:highlight w:val="yellow"/>
        </w:rPr>
        <w:t>BY COMPILER AND CONVERTED INTO BYTECODE</w:t>
      </w:r>
      <w:r w:rsidRPr="006A3565">
        <w:t xml:space="preserve"> THIS BYTECODE MAKES  A JAVA LANGUAGE PLATFORM INDEPENDENT .</w:t>
      </w:r>
    </w:p>
    <w:p w14:paraId="6382FF99" w14:textId="0D57D7B9" w:rsidR="004B16AD" w:rsidRPr="006A3565" w:rsidRDefault="004B16AD" w:rsidP="004B16AD">
      <w:pPr>
        <w:pStyle w:val="Heading2"/>
      </w:pPr>
      <w:r w:rsidRPr="006A3565">
        <w:t>SOFTWEAR OR JAVA ENVIRONMENT =</w:t>
      </w:r>
    </w:p>
    <w:p w14:paraId="358B5681" w14:textId="592F18B5" w:rsidR="004B16AD" w:rsidRPr="006A3565" w:rsidRDefault="004B16AD" w:rsidP="004B16AD">
      <w:pPr>
        <w:pStyle w:val="Heading3"/>
      </w:pPr>
      <w:r w:rsidRPr="006A3565">
        <w:t>JDK-JAVA DEVELOPMENT KIT</w:t>
      </w:r>
    </w:p>
    <w:p w14:paraId="1B33FBAD" w14:textId="26998FBC" w:rsidR="004B16AD" w:rsidRPr="006A3565" w:rsidRDefault="004B16AD" w:rsidP="004B16AD">
      <w:pPr>
        <w:pStyle w:val="Heading3"/>
      </w:pPr>
      <w:r w:rsidRPr="006A3565">
        <w:t xml:space="preserve">JRE-JAVA RUN TIME ENVIRONMENT </w:t>
      </w:r>
    </w:p>
    <w:p w14:paraId="6037013A" w14:textId="4C2FB3F3" w:rsidR="004B16AD" w:rsidRPr="006A3565" w:rsidRDefault="004B16AD" w:rsidP="004B16AD">
      <w:pPr>
        <w:pStyle w:val="Heading3"/>
      </w:pPr>
      <w:r w:rsidRPr="006A3565">
        <w:t>JVM-JAVA VERTUAL MACHINE</w:t>
      </w:r>
    </w:p>
    <w:p w14:paraId="16391D83" w14:textId="77777777" w:rsidR="004B16AD" w:rsidRPr="006A3565" w:rsidRDefault="004B16AD" w:rsidP="004B16AD"/>
    <w:p w14:paraId="05A101D7" w14:textId="61EEDEA6" w:rsidR="004B16AD" w:rsidRPr="006A3565" w:rsidRDefault="004B16AD" w:rsidP="004B16AD">
      <w:pPr>
        <w:pStyle w:val="Heading2"/>
      </w:pPr>
      <w:r w:rsidRPr="006A3565">
        <w:t>JDK-JAVA DEVELOPMENT KIT</w:t>
      </w:r>
    </w:p>
    <w:p w14:paraId="135071E8" w14:textId="6B0B1DBF" w:rsidR="00AA195E" w:rsidRPr="006A3565" w:rsidRDefault="001A0CBB" w:rsidP="00FE3130">
      <w:pPr>
        <w:pStyle w:val="ListParagraph"/>
        <w:numPr>
          <w:ilvl w:val="0"/>
          <w:numId w:val="17"/>
        </w:numPr>
      </w:pPr>
      <w:r w:rsidRPr="006A3565">
        <w:t xml:space="preserve">IT IS A </w:t>
      </w:r>
      <w:r w:rsidRPr="006A3565">
        <w:rPr>
          <w:highlight w:val="yellow"/>
        </w:rPr>
        <w:t>SOFTWAER</w:t>
      </w:r>
      <w:r w:rsidRPr="006A3565">
        <w:t xml:space="preserve"> .</w:t>
      </w:r>
    </w:p>
    <w:p w14:paraId="0B2E9A13" w14:textId="609DE29A" w:rsidR="001A0CBB" w:rsidRPr="006A3565" w:rsidRDefault="001A0CBB" w:rsidP="00FE3130">
      <w:pPr>
        <w:pStyle w:val="ListParagraph"/>
        <w:numPr>
          <w:ilvl w:val="0"/>
          <w:numId w:val="17"/>
        </w:numPr>
      </w:pPr>
      <w:r w:rsidRPr="006A3565">
        <w:t>IT HELPS IN DEVELOPING JAVA BASED APPLICATION .</w:t>
      </w:r>
    </w:p>
    <w:p w14:paraId="06E59E4D" w14:textId="6C5021DD" w:rsidR="001A0CBB" w:rsidRPr="006A3565" w:rsidRDefault="001A0CBB" w:rsidP="00FE3130">
      <w:pPr>
        <w:pStyle w:val="ListParagraph"/>
        <w:numPr>
          <w:ilvl w:val="0"/>
          <w:numId w:val="17"/>
        </w:numPr>
        <w:rPr>
          <w:highlight w:val="yellow"/>
        </w:rPr>
      </w:pPr>
      <w:r w:rsidRPr="006A3565">
        <w:rPr>
          <w:highlight w:val="yellow"/>
        </w:rPr>
        <w:t>IT CONSITS OF JRE+JVM.</w:t>
      </w:r>
    </w:p>
    <w:p w14:paraId="210C50AA" w14:textId="102E9D6C" w:rsidR="001A0CBB" w:rsidRPr="006A3565" w:rsidRDefault="001A0CBB" w:rsidP="00FE3130">
      <w:pPr>
        <w:pStyle w:val="ListParagraph"/>
        <w:numPr>
          <w:ilvl w:val="0"/>
          <w:numId w:val="17"/>
        </w:numPr>
      </w:pPr>
      <w:r w:rsidRPr="006A3565">
        <w:t xml:space="preserve">IT PHYSICALLY </w:t>
      </w:r>
      <w:r w:rsidRPr="006A3565">
        <w:rPr>
          <w:highlight w:val="yellow"/>
        </w:rPr>
        <w:t>EXISTS.</w:t>
      </w:r>
    </w:p>
    <w:p w14:paraId="7DE2CBBD" w14:textId="2633F613" w:rsidR="001A0CBB" w:rsidRPr="006A3565" w:rsidRDefault="001A0CBB" w:rsidP="00FE3130">
      <w:pPr>
        <w:pStyle w:val="ListParagraph"/>
        <w:numPr>
          <w:ilvl w:val="0"/>
          <w:numId w:val="17"/>
        </w:numPr>
      </w:pPr>
      <w:r w:rsidRPr="006A3565">
        <w:t xml:space="preserve">JDK SOFTWAER CONTAINS THE </w:t>
      </w:r>
      <w:r w:rsidRPr="006A3565">
        <w:rPr>
          <w:highlight w:val="yellow"/>
        </w:rPr>
        <w:t>NECESSARY COMPONENTS</w:t>
      </w:r>
      <w:r w:rsidRPr="006A3565">
        <w:t xml:space="preserve"> WHICH IS REQIURED FOR </w:t>
      </w:r>
      <w:r w:rsidRPr="006A3565">
        <w:rPr>
          <w:highlight w:val="yellow"/>
        </w:rPr>
        <w:t>COMPILIATION AND EXECUTION OF THE PROGRAMME</w:t>
      </w:r>
      <w:r w:rsidRPr="006A3565">
        <w:t>.</w:t>
      </w:r>
    </w:p>
    <w:p w14:paraId="26E19B28" w14:textId="45A448ED" w:rsidR="001A0CBB" w:rsidRPr="006A3565" w:rsidRDefault="001A0CBB" w:rsidP="001A0CBB">
      <w:pPr>
        <w:pStyle w:val="Heading2"/>
      </w:pPr>
      <w:r w:rsidRPr="006A3565">
        <w:t xml:space="preserve">JRE-JAVA RUNTIME ENVIRONMENT </w:t>
      </w:r>
    </w:p>
    <w:p w14:paraId="57258BD6" w14:textId="0B527B4F" w:rsidR="001A0CBB" w:rsidRPr="006A3565" w:rsidRDefault="001A0CBB" w:rsidP="00FE3130">
      <w:pPr>
        <w:pStyle w:val="ListParagraph"/>
        <w:numPr>
          <w:ilvl w:val="0"/>
          <w:numId w:val="18"/>
        </w:numPr>
      </w:pPr>
      <w:r w:rsidRPr="006A3565">
        <w:t xml:space="preserve">IT CONSITS OF </w:t>
      </w:r>
      <w:r w:rsidRPr="006A3565">
        <w:rPr>
          <w:highlight w:val="yellow"/>
        </w:rPr>
        <w:t>SET OF LIBRARIES + JVM</w:t>
      </w:r>
      <w:r w:rsidRPr="006A3565">
        <w:t>.</w:t>
      </w:r>
    </w:p>
    <w:p w14:paraId="259DDE6D" w14:textId="6C078B2B" w:rsidR="001A0CBB" w:rsidRPr="006A3565" w:rsidRDefault="001A0CBB" w:rsidP="00FE3130">
      <w:pPr>
        <w:pStyle w:val="ListParagraph"/>
        <w:numPr>
          <w:ilvl w:val="0"/>
          <w:numId w:val="18"/>
        </w:numPr>
      </w:pPr>
      <w:r w:rsidRPr="006A3565">
        <w:t>TO RUN JAVA CODE MINIMUM REQUIRED IS JRE</w:t>
      </w:r>
    </w:p>
    <w:p w14:paraId="6909E8F3" w14:textId="38EC743E" w:rsidR="001A0CBB" w:rsidRPr="006A3565" w:rsidRDefault="001A0CBB" w:rsidP="00FE3130">
      <w:pPr>
        <w:pStyle w:val="ListParagraph"/>
        <w:numPr>
          <w:ilvl w:val="0"/>
          <w:numId w:val="18"/>
        </w:numPr>
      </w:pPr>
      <w:r w:rsidRPr="006A3565">
        <w:t xml:space="preserve">IT PHYSICALLY </w:t>
      </w:r>
      <w:r w:rsidRPr="006A3565">
        <w:rPr>
          <w:highlight w:val="yellow"/>
        </w:rPr>
        <w:t>EXISTS.</w:t>
      </w:r>
    </w:p>
    <w:p w14:paraId="07B54CE5" w14:textId="66639D98" w:rsidR="001A0CBB" w:rsidRPr="006A3565" w:rsidRDefault="001A0CBB" w:rsidP="00FE3130">
      <w:pPr>
        <w:pStyle w:val="ListParagraph"/>
        <w:numPr>
          <w:ilvl w:val="0"/>
          <w:numId w:val="18"/>
        </w:numPr>
      </w:pPr>
      <w:r w:rsidRPr="006A3565">
        <w:t xml:space="preserve">JRE IS A SOFTWAER WHICH PROVIDES ALL </w:t>
      </w:r>
      <w:r w:rsidRPr="006A3565">
        <w:rPr>
          <w:highlight w:val="yellow"/>
        </w:rPr>
        <w:t>THE NECASSERY  LIBRARYS</w:t>
      </w:r>
      <w:r w:rsidRPr="006A3565">
        <w:t xml:space="preserve"> WHICH IS REQIURED TO  </w:t>
      </w:r>
      <w:r w:rsidRPr="006A3565">
        <w:rPr>
          <w:highlight w:val="yellow"/>
        </w:rPr>
        <w:t>EXECUTE THE PROGRAMM</w:t>
      </w:r>
      <w:r w:rsidRPr="006A3565">
        <w:t>E .</w:t>
      </w:r>
      <w:r w:rsidR="005B7A12">
        <w:t xml:space="preserve"> util.io.lang</w:t>
      </w:r>
    </w:p>
    <w:p w14:paraId="32126215" w14:textId="5BA957B7" w:rsidR="001A0CBB" w:rsidRPr="006A3565" w:rsidRDefault="001A0CBB" w:rsidP="001A0CBB">
      <w:pPr>
        <w:pStyle w:val="Heading2"/>
      </w:pPr>
      <w:r w:rsidRPr="006A3565">
        <w:t>JVM- JAVA VERTUAL MACHINE-</w:t>
      </w:r>
    </w:p>
    <w:p w14:paraId="58B95F2F" w14:textId="6AD740E2" w:rsidR="001A0CBB" w:rsidRPr="006A3565" w:rsidRDefault="001A0CBB" w:rsidP="00FE3130">
      <w:pPr>
        <w:pStyle w:val="ListParagraph"/>
        <w:numPr>
          <w:ilvl w:val="0"/>
          <w:numId w:val="19"/>
        </w:numPr>
      </w:pPr>
      <w:r w:rsidRPr="006A3565">
        <w:t xml:space="preserve">IT PROVIDES </w:t>
      </w:r>
      <w:r w:rsidRPr="006A3565">
        <w:rPr>
          <w:highlight w:val="yellow"/>
        </w:rPr>
        <w:t>RUNTIME ENVIRONMENT</w:t>
      </w:r>
      <w:r w:rsidRPr="006A3565">
        <w:t xml:space="preserve"> IN WHICH THE </w:t>
      </w:r>
      <w:r w:rsidRPr="006A3565">
        <w:rPr>
          <w:highlight w:val="yellow"/>
        </w:rPr>
        <w:t>JAVA</w:t>
      </w:r>
      <w:r w:rsidR="000571A0" w:rsidRPr="006A3565">
        <w:rPr>
          <w:highlight w:val="yellow"/>
        </w:rPr>
        <w:t xml:space="preserve"> BYTECODE WILL GET EXECTED</w:t>
      </w:r>
      <w:r w:rsidR="000571A0" w:rsidRPr="006A3565">
        <w:t xml:space="preserve"> .</w:t>
      </w:r>
    </w:p>
    <w:p w14:paraId="7D266A26" w14:textId="418363D2" w:rsidR="000571A0" w:rsidRPr="006A3565" w:rsidRDefault="000571A0" w:rsidP="00FE3130">
      <w:pPr>
        <w:pStyle w:val="ListParagraph"/>
        <w:numPr>
          <w:ilvl w:val="0"/>
          <w:numId w:val="19"/>
        </w:numPr>
      </w:pPr>
      <w:r w:rsidRPr="006A3565">
        <w:t xml:space="preserve">JVM </w:t>
      </w:r>
      <w:r w:rsidRPr="006A3565">
        <w:rPr>
          <w:highlight w:val="yellow"/>
        </w:rPr>
        <w:t>DOES NOT EXISTS PHYSICALLY</w:t>
      </w:r>
      <w:r w:rsidRPr="006A3565">
        <w:t>.</w:t>
      </w:r>
    </w:p>
    <w:p w14:paraId="5C1B82B6" w14:textId="13A8EEC6" w:rsidR="000571A0" w:rsidRPr="006A3565" w:rsidRDefault="000571A0" w:rsidP="000571A0">
      <w:pPr>
        <w:pStyle w:val="Heading2"/>
      </w:pPr>
      <w:r w:rsidRPr="006A3565">
        <w:t>TASK OF A JVM-</w:t>
      </w:r>
    </w:p>
    <w:p w14:paraId="7DD11E7E" w14:textId="643D2B03" w:rsidR="000571A0" w:rsidRPr="006A3565" w:rsidRDefault="000571A0" w:rsidP="00FE3130">
      <w:pPr>
        <w:pStyle w:val="ListParagraph"/>
        <w:numPr>
          <w:ilvl w:val="0"/>
          <w:numId w:val="20"/>
        </w:numPr>
      </w:pPr>
      <w:r w:rsidRPr="006A3565">
        <w:rPr>
          <w:highlight w:val="yellow"/>
        </w:rPr>
        <w:t>LOAD</w:t>
      </w:r>
      <w:r w:rsidRPr="006A3565">
        <w:t xml:space="preserve"> THE CODE </w:t>
      </w:r>
    </w:p>
    <w:p w14:paraId="5D6B7498" w14:textId="7FF7B0B5" w:rsidR="000571A0" w:rsidRPr="006A3565" w:rsidRDefault="000571A0" w:rsidP="00FE3130">
      <w:pPr>
        <w:pStyle w:val="ListParagraph"/>
        <w:numPr>
          <w:ilvl w:val="0"/>
          <w:numId w:val="20"/>
        </w:numPr>
      </w:pPr>
      <w:r w:rsidRPr="006A3565">
        <w:rPr>
          <w:highlight w:val="yellow"/>
        </w:rPr>
        <w:t>VERIFY</w:t>
      </w:r>
      <w:r w:rsidRPr="006A3565">
        <w:t xml:space="preserve"> THE CODE </w:t>
      </w:r>
    </w:p>
    <w:p w14:paraId="12F34553" w14:textId="4ADB099F" w:rsidR="000571A0" w:rsidRPr="006A3565" w:rsidRDefault="000571A0" w:rsidP="00FE3130">
      <w:pPr>
        <w:pStyle w:val="ListParagraph"/>
        <w:numPr>
          <w:ilvl w:val="0"/>
          <w:numId w:val="20"/>
        </w:numPr>
      </w:pPr>
      <w:r w:rsidRPr="006A3565">
        <w:rPr>
          <w:highlight w:val="yellow"/>
        </w:rPr>
        <w:t>PROVIDE THE RUN TIME ENVIRONMENT</w:t>
      </w:r>
      <w:r w:rsidRPr="006A3565">
        <w:t>.</w:t>
      </w:r>
    </w:p>
    <w:p w14:paraId="1C05ECA5" w14:textId="79AC3206" w:rsidR="000571A0" w:rsidRPr="006A3565" w:rsidRDefault="000571A0" w:rsidP="00FE3130">
      <w:pPr>
        <w:pStyle w:val="ListParagraph"/>
        <w:numPr>
          <w:ilvl w:val="0"/>
          <w:numId w:val="20"/>
        </w:numPr>
      </w:pPr>
      <w:r w:rsidRPr="006A3565">
        <w:rPr>
          <w:highlight w:val="yellow"/>
        </w:rPr>
        <w:t>EXECUTE</w:t>
      </w:r>
      <w:r w:rsidRPr="006A3565">
        <w:t xml:space="preserve"> THE CODE .</w:t>
      </w:r>
    </w:p>
    <w:p w14:paraId="772708CF" w14:textId="6FD15C36" w:rsidR="000571A0" w:rsidRPr="006A3565" w:rsidRDefault="000571A0" w:rsidP="00FE3130">
      <w:pPr>
        <w:pStyle w:val="ListParagraph"/>
        <w:numPr>
          <w:ilvl w:val="0"/>
          <w:numId w:val="20"/>
        </w:numPr>
      </w:pPr>
      <w:r w:rsidRPr="006A3565">
        <w:t>JVM IS A SOFTWAER WHICH PERFORM THE OPERATIONS LIKE PHYSICAL MACHINES BUT IT PHYSICAL EXISTANCE IS NOT THERE .</w:t>
      </w:r>
    </w:p>
    <w:p w14:paraId="10A46276" w14:textId="420982A5" w:rsidR="000571A0" w:rsidRPr="006A3565" w:rsidRDefault="000571A0" w:rsidP="000571A0">
      <w:pPr>
        <w:pStyle w:val="Heading2"/>
      </w:pPr>
      <w:r w:rsidRPr="006A3565">
        <w:t>NOTE-</w:t>
      </w:r>
    </w:p>
    <w:p w14:paraId="675B920B" w14:textId="0F3D3F62" w:rsidR="00D135A1" w:rsidRPr="006A3565" w:rsidRDefault="000571A0" w:rsidP="00FE3130">
      <w:pPr>
        <w:pStyle w:val="ListParagraph"/>
        <w:numPr>
          <w:ilvl w:val="0"/>
          <w:numId w:val="21"/>
        </w:numPr>
        <w:rPr>
          <w:highlight w:val="yellow"/>
        </w:rPr>
      </w:pPr>
      <w:r w:rsidRPr="006A3565">
        <w:t xml:space="preserve">JAVA LANGUAGE IS INDEPENDENT LANGUAGE BECOUSE OF ITS </w:t>
      </w:r>
      <w:r w:rsidRPr="006A3565">
        <w:rPr>
          <w:highlight w:val="yellow"/>
        </w:rPr>
        <w:t>BYTECODE.</w:t>
      </w:r>
    </w:p>
    <w:p w14:paraId="329392DB" w14:textId="7098ED46" w:rsidR="000571A0" w:rsidRPr="006A3565" w:rsidRDefault="000571A0" w:rsidP="00FE3130">
      <w:pPr>
        <w:pStyle w:val="ListParagraph"/>
        <w:numPr>
          <w:ilvl w:val="0"/>
          <w:numId w:val="21"/>
        </w:numPr>
      </w:pPr>
      <w:r w:rsidRPr="006A3565">
        <w:t>SOFTWAER THAT IS JDK, JR</w:t>
      </w:r>
      <w:r w:rsidR="00D43033">
        <w:t>E</w:t>
      </w:r>
      <w:r w:rsidRPr="006A3565">
        <w:t>,JVM IS PLATFORM DEPENDENT .</w:t>
      </w:r>
    </w:p>
    <w:p w14:paraId="5D49736B" w14:textId="0CB7C4AA" w:rsidR="000571A0" w:rsidRPr="006A3565" w:rsidRDefault="000571A0" w:rsidP="000571A0">
      <w:pPr>
        <w:pStyle w:val="Heading1"/>
      </w:pPr>
      <w:r w:rsidRPr="006A3565">
        <w:t>JAVA ARCHITECTURE-</w:t>
      </w:r>
    </w:p>
    <w:p w14:paraId="07FADCD3" w14:textId="555CC21A" w:rsidR="000571A0" w:rsidRPr="006A3565" w:rsidRDefault="000571A0" w:rsidP="00FE3130">
      <w:pPr>
        <w:pStyle w:val="ListParagraph"/>
        <w:numPr>
          <w:ilvl w:val="0"/>
          <w:numId w:val="22"/>
        </w:numPr>
      </w:pPr>
      <w:r w:rsidRPr="006A3565">
        <w:t>ALL  JAVA PROGRAMES ARE INVOLVED IN  3 STEPS</w:t>
      </w:r>
    </w:p>
    <w:p w14:paraId="2F80AA0F" w14:textId="6FBDC106" w:rsidR="000571A0" w:rsidRPr="006A3565" w:rsidRDefault="000571A0" w:rsidP="000571A0">
      <w:pPr>
        <w:pStyle w:val="Heading2"/>
      </w:pPr>
      <w:r w:rsidRPr="006A3565">
        <w:t>1 CODING-</w:t>
      </w:r>
    </w:p>
    <w:p w14:paraId="6A159D93" w14:textId="102A07D9" w:rsidR="000571A0" w:rsidRPr="006A3565" w:rsidRDefault="000571A0" w:rsidP="00FE3130">
      <w:pPr>
        <w:pStyle w:val="ListParagraph"/>
        <w:numPr>
          <w:ilvl w:val="0"/>
          <w:numId w:val="22"/>
        </w:numPr>
      </w:pPr>
      <w:r w:rsidRPr="006A3565">
        <w:rPr>
          <w:highlight w:val="yellow"/>
        </w:rPr>
        <w:t>WRITE THE JAVA PROGRAMME</w:t>
      </w:r>
      <w:r w:rsidRPr="006A3565">
        <w:t xml:space="preserve"> FOLLOWING THE SYNTAX AND SAVE IT IN JAVA EXTENTION .</w:t>
      </w:r>
    </w:p>
    <w:p w14:paraId="2DDCC34D" w14:textId="164236C1" w:rsidR="00395EC9" w:rsidRPr="006A3565" w:rsidRDefault="00395EC9" w:rsidP="00395EC9">
      <w:pPr>
        <w:pStyle w:val="Heading2"/>
      </w:pPr>
      <w:r w:rsidRPr="006A3565">
        <w:t>2 COMPILIATON-</w:t>
      </w:r>
    </w:p>
    <w:p w14:paraId="508DAF4C" w14:textId="5D95E884" w:rsidR="00395EC9" w:rsidRPr="006A3565" w:rsidRDefault="00395EC9" w:rsidP="00FE3130">
      <w:pPr>
        <w:pStyle w:val="ListParagraph"/>
        <w:numPr>
          <w:ilvl w:val="0"/>
          <w:numId w:val="22"/>
        </w:numPr>
      </w:pPr>
      <w:r w:rsidRPr="006A3565">
        <w:t xml:space="preserve">COMPILER IS RESPONSIBLE FOR THE </w:t>
      </w:r>
      <w:r w:rsidRPr="006A3565">
        <w:rPr>
          <w:highlight w:val="yellow"/>
        </w:rPr>
        <w:t>COMPOLIATION PROCESS</w:t>
      </w:r>
      <w:r w:rsidRPr="006A3565">
        <w:t xml:space="preserve"> IF THE PROGRMME IS SYNTACTICALLY ERROR FREE THEN .CLASS FILE OR BYTECODE WILL GET GENERATERD</w:t>
      </w:r>
    </w:p>
    <w:p w14:paraId="41D8AB14" w14:textId="3AA050E1" w:rsidR="00395EC9" w:rsidRPr="006A3565" w:rsidRDefault="00395EC9" w:rsidP="007938F1">
      <w:pPr>
        <w:pStyle w:val="ListParagraph"/>
      </w:pPr>
      <w:r w:rsidRPr="006A3565">
        <w:t xml:space="preserve">AUTOMATICALLY THIS </w:t>
      </w:r>
      <w:r w:rsidRPr="006A3565">
        <w:rPr>
          <w:highlight w:val="yellow"/>
        </w:rPr>
        <w:t>BYTECODE CAN BE RUN IN ANY PLATEFORM</w:t>
      </w:r>
      <w:r w:rsidRPr="006A3565">
        <w:t xml:space="preserve"> WITHOUT RECOMPILIATION.</w:t>
      </w:r>
    </w:p>
    <w:p w14:paraId="077D1FF6" w14:textId="46D61E6E" w:rsidR="00395EC9" w:rsidRPr="006A3565" w:rsidRDefault="00395EC9" w:rsidP="00395EC9">
      <w:pPr>
        <w:pStyle w:val="Heading2"/>
      </w:pPr>
      <w:r w:rsidRPr="006A3565">
        <w:t>3 EXECUTION-</w:t>
      </w:r>
    </w:p>
    <w:p w14:paraId="633C3E93" w14:textId="0733143C" w:rsidR="00395EC9" w:rsidRPr="006A3565" w:rsidRDefault="00395EC9" w:rsidP="00FE3130">
      <w:pPr>
        <w:pStyle w:val="ListParagraph"/>
        <w:numPr>
          <w:ilvl w:val="0"/>
          <w:numId w:val="22"/>
        </w:numPr>
        <w:rPr>
          <w:highlight w:val="yellow"/>
        </w:rPr>
      </w:pPr>
      <w:r w:rsidRPr="006A3565">
        <w:t xml:space="preserve">JVM IS RESPONSIBLE </w:t>
      </w:r>
      <w:r w:rsidRPr="006A3565">
        <w:rPr>
          <w:highlight w:val="yellow"/>
        </w:rPr>
        <w:t>FOR EXECUTION JVM CONVERTS BYTECODE</w:t>
      </w:r>
      <w:r w:rsidRPr="006A3565">
        <w:t xml:space="preserve"> </w:t>
      </w:r>
      <w:r w:rsidRPr="006A3565">
        <w:rPr>
          <w:highlight w:val="yellow"/>
        </w:rPr>
        <w:t>INTO MACHINE LEVEL LANGUAGE .</w:t>
      </w:r>
    </w:p>
    <w:p w14:paraId="3638CC65" w14:textId="7A33F478" w:rsidR="003772A9" w:rsidRPr="00CD1C47" w:rsidRDefault="003772A9" w:rsidP="00CD1C47">
      <w:pPr>
        <w:pStyle w:val="Heading1"/>
      </w:pPr>
      <w:r w:rsidRPr="006A3565">
        <w:t xml:space="preserve">TOKENS </w:t>
      </w:r>
      <w:r w:rsidR="008B3010">
        <w:t>=</w:t>
      </w:r>
    </w:p>
    <w:p w14:paraId="76C9C40F" w14:textId="4AC74C13" w:rsidR="00D135A1" w:rsidRDefault="003772A9" w:rsidP="00525F83">
      <w:pPr>
        <w:pStyle w:val="ListParagraph"/>
        <w:numPr>
          <w:ilvl w:val="0"/>
          <w:numId w:val="23"/>
        </w:numPr>
      </w:pPr>
      <w:r w:rsidRPr="006A3565">
        <w:t xml:space="preserve">TOKENS ARE THE </w:t>
      </w:r>
      <w:r w:rsidRPr="006A3565">
        <w:rPr>
          <w:highlight w:val="yellow"/>
        </w:rPr>
        <w:t>SMALLEST ELEMENT</w:t>
      </w:r>
      <w:r w:rsidRPr="006A3565">
        <w:t xml:space="preserve"> OF A PROGRAMME WHICH WILL BE </w:t>
      </w:r>
      <w:r w:rsidRPr="006A3565">
        <w:rPr>
          <w:highlight w:val="yellow"/>
        </w:rPr>
        <w:t>UNDERSTANDABLE BY COMPILE</w:t>
      </w:r>
    </w:p>
    <w:p w14:paraId="51F97F88" w14:textId="31C816DA" w:rsidR="00525F83" w:rsidRPr="006A3565" w:rsidRDefault="00525F83" w:rsidP="00525F83">
      <w:r>
        <w:t xml:space="preserve">TOKENS = </w:t>
      </w:r>
      <w:r w:rsidR="00717E91">
        <w:t xml:space="preserve">KEY WORDS , IDENTIFIERS , LITERALS , CONCATINATION , DATA TYPE , VARIABLE ,OPERATORS </w:t>
      </w:r>
      <w:r w:rsidR="0072282B">
        <w:t>,SEPERATERS.</w:t>
      </w:r>
    </w:p>
    <w:p w14:paraId="3870AD51" w14:textId="2DCB4BE5" w:rsidR="003772A9" w:rsidRPr="006A3565" w:rsidRDefault="003772A9" w:rsidP="00F40519">
      <w:pPr>
        <w:pStyle w:val="Heading2"/>
      </w:pPr>
      <w:r w:rsidRPr="006A3565">
        <w:t>KEY WORDS-</w:t>
      </w:r>
    </w:p>
    <w:p w14:paraId="3A48F321" w14:textId="42EDD4E8" w:rsidR="003772A9" w:rsidRPr="006A3565" w:rsidRDefault="003772A9" w:rsidP="00FE3130">
      <w:pPr>
        <w:pStyle w:val="ListParagraph"/>
        <w:numPr>
          <w:ilvl w:val="0"/>
          <w:numId w:val="23"/>
        </w:numPr>
      </w:pPr>
      <w:r w:rsidRPr="006A3565">
        <w:t xml:space="preserve">KEY WORDS ARE </w:t>
      </w:r>
      <w:r w:rsidR="00E64DE1" w:rsidRPr="006A3565">
        <w:rPr>
          <w:highlight w:val="yellow"/>
        </w:rPr>
        <w:t>PREDEFINED WORDS</w:t>
      </w:r>
      <w:r w:rsidRPr="006A3565">
        <w:rPr>
          <w:highlight w:val="yellow"/>
        </w:rPr>
        <w:t>S</w:t>
      </w:r>
      <w:r w:rsidRPr="006A3565">
        <w:t xml:space="preserve"> IN JAVA .</w:t>
      </w:r>
    </w:p>
    <w:p w14:paraId="74D722CC" w14:textId="77777777" w:rsidR="003772A9" w:rsidRPr="006A3565" w:rsidRDefault="003772A9" w:rsidP="00FE3130">
      <w:pPr>
        <w:pStyle w:val="ListParagraph"/>
        <w:numPr>
          <w:ilvl w:val="0"/>
          <w:numId w:val="23"/>
        </w:numPr>
      </w:pPr>
      <w:r w:rsidRPr="006A3565">
        <w:t xml:space="preserve">KEY WORDS ARE ALSO KNOWN AS PREDIFINED WORDS </w:t>
      </w:r>
      <w:r w:rsidRPr="006A3565">
        <w:rPr>
          <w:highlight w:val="yellow"/>
        </w:rPr>
        <w:t>OR RESERVED WORDS</w:t>
      </w:r>
      <w:r w:rsidRPr="006A3565">
        <w:t xml:space="preserve"> </w:t>
      </w:r>
    </w:p>
    <w:p w14:paraId="53E7BCB7" w14:textId="46097B97" w:rsidR="003772A9" w:rsidRPr="006A3565" w:rsidRDefault="003772A9" w:rsidP="00FE3130">
      <w:pPr>
        <w:pStyle w:val="ListParagraph"/>
        <w:numPr>
          <w:ilvl w:val="0"/>
          <w:numId w:val="23"/>
        </w:numPr>
        <w:rPr>
          <w:sz w:val="20"/>
          <w:szCs w:val="20"/>
          <w:highlight w:val="yellow"/>
        </w:rPr>
      </w:pPr>
      <w:r w:rsidRPr="006A3565">
        <w:t xml:space="preserve">ALL THE KEY WORDS SHOULD BE REPRESENTED </w:t>
      </w:r>
      <w:r w:rsidRPr="006A3565">
        <w:rPr>
          <w:highlight w:val="yellow"/>
        </w:rPr>
        <w:t>IN LOWER CASE</w:t>
      </w:r>
      <w:r w:rsidRPr="006A3565">
        <w:rPr>
          <w:sz w:val="20"/>
          <w:szCs w:val="20"/>
          <w:highlight w:val="yellow"/>
        </w:rPr>
        <w:t>.</w:t>
      </w:r>
    </w:p>
    <w:p w14:paraId="44EC75FC" w14:textId="03286FFF" w:rsidR="00036446" w:rsidRPr="006A3565" w:rsidRDefault="003772A9" w:rsidP="007553D3">
      <w:r w:rsidRPr="006A3565">
        <w:t>THERE ARE 50 KEY WORDS IN JAVA</w:t>
      </w:r>
      <w:r w:rsidR="008D0FCF" w:rsidRPr="006A3565">
        <w:rPr>
          <w:noProof/>
        </w:rPr>
        <mc:AlternateContent>
          <mc:Choice Requires="wpi">
            <w:drawing>
              <wp:anchor distT="0" distB="0" distL="114300" distR="114300" simplePos="0" relativeHeight="251658364" behindDoc="0" locked="0" layoutInCell="1" allowOverlap="1" wp14:anchorId="6EA690E4" wp14:editId="2F364D14">
                <wp:simplePos x="0" y="0"/>
                <wp:positionH relativeFrom="column">
                  <wp:posOffset>173182</wp:posOffset>
                </wp:positionH>
                <wp:positionV relativeFrom="paragraph">
                  <wp:posOffset>216340</wp:posOffset>
                </wp:positionV>
                <wp:extent cx="5317200" cy="360"/>
                <wp:effectExtent l="38100" t="38100" r="36195" b="38100"/>
                <wp:wrapNone/>
                <wp:docPr id="1278534184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53172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540A6C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" o:spid="_x0000_s1026" type="#_x0000_t75" style="position:absolute;margin-left:13.15pt;margin-top:16.55pt;width:419.7pt;height:1.05pt;z-index:2516583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">
                <v:imagedata r:id="rId9" o:title=""/>
              </v:shape>
            </w:pict>
          </mc:Fallback>
        </mc:AlternateContent>
      </w:r>
    </w:p>
    <w:p w14:paraId="704288FD" w14:textId="1B421A1F" w:rsidR="00036446" w:rsidRPr="006A3565" w:rsidRDefault="00036446" w:rsidP="00036446">
      <w:pPr>
        <w:tabs>
          <w:tab w:val="left" w:pos="2171"/>
          <w:tab w:val="left" w:pos="3775"/>
          <w:tab w:val="left" w:pos="5749"/>
          <w:tab w:val="left" w:pos="7233"/>
        </w:tabs>
        <w:ind w:firstLine="720"/>
      </w:pPr>
      <w:r w:rsidRPr="006A3565">
        <w:t xml:space="preserve">ABSTRACT </w:t>
      </w:r>
      <w:r w:rsidRPr="006A3565">
        <w:tab/>
        <w:t>DEFAULT</w:t>
      </w:r>
      <w:r w:rsidRPr="006A3565">
        <w:tab/>
        <w:t xml:space="preserve">IF </w:t>
      </w:r>
      <w:r w:rsidRPr="006A3565">
        <w:tab/>
        <w:t xml:space="preserve">PRIVATE </w:t>
      </w:r>
      <w:r w:rsidRPr="006A3565">
        <w:tab/>
        <w:t>THIS</w:t>
      </w:r>
    </w:p>
    <w:p w14:paraId="7B165362" w14:textId="2289CA85" w:rsidR="00036446" w:rsidRPr="006A3565" w:rsidRDefault="00036446" w:rsidP="00036446">
      <w:pPr>
        <w:ind w:firstLine="720"/>
      </w:pPr>
      <w:r w:rsidRPr="006A3565">
        <w:t>ASSERT                 DO                          IMPLEMENTS           PROTECTED             THROW</w:t>
      </w:r>
    </w:p>
    <w:p w14:paraId="42AA89D6" w14:textId="419D2DB7" w:rsidR="0026187F" w:rsidRPr="006A3565" w:rsidRDefault="00036446" w:rsidP="00036446">
      <w:pPr>
        <w:ind w:firstLine="720"/>
      </w:pPr>
      <w:r w:rsidRPr="006A3565">
        <w:t xml:space="preserve">BOOLAN                DOUBLE                  IMPORT                   PUBLIC                      THROWS </w:t>
      </w:r>
    </w:p>
    <w:p w14:paraId="7EE9823B" w14:textId="48644F52" w:rsidR="0026187F" w:rsidRPr="006A3565" w:rsidRDefault="00036446" w:rsidP="00036446">
      <w:pPr>
        <w:tabs>
          <w:tab w:val="left" w:pos="698"/>
        </w:tabs>
      </w:pPr>
      <w:r w:rsidRPr="006A3565">
        <w:rPr>
          <w:noProof/>
        </w:rPr>
        <mc:AlternateContent>
          <mc:Choice Requires="wpi">
            <w:drawing>
              <wp:anchor distT="0" distB="0" distL="114300" distR="114300" simplePos="0" relativeHeight="251658365" behindDoc="0" locked="0" layoutInCell="1" allowOverlap="1" wp14:anchorId="00219E91" wp14:editId="76EE4E14">
                <wp:simplePos x="0" y="0"/>
                <wp:positionH relativeFrom="column">
                  <wp:posOffset>2199986</wp:posOffset>
                </wp:positionH>
                <wp:positionV relativeFrom="paragraph">
                  <wp:posOffset>-888019</wp:posOffset>
                </wp:positionV>
                <wp:extent cx="96840" cy="2768040"/>
                <wp:effectExtent l="38100" t="38100" r="36830" b="51435"/>
                <wp:wrapNone/>
                <wp:docPr id="322331405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96840" cy="276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02E91C" id="Ink 3" o:spid="_x0000_s1026" type="#_x0000_t75" style="position:absolute;margin-left:172.75pt;margin-top:-70.4pt;width:8.65pt;height:218.9pt;z-index:2516583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">
                <v:imagedata r:id="rId11" o:title=""/>
              </v:shape>
            </w:pict>
          </mc:Fallback>
        </mc:AlternateContent>
      </w:r>
      <w:r w:rsidR="003772A9" w:rsidRPr="006A3565">
        <w:t>–</w:t>
      </w:r>
      <w:r w:rsidRPr="006A3565">
        <w:tab/>
        <w:t xml:space="preserve">BREAK                    ELSE                         INSTANCEOF          </w:t>
      </w:r>
      <w:r w:rsidR="00B346C8">
        <w:t xml:space="preserve">RETURN                  </w:t>
      </w:r>
      <w:r w:rsidRPr="006A3565">
        <w:t xml:space="preserve">TRANSIENT </w:t>
      </w:r>
    </w:p>
    <w:p w14:paraId="18A9F9DC" w14:textId="7C169019" w:rsidR="00036446" w:rsidRPr="006A3565" w:rsidRDefault="008D0FCF" w:rsidP="00036446">
      <w:pPr>
        <w:ind w:firstLine="720"/>
      </w:pPr>
      <w:r w:rsidRPr="006A3565">
        <w:rPr>
          <w:noProof/>
        </w:rPr>
        <mc:AlternateContent>
          <mc:Choice Requires="wpi">
            <w:drawing>
              <wp:anchor distT="0" distB="0" distL="114300" distR="114300" simplePos="0" relativeHeight="251658366" behindDoc="0" locked="0" layoutInCell="1" allowOverlap="1" wp14:anchorId="08A318CE" wp14:editId="62E0C6F2">
                <wp:simplePos x="0" y="0"/>
                <wp:positionH relativeFrom="column">
                  <wp:posOffset>5465445</wp:posOffset>
                </wp:positionH>
                <wp:positionV relativeFrom="paragraph">
                  <wp:posOffset>-1131570</wp:posOffset>
                </wp:positionV>
                <wp:extent cx="96870" cy="2775855"/>
                <wp:effectExtent l="38100" t="38100" r="36830" b="43815"/>
                <wp:wrapNone/>
                <wp:docPr id="115390950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96870" cy="2775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33E498" id="Ink 16" o:spid="_x0000_s1026" type="#_x0000_t75" style="position:absolute;margin-left:429.85pt;margin-top:-89.6pt;width:8.65pt;height:219.55pt;z-index:2516583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">
                <v:imagedata r:id="rId13" o:title=""/>
              </v:shape>
            </w:pict>
          </mc:Fallback>
        </mc:AlternateContent>
      </w:r>
      <w:r w:rsidRPr="006A3565">
        <w:rPr>
          <w:noProof/>
        </w:rPr>
        <mc:AlternateContent>
          <mc:Choice Requires="wpi">
            <w:drawing>
              <wp:anchor distT="0" distB="0" distL="114300" distR="114300" simplePos="0" relativeHeight="251658367" behindDoc="0" locked="0" layoutInCell="1" allowOverlap="1" wp14:anchorId="03FAF790" wp14:editId="5001748B">
                <wp:simplePos x="0" y="0"/>
                <wp:positionH relativeFrom="column">
                  <wp:posOffset>283210</wp:posOffset>
                </wp:positionH>
                <wp:positionV relativeFrom="paragraph">
                  <wp:posOffset>-1214120</wp:posOffset>
                </wp:positionV>
                <wp:extent cx="6637020" cy="2872285"/>
                <wp:effectExtent l="38100" t="38100" r="11430" b="42545"/>
                <wp:wrapNone/>
                <wp:docPr id="543333369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6637020" cy="2872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1436E7" id="Ink 15" o:spid="_x0000_s1026" type="#_x0000_t75" style="position:absolute;margin-left:21.8pt;margin-top:-96.1pt;width:523.55pt;height:227.15pt;z-index:25165836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">
                <v:imagedata r:id="rId15" o:title=""/>
              </v:shape>
            </w:pict>
          </mc:Fallback>
        </mc:AlternateContent>
      </w:r>
      <w:r w:rsidRPr="006A3565">
        <w:rPr>
          <w:noProof/>
        </w:rPr>
        <mc:AlternateContent>
          <mc:Choice Requires="wpi">
            <w:drawing>
              <wp:anchor distT="0" distB="0" distL="114300" distR="114300" simplePos="0" relativeHeight="251658368" behindDoc="0" locked="0" layoutInCell="1" allowOverlap="1" wp14:anchorId="3E453992" wp14:editId="43CDFA20">
                <wp:simplePos x="0" y="0"/>
                <wp:positionH relativeFrom="column">
                  <wp:posOffset>3366135</wp:posOffset>
                </wp:positionH>
                <wp:positionV relativeFrom="paragraph">
                  <wp:posOffset>-1158875</wp:posOffset>
                </wp:positionV>
                <wp:extent cx="97655" cy="2789220"/>
                <wp:effectExtent l="38100" t="38100" r="36195" b="49530"/>
                <wp:wrapNone/>
                <wp:docPr id="1716623549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97655" cy="2789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66E5CB" id="Ink 14" o:spid="_x0000_s1026" type="#_x0000_t75" style="position:absolute;margin-left:264.55pt;margin-top:-91.75pt;width:8.7pt;height:220.6pt;z-index:25165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">
                <v:imagedata r:id="rId17" o:title=""/>
              </v:shape>
            </w:pict>
          </mc:Fallback>
        </mc:AlternateContent>
      </w:r>
      <w:r w:rsidRPr="006A3565">
        <w:rPr>
          <w:noProof/>
        </w:rPr>
        <mc:AlternateContent>
          <mc:Choice Requires="wpi">
            <w:drawing>
              <wp:anchor distT="0" distB="0" distL="114300" distR="114300" simplePos="0" relativeHeight="251658369" behindDoc="0" locked="0" layoutInCell="1" allowOverlap="1" wp14:anchorId="285ABFD4" wp14:editId="6253CC35">
                <wp:simplePos x="0" y="0"/>
                <wp:positionH relativeFrom="column">
                  <wp:posOffset>208915</wp:posOffset>
                </wp:positionH>
                <wp:positionV relativeFrom="paragraph">
                  <wp:posOffset>-1381125</wp:posOffset>
                </wp:positionV>
                <wp:extent cx="104685" cy="3011190"/>
                <wp:effectExtent l="38100" t="38100" r="48260" b="36830"/>
                <wp:wrapNone/>
                <wp:docPr id="507076958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04685" cy="3011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7EE711" id="Ink 12" o:spid="_x0000_s1026" type="#_x0000_t75" style="position:absolute;margin-left:15.95pt;margin-top:-109.25pt;width:9.25pt;height:238.05pt;z-index:25165836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">
                <v:imagedata r:id="rId19" o:title=""/>
              </v:shape>
            </w:pict>
          </mc:Fallback>
        </mc:AlternateContent>
      </w:r>
      <w:r w:rsidRPr="006A3565">
        <w:rPr>
          <w:noProof/>
        </w:rPr>
        <mc:AlternateContent>
          <mc:Choice Requires="wpi">
            <w:drawing>
              <wp:anchor distT="0" distB="0" distL="114300" distR="114300" simplePos="0" relativeHeight="251658370" behindDoc="0" locked="0" layoutInCell="1" allowOverlap="1" wp14:anchorId="068F897F" wp14:editId="5137BCD3">
                <wp:simplePos x="0" y="0"/>
                <wp:positionH relativeFrom="column">
                  <wp:posOffset>1247775</wp:posOffset>
                </wp:positionH>
                <wp:positionV relativeFrom="paragraph">
                  <wp:posOffset>-1276985</wp:posOffset>
                </wp:positionV>
                <wp:extent cx="101840" cy="2913825"/>
                <wp:effectExtent l="38100" t="38100" r="50800" b="39370"/>
                <wp:wrapNone/>
                <wp:docPr id="1908208911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01840" cy="2913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0B9309" id="Ink 11" o:spid="_x0000_s1026" type="#_x0000_t75" style="position:absolute;margin-left:97.75pt;margin-top:-101.05pt;width:9pt;height:230.45pt;z-index:25165837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">
                <v:imagedata r:id="rId21" o:title=""/>
              </v:shape>
            </w:pict>
          </mc:Fallback>
        </mc:AlternateContent>
      </w:r>
      <w:r w:rsidR="00036446" w:rsidRPr="006A3565">
        <w:t>BYTE                       ENUM                       INT                         SHORT                         TRY</w:t>
      </w:r>
    </w:p>
    <w:p w14:paraId="124481C8" w14:textId="4285B7CB" w:rsidR="00036446" w:rsidRPr="006A3565" w:rsidRDefault="00036446" w:rsidP="00036446">
      <w:pPr>
        <w:ind w:firstLine="720"/>
      </w:pPr>
      <w:r w:rsidRPr="006A3565">
        <w:t>CASE                       EXTENDS             INTERFACE</w:t>
      </w:r>
      <w:r w:rsidR="009B425A">
        <w:t xml:space="preserve">    </w:t>
      </w:r>
      <w:r w:rsidRPr="006A3565">
        <w:t xml:space="preserve">              STATIC                        VOID </w:t>
      </w:r>
    </w:p>
    <w:p w14:paraId="617AE33C" w14:textId="50F829EE" w:rsidR="00036446" w:rsidRPr="006A3565" w:rsidRDefault="00036446" w:rsidP="00036446">
      <w:pPr>
        <w:ind w:firstLine="720"/>
      </w:pPr>
      <w:r w:rsidRPr="006A3565">
        <w:t xml:space="preserve">CATCH                      FINAL                       LONG                      STRICFP                     VOLATILE </w:t>
      </w:r>
    </w:p>
    <w:p w14:paraId="0ECF7EC4" w14:textId="3EC8B893" w:rsidR="00036446" w:rsidRPr="006A3565" w:rsidRDefault="00036446" w:rsidP="00036446">
      <w:pPr>
        <w:ind w:firstLine="720"/>
      </w:pPr>
      <w:r w:rsidRPr="006A3565">
        <w:t>C</w:t>
      </w:r>
      <w:r w:rsidR="00B346C8">
        <w:t>HA</w:t>
      </w:r>
      <w:r w:rsidRPr="006A3565">
        <w:t xml:space="preserve">R                     FINALLY                   NATIVE                      SUPER                        WHILE </w:t>
      </w:r>
    </w:p>
    <w:p w14:paraId="28C55D17" w14:textId="111EF8FB" w:rsidR="00036446" w:rsidRPr="006A3565" w:rsidRDefault="00036446" w:rsidP="00036446">
      <w:pPr>
        <w:ind w:firstLine="720"/>
      </w:pPr>
      <w:r w:rsidRPr="006A3565">
        <w:t xml:space="preserve">CLASS                      </w:t>
      </w:r>
      <w:r w:rsidR="009B425A">
        <w:t xml:space="preserve">FLOAT                   </w:t>
      </w:r>
      <w:r w:rsidRPr="006A3565">
        <w:t>NEW                           SWITCH                    GOTO</w:t>
      </w:r>
    </w:p>
    <w:p w14:paraId="52181680" w14:textId="65B85290" w:rsidR="00036446" w:rsidRPr="006A3565" w:rsidRDefault="00036446" w:rsidP="00036446">
      <w:pPr>
        <w:ind w:firstLine="720"/>
        <w:rPr>
          <w:sz w:val="24"/>
          <w:szCs w:val="24"/>
        </w:rPr>
      </w:pPr>
      <w:r w:rsidRPr="006A3565">
        <w:rPr>
          <w:sz w:val="24"/>
          <w:szCs w:val="24"/>
        </w:rPr>
        <w:t>CONTINUE              FOR                         PACKAGE          SYNCRONISED         CONST</w:t>
      </w:r>
    </w:p>
    <w:p w14:paraId="7C9A31CD" w14:textId="77777777" w:rsidR="00B748FD" w:rsidRDefault="00B748FD" w:rsidP="00B748FD">
      <w:pPr>
        <w:pStyle w:val="NormalWeb"/>
      </w:pPr>
      <w:r>
        <w:t>record, sealed(restrict interface),permits17</w:t>
      </w:r>
    </w:p>
    <w:p w14:paraId="42756EBF" w14:textId="77777777" w:rsidR="00B748FD" w:rsidRDefault="00B748FD" w:rsidP="00B748FD">
      <w:pPr>
        <w:pStyle w:val="NormalWeb"/>
      </w:pPr>
      <w:r>
        <w:t>non-sealed allow inheritance again17</w:t>
      </w:r>
    </w:p>
    <w:p w14:paraId="2E26772B" w14:textId="77777777" w:rsidR="00B748FD" w:rsidRDefault="00B748FD" w:rsidP="00B748FD">
      <w:pPr>
        <w:pStyle w:val="NormalWeb"/>
      </w:pPr>
      <w:r>
        <w:t>yield used in modern switch expressions 14</w:t>
      </w:r>
    </w:p>
    <w:p w14:paraId="5E2A4561" w14:textId="1F409CB1" w:rsidR="008D0FCF" w:rsidRPr="006A3565" w:rsidRDefault="008D0FCF" w:rsidP="008D0FCF">
      <w:pPr>
        <w:pStyle w:val="Heading2"/>
      </w:pPr>
      <w:r w:rsidRPr="006A3565">
        <w:br/>
        <w:t>NOTE=</w:t>
      </w:r>
    </w:p>
    <w:p w14:paraId="6B6AD91A" w14:textId="7430FB2A" w:rsidR="008D0FCF" w:rsidRPr="006A3565" w:rsidRDefault="008D0FCF" w:rsidP="00FE3130">
      <w:pPr>
        <w:pStyle w:val="ListParagraph"/>
        <w:numPr>
          <w:ilvl w:val="0"/>
          <w:numId w:val="24"/>
        </w:numPr>
      </w:pPr>
      <w:r w:rsidRPr="006A3565">
        <w:rPr>
          <w:highlight w:val="yellow"/>
        </w:rPr>
        <w:t>TRUE ,FALSE AND NULL</w:t>
      </w:r>
      <w:r w:rsidRPr="006A3565">
        <w:t xml:space="preserve"> ARE THE VALUES THEY ARE </w:t>
      </w:r>
      <w:r w:rsidR="00D61B62" w:rsidRPr="006A3565">
        <w:rPr>
          <w:highlight w:val="yellow"/>
        </w:rPr>
        <w:t>NOT THE KEY WORD</w:t>
      </w:r>
      <w:r w:rsidR="00D61B62" w:rsidRPr="006A3565">
        <w:t xml:space="preserve"> STILL</w:t>
      </w:r>
    </w:p>
    <w:p w14:paraId="1F2BC2DA" w14:textId="74EA75E5" w:rsidR="00D8665B" w:rsidRPr="006A3565" w:rsidRDefault="00D10507" w:rsidP="00D8665B">
      <w:pPr>
        <w:pStyle w:val="ListParagraph"/>
      </w:pPr>
      <w:r w:rsidRPr="006A3565">
        <w:t xml:space="preserve">SHOULD BE REPRESENTED IN </w:t>
      </w:r>
      <w:r w:rsidRPr="006A3565">
        <w:rPr>
          <w:highlight w:val="yellow"/>
        </w:rPr>
        <w:t>LOWER CASE .</w:t>
      </w:r>
    </w:p>
    <w:p w14:paraId="2DAD0256" w14:textId="6ABBFA35" w:rsidR="00D8665B" w:rsidRPr="006A3565" w:rsidRDefault="006D79EA" w:rsidP="006D79EA">
      <w:pPr>
        <w:pStyle w:val="Heading3"/>
      </w:pPr>
      <w:r w:rsidRPr="006A3565">
        <w:t>SYNTAX FOR COMPILATION-</w:t>
      </w:r>
    </w:p>
    <w:p w14:paraId="2595949D" w14:textId="17609B50" w:rsidR="006D79EA" w:rsidRPr="006A3565" w:rsidRDefault="00D64B04" w:rsidP="006D79EA">
      <w:pPr>
        <w:pStyle w:val="Heading2"/>
      </w:pPr>
      <w:r w:rsidRPr="006A3565">
        <w:t>JAVA FILENAME .JAVA</w:t>
      </w:r>
    </w:p>
    <w:p w14:paraId="704879E1" w14:textId="2098F6EF" w:rsidR="00D64B04" w:rsidRPr="006A3565" w:rsidRDefault="00D64B04" w:rsidP="00D64B04">
      <w:r w:rsidRPr="006A3565">
        <w:t>EX-JAVA MY</w:t>
      </w:r>
      <w:r w:rsidR="001A77E4" w:rsidRPr="006A3565">
        <w:t>FIRSTPROGRAMME</w:t>
      </w:r>
      <w:r w:rsidR="004A4107">
        <w:t xml:space="preserve">        (javac fileName.java)</w:t>
      </w:r>
    </w:p>
    <w:p w14:paraId="4E5BF118" w14:textId="77777777" w:rsidR="001A77E4" w:rsidRPr="006A3565" w:rsidRDefault="001A77E4" w:rsidP="00D64B04"/>
    <w:p w14:paraId="17C8BB41" w14:textId="79377168" w:rsidR="001A77E4" w:rsidRPr="006A3565" w:rsidRDefault="001A77E4" w:rsidP="001A77E4">
      <w:pPr>
        <w:pStyle w:val="Heading3"/>
      </w:pPr>
      <w:r w:rsidRPr="006A3565">
        <w:t xml:space="preserve">SYNTAX FOR EXECUTION </w:t>
      </w:r>
    </w:p>
    <w:p w14:paraId="1D2309CF" w14:textId="5D211CC8" w:rsidR="001A77E4" w:rsidRPr="006A3565" w:rsidRDefault="0004482A" w:rsidP="001A77E4">
      <w:pPr>
        <w:pStyle w:val="Heading2"/>
      </w:pPr>
      <w:r w:rsidRPr="006A3565">
        <w:t xml:space="preserve">JAVA CLASS NAME </w:t>
      </w:r>
    </w:p>
    <w:p w14:paraId="4B79494E" w14:textId="0ECE0A8A" w:rsidR="0004482A" w:rsidRPr="006A3565" w:rsidRDefault="0004482A" w:rsidP="0004482A">
      <w:r w:rsidRPr="006A3565">
        <w:t xml:space="preserve">EX-JAVA MYFIRSTPROGRAMME </w:t>
      </w:r>
      <w:r w:rsidR="004A4107">
        <w:t xml:space="preserve">          Java FileName</w:t>
      </w:r>
    </w:p>
    <w:p w14:paraId="24EBDBB0" w14:textId="77777777" w:rsidR="00C04012" w:rsidRPr="006A3565" w:rsidRDefault="00C04012" w:rsidP="0004482A"/>
    <w:p w14:paraId="7864E714" w14:textId="6B8B5733" w:rsidR="00C04012" w:rsidRPr="006A3565" w:rsidRDefault="009B43DB" w:rsidP="00FE3130">
      <w:pPr>
        <w:pStyle w:val="ListParagraph"/>
        <w:numPr>
          <w:ilvl w:val="0"/>
          <w:numId w:val="24"/>
        </w:numPr>
      </w:pPr>
      <w:r w:rsidRPr="006A3565">
        <w:t>ABOVE PROGRAMME CAN ONLY BE COMPILED.</w:t>
      </w:r>
    </w:p>
    <w:p w14:paraId="492EB80B" w14:textId="7646A615" w:rsidR="00044D62" w:rsidRPr="006A3565" w:rsidRDefault="00044D62" w:rsidP="00FE3130">
      <w:pPr>
        <w:pStyle w:val="ListParagraph"/>
        <w:numPr>
          <w:ilvl w:val="0"/>
          <w:numId w:val="24"/>
        </w:numPr>
      </w:pPr>
      <w:r w:rsidRPr="006A3565">
        <w:t xml:space="preserve">IT CANNOT BE EXECUTED FOR EXECUTION INBUILT </w:t>
      </w:r>
      <w:r w:rsidR="005D1658" w:rsidRPr="001655BB">
        <w:rPr>
          <w:highlight w:val="yellow"/>
        </w:rPr>
        <w:t>MAIN METHOD IS MANDETORY .</w:t>
      </w:r>
    </w:p>
    <w:p w14:paraId="360FDE3B" w14:textId="3A0C8024" w:rsidR="005D1658" w:rsidRPr="006A3565" w:rsidRDefault="005D1658" w:rsidP="005D1658">
      <w:pPr>
        <w:pStyle w:val="Heading1"/>
      </w:pPr>
      <w:r w:rsidRPr="006A3565">
        <w:t>IDENTIFIERS-</w:t>
      </w:r>
    </w:p>
    <w:p w14:paraId="708F3A7E" w14:textId="58939D9C" w:rsidR="005D1658" w:rsidRPr="006A3565" w:rsidRDefault="00822029" w:rsidP="00FE3130">
      <w:pPr>
        <w:pStyle w:val="ListParagraph"/>
        <w:numPr>
          <w:ilvl w:val="0"/>
          <w:numId w:val="25"/>
        </w:numPr>
      </w:pPr>
      <w:r w:rsidRPr="006A3565">
        <w:t>IDENTIFIRES</w:t>
      </w:r>
      <w:r w:rsidR="008928DA" w:rsidRPr="006A3565">
        <w:t xml:space="preserve"> THE </w:t>
      </w:r>
      <w:r w:rsidR="008928DA" w:rsidRPr="006A3565">
        <w:rPr>
          <w:highlight w:val="yellow"/>
        </w:rPr>
        <w:t xml:space="preserve">NAME WHICH IS GIVEN </w:t>
      </w:r>
      <w:r w:rsidR="00ED45C3" w:rsidRPr="006A3565">
        <w:rPr>
          <w:highlight w:val="yellow"/>
        </w:rPr>
        <w:t>TO JAVA COMPONENT</w:t>
      </w:r>
      <w:r w:rsidR="00ED45C3" w:rsidRPr="006A3565">
        <w:t>S.</w:t>
      </w:r>
    </w:p>
    <w:p w14:paraId="06357668" w14:textId="42193876" w:rsidR="00ED45C3" w:rsidRPr="006A3565" w:rsidRDefault="00A05E96" w:rsidP="00ED45C3">
      <w:pPr>
        <w:pStyle w:val="Heading3"/>
      </w:pPr>
      <w:r w:rsidRPr="006A3565">
        <w:t>IDENTIFIERS ARE THE USER DEFINED NAMES-</w:t>
      </w:r>
    </w:p>
    <w:p w14:paraId="49F04D49" w14:textId="35DAF6F3" w:rsidR="00A05E96" w:rsidRPr="006A3565" w:rsidRDefault="00513C9A" w:rsidP="00FE3130">
      <w:pPr>
        <w:pStyle w:val="ListParagraph"/>
        <w:numPr>
          <w:ilvl w:val="0"/>
          <w:numId w:val="26"/>
        </w:numPr>
      </w:pPr>
      <w:r w:rsidRPr="006A3565">
        <w:t>CLASS NAME / INTER FACE</w:t>
      </w:r>
    </w:p>
    <w:p w14:paraId="43E369BD" w14:textId="6A1A51DC" w:rsidR="00513C9A" w:rsidRPr="006A3565" w:rsidRDefault="00513C9A" w:rsidP="00FE3130">
      <w:pPr>
        <w:pStyle w:val="ListParagraph"/>
        <w:numPr>
          <w:ilvl w:val="0"/>
          <w:numId w:val="26"/>
        </w:numPr>
      </w:pPr>
      <w:r w:rsidRPr="006A3565">
        <w:t>VARIABLE NAME</w:t>
      </w:r>
    </w:p>
    <w:p w14:paraId="76E08741" w14:textId="4DE1BA63" w:rsidR="00513C9A" w:rsidRPr="006A3565" w:rsidRDefault="0035765D" w:rsidP="00FE3130">
      <w:pPr>
        <w:pStyle w:val="ListParagraph"/>
        <w:numPr>
          <w:ilvl w:val="0"/>
          <w:numId w:val="26"/>
        </w:numPr>
      </w:pPr>
      <w:r w:rsidRPr="006A3565">
        <w:t>METHOD NAME</w:t>
      </w:r>
    </w:p>
    <w:p w14:paraId="79EA7C54" w14:textId="77777777" w:rsidR="0035765D" w:rsidRPr="006A3565" w:rsidRDefault="0035765D" w:rsidP="0035765D">
      <w:pPr>
        <w:pStyle w:val="Heading1"/>
      </w:pPr>
      <w:r w:rsidRPr="006A3565">
        <w:t xml:space="preserve"> FIRST RULE-</w:t>
      </w:r>
    </w:p>
    <w:p w14:paraId="48EA6C48" w14:textId="77777777" w:rsidR="00775CCB" w:rsidRPr="006A3565" w:rsidRDefault="00CE12E8" w:rsidP="00FE3130">
      <w:pPr>
        <w:pStyle w:val="ListParagraph"/>
        <w:numPr>
          <w:ilvl w:val="0"/>
          <w:numId w:val="25"/>
        </w:numPr>
      </w:pPr>
      <w:r w:rsidRPr="006A3565">
        <w:t xml:space="preserve">IDENTIFIER NAME SHOULD </w:t>
      </w:r>
      <w:r w:rsidRPr="006A3565">
        <w:rPr>
          <w:highlight w:val="yellow"/>
        </w:rPr>
        <w:t xml:space="preserve">START WITH </w:t>
      </w:r>
      <w:r w:rsidR="00775CCB" w:rsidRPr="006A3565">
        <w:rPr>
          <w:highlight w:val="yellow"/>
        </w:rPr>
        <w:t>ALPHABETS.</w:t>
      </w:r>
    </w:p>
    <w:p w14:paraId="42539243" w14:textId="77777777" w:rsidR="009206C9" w:rsidRPr="006A3565" w:rsidRDefault="00775CCB" w:rsidP="00FE3130">
      <w:pPr>
        <w:pStyle w:val="ListParagraph"/>
        <w:numPr>
          <w:ilvl w:val="0"/>
          <w:numId w:val="25"/>
        </w:numPr>
      </w:pPr>
      <w:r w:rsidRPr="006A3565">
        <w:t xml:space="preserve">IDENTIFIER NAME CAN CONTAIN </w:t>
      </w:r>
      <w:r w:rsidR="0012604C" w:rsidRPr="006A3565">
        <w:t xml:space="preserve">NUMERIC BUT IT </w:t>
      </w:r>
      <w:r w:rsidR="0012604C" w:rsidRPr="006A3565">
        <w:rPr>
          <w:highlight w:val="yellow"/>
        </w:rPr>
        <w:t xml:space="preserve">SHOULD NOT START WITH </w:t>
      </w:r>
      <w:r w:rsidR="009206C9" w:rsidRPr="006A3565">
        <w:rPr>
          <w:highlight w:val="yellow"/>
        </w:rPr>
        <w:t>NUMERIC</w:t>
      </w:r>
      <w:r w:rsidR="009206C9" w:rsidRPr="006A3565">
        <w:t>.</w:t>
      </w:r>
    </w:p>
    <w:p w14:paraId="070D795E" w14:textId="77777777" w:rsidR="00C77EE0" w:rsidRPr="006A3565" w:rsidRDefault="009206C9" w:rsidP="00FE3130">
      <w:pPr>
        <w:pStyle w:val="ListParagraph"/>
        <w:numPr>
          <w:ilvl w:val="0"/>
          <w:numId w:val="25"/>
        </w:numPr>
      </w:pPr>
      <w:r w:rsidRPr="006A3565">
        <w:rPr>
          <w:highlight w:val="yellow"/>
        </w:rPr>
        <w:t>KEY WORD</w:t>
      </w:r>
      <w:r w:rsidRPr="006A3565">
        <w:t xml:space="preserve"> </w:t>
      </w:r>
      <w:r w:rsidRPr="006A3565">
        <w:rPr>
          <w:highlight w:val="yellow"/>
        </w:rPr>
        <w:t>SHOULD NOT</w:t>
      </w:r>
      <w:r w:rsidRPr="006A3565">
        <w:t xml:space="preserve"> BE USED </w:t>
      </w:r>
      <w:r w:rsidR="00C77EE0" w:rsidRPr="006A3565">
        <w:t>IN IDENTIFIERS NAME .</w:t>
      </w:r>
    </w:p>
    <w:p w14:paraId="4C005910" w14:textId="77777777" w:rsidR="00E84DCF" w:rsidRPr="006A3565" w:rsidRDefault="00C77EE0" w:rsidP="00FE3130">
      <w:pPr>
        <w:pStyle w:val="ListParagraph"/>
        <w:numPr>
          <w:ilvl w:val="0"/>
          <w:numId w:val="25"/>
        </w:numPr>
      </w:pPr>
      <w:r w:rsidRPr="006A3565">
        <w:t xml:space="preserve">WE CAN USE SPECIAL </w:t>
      </w:r>
      <w:r w:rsidRPr="006A3565">
        <w:rPr>
          <w:highlight w:val="yellow"/>
        </w:rPr>
        <w:t xml:space="preserve">CHARACTER </w:t>
      </w:r>
      <w:r w:rsidR="00F226AD" w:rsidRPr="006A3565">
        <w:rPr>
          <w:highlight w:val="yellow"/>
        </w:rPr>
        <w:t>$ AND _</w:t>
      </w:r>
      <w:r w:rsidR="00F226AD" w:rsidRPr="006A3565">
        <w:t xml:space="preserve"> IT CAN ALSO </w:t>
      </w:r>
      <w:r w:rsidR="00E84DCF" w:rsidRPr="006A3565">
        <w:t>BE USED AT FIRST.</w:t>
      </w:r>
    </w:p>
    <w:p w14:paraId="4528A0C8" w14:textId="77777777" w:rsidR="000D4956" w:rsidRPr="006A3565" w:rsidRDefault="00E84DCF" w:rsidP="00FE3130">
      <w:pPr>
        <w:pStyle w:val="ListParagraph"/>
        <w:numPr>
          <w:ilvl w:val="0"/>
          <w:numId w:val="25"/>
        </w:numPr>
      </w:pPr>
      <w:r w:rsidRPr="006A3565">
        <w:rPr>
          <w:highlight w:val="yellow"/>
          <w:u w:val="single"/>
        </w:rPr>
        <w:t>SPACE SHOULD NOT BE USED</w:t>
      </w:r>
      <w:r w:rsidRPr="006A3565">
        <w:t xml:space="preserve"> </w:t>
      </w:r>
      <w:r w:rsidR="000D4956" w:rsidRPr="006A3565">
        <w:t>IN IDENTIFIERS NAME</w:t>
      </w:r>
    </w:p>
    <w:p w14:paraId="26FAE184" w14:textId="77777777" w:rsidR="000D4956" w:rsidRPr="006A3565" w:rsidRDefault="000D4956" w:rsidP="000D4956">
      <w:pPr>
        <w:pStyle w:val="ListParagraph"/>
      </w:pPr>
    </w:p>
    <w:p w14:paraId="7E9EF373" w14:textId="77777777" w:rsidR="000D4956" w:rsidRPr="006A3565" w:rsidRDefault="000D4956" w:rsidP="000D4956">
      <w:pPr>
        <w:pStyle w:val="ListParagraph"/>
      </w:pPr>
    </w:p>
    <w:p w14:paraId="31BD2EA9" w14:textId="36D211E4" w:rsidR="00DC385A" w:rsidRPr="006A3565" w:rsidRDefault="000D4956" w:rsidP="00971319">
      <w:pPr>
        <w:pStyle w:val="Heading1"/>
      </w:pPr>
      <w:r w:rsidRPr="006A3565">
        <w:t xml:space="preserve">IT RULES </w:t>
      </w:r>
      <w:r w:rsidR="00DC385A" w:rsidRPr="006A3565">
        <w:t>FOR CLASS NAME OR CAMEL CASERULE-</w:t>
      </w:r>
      <w:r w:rsidR="00170594" w:rsidRPr="006A3565">
        <w:t xml:space="preserve"> </w:t>
      </w:r>
      <w:r w:rsidR="00971319" w:rsidRPr="006A3565">
        <w:t xml:space="preserve"> </w:t>
      </w:r>
    </w:p>
    <w:tbl>
      <w:tblPr>
        <w:tblW w:w="11171" w:type="dxa"/>
        <w:tblInd w:w="-10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171"/>
      </w:tblGrid>
      <w:tr w:rsidR="00170594" w:rsidRPr="006A3565" w14:paraId="3294D0C9" w14:textId="77777777" w:rsidTr="00445397">
        <w:trPr>
          <w:trHeight w:val="2587"/>
        </w:trPr>
        <w:tc>
          <w:tcPr>
            <w:tcW w:w="11171" w:type="dxa"/>
          </w:tcPr>
          <w:p w14:paraId="1821CD9E" w14:textId="77777777" w:rsidR="00170594" w:rsidRPr="006A3565" w:rsidRDefault="00170594" w:rsidP="00FE3130">
            <w:pPr>
              <w:pStyle w:val="ListParagraph"/>
              <w:numPr>
                <w:ilvl w:val="0"/>
                <w:numId w:val="27"/>
              </w:numPr>
              <w:ind w:left="1767"/>
            </w:pPr>
            <w:r w:rsidRPr="006A3565">
              <w:t xml:space="preserve">CLASS NAME SHOULD START WITH CAPITAL IF CLASSNAME CONSITS OF MULTIPLE WORDS </w:t>
            </w:r>
          </w:p>
          <w:p w14:paraId="63D9D3A7" w14:textId="77777777" w:rsidR="00170594" w:rsidRPr="006A3565" w:rsidRDefault="00170594" w:rsidP="00170594">
            <w:pPr>
              <w:pStyle w:val="ListParagraph"/>
              <w:ind w:left="1767"/>
            </w:pPr>
            <w:r w:rsidRPr="006A3565">
              <w:t>EVERY WORD FIRST LETTER SHOULD BE CAPITAL</w:t>
            </w:r>
          </w:p>
          <w:p w14:paraId="3699A2C8" w14:textId="77777777" w:rsidR="00170594" w:rsidRPr="006A3565" w:rsidRDefault="00170594" w:rsidP="00170594">
            <w:pPr>
              <w:pStyle w:val="ListParagraph"/>
              <w:ind w:left="1767"/>
            </w:pPr>
          </w:p>
          <w:p w14:paraId="3F06A8D3" w14:textId="77777777" w:rsidR="00170594" w:rsidRPr="006A3565" w:rsidRDefault="00170594" w:rsidP="00170594">
            <w:pPr>
              <w:pStyle w:val="Heading1"/>
              <w:ind w:left="1047"/>
            </w:pPr>
            <w:r w:rsidRPr="006A3565">
              <w:t>IT RULES FOR METHOD NAME</w:t>
            </w:r>
          </w:p>
          <w:p w14:paraId="7D877C24" w14:textId="77777777" w:rsidR="00170594" w:rsidRPr="006A3565" w:rsidRDefault="00170594" w:rsidP="00FE3130">
            <w:pPr>
              <w:pStyle w:val="ListParagraph"/>
              <w:numPr>
                <w:ilvl w:val="0"/>
                <w:numId w:val="27"/>
              </w:numPr>
              <w:ind w:left="1767"/>
            </w:pPr>
            <w:r w:rsidRPr="006A3565">
              <w:t>METHOD NAME SHOULD START WITH LOWERCASE.</w:t>
            </w:r>
          </w:p>
          <w:p w14:paraId="15BA9939" w14:textId="0B36AE07" w:rsidR="00170594" w:rsidRPr="006A3565" w:rsidRDefault="00170594" w:rsidP="00FE3130">
            <w:pPr>
              <w:pStyle w:val="ListParagraph"/>
              <w:numPr>
                <w:ilvl w:val="0"/>
                <w:numId w:val="27"/>
              </w:numPr>
              <w:ind w:left="1767"/>
            </w:pPr>
            <w:r w:rsidRPr="006A3565">
              <w:t>IF METHOD NAME CONSITS OF MULTIPLE WORD FROM SECOND WORD EVERY WORD FIRST LETTER SHOULD BE IN CAPITAL.</w:t>
            </w:r>
          </w:p>
        </w:tc>
      </w:tr>
    </w:tbl>
    <w:p w14:paraId="68134B60" w14:textId="77777777" w:rsidR="008D0FCF" w:rsidRPr="006A3565" w:rsidRDefault="008D0FCF" w:rsidP="004A4107">
      <w:pPr>
        <w:rPr>
          <w:sz w:val="24"/>
          <w:szCs w:val="24"/>
        </w:rPr>
      </w:pPr>
    </w:p>
    <w:p w14:paraId="6DBE3C02" w14:textId="6CD2D784" w:rsidR="008D0FCF" w:rsidRPr="006A3565" w:rsidRDefault="00DB78AE" w:rsidP="00DB78AE">
      <w:pPr>
        <w:pStyle w:val="Heading1"/>
      </w:pPr>
      <w:r w:rsidRPr="006A3565">
        <w:t>LITERALS</w:t>
      </w:r>
      <w:r w:rsidR="007B6574" w:rsidRPr="006A3565">
        <w:t>-</w:t>
      </w:r>
    </w:p>
    <w:p w14:paraId="578100D0" w14:textId="1D8E529A" w:rsidR="007B6574" w:rsidRPr="006A3565" w:rsidRDefault="00FC0883" w:rsidP="00FE3130">
      <w:pPr>
        <w:pStyle w:val="ListParagraph"/>
        <w:numPr>
          <w:ilvl w:val="0"/>
          <w:numId w:val="28"/>
        </w:numPr>
      </w:pPr>
      <w:r w:rsidRPr="006A3565">
        <w:t xml:space="preserve">USAGE OF </w:t>
      </w:r>
      <w:r w:rsidRPr="006A3565">
        <w:rPr>
          <w:highlight w:val="yellow"/>
        </w:rPr>
        <w:t>DATA DIRECTLY INTO PROGRME</w:t>
      </w:r>
      <w:r w:rsidRPr="006A3565">
        <w:t xml:space="preserve"> IS KNOWN AS LITTERALS</w:t>
      </w:r>
      <w:r w:rsidR="007A7873" w:rsidRPr="006A3565">
        <w:t>.</w:t>
      </w:r>
    </w:p>
    <w:p w14:paraId="3C33AACE" w14:textId="07405E56" w:rsidR="007A7873" w:rsidRPr="006A3565" w:rsidRDefault="007A7873" w:rsidP="00FE3130">
      <w:pPr>
        <w:pStyle w:val="ListParagraph"/>
        <w:numPr>
          <w:ilvl w:val="0"/>
          <w:numId w:val="28"/>
        </w:numPr>
      </w:pPr>
      <w:r w:rsidRPr="006A3565">
        <w:t xml:space="preserve">LITERALS ARE USED FOR THE </w:t>
      </w:r>
      <w:r w:rsidRPr="006A3565">
        <w:rPr>
          <w:highlight w:val="yellow"/>
        </w:rPr>
        <w:t>TEMPORARY PURPOSE</w:t>
      </w:r>
      <w:r w:rsidRPr="006A3565">
        <w:t>.</w:t>
      </w:r>
    </w:p>
    <w:p w14:paraId="1F272F2F" w14:textId="2E992CFE" w:rsidR="00AF656D" w:rsidRPr="006A3565" w:rsidRDefault="00AF656D" w:rsidP="00FE3130">
      <w:pPr>
        <w:pStyle w:val="ListParagraph"/>
        <w:numPr>
          <w:ilvl w:val="0"/>
          <w:numId w:val="28"/>
        </w:numPr>
      </w:pPr>
      <w:r w:rsidRPr="006A3565">
        <w:t>THER ARE 4 TYPES OF LITERALS=</w:t>
      </w:r>
    </w:p>
    <w:p w14:paraId="086556BB" w14:textId="523B776D" w:rsidR="00AF656D" w:rsidRPr="006A3565" w:rsidRDefault="00C26250" w:rsidP="00FE3130">
      <w:pPr>
        <w:pStyle w:val="ListParagraph"/>
        <w:numPr>
          <w:ilvl w:val="0"/>
          <w:numId w:val="1"/>
        </w:numPr>
      </w:pPr>
      <w:r w:rsidRPr="006A3565">
        <w:t>NUMBER</w:t>
      </w:r>
    </w:p>
    <w:p w14:paraId="0B9343FA" w14:textId="5A411ED7" w:rsidR="00C26250" w:rsidRPr="006A3565" w:rsidRDefault="00C26250" w:rsidP="00FE3130">
      <w:pPr>
        <w:pStyle w:val="ListParagraph"/>
        <w:numPr>
          <w:ilvl w:val="0"/>
          <w:numId w:val="1"/>
        </w:numPr>
      </w:pPr>
      <w:r w:rsidRPr="006A3565">
        <w:t>CHAR</w:t>
      </w:r>
    </w:p>
    <w:p w14:paraId="7DF249DC" w14:textId="20430980" w:rsidR="00C26250" w:rsidRPr="006A3565" w:rsidRDefault="00C26250" w:rsidP="00FE3130">
      <w:pPr>
        <w:pStyle w:val="ListParagraph"/>
        <w:numPr>
          <w:ilvl w:val="0"/>
          <w:numId w:val="1"/>
        </w:numPr>
      </w:pPr>
      <w:r w:rsidRPr="006A3565">
        <w:t>STRING</w:t>
      </w:r>
    </w:p>
    <w:p w14:paraId="3DE3AEEB" w14:textId="09CAE5CA" w:rsidR="00C26250" w:rsidRPr="006A3565" w:rsidRDefault="00C26250" w:rsidP="00FE3130">
      <w:pPr>
        <w:pStyle w:val="ListParagraph"/>
        <w:numPr>
          <w:ilvl w:val="0"/>
          <w:numId w:val="1"/>
        </w:numPr>
      </w:pPr>
      <w:r w:rsidRPr="006A3565">
        <w:t>BOOLEAN</w:t>
      </w:r>
    </w:p>
    <w:p w14:paraId="32D2F942" w14:textId="77777777" w:rsidR="00C26250" w:rsidRPr="006A3565" w:rsidRDefault="00C26250" w:rsidP="00C26250">
      <w:pPr>
        <w:pStyle w:val="ListParagraph"/>
        <w:ind w:left="1080"/>
      </w:pPr>
    </w:p>
    <w:p w14:paraId="4B056786" w14:textId="77777777" w:rsidR="00C26250" w:rsidRPr="006A3565" w:rsidRDefault="00C26250" w:rsidP="00C26250">
      <w:pPr>
        <w:pStyle w:val="ListParagraph"/>
        <w:ind w:left="1080"/>
      </w:pPr>
    </w:p>
    <w:p w14:paraId="16805752" w14:textId="0B405232" w:rsidR="00C26250" w:rsidRPr="006A3565" w:rsidRDefault="00675C89" w:rsidP="00C26250">
      <w:pPr>
        <w:pStyle w:val="Heading2"/>
      </w:pPr>
      <w:r w:rsidRPr="006A3565">
        <w:t>a.</w:t>
      </w:r>
      <w:r w:rsidR="00C26250" w:rsidRPr="006A3565">
        <w:t>NUMBER</w:t>
      </w:r>
      <w:r w:rsidRPr="006A3565">
        <w:t>-</w:t>
      </w:r>
    </w:p>
    <w:p w14:paraId="6F0288CF" w14:textId="6FAE3FF4" w:rsidR="00675C89" w:rsidRPr="006A3565" w:rsidRDefault="00675C89" w:rsidP="00FE3130">
      <w:pPr>
        <w:pStyle w:val="ListParagraph"/>
        <w:numPr>
          <w:ilvl w:val="0"/>
          <w:numId w:val="29"/>
        </w:numPr>
      </w:pPr>
      <w:r w:rsidRPr="006A3565">
        <w:t xml:space="preserve">ANY </w:t>
      </w:r>
      <w:r w:rsidRPr="006A3565">
        <w:rPr>
          <w:highlight w:val="yellow"/>
        </w:rPr>
        <w:t>NUMERIC VALUE</w:t>
      </w:r>
      <w:r w:rsidRPr="006A3565">
        <w:t xml:space="preserve"> THAT IS </w:t>
      </w:r>
      <w:r w:rsidR="006C1C6A" w:rsidRPr="006A3565">
        <w:t xml:space="preserve">WHOLE NUMBER OR A </w:t>
      </w:r>
      <w:r w:rsidR="006C1C6A" w:rsidRPr="006A3565">
        <w:rPr>
          <w:highlight w:val="yellow"/>
        </w:rPr>
        <w:t>DECIMAL</w:t>
      </w:r>
      <w:r w:rsidR="00CE0DAC" w:rsidRPr="006A3565">
        <w:rPr>
          <w:highlight w:val="yellow"/>
        </w:rPr>
        <w:t xml:space="preserve"> VALUE</w:t>
      </w:r>
      <w:r w:rsidR="00CE0DAC" w:rsidRPr="006A3565">
        <w:t>.</w:t>
      </w:r>
    </w:p>
    <w:p w14:paraId="2A011853" w14:textId="2947F6B2" w:rsidR="00CE0DAC" w:rsidRPr="006A3565" w:rsidRDefault="00CE0DAC" w:rsidP="00FE3130">
      <w:pPr>
        <w:pStyle w:val="ListParagraph"/>
        <w:numPr>
          <w:ilvl w:val="0"/>
          <w:numId w:val="29"/>
        </w:numPr>
      </w:pPr>
      <w:r w:rsidRPr="006A3565">
        <w:t xml:space="preserve">JAVA SUPPORT BOTH </w:t>
      </w:r>
      <w:r w:rsidR="006D20AD" w:rsidRPr="006A3565">
        <w:rPr>
          <w:highlight w:val="yellow"/>
        </w:rPr>
        <w:t>+VALUE AND -VALUE.</w:t>
      </w:r>
    </w:p>
    <w:p w14:paraId="6548368A" w14:textId="77C25CD1" w:rsidR="006D20AD" w:rsidRPr="006A3565" w:rsidRDefault="006D20AD" w:rsidP="00FE3130">
      <w:pPr>
        <w:pStyle w:val="ListParagraph"/>
        <w:numPr>
          <w:ilvl w:val="0"/>
          <w:numId w:val="29"/>
        </w:numPr>
      </w:pPr>
      <w:r w:rsidRPr="006A3565">
        <w:t xml:space="preserve">NUMBER TYPE OF DATA SHOULD BE </w:t>
      </w:r>
      <w:r w:rsidR="006E3BDE" w:rsidRPr="006A3565">
        <w:t xml:space="preserve">REPRESENTED </w:t>
      </w:r>
      <w:r w:rsidR="006E3BDE" w:rsidRPr="006A3565">
        <w:rPr>
          <w:highlight w:val="yellow"/>
        </w:rPr>
        <w:t>DIRECTLY IN</w:t>
      </w:r>
      <w:r w:rsidR="00687E4D" w:rsidRPr="006A3565">
        <w:rPr>
          <w:highlight w:val="yellow"/>
        </w:rPr>
        <w:t xml:space="preserve"> JAVA</w:t>
      </w:r>
      <w:r w:rsidR="00687E4D" w:rsidRPr="006A3565">
        <w:t>.</w:t>
      </w:r>
    </w:p>
    <w:p w14:paraId="36A197F6" w14:textId="08C3DFF9" w:rsidR="00687E4D" w:rsidRPr="006A3565" w:rsidRDefault="00687E4D" w:rsidP="00FE3130">
      <w:pPr>
        <w:pStyle w:val="ListParagraph"/>
        <w:numPr>
          <w:ilvl w:val="0"/>
          <w:numId w:val="29"/>
        </w:numPr>
      </w:pPr>
      <w:r w:rsidRPr="006A3565">
        <w:t>NUMBERS EXAMPLE= 10   253    6478     -746      -4747</w:t>
      </w:r>
    </w:p>
    <w:p w14:paraId="3E5CECEE" w14:textId="64159BF7" w:rsidR="00217D6C" w:rsidRPr="006A3565" w:rsidRDefault="00217D6C" w:rsidP="00FE3130">
      <w:pPr>
        <w:pStyle w:val="ListParagraph"/>
        <w:numPr>
          <w:ilvl w:val="0"/>
          <w:numId w:val="29"/>
        </w:numPr>
      </w:pPr>
      <w:r w:rsidRPr="006A3565">
        <w:t xml:space="preserve">                                          75.76        5.86      57.8</w:t>
      </w:r>
    </w:p>
    <w:p w14:paraId="12313AAB" w14:textId="419DDA52" w:rsidR="00217D6C" w:rsidRPr="006A3565" w:rsidRDefault="00217D6C" w:rsidP="00B92F21">
      <w:pPr>
        <w:pStyle w:val="Heading2"/>
      </w:pPr>
      <w:r w:rsidRPr="006A3565">
        <w:t>b.CHAR</w:t>
      </w:r>
      <w:r w:rsidR="00B92F21" w:rsidRPr="006A3565">
        <w:t>=</w:t>
      </w:r>
    </w:p>
    <w:p w14:paraId="6771C8C4" w14:textId="7906EEA9" w:rsidR="00B92F21" w:rsidRPr="006A3565" w:rsidRDefault="00B92F21" w:rsidP="00FE3130">
      <w:pPr>
        <w:pStyle w:val="ListParagraph"/>
        <w:numPr>
          <w:ilvl w:val="0"/>
          <w:numId w:val="30"/>
        </w:numPr>
      </w:pPr>
      <w:r w:rsidRPr="006A3565">
        <w:rPr>
          <w:highlight w:val="yellow"/>
        </w:rPr>
        <w:t>ANY SINGLE VALUE</w:t>
      </w:r>
      <w:r w:rsidRPr="006A3565">
        <w:t xml:space="preserve"> IT CAN BE A </w:t>
      </w:r>
      <w:r w:rsidRPr="006A3565">
        <w:rPr>
          <w:highlight w:val="yellow"/>
        </w:rPr>
        <w:t>ALPHABET</w:t>
      </w:r>
      <w:r w:rsidRPr="006A3565">
        <w:t xml:space="preserve"> </w:t>
      </w:r>
      <w:r w:rsidR="0060520A" w:rsidRPr="006A3565">
        <w:t xml:space="preserve">OR </w:t>
      </w:r>
      <w:r w:rsidR="0060520A" w:rsidRPr="006A3565">
        <w:rPr>
          <w:highlight w:val="yellow"/>
        </w:rPr>
        <w:t>A DIGIT</w:t>
      </w:r>
      <w:r w:rsidR="0060520A" w:rsidRPr="006A3565">
        <w:t xml:space="preserve"> OR A </w:t>
      </w:r>
      <w:r w:rsidR="0060520A" w:rsidRPr="006A3565">
        <w:rPr>
          <w:highlight w:val="yellow"/>
        </w:rPr>
        <w:t>SPECIAL CHARACTER</w:t>
      </w:r>
      <w:r w:rsidR="0060520A" w:rsidRPr="006A3565">
        <w:t xml:space="preserve"> </w:t>
      </w:r>
      <w:r w:rsidR="0082345E" w:rsidRPr="006A3565">
        <w:t>MAKE A CHARACTER.</w:t>
      </w:r>
    </w:p>
    <w:p w14:paraId="5CFC162D" w14:textId="415D3445" w:rsidR="0082345E" w:rsidRPr="006A3565" w:rsidRDefault="0082345E" w:rsidP="00FE3130">
      <w:pPr>
        <w:pStyle w:val="ListParagraph"/>
        <w:numPr>
          <w:ilvl w:val="0"/>
          <w:numId w:val="30"/>
        </w:numPr>
        <w:rPr>
          <w:highlight w:val="yellow"/>
        </w:rPr>
      </w:pPr>
      <w:r w:rsidRPr="006A3565">
        <w:t xml:space="preserve">ALL CHAR DATATYPE </w:t>
      </w:r>
      <w:r w:rsidR="001356B4" w:rsidRPr="006A3565">
        <w:t xml:space="preserve">SHOULD REPRESENT IN </w:t>
      </w:r>
      <w:r w:rsidR="001356B4" w:rsidRPr="006A3565">
        <w:rPr>
          <w:highlight w:val="yellow"/>
        </w:rPr>
        <w:t>SINGLE CODES(</w:t>
      </w:r>
      <w:r w:rsidR="0048471C" w:rsidRPr="006A3565">
        <w:rPr>
          <w:highlight w:val="yellow"/>
        </w:rPr>
        <w:t>‘ ‘).</w:t>
      </w:r>
      <w:r w:rsidR="007553D3">
        <w:rPr>
          <w:highlight w:val="yellow"/>
        </w:rPr>
        <w:t>-</w:t>
      </w:r>
    </w:p>
    <w:p w14:paraId="5FE4BEC2" w14:textId="00DBC609" w:rsidR="0048471C" w:rsidRPr="006A3565" w:rsidRDefault="007F5C6A" w:rsidP="00FE3130">
      <w:pPr>
        <w:pStyle w:val="ListParagraph"/>
        <w:numPr>
          <w:ilvl w:val="0"/>
          <w:numId w:val="30"/>
        </w:numPr>
        <w:rPr>
          <w:highlight w:val="yellow"/>
        </w:rPr>
      </w:pPr>
      <w:r w:rsidRPr="006A3565">
        <w:rPr>
          <w:highlight w:val="yellow"/>
        </w:rPr>
        <w:t>MINI</w:t>
      </w:r>
      <w:r w:rsidRPr="006A3565">
        <w:t xml:space="preserve">MUM AND </w:t>
      </w:r>
      <w:r w:rsidRPr="006A3565">
        <w:rPr>
          <w:highlight w:val="yellow"/>
        </w:rPr>
        <w:t>MAX</w:t>
      </w:r>
      <w:r w:rsidRPr="006A3565">
        <w:t xml:space="preserve">IMUM VALUE IN SINGLE CODE </w:t>
      </w:r>
      <w:r w:rsidR="009E118F" w:rsidRPr="006A3565">
        <w:t xml:space="preserve">IS </w:t>
      </w:r>
      <w:r w:rsidR="009E118F" w:rsidRPr="006A3565">
        <w:rPr>
          <w:highlight w:val="yellow"/>
        </w:rPr>
        <w:t>ALWAYS 1.</w:t>
      </w:r>
    </w:p>
    <w:p w14:paraId="1322F1BD" w14:textId="48FC3A51" w:rsidR="009E118F" w:rsidRPr="006A3565" w:rsidRDefault="009E118F" w:rsidP="00FE3130">
      <w:pPr>
        <w:pStyle w:val="ListParagraph"/>
        <w:numPr>
          <w:ilvl w:val="0"/>
          <w:numId w:val="30"/>
        </w:numPr>
      </w:pPr>
      <w:r w:rsidRPr="006A3565">
        <w:t>CHAR EXAMPLE=’a’,   ‘A’  . ‘1’  ,’ ‘</w:t>
      </w:r>
      <w:r w:rsidR="00502B48" w:rsidRPr="006A3565">
        <w:t>, &amp;’ ETC…,</w:t>
      </w:r>
    </w:p>
    <w:p w14:paraId="725563BA" w14:textId="7D7AC888" w:rsidR="00502B48" w:rsidRPr="006A3565" w:rsidRDefault="00502B48" w:rsidP="009E7F7B">
      <w:pPr>
        <w:pStyle w:val="Heading2"/>
      </w:pPr>
      <w:r w:rsidRPr="006A3565">
        <w:t>C.STRING=</w:t>
      </w:r>
    </w:p>
    <w:p w14:paraId="78EC71F8" w14:textId="35BBFD8B" w:rsidR="009E7F7B" w:rsidRPr="006A3565" w:rsidRDefault="009E7F7B" w:rsidP="00FE3130">
      <w:pPr>
        <w:pStyle w:val="ListParagraph"/>
        <w:numPr>
          <w:ilvl w:val="0"/>
          <w:numId w:val="31"/>
        </w:numPr>
      </w:pPr>
      <w:r w:rsidRPr="006A3565">
        <w:rPr>
          <w:highlight w:val="yellow"/>
        </w:rPr>
        <w:t>GROUP OF VALUE</w:t>
      </w:r>
      <w:r w:rsidRPr="006A3565">
        <w:t xml:space="preserve"> </w:t>
      </w:r>
      <w:r w:rsidR="004D2607" w:rsidRPr="006A3565">
        <w:t xml:space="preserve"> OR </w:t>
      </w:r>
      <w:r w:rsidR="00551766" w:rsidRPr="006A3565">
        <w:t>SERIES OF VALUE MAKES A STRING .</w:t>
      </w:r>
    </w:p>
    <w:p w14:paraId="34D4412C" w14:textId="0531DB99" w:rsidR="00551766" w:rsidRPr="006A3565" w:rsidRDefault="00551766" w:rsidP="00FE3130">
      <w:pPr>
        <w:pStyle w:val="ListParagraph"/>
        <w:numPr>
          <w:ilvl w:val="0"/>
          <w:numId w:val="31"/>
        </w:numPr>
        <w:rPr>
          <w:highlight w:val="yellow"/>
        </w:rPr>
      </w:pPr>
      <w:r w:rsidRPr="006A3565">
        <w:t xml:space="preserve">STRING VALUE SHOULD </w:t>
      </w:r>
      <w:r w:rsidR="009F5D24" w:rsidRPr="006A3565">
        <w:t xml:space="preserve">REPRESENTED IN </w:t>
      </w:r>
      <w:r w:rsidR="009F5D24" w:rsidRPr="006A3565">
        <w:rPr>
          <w:highlight w:val="yellow"/>
        </w:rPr>
        <w:t xml:space="preserve">DOUBLE CODES (“    “) </w:t>
      </w:r>
    </w:p>
    <w:p w14:paraId="302D6932" w14:textId="62C0B086" w:rsidR="00FB1A44" w:rsidRPr="006A3565" w:rsidRDefault="00FB1A44" w:rsidP="00FE3130">
      <w:pPr>
        <w:pStyle w:val="ListParagraph"/>
        <w:numPr>
          <w:ilvl w:val="0"/>
          <w:numId w:val="31"/>
        </w:numPr>
      </w:pPr>
      <w:r w:rsidRPr="006A3565">
        <w:t xml:space="preserve">ANYTHING MENTIONED IN </w:t>
      </w:r>
      <w:r w:rsidRPr="006A3565">
        <w:rPr>
          <w:highlight w:val="yellow"/>
        </w:rPr>
        <w:t xml:space="preserve">DOUBLE CODES </w:t>
      </w:r>
      <w:r w:rsidR="00E86CEE" w:rsidRPr="006A3565">
        <w:rPr>
          <w:highlight w:val="yellow"/>
        </w:rPr>
        <w:t>IS CONSIDERED AS STRING</w:t>
      </w:r>
      <w:r w:rsidR="00E86CEE" w:rsidRPr="006A3565">
        <w:t>.</w:t>
      </w:r>
    </w:p>
    <w:p w14:paraId="78685AA9" w14:textId="76657455" w:rsidR="00E86CEE" w:rsidRPr="006A3565" w:rsidRDefault="00E86CEE" w:rsidP="00FE3130">
      <w:pPr>
        <w:pStyle w:val="ListParagraph"/>
        <w:numPr>
          <w:ilvl w:val="0"/>
          <w:numId w:val="31"/>
        </w:numPr>
      </w:pPr>
      <w:r w:rsidRPr="006A3565">
        <w:t>EXAMPLE= “MINUT”,”35336”</w:t>
      </w:r>
    </w:p>
    <w:p w14:paraId="2E730C6A" w14:textId="6ADC2E89" w:rsidR="00E86CEE" w:rsidRPr="006A3565" w:rsidRDefault="00F062BF" w:rsidP="00F062BF">
      <w:pPr>
        <w:pStyle w:val="Heading2"/>
      </w:pPr>
      <w:r w:rsidRPr="006A3565">
        <w:t>D.BOOLEAN=</w:t>
      </w:r>
    </w:p>
    <w:p w14:paraId="35A1E48E" w14:textId="206EA4B3" w:rsidR="00F062BF" w:rsidRPr="006A3565" w:rsidRDefault="00F062BF" w:rsidP="00FE3130">
      <w:pPr>
        <w:pStyle w:val="ListParagraph"/>
        <w:numPr>
          <w:ilvl w:val="0"/>
          <w:numId w:val="32"/>
        </w:numPr>
      </w:pPr>
      <w:r w:rsidRPr="006A3565">
        <w:t xml:space="preserve">BOOLEAN VALUES ARE </w:t>
      </w:r>
      <w:r w:rsidR="00106C12" w:rsidRPr="006A3565">
        <w:rPr>
          <w:highlight w:val="yellow"/>
        </w:rPr>
        <w:t>PREDEFINED  FIXED IN NATURE WHICH</w:t>
      </w:r>
      <w:r w:rsidR="00106C12" w:rsidRPr="006A3565">
        <w:t xml:space="preserve"> IS TRUE OR FALSE.</w:t>
      </w:r>
    </w:p>
    <w:p w14:paraId="21A0183D" w14:textId="77777777" w:rsidR="00876EAE" w:rsidRPr="006A3565" w:rsidRDefault="00876EAE" w:rsidP="00876EAE"/>
    <w:p w14:paraId="1DF5F2FC" w14:textId="727AFC1F" w:rsidR="00876EAE" w:rsidRPr="006A3565" w:rsidRDefault="00876EAE" w:rsidP="00876EAE">
      <w:pPr>
        <w:pStyle w:val="Heading3"/>
      </w:pPr>
      <w:r w:rsidRPr="006A3565">
        <w:t>EXAMPLES OF LITERALS=</w:t>
      </w:r>
    </w:p>
    <w:p w14:paraId="3F936B92" w14:textId="1BF5804D" w:rsidR="00876EAE" w:rsidRPr="006A3565" w:rsidRDefault="00B12B4C" w:rsidP="00876EAE">
      <w:r w:rsidRPr="00685879">
        <w:rPr>
          <w:b/>
          <w:color w:val="3A0000"/>
          <w:highlight w:val="green"/>
        </w:rPr>
        <w:t>System.out.println</w:t>
      </w:r>
      <w:r w:rsidRPr="006A3565">
        <w:t xml:space="preserve"> (3.2)</w:t>
      </w:r>
    </w:p>
    <w:p w14:paraId="3433D93E" w14:textId="43BF4276" w:rsidR="00ED4770" w:rsidRPr="006A3565" w:rsidRDefault="00B12B4C" w:rsidP="00876EAE">
      <w:r w:rsidRPr="00685879">
        <w:rPr>
          <w:b/>
          <w:color w:val="3A0000"/>
        </w:rPr>
        <w:t>System.out.println</w:t>
      </w:r>
      <w:r w:rsidRPr="006A3565">
        <w:t>(</w:t>
      </w:r>
      <w:r w:rsidR="00ED4770" w:rsidRPr="006A3565">
        <w:t>‘A’)</w:t>
      </w:r>
    </w:p>
    <w:p w14:paraId="6EA03823" w14:textId="1F34B85C" w:rsidR="00ED4770" w:rsidRPr="006A3565" w:rsidRDefault="00ED4770" w:rsidP="00876EAE">
      <w:r w:rsidRPr="00685879">
        <w:rPr>
          <w:b/>
          <w:color w:val="3A0000"/>
        </w:rPr>
        <w:t>System.out.println</w:t>
      </w:r>
      <w:r w:rsidRPr="006A3565">
        <w:t>(“MINE”)</w:t>
      </w:r>
    </w:p>
    <w:p w14:paraId="57D1D30E" w14:textId="1AA5DCDC" w:rsidR="00857993" w:rsidRPr="006A3565" w:rsidRDefault="00857993" w:rsidP="00876EAE">
      <w:r w:rsidRPr="00685879">
        <w:rPr>
          <w:b/>
          <w:color w:val="3A0000"/>
        </w:rPr>
        <w:t>System.out.println</w:t>
      </w:r>
      <w:r w:rsidRPr="006A3565">
        <w:t>(true)</w:t>
      </w:r>
    </w:p>
    <w:p w14:paraId="2987E736" w14:textId="77777777" w:rsidR="00857993" w:rsidRPr="006A3565" w:rsidRDefault="00857993" w:rsidP="00876EAE"/>
    <w:p w14:paraId="565AD636" w14:textId="34E77D2D" w:rsidR="00857993" w:rsidRPr="006A3565" w:rsidRDefault="00857993" w:rsidP="00857993">
      <w:pPr>
        <w:pStyle w:val="Heading1"/>
      </w:pPr>
      <w:r w:rsidRPr="006A3565">
        <w:t>COMCATINATION</w:t>
      </w:r>
    </w:p>
    <w:p w14:paraId="6D86941E" w14:textId="3C86D5D1" w:rsidR="00857993" w:rsidRPr="006A3565" w:rsidRDefault="007A2B06" w:rsidP="00FE3130">
      <w:pPr>
        <w:pStyle w:val="ListParagraph"/>
        <w:numPr>
          <w:ilvl w:val="0"/>
          <w:numId w:val="32"/>
        </w:numPr>
      </w:pPr>
      <w:r w:rsidRPr="006A3565">
        <w:t xml:space="preserve">COMBINIG OR </w:t>
      </w:r>
      <w:r w:rsidRPr="006A3565">
        <w:rPr>
          <w:highlight w:val="yellow"/>
        </w:rPr>
        <w:t>MERGING 2 OR MORE VALUE</w:t>
      </w:r>
      <w:r w:rsidRPr="006A3565">
        <w:t xml:space="preserve"> IS CALLED CONCA</w:t>
      </w:r>
      <w:r w:rsidR="001A65A2" w:rsidRPr="006A3565">
        <w:t>TINATION.</w:t>
      </w:r>
    </w:p>
    <w:p w14:paraId="2EEF68CF" w14:textId="1B071D82" w:rsidR="001A65A2" w:rsidRPr="006A3565" w:rsidRDefault="001A65A2" w:rsidP="00FE3130">
      <w:pPr>
        <w:pStyle w:val="ListParagraph"/>
        <w:numPr>
          <w:ilvl w:val="0"/>
          <w:numId w:val="32"/>
        </w:numPr>
        <w:rPr>
          <w:highlight w:val="yellow"/>
        </w:rPr>
      </w:pPr>
      <w:r w:rsidRPr="006A3565">
        <w:t xml:space="preserve">TO ACHIVE CONCATINATION </w:t>
      </w:r>
      <w:r w:rsidR="008C6927" w:rsidRPr="006A3565">
        <w:t xml:space="preserve">IN JAVA WE </w:t>
      </w:r>
      <w:r w:rsidR="008C6927" w:rsidRPr="006A3565">
        <w:rPr>
          <w:highlight w:val="yellow"/>
        </w:rPr>
        <w:t>USE (+) SYMBOL.</w:t>
      </w:r>
    </w:p>
    <w:p w14:paraId="2F8F6005" w14:textId="53C57FF1" w:rsidR="008C6927" w:rsidRPr="006A3565" w:rsidRDefault="008C6927" w:rsidP="008C6927">
      <w:r w:rsidRPr="006A3565">
        <w:t xml:space="preserve">CASE1= NUMBER+NUMBER=ADD,     </w:t>
      </w:r>
      <w:r w:rsidR="0060741C" w:rsidRPr="006A3565">
        <w:t>SOPLN(10+20)    =30</w:t>
      </w:r>
    </w:p>
    <w:p w14:paraId="1A0975F9" w14:textId="57C7E625" w:rsidR="0060741C" w:rsidRPr="006A3565" w:rsidRDefault="0060741C" w:rsidP="008C6927">
      <w:r w:rsidRPr="006A3565">
        <w:t>CASE2=NUMBER+CHAR</w:t>
      </w:r>
      <w:r w:rsidR="00272129" w:rsidRPr="006A3565">
        <w:t>=ADD   ,   SOPLN(10+’A’)    =10+65     =</w:t>
      </w:r>
      <w:r w:rsidR="00225526" w:rsidRPr="006A3565">
        <w:t>75</w:t>
      </w:r>
    </w:p>
    <w:p w14:paraId="766C1390" w14:textId="5C3DA09D" w:rsidR="00225526" w:rsidRPr="006A3565" w:rsidRDefault="00225526" w:rsidP="008C6927">
      <w:r w:rsidRPr="006A3565">
        <w:t>CASE3=NUMBER+STRING=</w:t>
      </w:r>
      <w:r w:rsidR="00E82914" w:rsidRPr="006A3565">
        <w:t>CON     SOPLN (10+”JAVA”)   =10JAVA</w:t>
      </w:r>
    </w:p>
    <w:p w14:paraId="5E2518A0" w14:textId="3FC2D825" w:rsidR="000E39C9" w:rsidRPr="006A3565" w:rsidRDefault="000E39C9" w:rsidP="008C6927">
      <w:r w:rsidRPr="006A3565">
        <w:t>CASE4=CHAR+NUMBER=ADD     SOPLN(</w:t>
      </w:r>
      <w:r w:rsidR="005061B2" w:rsidRPr="006A3565">
        <w:t>‘a’+100)    =197</w:t>
      </w:r>
    </w:p>
    <w:p w14:paraId="3C7FED1B" w14:textId="6B5F5FB5" w:rsidR="005061B2" w:rsidRPr="006A3565" w:rsidRDefault="005061B2" w:rsidP="008C6927">
      <w:r w:rsidRPr="006A3565">
        <w:t>CASE5=</w:t>
      </w:r>
      <w:r w:rsidR="00B458F0" w:rsidRPr="006A3565">
        <w:t>CHAR+CHAR=</w:t>
      </w:r>
      <w:r w:rsidR="005600FE" w:rsidRPr="006A3565">
        <w:t xml:space="preserve">ADD  </w:t>
      </w:r>
      <w:r w:rsidR="00B458F0" w:rsidRPr="006A3565">
        <w:t xml:space="preserve">           SOPLN(‘a’+’A’)    =</w:t>
      </w:r>
      <w:r w:rsidR="00B656A6" w:rsidRPr="006A3565">
        <w:t>97+65</w:t>
      </w:r>
    </w:p>
    <w:p w14:paraId="79C395EA" w14:textId="49C296B7" w:rsidR="00B656A6" w:rsidRPr="006A3565" w:rsidRDefault="00B656A6" w:rsidP="008C6927">
      <w:r w:rsidRPr="006A3565">
        <w:t>CASE6=</w:t>
      </w:r>
      <w:r w:rsidR="005600FE" w:rsidRPr="006A3565">
        <w:t>CHAR+STRING=COM</w:t>
      </w:r>
      <w:r w:rsidR="00011982" w:rsidRPr="006A3565">
        <w:t xml:space="preserve">          SOPLN (“JAVA”+</w:t>
      </w:r>
      <w:r w:rsidR="00990556" w:rsidRPr="006A3565">
        <w:t>’A’) =AJAVA</w:t>
      </w:r>
    </w:p>
    <w:p w14:paraId="6DEC833F" w14:textId="0FE074B6" w:rsidR="00990556" w:rsidRPr="006A3565" w:rsidRDefault="00990556" w:rsidP="008C6927">
      <w:r w:rsidRPr="006A3565">
        <w:t>CASE7=STRING+NUMBER=</w:t>
      </w:r>
      <w:r w:rsidR="00814DE9" w:rsidRPr="006A3565">
        <w:t>CON     SOPLN (‘java”+50)  =</w:t>
      </w:r>
      <w:r w:rsidR="00844228" w:rsidRPr="006A3565">
        <w:t>java50</w:t>
      </w:r>
    </w:p>
    <w:p w14:paraId="23DC7B18" w14:textId="70BB9BA3" w:rsidR="00844228" w:rsidRPr="006A3565" w:rsidRDefault="00844228" w:rsidP="008C6927">
      <w:r w:rsidRPr="006A3565">
        <w:t xml:space="preserve">CASE8= </w:t>
      </w:r>
      <w:r w:rsidR="002F0174" w:rsidRPr="006A3565">
        <w:t>STRING+CHAR=CON         SOPLN (“JAVA”+3) =JAVA3</w:t>
      </w:r>
    </w:p>
    <w:p w14:paraId="2E2C5761" w14:textId="70477E58" w:rsidR="002F0174" w:rsidRPr="006A3565" w:rsidRDefault="004A163B" w:rsidP="008C6927">
      <w:r w:rsidRPr="006A3565">
        <w:t>CASE12= BOOLEAN+</w:t>
      </w:r>
      <w:r w:rsidR="00DD2A8E" w:rsidRPr="006A3565">
        <w:t>STRING</w:t>
      </w:r>
      <w:r w:rsidRPr="006A3565">
        <w:t>=CON   SOPLN(</w:t>
      </w:r>
      <w:r w:rsidR="00DD2A8E" w:rsidRPr="006A3565">
        <w:t>TRUE+”JAVA”)</w:t>
      </w:r>
      <w:r w:rsidR="00A35240" w:rsidRPr="006A3565">
        <w:t>=TRUEJAVA</w:t>
      </w:r>
    </w:p>
    <w:p w14:paraId="0C9096A3" w14:textId="6F3B0DB2" w:rsidR="0025480A" w:rsidRPr="006A3565" w:rsidRDefault="00A35240" w:rsidP="00955CE1">
      <w:r w:rsidRPr="006A3565">
        <w:t>CASE14=NUMBER+NUMBER+STRING</w:t>
      </w:r>
      <w:r w:rsidR="0025480A" w:rsidRPr="006A3565">
        <w:t xml:space="preserve">             SOPLN (50+10+”JAVA”)             =60JAVA</w:t>
      </w:r>
    </w:p>
    <w:p w14:paraId="00B33D76" w14:textId="33A8949D" w:rsidR="0025480A" w:rsidRPr="006A3565" w:rsidRDefault="00D7344B" w:rsidP="00D7344B">
      <w:pPr>
        <w:pStyle w:val="Heading1"/>
      </w:pPr>
      <w:r w:rsidRPr="006A3565">
        <w:t>DATATYPE=</w:t>
      </w:r>
    </w:p>
    <w:p w14:paraId="4D3A2313" w14:textId="45B8303C" w:rsidR="00D7344B" w:rsidRPr="006A3565" w:rsidRDefault="00D7344B" w:rsidP="00FE3130">
      <w:pPr>
        <w:pStyle w:val="ListParagraph"/>
        <w:numPr>
          <w:ilvl w:val="0"/>
          <w:numId w:val="33"/>
        </w:numPr>
      </w:pPr>
      <w:r w:rsidRPr="006A3565">
        <w:t xml:space="preserve">DEFINES WHICH TYPE OF DATA </w:t>
      </w:r>
      <w:r w:rsidR="002C005B" w:rsidRPr="006A3565">
        <w:t xml:space="preserve">NEEDS TO BE </w:t>
      </w:r>
      <w:r w:rsidR="002C005B" w:rsidRPr="006A3565">
        <w:rPr>
          <w:highlight w:val="yellow"/>
        </w:rPr>
        <w:t>STORED IN A PARTICULAR VARIABLE</w:t>
      </w:r>
      <w:r w:rsidR="002C005B" w:rsidRPr="006A3565">
        <w:t xml:space="preserve"> .</w:t>
      </w:r>
    </w:p>
    <w:p w14:paraId="3928C898" w14:textId="026AE7DC" w:rsidR="002C005B" w:rsidRPr="006A3565" w:rsidRDefault="00480F16" w:rsidP="00480F16">
      <w:pPr>
        <w:pStyle w:val="Heading2"/>
      </w:pPr>
      <w:r w:rsidRPr="006A3565">
        <w:t>THER ARE 2 TYPES OF DATATYPE=</w:t>
      </w:r>
    </w:p>
    <w:p w14:paraId="6DF15454" w14:textId="11D7F7A9" w:rsidR="00480F16" w:rsidRPr="006A3565" w:rsidRDefault="00091D76" w:rsidP="00091D76">
      <w:r w:rsidRPr="006A3565">
        <w:t>1 PREMATIVE DATATYPE</w:t>
      </w:r>
    </w:p>
    <w:p w14:paraId="58C025D7" w14:textId="1DD543A4" w:rsidR="00091D76" w:rsidRPr="006A3565" w:rsidRDefault="00091D76" w:rsidP="00091D76">
      <w:r w:rsidRPr="006A3565">
        <w:t>2 NON PREMATIVE DATATYPE</w:t>
      </w:r>
    </w:p>
    <w:p w14:paraId="19F25F13" w14:textId="0DC235BA" w:rsidR="00091D76" w:rsidRPr="006A3565" w:rsidRDefault="001A73CC" w:rsidP="00091D76">
      <w:pPr>
        <w:pStyle w:val="Heading3"/>
      </w:pPr>
      <w:r w:rsidRPr="006A3565">
        <w:t>1 PREMATIVE DATATYPE=</w:t>
      </w:r>
    </w:p>
    <w:p w14:paraId="38ECDA04" w14:textId="2F052CD8" w:rsidR="001A73CC" w:rsidRPr="006A3565" w:rsidRDefault="001A73CC" w:rsidP="00FE3130">
      <w:pPr>
        <w:pStyle w:val="ListParagraph"/>
        <w:numPr>
          <w:ilvl w:val="0"/>
          <w:numId w:val="33"/>
        </w:numPr>
      </w:pPr>
      <w:r w:rsidRPr="006A3565">
        <w:t>PREMATIVE DATATYPE</w:t>
      </w:r>
      <w:r w:rsidR="00B44A45" w:rsidRPr="006A3565">
        <w:t>S ARE</w:t>
      </w:r>
      <w:r w:rsidRPr="006A3565">
        <w:t xml:space="preserve"> </w:t>
      </w:r>
      <w:r w:rsidRPr="006A3565">
        <w:rPr>
          <w:highlight w:val="yellow"/>
        </w:rPr>
        <w:t>PREDEFINED DATATYPE</w:t>
      </w:r>
      <w:r w:rsidRPr="006A3565">
        <w:t xml:space="preserve"> .</w:t>
      </w:r>
    </w:p>
    <w:p w14:paraId="40F73128" w14:textId="23362DE9" w:rsidR="00B44A45" w:rsidRPr="006A3565" w:rsidRDefault="00B44A45" w:rsidP="00FE3130">
      <w:pPr>
        <w:pStyle w:val="ListParagraph"/>
        <w:numPr>
          <w:ilvl w:val="0"/>
          <w:numId w:val="33"/>
        </w:numPr>
      </w:pPr>
      <w:r w:rsidRPr="006A3565">
        <w:t xml:space="preserve">ALL THE PREMATIVE DATATYPES </w:t>
      </w:r>
      <w:r w:rsidRPr="006A3565">
        <w:rPr>
          <w:highlight w:val="yellow"/>
        </w:rPr>
        <w:t>ARE KEY WORDS IN JAVA</w:t>
      </w:r>
      <w:r w:rsidRPr="006A3565">
        <w:t>.</w:t>
      </w:r>
    </w:p>
    <w:p w14:paraId="0F6BB76B" w14:textId="2EB8CFB0" w:rsidR="0079139F" w:rsidRPr="006A3565" w:rsidRDefault="0079139F" w:rsidP="00FE3130">
      <w:pPr>
        <w:pStyle w:val="ListParagraph"/>
        <w:numPr>
          <w:ilvl w:val="0"/>
          <w:numId w:val="33"/>
        </w:numPr>
      </w:pPr>
      <w:r w:rsidRPr="006A3565">
        <w:t xml:space="preserve">THER ARE </w:t>
      </w:r>
      <w:r w:rsidRPr="006A3565">
        <w:rPr>
          <w:highlight w:val="yellow"/>
        </w:rPr>
        <w:t>8 PREMATIVE</w:t>
      </w:r>
      <w:r w:rsidRPr="006A3565">
        <w:t xml:space="preserve"> DATATYPES IN JAVA=</w:t>
      </w:r>
    </w:p>
    <w:p w14:paraId="5A697000" w14:textId="77777777" w:rsidR="0079139F" w:rsidRPr="006A3565" w:rsidRDefault="0079139F" w:rsidP="0079139F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3294"/>
        <w:gridCol w:w="976"/>
        <w:gridCol w:w="3850"/>
      </w:tblGrid>
      <w:tr w:rsidR="007938F1" w:rsidRPr="007938F1" w14:paraId="0BF2CE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763818" w14:textId="77777777" w:rsidR="007938F1" w:rsidRPr="007938F1" w:rsidRDefault="007938F1" w:rsidP="007938F1">
            <w:pPr>
              <w:rPr>
                <w:b/>
                <w:bCs/>
              </w:rPr>
            </w:pPr>
            <w:r w:rsidRPr="007938F1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A52D8A5" w14:textId="77777777" w:rsidR="007938F1" w:rsidRPr="007938F1" w:rsidRDefault="007938F1" w:rsidP="007938F1">
            <w:pPr>
              <w:rPr>
                <w:b/>
                <w:bCs/>
              </w:rPr>
            </w:pPr>
            <w:r w:rsidRPr="007938F1">
              <w:rPr>
                <w:b/>
                <w:bCs/>
              </w:rPr>
              <w:t>Size (Bytes)</w:t>
            </w:r>
          </w:p>
        </w:tc>
        <w:tc>
          <w:tcPr>
            <w:tcW w:w="0" w:type="auto"/>
            <w:vAlign w:val="center"/>
            <w:hideMark/>
          </w:tcPr>
          <w:p w14:paraId="674E094E" w14:textId="77777777" w:rsidR="007938F1" w:rsidRPr="007938F1" w:rsidRDefault="007938F1" w:rsidP="007938F1">
            <w:pPr>
              <w:rPr>
                <w:b/>
                <w:bCs/>
              </w:rPr>
            </w:pPr>
            <w:r w:rsidRPr="007938F1">
              <w:rPr>
                <w:b/>
                <w:bCs/>
              </w:rPr>
              <w:t>Size (Bits)</w:t>
            </w:r>
          </w:p>
        </w:tc>
        <w:tc>
          <w:tcPr>
            <w:tcW w:w="0" w:type="auto"/>
            <w:vAlign w:val="center"/>
            <w:hideMark/>
          </w:tcPr>
          <w:p w14:paraId="37C7ED99" w14:textId="77777777" w:rsidR="007938F1" w:rsidRPr="007938F1" w:rsidRDefault="007938F1" w:rsidP="007938F1">
            <w:pPr>
              <w:rPr>
                <w:b/>
                <w:bCs/>
              </w:rPr>
            </w:pPr>
            <w:r w:rsidRPr="007938F1">
              <w:rPr>
                <w:b/>
                <w:bCs/>
              </w:rPr>
              <w:t>Range</w:t>
            </w:r>
          </w:p>
        </w:tc>
      </w:tr>
      <w:tr w:rsidR="007938F1" w:rsidRPr="007938F1" w14:paraId="04816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95FD0" w14:textId="77777777" w:rsidR="007938F1" w:rsidRPr="007938F1" w:rsidRDefault="007938F1" w:rsidP="007938F1">
            <w:r w:rsidRPr="007938F1">
              <w:rPr>
                <w:b/>
                <w:bCs/>
              </w:rPr>
              <w:t>byte</w:t>
            </w:r>
          </w:p>
        </w:tc>
        <w:tc>
          <w:tcPr>
            <w:tcW w:w="0" w:type="auto"/>
            <w:vAlign w:val="center"/>
            <w:hideMark/>
          </w:tcPr>
          <w:p w14:paraId="200DA1CE" w14:textId="77777777" w:rsidR="007938F1" w:rsidRPr="007938F1" w:rsidRDefault="007938F1" w:rsidP="007938F1">
            <w:r w:rsidRPr="007938F1">
              <w:t>1 byte</w:t>
            </w:r>
          </w:p>
        </w:tc>
        <w:tc>
          <w:tcPr>
            <w:tcW w:w="0" w:type="auto"/>
            <w:vAlign w:val="center"/>
            <w:hideMark/>
          </w:tcPr>
          <w:p w14:paraId="46051D66" w14:textId="77777777" w:rsidR="007938F1" w:rsidRPr="007938F1" w:rsidRDefault="007938F1" w:rsidP="007938F1">
            <w:r w:rsidRPr="007938F1">
              <w:t>8 bits</w:t>
            </w:r>
          </w:p>
        </w:tc>
        <w:tc>
          <w:tcPr>
            <w:tcW w:w="0" w:type="auto"/>
            <w:vAlign w:val="center"/>
            <w:hideMark/>
          </w:tcPr>
          <w:p w14:paraId="4D45A96C" w14:textId="77777777" w:rsidR="007938F1" w:rsidRPr="007938F1" w:rsidRDefault="007938F1" w:rsidP="007938F1">
            <w:r w:rsidRPr="007938F1">
              <w:t>-128 to 127</w:t>
            </w:r>
          </w:p>
        </w:tc>
      </w:tr>
      <w:tr w:rsidR="007938F1" w:rsidRPr="007938F1" w14:paraId="2DDD8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7EE48" w14:textId="77777777" w:rsidR="007938F1" w:rsidRPr="007938F1" w:rsidRDefault="007938F1" w:rsidP="007938F1">
            <w:r w:rsidRPr="007938F1">
              <w:rPr>
                <w:b/>
                <w:bCs/>
              </w:rPr>
              <w:t>short</w:t>
            </w:r>
          </w:p>
        </w:tc>
        <w:tc>
          <w:tcPr>
            <w:tcW w:w="0" w:type="auto"/>
            <w:vAlign w:val="center"/>
            <w:hideMark/>
          </w:tcPr>
          <w:p w14:paraId="43BD2862" w14:textId="77777777" w:rsidR="007938F1" w:rsidRPr="007938F1" w:rsidRDefault="007938F1" w:rsidP="007938F1">
            <w:r w:rsidRPr="007938F1">
              <w:t>2 bytes</w:t>
            </w:r>
          </w:p>
        </w:tc>
        <w:tc>
          <w:tcPr>
            <w:tcW w:w="0" w:type="auto"/>
            <w:vAlign w:val="center"/>
            <w:hideMark/>
          </w:tcPr>
          <w:p w14:paraId="4AC3048D" w14:textId="77777777" w:rsidR="007938F1" w:rsidRPr="007938F1" w:rsidRDefault="007938F1" w:rsidP="007938F1">
            <w:r w:rsidRPr="007938F1">
              <w:t>16 bits</w:t>
            </w:r>
          </w:p>
        </w:tc>
        <w:tc>
          <w:tcPr>
            <w:tcW w:w="0" w:type="auto"/>
            <w:vAlign w:val="center"/>
            <w:hideMark/>
          </w:tcPr>
          <w:p w14:paraId="369283F8" w14:textId="77777777" w:rsidR="007938F1" w:rsidRPr="007938F1" w:rsidRDefault="007938F1" w:rsidP="007938F1">
            <w:r w:rsidRPr="007938F1">
              <w:t>-32,768 to 32,767</w:t>
            </w:r>
          </w:p>
        </w:tc>
      </w:tr>
      <w:tr w:rsidR="007938F1" w:rsidRPr="007938F1" w14:paraId="114A4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9F7EF" w14:textId="77777777" w:rsidR="007938F1" w:rsidRPr="007938F1" w:rsidRDefault="007938F1" w:rsidP="007938F1">
            <w:r w:rsidRPr="007938F1">
              <w:rPr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0294F7C" w14:textId="77777777" w:rsidR="007938F1" w:rsidRPr="007938F1" w:rsidRDefault="007938F1" w:rsidP="007938F1">
            <w:r w:rsidRPr="007938F1">
              <w:t>4 bytes</w:t>
            </w:r>
          </w:p>
        </w:tc>
        <w:tc>
          <w:tcPr>
            <w:tcW w:w="0" w:type="auto"/>
            <w:vAlign w:val="center"/>
            <w:hideMark/>
          </w:tcPr>
          <w:p w14:paraId="3BDB22B6" w14:textId="77777777" w:rsidR="007938F1" w:rsidRPr="007938F1" w:rsidRDefault="007938F1" w:rsidP="007938F1">
            <w:r w:rsidRPr="007938F1">
              <w:t>32 bits</w:t>
            </w:r>
          </w:p>
        </w:tc>
        <w:tc>
          <w:tcPr>
            <w:tcW w:w="0" w:type="auto"/>
            <w:vAlign w:val="center"/>
            <w:hideMark/>
          </w:tcPr>
          <w:p w14:paraId="60CF71B6" w14:textId="77777777" w:rsidR="007938F1" w:rsidRPr="007938F1" w:rsidRDefault="007938F1" w:rsidP="007938F1">
            <w:r w:rsidRPr="007938F1">
              <w:t>-2,147,483,648 to 2,147,483,647</w:t>
            </w:r>
          </w:p>
        </w:tc>
      </w:tr>
      <w:tr w:rsidR="007938F1" w:rsidRPr="007938F1" w14:paraId="688B7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EAF43" w14:textId="77777777" w:rsidR="007938F1" w:rsidRPr="007938F1" w:rsidRDefault="007938F1" w:rsidP="007938F1">
            <w:r w:rsidRPr="007938F1">
              <w:rPr>
                <w:b/>
                <w:bCs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14:paraId="67A68F14" w14:textId="77777777" w:rsidR="007938F1" w:rsidRPr="007938F1" w:rsidRDefault="007938F1" w:rsidP="007938F1">
            <w:r w:rsidRPr="007938F1">
              <w:t>8 bytes</w:t>
            </w:r>
          </w:p>
        </w:tc>
        <w:tc>
          <w:tcPr>
            <w:tcW w:w="0" w:type="auto"/>
            <w:vAlign w:val="center"/>
            <w:hideMark/>
          </w:tcPr>
          <w:p w14:paraId="7BCBE820" w14:textId="77777777" w:rsidR="007938F1" w:rsidRPr="007938F1" w:rsidRDefault="007938F1" w:rsidP="007938F1">
            <w:r w:rsidRPr="007938F1">
              <w:t>64 bits</w:t>
            </w:r>
          </w:p>
        </w:tc>
        <w:tc>
          <w:tcPr>
            <w:tcW w:w="0" w:type="auto"/>
            <w:vAlign w:val="center"/>
            <w:hideMark/>
          </w:tcPr>
          <w:p w14:paraId="5895091D" w14:textId="77777777" w:rsidR="007938F1" w:rsidRPr="007938F1" w:rsidRDefault="007938F1" w:rsidP="007938F1">
            <w:r w:rsidRPr="007938F1">
              <w:t>-9,223,372,036,854,775,808 to 9,223,372,036,854,775,807</w:t>
            </w:r>
          </w:p>
        </w:tc>
      </w:tr>
      <w:tr w:rsidR="007938F1" w:rsidRPr="007938F1" w14:paraId="6F0AE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B7BF6" w14:textId="77777777" w:rsidR="007938F1" w:rsidRPr="007938F1" w:rsidRDefault="007938F1" w:rsidP="007938F1">
            <w:r w:rsidRPr="007938F1">
              <w:rPr>
                <w:b/>
                <w:bCs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78AF71BE" w14:textId="77777777" w:rsidR="007938F1" w:rsidRPr="007938F1" w:rsidRDefault="007938F1" w:rsidP="007938F1">
            <w:r w:rsidRPr="007938F1">
              <w:t>4 bytes</w:t>
            </w:r>
          </w:p>
        </w:tc>
        <w:tc>
          <w:tcPr>
            <w:tcW w:w="0" w:type="auto"/>
            <w:vAlign w:val="center"/>
            <w:hideMark/>
          </w:tcPr>
          <w:p w14:paraId="7DAB7D02" w14:textId="77777777" w:rsidR="007938F1" w:rsidRPr="007938F1" w:rsidRDefault="007938F1" w:rsidP="007938F1">
            <w:r w:rsidRPr="007938F1">
              <w:t>32 bits</w:t>
            </w:r>
          </w:p>
        </w:tc>
        <w:tc>
          <w:tcPr>
            <w:tcW w:w="0" w:type="auto"/>
            <w:vAlign w:val="center"/>
            <w:hideMark/>
          </w:tcPr>
          <w:p w14:paraId="36E7A0A6" w14:textId="77777777" w:rsidR="007938F1" w:rsidRPr="007938F1" w:rsidRDefault="007938F1" w:rsidP="007938F1">
            <w:r w:rsidRPr="007938F1">
              <w:t>~1.4E-45 to ~3.4E38 (approx, single precision)</w:t>
            </w:r>
          </w:p>
        </w:tc>
      </w:tr>
      <w:tr w:rsidR="007938F1" w:rsidRPr="007938F1" w14:paraId="3CE4E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A81AB" w14:textId="77777777" w:rsidR="007938F1" w:rsidRPr="007938F1" w:rsidRDefault="007938F1" w:rsidP="007938F1">
            <w:r w:rsidRPr="007938F1">
              <w:rPr>
                <w:b/>
                <w:bCs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4F9D29B4" w14:textId="77777777" w:rsidR="007938F1" w:rsidRPr="007938F1" w:rsidRDefault="007938F1" w:rsidP="007938F1">
            <w:r w:rsidRPr="007938F1">
              <w:t>8 bytes</w:t>
            </w:r>
          </w:p>
        </w:tc>
        <w:tc>
          <w:tcPr>
            <w:tcW w:w="0" w:type="auto"/>
            <w:vAlign w:val="center"/>
            <w:hideMark/>
          </w:tcPr>
          <w:p w14:paraId="5B55BB27" w14:textId="77777777" w:rsidR="007938F1" w:rsidRPr="007938F1" w:rsidRDefault="007938F1" w:rsidP="007938F1">
            <w:r w:rsidRPr="007938F1">
              <w:t>64 bits</w:t>
            </w:r>
          </w:p>
        </w:tc>
        <w:tc>
          <w:tcPr>
            <w:tcW w:w="0" w:type="auto"/>
            <w:vAlign w:val="center"/>
            <w:hideMark/>
          </w:tcPr>
          <w:p w14:paraId="02F99C11" w14:textId="77777777" w:rsidR="007938F1" w:rsidRPr="007938F1" w:rsidRDefault="007938F1" w:rsidP="007938F1">
            <w:r w:rsidRPr="007938F1">
              <w:t>~4.9E-324 to ~1.7E308 (approx, double precision)</w:t>
            </w:r>
          </w:p>
        </w:tc>
      </w:tr>
      <w:tr w:rsidR="007938F1" w:rsidRPr="007938F1" w14:paraId="403A0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924AA" w14:textId="77777777" w:rsidR="007938F1" w:rsidRPr="007938F1" w:rsidRDefault="007938F1" w:rsidP="007938F1">
            <w:r w:rsidRPr="007938F1">
              <w:rPr>
                <w:b/>
                <w:bCs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14:paraId="5DD05A42" w14:textId="77777777" w:rsidR="007938F1" w:rsidRPr="007938F1" w:rsidRDefault="007938F1" w:rsidP="007938F1">
            <w:r w:rsidRPr="007938F1">
              <w:t>2 bytes</w:t>
            </w:r>
          </w:p>
        </w:tc>
        <w:tc>
          <w:tcPr>
            <w:tcW w:w="0" w:type="auto"/>
            <w:vAlign w:val="center"/>
            <w:hideMark/>
          </w:tcPr>
          <w:p w14:paraId="1D238147" w14:textId="77777777" w:rsidR="007938F1" w:rsidRPr="007938F1" w:rsidRDefault="007938F1" w:rsidP="007938F1">
            <w:r w:rsidRPr="007938F1">
              <w:t>16 bits</w:t>
            </w:r>
          </w:p>
        </w:tc>
        <w:tc>
          <w:tcPr>
            <w:tcW w:w="0" w:type="auto"/>
            <w:vAlign w:val="center"/>
            <w:hideMark/>
          </w:tcPr>
          <w:p w14:paraId="76233876" w14:textId="77777777" w:rsidR="007938F1" w:rsidRPr="007938F1" w:rsidRDefault="007938F1" w:rsidP="007938F1">
            <w:r w:rsidRPr="007938F1">
              <w:t>'\u0000' (0) to '\uffff' (65,535)</w:t>
            </w:r>
          </w:p>
        </w:tc>
      </w:tr>
      <w:tr w:rsidR="007938F1" w:rsidRPr="007938F1" w14:paraId="6D5FE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1B214" w14:textId="77777777" w:rsidR="007938F1" w:rsidRPr="007938F1" w:rsidRDefault="007938F1" w:rsidP="007938F1">
            <w:r w:rsidRPr="007938F1">
              <w:rPr>
                <w:b/>
                <w:bCs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2F49740C" w14:textId="77777777" w:rsidR="007938F1" w:rsidRPr="007938F1" w:rsidRDefault="007938F1" w:rsidP="007938F1">
            <w:r w:rsidRPr="007938F1">
              <w:t>JVM-dependent (generally 1 byte used, but conceptually 1 bit)</w:t>
            </w:r>
          </w:p>
        </w:tc>
        <w:tc>
          <w:tcPr>
            <w:tcW w:w="0" w:type="auto"/>
            <w:vAlign w:val="center"/>
            <w:hideMark/>
          </w:tcPr>
          <w:p w14:paraId="2FF5AE7A" w14:textId="77777777" w:rsidR="007938F1" w:rsidRPr="007938F1" w:rsidRDefault="007938F1" w:rsidP="007938F1">
            <w:r w:rsidRPr="007938F1">
              <w:t>1 bit (logical)</w:t>
            </w:r>
          </w:p>
        </w:tc>
        <w:tc>
          <w:tcPr>
            <w:tcW w:w="0" w:type="auto"/>
            <w:vAlign w:val="center"/>
            <w:hideMark/>
          </w:tcPr>
          <w:p w14:paraId="7F33480C" w14:textId="77777777" w:rsidR="007938F1" w:rsidRPr="007938F1" w:rsidRDefault="007938F1" w:rsidP="007938F1">
            <w:r w:rsidRPr="007938F1">
              <w:t>true / false</w:t>
            </w:r>
          </w:p>
        </w:tc>
      </w:tr>
    </w:tbl>
    <w:p w14:paraId="036F008C" w14:textId="77777777" w:rsidR="006C4CF3" w:rsidRPr="006A3565" w:rsidRDefault="006C4CF3" w:rsidP="0079139F"/>
    <w:p w14:paraId="10824474" w14:textId="5019680B" w:rsidR="006C4CF3" w:rsidRPr="006A3565" w:rsidRDefault="006C4CF3" w:rsidP="006C4CF3">
      <w:pPr>
        <w:pStyle w:val="Heading3"/>
      </w:pPr>
      <w:r w:rsidRPr="006A3565">
        <w:t>2 NON PREMATIVE DATATYPE=</w:t>
      </w:r>
    </w:p>
    <w:p w14:paraId="55811D58" w14:textId="4A94EF77" w:rsidR="006C4CF3" w:rsidRPr="006A3565" w:rsidRDefault="00FD1518" w:rsidP="00FE3130">
      <w:pPr>
        <w:pStyle w:val="ListParagraph"/>
        <w:numPr>
          <w:ilvl w:val="0"/>
          <w:numId w:val="34"/>
        </w:numPr>
      </w:pPr>
      <w:r w:rsidRPr="006A3565">
        <w:t xml:space="preserve">NON PREMATIVE DATATYPE ARE </w:t>
      </w:r>
      <w:r w:rsidRPr="006A3565">
        <w:rPr>
          <w:highlight w:val="yellow"/>
        </w:rPr>
        <w:t>USER DEFINED DATATYPE</w:t>
      </w:r>
      <w:r w:rsidRPr="006A3565">
        <w:t>.</w:t>
      </w:r>
    </w:p>
    <w:p w14:paraId="59C524DD" w14:textId="1313F024" w:rsidR="00FD1518" w:rsidRPr="006A3565" w:rsidRDefault="003610B7" w:rsidP="00FE3130">
      <w:pPr>
        <w:pStyle w:val="ListParagraph"/>
        <w:numPr>
          <w:ilvl w:val="0"/>
          <w:numId w:val="34"/>
        </w:numPr>
      </w:pPr>
      <w:r w:rsidRPr="006A3565">
        <w:t xml:space="preserve">AND IT IS </w:t>
      </w:r>
      <w:r w:rsidRPr="006A3565">
        <w:rPr>
          <w:highlight w:val="yellow"/>
        </w:rPr>
        <w:t>ALSO A CLASS TYPE.</w:t>
      </w:r>
      <w:r w:rsidR="00890AC9">
        <w:t>(String, Array, Class, Interface)</w:t>
      </w:r>
      <w:r w:rsidR="00E06976">
        <w:t xml:space="preserve"> </w:t>
      </w:r>
    </w:p>
    <w:p w14:paraId="66E69E58" w14:textId="01AB2429" w:rsidR="003610B7" w:rsidRPr="006A3565" w:rsidRDefault="003610B7" w:rsidP="00FE3130">
      <w:pPr>
        <w:pStyle w:val="ListParagraph"/>
        <w:numPr>
          <w:ilvl w:val="0"/>
          <w:numId w:val="34"/>
        </w:numPr>
        <w:rPr>
          <w:highlight w:val="yellow"/>
        </w:rPr>
      </w:pPr>
      <w:r w:rsidRPr="006A3565">
        <w:t>FOR ALL THE</w:t>
      </w:r>
      <w:r w:rsidR="00FC2FEC" w:rsidRPr="006A3565">
        <w:t xml:space="preserve"> NON</w:t>
      </w:r>
      <w:r w:rsidRPr="006A3565">
        <w:t xml:space="preserve"> PREMATIVE DATATYPES </w:t>
      </w:r>
      <w:r w:rsidR="00FC2FEC" w:rsidRPr="006A3565">
        <w:t xml:space="preserve"> </w:t>
      </w:r>
      <w:r w:rsidR="00FC2FEC" w:rsidRPr="006A3565">
        <w:rPr>
          <w:highlight w:val="yellow"/>
        </w:rPr>
        <w:t xml:space="preserve">JVM IS RESPONSIBLE TO ALLOCATE A MEMORY  </w:t>
      </w:r>
      <w:r w:rsidR="00D9101E" w:rsidRPr="006A3565">
        <w:rPr>
          <w:highlight w:val="yellow"/>
        </w:rPr>
        <w:t>DURING RUNTIME .</w:t>
      </w:r>
    </w:p>
    <w:p w14:paraId="4155D16E" w14:textId="7FB69864" w:rsidR="00D9101E" w:rsidRPr="006A3565" w:rsidRDefault="00112DA0" w:rsidP="00112DA0">
      <w:pPr>
        <w:pStyle w:val="Heading1"/>
      </w:pPr>
      <w:r w:rsidRPr="006A3565">
        <w:t>VARIABLES=</w:t>
      </w:r>
    </w:p>
    <w:p w14:paraId="16942AD0" w14:textId="5B7062A8" w:rsidR="00112DA0" w:rsidRPr="006A3565" w:rsidRDefault="0032284A" w:rsidP="00FE3130">
      <w:pPr>
        <w:pStyle w:val="ListParagraph"/>
        <w:numPr>
          <w:ilvl w:val="0"/>
          <w:numId w:val="35"/>
        </w:numPr>
      </w:pPr>
      <w:r w:rsidRPr="006A3565">
        <w:t xml:space="preserve">VARIABLES ARE THE </w:t>
      </w:r>
      <w:r w:rsidRPr="006A3565">
        <w:rPr>
          <w:highlight w:val="yellow"/>
        </w:rPr>
        <w:t>MEMORY BLOCKS</w:t>
      </w:r>
      <w:r w:rsidRPr="006A3565">
        <w:t xml:space="preserve"> WHICH IS USED TO </w:t>
      </w:r>
      <w:r w:rsidRPr="00D7402D">
        <w:rPr>
          <w:highlight w:val="yellow"/>
        </w:rPr>
        <w:t xml:space="preserve">STORE </w:t>
      </w:r>
      <w:r w:rsidR="00956DFA" w:rsidRPr="00D7402D">
        <w:rPr>
          <w:highlight w:val="yellow"/>
        </w:rPr>
        <w:t>THE VALUE</w:t>
      </w:r>
      <w:r w:rsidR="00956DFA" w:rsidRPr="006A3565">
        <w:t xml:space="preserve"> SO THAT </w:t>
      </w:r>
      <w:r w:rsidR="00AE60B5" w:rsidRPr="006A3565">
        <w:t xml:space="preserve">VALUE </w:t>
      </w:r>
      <w:r w:rsidR="00AE60B5" w:rsidRPr="00D7402D">
        <w:rPr>
          <w:highlight w:val="yellow"/>
        </w:rPr>
        <w:t>CAN BE REUSED.</w:t>
      </w:r>
    </w:p>
    <w:p w14:paraId="01399D01" w14:textId="4A172EF0" w:rsidR="00AE60B5" w:rsidRPr="006A3565" w:rsidRDefault="00AE60B5" w:rsidP="00FE3130">
      <w:pPr>
        <w:pStyle w:val="ListParagraph"/>
        <w:numPr>
          <w:ilvl w:val="0"/>
          <w:numId w:val="35"/>
        </w:numPr>
      </w:pPr>
      <w:r w:rsidRPr="006A3565">
        <w:t xml:space="preserve">THER ARE </w:t>
      </w:r>
      <w:r w:rsidRPr="006A3565">
        <w:rPr>
          <w:highlight w:val="yellow"/>
        </w:rPr>
        <w:t>4 CAHRECTERISTICS</w:t>
      </w:r>
      <w:r w:rsidRPr="006A3565">
        <w:t xml:space="preserve"> </w:t>
      </w:r>
      <w:r w:rsidR="00962EB8" w:rsidRPr="006A3565">
        <w:t xml:space="preserve"> FOR VARIABLES.</w:t>
      </w:r>
    </w:p>
    <w:p w14:paraId="28F0BC77" w14:textId="4627BE77" w:rsidR="00154CEB" w:rsidRPr="006A3565" w:rsidRDefault="00962EB8" w:rsidP="00962EB8">
      <w:r w:rsidRPr="006A3565">
        <w:t>1 NAME     2 TYPE       3</w:t>
      </w:r>
      <w:r w:rsidR="00154CEB" w:rsidRPr="006A3565">
        <w:t xml:space="preserve"> SIZE     4   VALUE/DATA.</w:t>
      </w:r>
    </w:p>
    <w:p w14:paraId="51206960" w14:textId="77777777" w:rsidR="00851053" w:rsidRPr="006A3565" w:rsidRDefault="00154CEB" w:rsidP="00154CEB">
      <w:pPr>
        <w:pStyle w:val="Heading2"/>
      </w:pPr>
      <w:r w:rsidRPr="006A3565">
        <w:t xml:space="preserve">VARIABLES </w:t>
      </w:r>
    </w:p>
    <w:p w14:paraId="4B85FA2C" w14:textId="181DFA84" w:rsidR="00154CEB" w:rsidRPr="006A3565" w:rsidRDefault="00154CEB" w:rsidP="00154CEB">
      <w:pPr>
        <w:pStyle w:val="Heading2"/>
      </w:pPr>
      <w:r w:rsidRPr="006A3565">
        <w:t xml:space="preserve">ARE INVOLVED IN </w:t>
      </w:r>
      <w:r w:rsidR="00065D30" w:rsidRPr="006A3565">
        <w:rPr>
          <w:highlight w:val="yellow"/>
        </w:rPr>
        <w:t>3 STEPS</w:t>
      </w:r>
    </w:p>
    <w:p w14:paraId="0B9C5B48" w14:textId="486A7553" w:rsidR="00065D30" w:rsidRPr="006A3565" w:rsidRDefault="00065D30" w:rsidP="00065D30">
      <w:r w:rsidRPr="006A3565">
        <w:t xml:space="preserve"> 1 VARIABLE DECLERATION</w:t>
      </w:r>
    </w:p>
    <w:p w14:paraId="72D627F4" w14:textId="5EF7D954" w:rsidR="00065D30" w:rsidRPr="006A3565" w:rsidRDefault="00065D30" w:rsidP="00065D30">
      <w:r w:rsidRPr="006A3565">
        <w:t>2 VARIABLE INITIALIZATION</w:t>
      </w:r>
    </w:p>
    <w:p w14:paraId="2EC62EB6" w14:textId="11F24CD6" w:rsidR="00065D30" w:rsidRPr="006A3565" w:rsidRDefault="00065D30" w:rsidP="00065D30">
      <w:r w:rsidRPr="006A3565">
        <w:t>3 VARIABLE UTILIZATION</w:t>
      </w:r>
    </w:p>
    <w:p w14:paraId="7E7F3BB2" w14:textId="7E33ACAD" w:rsidR="006746EE" w:rsidRPr="006A3565" w:rsidRDefault="006746EE" w:rsidP="006746EE">
      <w:pPr>
        <w:pStyle w:val="Heading3"/>
      </w:pPr>
      <w:r w:rsidRPr="006A3565">
        <w:t xml:space="preserve">DECLERATION- </w:t>
      </w:r>
    </w:p>
    <w:p w14:paraId="4E9E98AD" w14:textId="5F5D4BE7" w:rsidR="006746EE" w:rsidRPr="006A3565" w:rsidRDefault="00645F68" w:rsidP="006746EE">
      <w:r w:rsidRPr="006A3565">
        <w:t xml:space="preserve">CREATE </w:t>
      </w:r>
      <w:r w:rsidRPr="006A3565">
        <w:rPr>
          <w:highlight w:val="yellow"/>
        </w:rPr>
        <w:t>MEMORY BLOCK</w:t>
      </w:r>
      <w:r w:rsidRPr="006A3565">
        <w:t xml:space="preserve"> ASSIGN NAME</w:t>
      </w:r>
    </w:p>
    <w:p w14:paraId="3C88C3F6" w14:textId="76158CA1" w:rsidR="00645F68" w:rsidRPr="006A3565" w:rsidRDefault="00645F68" w:rsidP="00645F68">
      <w:pPr>
        <w:pStyle w:val="Heading3"/>
      </w:pPr>
      <w:r w:rsidRPr="006A3565">
        <w:t>INITIALIZATION-</w:t>
      </w:r>
    </w:p>
    <w:p w14:paraId="10C8A4FD" w14:textId="7D9B20FA" w:rsidR="00275951" w:rsidRPr="006A3565" w:rsidRDefault="00E4225A" w:rsidP="00645F68">
      <w:r w:rsidRPr="006A3565">
        <w:rPr>
          <w:highlight w:val="yellow"/>
        </w:rPr>
        <w:t>ASSIGN VALUE</w:t>
      </w:r>
      <w:r w:rsidRPr="006A3565">
        <w:t xml:space="preserve"> TO ASSIGND NAME USING   (=)</w:t>
      </w:r>
    </w:p>
    <w:p w14:paraId="27DCABED" w14:textId="77777777" w:rsidR="00275951" w:rsidRPr="006A3565" w:rsidRDefault="00275951" w:rsidP="00645F68"/>
    <w:p w14:paraId="44989D57" w14:textId="44D0BBE7" w:rsidR="00E97AB7" w:rsidRPr="006A3565" w:rsidRDefault="00E97AB7" w:rsidP="00E97AB7">
      <w:pPr>
        <w:pStyle w:val="Heading3"/>
      </w:pPr>
      <w:r w:rsidRPr="006A3565">
        <w:t xml:space="preserve">DECLERATION SYNTAX           </w:t>
      </w:r>
      <w:r w:rsidR="00104A89" w:rsidRPr="006A3565">
        <w:rPr>
          <w:highlight w:val="yellow"/>
        </w:rPr>
        <w:t>DATATYPE ,VARIABLENAME;</w:t>
      </w:r>
    </w:p>
    <w:p w14:paraId="2C1B4823" w14:textId="77777777" w:rsidR="00104A89" w:rsidRPr="006A3565" w:rsidRDefault="00104A89" w:rsidP="00104A89"/>
    <w:p w14:paraId="19888AEC" w14:textId="2A3B05E6" w:rsidR="00104A89" w:rsidRPr="006A3565" w:rsidRDefault="00373E48" w:rsidP="009569DF">
      <w:pPr>
        <w:pStyle w:val="Heading3"/>
      </w:pPr>
      <w:r w:rsidRPr="006A3565">
        <w:t xml:space="preserve">INITIALIZATION SYNTAX                   </w:t>
      </w:r>
      <w:r w:rsidRPr="006A3565">
        <w:rPr>
          <w:highlight w:val="yellow"/>
        </w:rPr>
        <w:t>VARIABLE=VALUE</w:t>
      </w:r>
    </w:p>
    <w:p w14:paraId="4698C3E1" w14:textId="77777777" w:rsidR="009569DF" w:rsidRPr="006A3565" w:rsidRDefault="009569DF" w:rsidP="009569DF"/>
    <w:p w14:paraId="1A084A15" w14:textId="6B6A4928" w:rsidR="009569DF" w:rsidRPr="006A3565" w:rsidRDefault="009569DF" w:rsidP="009569DF">
      <w:pPr>
        <w:pStyle w:val="Heading3"/>
      </w:pPr>
      <w:r w:rsidRPr="006A3565">
        <w:t xml:space="preserve">UTILIZATIION     SYNTAX                           </w:t>
      </w:r>
      <w:r w:rsidRPr="006A3565">
        <w:rPr>
          <w:highlight w:val="yellow"/>
        </w:rPr>
        <w:t>SOPLN(VARIABLE NAME</w:t>
      </w:r>
      <w:r w:rsidRPr="006A3565">
        <w:t>)</w:t>
      </w:r>
    </w:p>
    <w:p w14:paraId="07CDF877" w14:textId="77777777" w:rsidR="009569DF" w:rsidRPr="006A3565" w:rsidRDefault="009569DF" w:rsidP="009569DF"/>
    <w:p w14:paraId="359B38CC" w14:textId="2AD6D248" w:rsidR="009569DF" w:rsidRPr="006A3565" w:rsidRDefault="002F2115" w:rsidP="002F2115">
      <w:pPr>
        <w:pStyle w:val="Heading1"/>
      </w:pPr>
      <w:r w:rsidRPr="006A3565">
        <w:t>TYPES OF VARIABLES=</w:t>
      </w:r>
    </w:p>
    <w:p w14:paraId="5BA5245B" w14:textId="2B420E56" w:rsidR="002F2115" w:rsidRPr="006A3565" w:rsidRDefault="002F2115" w:rsidP="002F2115">
      <w:r w:rsidRPr="006A3565">
        <w:t>1 LOCAL VARIABLE</w:t>
      </w:r>
    </w:p>
    <w:p w14:paraId="71BC0908" w14:textId="1552AB57" w:rsidR="002F2115" w:rsidRPr="006A3565" w:rsidRDefault="002F2115" w:rsidP="002F2115">
      <w:r w:rsidRPr="006A3565">
        <w:t>2 STATIC VARIABLE</w:t>
      </w:r>
    </w:p>
    <w:p w14:paraId="216AFA1F" w14:textId="104BEBBB" w:rsidR="002F2115" w:rsidRPr="006A3565" w:rsidRDefault="002F2115" w:rsidP="002F2115">
      <w:r w:rsidRPr="006A3565">
        <w:t xml:space="preserve">3 </w:t>
      </w:r>
      <w:r w:rsidR="0087128E" w:rsidRPr="006A3565">
        <w:t>NON STATIC VARIABLE</w:t>
      </w:r>
    </w:p>
    <w:p w14:paraId="31A9239E" w14:textId="4C426843" w:rsidR="0087128E" w:rsidRPr="006A3565" w:rsidRDefault="0087128E" w:rsidP="0087128E">
      <w:pPr>
        <w:pStyle w:val="Heading2"/>
      </w:pPr>
      <w:r w:rsidRPr="006A3565">
        <w:t>1 LOCAL VARIABLE=</w:t>
      </w:r>
    </w:p>
    <w:p w14:paraId="56AF77D0" w14:textId="552E9C13" w:rsidR="0087128E" w:rsidRPr="006A3565" w:rsidRDefault="00CC7821" w:rsidP="00FE3130">
      <w:pPr>
        <w:pStyle w:val="ListParagraph"/>
        <w:numPr>
          <w:ilvl w:val="0"/>
          <w:numId w:val="36"/>
        </w:numPr>
      </w:pPr>
      <w:r w:rsidRPr="006A3565">
        <w:t xml:space="preserve">LOCAL VARIABLE SHOULD BE </w:t>
      </w:r>
      <w:r w:rsidRPr="006A3565">
        <w:rPr>
          <w:highlight w:val="yellow"/>
        </w:rPr>
        <w:t>DECLARED INSIDE</w:t>
      </w:r>
      <w:r w:rsidRPr="006A3565">
        <w:t xml:space="preserve"> A METHOD BLOCK </w:t>
      </w:r>
      <w:r w:rsidR="0015511B" w:rsidRPr="006A3565">
        <w:t>OR A CUNSTRUCTUR BLOCK OR A BLOCK OF CODE.</w:t>
      </w:r>
    </w:p>
    <w:p w14:paraId="73F0867A" w14:textId="066F7DD3" w:rsidR="0015511B" w:rsidRPr="006A3565" w:rsidRDefault="0015511B" w:rsidP="00FE3130">
      <w:pPr>
        <w:pStyle w:val="ListParagraph"/>
        <w:numPr>
          <w:ilvl w:val="0"/>
          <w:numId w:val="36"/>
        </w:numPr>
      </w:pPr>
      <w:r w:rsidRPr="006A3565">
        <w:t xml:space="preserve">FOR ALL THE LOCAL VARIABLES </w:t>
      </w:r>
      <w:r w:rsidR="002C7C72" w:rsidRPr="006A3565">
        <w:rPr>
          <w:highlight w:val="yellow"/>
        </w:rPr>
        <w:t>INITIALIZATION IS MANDETORY</w:t>
      </w:r>
      <w:r w:rsidR="002C7C72" w:rsidRPr="006A3565">
        <w:t xml:space="preserve"> BEFORE UTILIZATION </w:t>
      </w:r>
      <w:r w:rsidR="00617216" w:rsidRPr="006A3565">
        <w:t>.</w:t>
      </w:r>
    </w:p>
    <w:p w14:paraId="2CFEC01D" w14:textId="0C568EB6" w:rsidR="00617216" w:rsidRPr="006A3565" w:rsidRDefault="00617216" w:rsidP="00FE3130">
      <w:pPr>
        <w:pStyle w:val="ListParagraph"/>
        <w:numPr>
          <w:ilvl w:val="0"/>
          <w:numId w:val="36"/>
        </w:numPr>
        <w:rPr>
          <w:highlight w:val="yellow"/>
        </w:rPr>
      </w:pPr>
      <w:r w:rsidRPr="006A3565">
        <w:t xml:space="preserve">LOCAL VARIABLE SHOULD BE UTILIZED </w:t>
      </w:r>
      <w:r w:rsidR="003B05E6" w:rsidRPr="006A3565">
        <w:t xml:space="preserve">WHITIN TH </w:t>
      </w:r>
      <w:r w:rsidR="003B05E6" w:rsidRPr="006A3565">
        <w:rPr>
          <w:highlight w:val="yellow"/>
        </w:rPr>
        <w:t>SAME METHOD BLOC</w:t>
      </w:r>
      <w:r w:rsidR="003B05E6" w:rsidRPr="006A3565">
        <w:t>K OR CUNSTRUCTOR BLOCK OR BLOCK OF CODE</w:t>
      </w:r>
      <w:r w:rsidR="00875647" w:rsidRPr="006A3565">
        <w:t xml:space="preserve"> WHERE </w:t>
      </w:r>
      <w:r w:rsidR="00875647" w:rsidRPr="006A3565">
        <w:rPr>
          <w:highlight w:val="yellow"/>
        </w:rPr>
        <w:t>WE HAVE CREATED</w:t>
      </w:r>
    </w:p>
    <w:p w14:paraId="2CCC7991" w14:textId="6C58BE92" w:rsidR="00875647" w:rsidRPr="006A3565" w:rsidRDefault="00875647" w:rsidP="00FE3130">
      <w:pPr>
        <w:pStyle w:val="ListParagraph"/>
        <w:numPr>
          <w:ilvl w:val="0"/>
          <w:numId w:val="36"/>
        </w:numPr>
      </w:pPr>
      <w:r w:rsidRPr="006A3565">
        <w:rPr>
          <w:highlight w:val="yellow"/>
        </w:rPr>
        <w:t xml:space="preserve">IT CANNOT BE AXCESD </w:t>
      </w:r>
      <w:r w:rsidR="00FF1CED" w:rsidRPr="006A3565">
        <w:rPr>
          <w:highlight w:val="yellow"/>
        </w:rPr>
        <w:t>OUTSIDE THE BLOCK</w:t>
      </w:r>
      <w:r w:rsidR="00FF1CED" w:rsidRPr="006A3565">
        <w:t>.</w:t>
      </w:r>
    </w:p>
    <w:p w14:paraId="7B4C1094" w14:textId="677B4A4A" w:rsidR="00FF1CED" w:rsidRPr="006A3565" w:rsidRDefault="0089761E" w:rsidP="00FE3130">
      <w:pPr>
        <w:pStyle w:val="ListParagraph"/>
        <w:numPr>
          <w:ilvl w:val="0"/>
          <w:numId w:val="36"/>
        </w:numPr>
      </w:pPr>
      <w:r w:rsidRPr="006A3565">
        <w:rPr>
          <w:highlight w:val="yellow"/>
        </w:rPr>
        <w:t>COMPILER WILL NOT ASSIGN</w:t>
      </w:r>
      <w:r w:rsidRPr="006A3565">
        <w:t xml:space="preserve"> </w:t>
      </w:r>
      <w:r w:rsidR="00D944EA" w:rsidRPr="006A3565">
        <w:t>ANY DEFOULT VALUE TO THE LOCAL VARIABLE.</w:t>
      </w:r>
    </w:p>
    <w:p w14:paraId="01358E97" w14:textId="046D0D43" w:rsidR="00234530" w:rsidRPr="006A3565" w:rsidRDefault="00234530" w:rsidP="00FE3130">
      <w:pPr>
        <w:pStyle w:val="ListParagraph"/>
        <w:numPr>
          <w:ilvl w:val="0"/>
          <w:numId w:val="36"/>
        </w:numPr>
      </w:pPr>
      <w:r w:rsidRPr="006A3565">
        <w:t xml:space="preserve">HENCE BEFORE </w:t>
      </w:r>
      <w:r w:rsidRPr="006A3565">
        <w:rPr>
          <w:highlight w:val="yellow"/>
        </w:rPr>
        <w:t>UTILIZATION ,INITIALIZATION IS MANDETORY</w:t>
      </w:r>
      <w:r w:rsidRPr="006A3565">
        <w:t>.</w:t>
      </w:r>
    </w:p>
    <w:p w14:paraId="43BCD3AF" w14:textId="77777777" w:rsidR="00BA16B2" w:rsidRPr="006A3565" w:rsidRDefault="00BA16B2" w:rsidP="00BA16B2"/>
    <w:p w14:paraId="4D14EA7C" w14:textId="77777777" w:rsidR="00BA16B2" w:rsidRPr="006A3565" w:rsidRDefault="00BA16B2" w:rsidP="00BA16B2"/>
    <w:p w14:paraId="2A07BE10" w14:textId="6865108F" w:rsidR="00BA16B2" w:rsidRPr="006A3565" w:rsidRDefault="00E275B6" w:rsidP="00BA16B2">
      <w:pPr>
        <w:pStyle w:val="Heading2"/>
      </w:pPr>
      <w:r w:rsidRPr="006A3565">
        <w:t>class localvariable</w:t>
      </w:r>
    </w:p>
    <w:p w14:paraId="11D98BFB" w14:textId="61DBCD56" w:rsidR="00E275B6" w:rsidRPr="006A3565" w:rsidRDefault="00E275B6" w:rsidP="00E275B6">
      <w:r w:rsidRPr="006A3565">
        <w:t>{</w:t>
      </w:r>
    </w:p>
    <w:p w14:paraId="00DD5060" w14:textId="6B952FD8" w:rsidR="00EA3D50" w:rsidRPr="006A3565" w:rsidRDefault="00EA3D50" w:rsidP="00E275B6">
      <w:r w:rsidRPr="006A3565">
        <w:t xml:space="preserve">           </w:t>
      </w:r>
      <w:r w:rsidR="0037489D" w:rsidRPr="00685879">
        <w:rPr>
          <w:color w:val="002060"/>
        </w:rPr>
        <w:t>p</w:t>
      </w:r>
      <w:r w:rsidRPr="00685879">
        <w:rPr>
          <w:color w:val="002060"/>
        </w:rPr>
        <w:t>ublic static void main</w:t>
      </w:r>
      <w:r w:rsidRPr="006A3565">
        <w:t xml:space="preserve"> (String[]args)</w:t>
      </w:r>
    </w:p>
    <w:p w14:paraId="5D5F04A9" w14:textId="2142B923" w:rsidR="0037489D" w:rsidRPr="006A3565" w:rsidRDefault="0037489D" w:rsidP="00E275B6">
      <w:r w:rsidRPr="006A3565">
        <w:t>{</w:t>
      </w:r>
    </w:p>
    <w:p w14:paraId="600AEEE0" w14:textId="416A9433" w:rsidR="0037489D" w:rsidRPr="006A3565" w:rsidRDefault="0037489D" w:rsidP="00E275B6">
      <w:r w:rsidRPr="006A3565">
        <w:t xml:space="preserve">        Int   i,j</w:t>
      </w:r>
      <w:r w:rsidR="00B31354" w:rsidRPr="006A3565">
        <w:t>;</w:t>
      </w:r>
    </w:p>
    <w:p w14:paraId="7410635F" w14:textId="788A235B" w:rsidR="00B31354" w:rsidRPr="006A3565" w:rsidRDefault="00B31354" w:rsidP="00E275B6">
      <w:r w:rsidRPr="006A3565">
        <w:t xml:space="preserve">   I=20; j=40;</w:t>
      </w:r>
    </w:p>
    <w:p w14:paraId="21B35729" w14:textId="4A66BFED" w:rsidR="00B31354" w:rsidRPr="006A3565" w:rsidRDefault="00B31354" w:rsidP="00E275B6">
      <w:r w:rsidRPr="00685879">
        <w:rPr>
          <w:b/>
          <w:color w:val="3A0000"/>
        </w:rPr>
        <w:t>System.out.println</w:t>
      </w:r>
      <w:r w:rsidRPr="006A3565">
        <w:t>(</w:t>
      </w:r>
      <w:r w:rsidR="00543A93" w:rsidRPr="006A3565">
        <w:t>i+” , “+j);</w:t>
      </w:r>
    </w:p>
    <w:p w14:paraId="2E316E2F" w14:textId="6B9DAD1D" w:rsidR="00543A93" w:rsidRPr="006A3565" w:rsidRDefault="00543A93" w:rsidP="00E275B6">
      <w:r w:rsidRPr="006A3565">
        <w:t>}</w:t>
      </w:r>
      <w:r w:rsidRPr="006A3565">
        <w:br/>
        <w:t>}</w:t>
      </w:r>
    </w:p>
    <w:p w14:paraId="7905D775" w14:textId="1F85BA00" w:rsidR="00851053" w:rsidRPr="006A3565" w:rsidRDefault="009A6B92" w:rsidP="00D27D91">
      <w:pPr>
        <w:pStyle w:val="Heading1"/>
      </w:pPr>
      <w:r w:rsidRPr="006A3565">
        <w:t>Reinitialization/ reassignment(modify)=</w:t>
      </w:r>
    </w:p>
    <w:p w14:paraId="11CA490E" w14:textId="3D76BC17" w:rsidR="009A6B92" w:rsidRPr="006A3565" w:rsidRDefault="00483E5F" w:rsidP="00FE3130">
      <w:pPr>
        <w:pStyle w:val="ListParagraph"/>
        <w:numPr>
          <w:ilvl w:val="0"/>
          <w:numId w:val="37"/>
        </w:numPr>
      </w:pPr>
      <w:r w:rsidRPr="006A3565">
        <w:t xml:space="preserve">CHANGING </w:t>
      </w:r>
      <w:r w:rsidRPr="0003075F">
        <w:rPr>
          <w:highlight w:val="yellow"/>
        </w:rPr>
        <w:t>OR MODIFYING THE EXISTING VALUE</w:t>
      </w:r>
      <w:r w:rsidRPr="006A3565">
        <w:t xml:space="preserve"> </w:t>
      </w:r>
      <w:r w:rsidR="00E00090" w:rsidRPr="006A3565">
        <w:t xml:space="preserve">TO </w:t>
      </w:r>
      <w:r w:rsidR="00E00090" w:rsidRPr="0003075F">
        <w:rPr>
          <w:highlight w:val="yellow"/>
        </w:rPr>
        <w:t>NEW VALUE</w:t>
      </w:r>
      <w:r w:rsidR="00E00090" w:rsidRPr="006A3565">
        <w:t xml:space="preserve"> IS CALLED AS REINITIALISATION / REASSIGNMENT.</w:t>
      </w:r>
    </w:p>
    <w:p w14:paraId="0D4916A8" w14:textId="3819C44B" w:rsidR="00E00090" w:rsidRPr="006A3565" w:rsidRDefault="00803344" w:rsidP="00FE3130">
      <w:pPr>
        <w:pStyle w:val="Heading2"/>
        <w:numPr>
          <w:ilvl w:val="0"/>
          <w:numId w:val="37"/>
        </w:numPr>
      </w:pPr>
      <w:r w:rsidRPr="006A3565">
        <w:t>SYNTAX=EXISTING VARIABLE NAME</w:t>
      </w:r>
      <w:r w:rsidR="00387EF5" w:rsidRPr="006A3565">
        <w:t>=NEW VALUE</w:t>
      </w:r>
    </w:p>
    <w:p w14:paraId="5E957BEC" w14:textId="1E7DDB51" w:rsidR="00387EF5" w:rsidRPr="006A3565" w:rsidRDefault="00387EF5" w:rsidP="00FE3130">
      <w:pPr>
        <w:pStyle w:val="ListParagraph"/>
        <w:numPr>
          <w:ilvl w:val="0"/>
          <w:numId w:val="37"/>
        </w:numPr>
      </w:pPr>
      <w:r w:rsidRPr="006A3565">
        <w:t>String name=</w:t>
      </w:r>
      <w:r w:rsidR="000B68A6" w:rsidRPr="006A3565">
        <w:t>”name”</w:t>
      </w:r>
    </w:p>
    <w:p w14:paraId="66E2F946" w14:textId="71FA34F1" w:rsidR="000B68A6" w:rsidRPr="006A3565" w:rsidRDefault="000B68A6" w:rsidP="00FE3130">
      <w:pPr>
        <w:pStyle w:val="ListParagraph"/>
        <w:numPr>
          <w:ilvl w:val="0"/>
          <w:numId w:val="37"/>
        </w:numPr>
      </w:pPr>
      <w:r w:rsidRPr="00685879">
        <w:rPr>
          <w:b/>
          <w:color w:val="3A0000"/>
        </w:rPr>
        <w:t>System.</w:t>
      </w:r>
      <w:r w:rsidR="008974A9" w:rsidRPr="00685879">
        <w:rPr>
          <w:b/>
          <w:color w:val="3A0000"/>
        </w:rPr>
        <w:t>out.println</w:t>
      </w:r>
    </w:p>
    <w:p w14:paraId="5D12EDF3" w14:textId="1552FB79" w:rsidR="008974A9" w:rsidRPr="006A3565" w:rsidRDefault="008974A9" w:rsidP="00FE3130">
      <w:pPr>
        <w:pStyle w:val="ListParagraph"/>
        <w:numPr>
          <w:ilvl w:val="0"/>
          <w:numId w:val="37"/>
        </w:numPr>
      </w:pPr>
      <w:r w:rsidRPr="006A3565">
        <w:t>Name=”dkkd</w:t>
      </w:r>
      <w:r w:rsidR="00A0392B" w:rsidRPr="006A3565">
        <w:t>”</w:t>
      </w:r>
    </w:p>
    <w:p w14:paraId="527B646E" w14:textId="44F5BF97" w:rsidR="00A0392B" w:rsidRPr="006A3565" w:rsidRDefault="00A0392B" w:rsidP="00FE3130">
      <w:pPr>
        <w:pStyle w:val="ListParagraph"/>
        <w:numPr>
          <w:ilvl w:val="0"/>
          <w:numId w:val="37"/>
        </w:numPr>
      </w:pPr>
      <w:r w:rsidRPr="00685879">
        <w:rPr>
          <w:b/>
          <w:color w:val="3A0000"/>
        </w:rPr>
        <w:t>System.out.println</w:t>
      </w:r>
      <w:r w:rsidRPr="006A3565">
        <w:t>(“name”)</w:t>
      </w:r>
    </w:p>
    <w:p w14:paraId="13FAB6C6" w14:textId="286B6475" w:rsidR="005F381F" w:rsidRPr="006A3565" w:rsidRDefault="005F381F" w:rsidP="00AA6FE9">
      <w:r w:rsidRPr="006A3565">
        <w:rPr>
          <w:rStyle w:val="Heading2Char"/>
        </w:rPr>
        <w:t>Example</w:t>
      </w:r>
      <w:r w:rsidRPr="006A3565">
        <w:t>-cla</w:t>
      </w:r>
      <w:r w:rsidR="00AA6FE9" w:rsidRPr="006A3565">
        <w:t>s</w:t>
      </w:r>
      <w:r w:rsidRPr="006A3565">
        <w:t>sic local variable</w:t>
      </w:r>
    </w:p>
    <w:p w14:paraId="0B1F45B4" w14:textId="636D8506" w:rsidR="00AA6FE9" w:rsidRPr="006A3565" w:rsidRDefault="00AA6FE9" w:rsidP="00815332">
      <w:pPr>
        <w:pStyle w:val="NoSpacing"/>
      </w:pPr>
      <w:r w:rsidRPr="006A3565">
        <w:t xml:space="preserve">{     </w:t>
      </w:r>
      <w:r w:rsidRPr="00685879">
        <w:rPr>
          <w:color w:val="002060"/>
        </w:rPr>
        <w:t>public static void main</w:t>
      </w:r>
      <w:r w:rsidRPr="006A3565">
        <w:t xml:space="preserve"> (String</w:t>
      </w:r>
      <w:r w:rsidR="00742A28" w:rsidRPr="006A3565">
        <w:t>[]args)</w:t>
      </w:r>
    </w:p>
    <w:p w14:paraId="1B85A622" w14:textId="744A144B" w:rsidR="00742A28" w:rsidRPr="006A3565" w:rsidRDefault="00742A28" w:rsidP="00815332">
      <w:pPr>
        <w:pStyle w:val="NoSpacing"/>
      </w:pPr>
      <w:r w:rsidRPr="006A3565">
        <w:t>{    String name=</w:t>
      </w:r>
      <w:r w:rsidR="00846702" w:rsidRPr="006A3565">
        <w:t>”apm”</w:t>
      </w:r>
    </w:p>
    <w:p w14:paraId="74D42285" w14:textId="5E864CC6" w:rsidR="00846702" w:rsidRPr="006A3565" w:rsidRDefault="00846702" w:rsidP="00815332">
      <w:pPr>
        <w:pStyle w:val="NoSpacing"/>
      </w:pPr>
      <w:r w:rsidRPr="006A3565">
        <w:t xml:space="preserve">  Sytem.out.println(</w:t>
      </w:r>
      <w:r w:rsidR="006213FD" w:rsidRPr="006A3565">
        <w:t>name);</w:t>
      </w:r>
    </w:p>
    <w:p w14:paraId="5CC29EE6" w14:textId="3FFB279A" w:rsidR="006213FD" w:rsidRPr="006A3565" w:rsidRDefault="006213FD" w:rsidP="00815332">
      <w:pPr>
        <w:pStyle w:val="NoSpacing"/>
      </w:pPr>
      <w:r w:rsidRPr="006A3565">
        <w:t>Name=”pgt”</w:t>
      </w:r>
    </w:p>
    <w:p w14:paraId="4DA61150" w14:textId="77F3B5C0" w:rsidR="006213FD" w:rsidRPr="006A3565" w:rsidRDefault="006213FD" w:rsidP="00815332">
      <w:pPr>
        <w:pStyle w:val="NoSpacing"/>
      </w:pPr>
      <w:r w:rsidRPr="006A3565">
        <w:t>Sytem.out.printl</w:t>
      </w:r>
      <w:r w:rsidR="00660C01" w:rsidRPr="006A3565">
        <w:t>n(name);</w:t>
      </w:r>
    </w:p>
    <w:p w14:paraId="28819B9D" w14:textId="5FA3AEEB" w:rsidR="00660C01" w:rsidRPr="006A3565" w:rsidRDefault="00660C01" w:rsidP="00815332">
      <w:pPr>
        <w:pStyle w:val="NoSpacing"/>
      </w:pPr>
      <w:r w:rsidRPr="006A3565">
        <w:t xml:space="preserve">}             </w:t>
      </w:r>
      <w:r w:rsidRPr="006A3565">
        <w:br/>
        <w:t>}</w:t>
      </w:r>
    </w:p>
    <w:p w14:paraId="5EEDF595" w14:textId="7B59ECCE" w:rsidR="000D2782" w:rsidRPr="006A3565" w:rsidRDefault="000D2782" w:rsidP="000D2782">
      <w:pPr>
        <w:pStyle w:val="Heading1"/>
      </w:pPr>
      <w:r w:rsidRPr="006A3565">
        <w:t>FINAL=</w:t>
      </w:r>
    </w:p>
    <w:p w14:paraId="4CC96D92" w14:textId="20E704E7" w:rsidR="000D2782" w:rsidRPr="006A3565" w:rsidRDefault="000D2782" w:rsidP="00FE3130">
      <w:pPr>
        <w:pStyle w:val="ListParagraph"/>
        <w:numPr>
          <w:ilvl w:val="0"/>
          <w:numId w:val="38"/>
        </w:numPr>
      </w:pPr>
      <w:r w:rsidRPr="006A3565">
        <w:t xml:space="preserve">FINAL IS A </w:t>
      </w:r>
      <w:r w:rsidRPr="0003075F">
        <w:rPr>
          <w:highlight w:val="yellow"/>
        </w:rPr>
        <w:t>KEYWORD</w:t>
      </w:r>
      <w:r w:rsidR="00083AC0" w:rsidRPr="006A3565">
        <w:t>.</w:t>
      </w:r>
    </w:p>
    <w:p w14:paraId="64F573D4" w14:textId="3C923CE1" w:rsidR="00083AC0" w:rsidRPr="006A3565" w:rsidRDefault="00083AC0" w:rsidP="00FE3130">
      <w:pPr>
        <w:pStyle w:val="ListParagraph"/>
        <w:numPr>
          <w:ilvl w:val="0"/>
          <w:numId w:val="38"/>
        </w:numPr>
      </w:pPr>
      <w:r w:rsidRPr="006A3565">
        <w:t xml:space="preserve">IT DENOTES FIXED OR </w:t>
      </w:r>
      <w:r w:rsidRPr="0003075F">
        <w:rPr>
          <w:highlight w:val="yellow"/>
        </w:rPr>
        <w:t>UNCHANGED.</w:t>
      </w:r>
    </w:p>
    <w:p w14:paraId="2B552399" w14:textId="192D8D85" w:rsidR="00083AC0" w:rsidRPr="006A3565" w:rsidRDefault="0022309C" w:rsidP="00FE3130">
      <w:pPr>
        <w:pStyle w:val="ListParagraph"/>
        <w:numPr>
          <w:ilvl w:val="0"/>
          <w:numId w:val="38"/>
        </w:numPr>
      </w:pPr>
      <w:r w:rsidRPr="006A3565">
        <w:t xml:space="preserve">FINAL KEY WORD CAN BE </w:t>
      </w:r>
      <w:r w:rsidRPr="0003075F">
        <w:rPr>
          <w:highlight w:val="yellow"/>
        </w:rPr>
        <w:t xml:space="preserve">DECLARED WITH CLASS , METHOD </w:t>
      </w:r>
      <w:r w:rsidR="002168BD" w:rsidRPr="0003075F">
        <w:rPr>
          <w:highlight w:val="yellow"/>
        </w:rPr>
        <w:t xml:space="preserve"> AND VARIABLE</w:t>
      </w:r>
      <w:r w:rsidR="002168BD" w:rsidRPr="006A3565">
        <w:t>.</w:t>
      </w:r>
    </w:p>
    <w:p w14:paraId="69B3CDCA" w14:textId="378D4643" w:rsidR="002168BD" w:rsidRPr="0003075F" w:rsidRDefault="002168BD" w:rsidP="00FE3130">
      <w:pPr>
        <w:pStyle w:val="ListParagraph"/>
        <w:numPr>
          <w:ilvl w:val="0"/>
          <w:numId w:val="38"/>
        </w:numPr>
        <w:rPr>
          <w:highlight w:val="yellow"/>
        </w:rPr>
      </w:pPr>
      <w:r w:rsidRPr="006A3565">
        <w:t xml:space="preserve">WHEN WE DECLARE </w:t>
      </w:r>
      <w:r w:rsidR="00EA2D07" w:rsidRPr="006A3565">
        <w:t xml:space="preserve">FINAL WITH VARIABLE THAT VARIABLE </w:t>
      </w:r>
      <w:r w:rsidR="00EA2D07" w:rsidRPr="0003075F">
        <w:rPr>
          <w:highlight w:val="yellow"/>
        </w:rPr>
        <w:t>CANNOT BE REINITIALIZED.</w:t>
      </w:r>
    </w:p>
    <w:p w14:paraId="7E5D6ECA" w14:textId="3942ADF4" w:rsidR="00EA2D07" w:rsidRPr="006A3565" w:rsidRDefault="006E6052" w:rsidP="006E6052">
      <w:pPr>
        <w:pStyle w:val="Heading2"/>
      </w:pPr>
      <w:r w:rsidRPr="006A3565">
        <w:t xml:space="preserve">EXAMPLE= </w:t>
      </w:r>
    </w:p>
    <w:p w14:paraId="2B356F9C" w14:textId="1FE09971" w:rsidR="006E6052" w:rsidRPr="006A3565" w:rsidRDefault="006E6052" w:rsidP="0077328A">
      <w:pPr>
        <w:tabs>
          <w:tab w:val="left" w:pos="1702"/>
        </w:tabs>
      </w:pPr>
      <w:r w:rsidRPr="006A3565">
        <w:t>Class final</w:t>
      </w:r>
      <w:r w:rsidR="0077328A" w:rsidRPr="006A3565">
        <w:tab/>
      </w:r>
    </w:p>
    <w:p w14:paraId="50E741E5" w14:textId="25CB242A" w:rsidR="006E6052" w:rsidRPr="006A3565" w:rsidRDefault="006E6052" w:rsidP="006E6052">
      <w:r w:rsidRPr="006A3565">
        <w:t xml:space="preserve">{        </w:t>
      </w:r>
      <w:r w:rsidRPr="00685879">
        <w:rPr>
          <w:color w:val="002060"/>
        </w:rPr>
        <w:t>public static void main</w:t>
      </w:r>
      <w:r w:rsidRPr="006A3565">
        <w:t xml:space="preserve"> (String</w:t>
      </w:r>
      <w:r w:rsidR="00D14883" w:rsidRPr="006A3565">
        <w:t>[]args)</w:t>
      </w:r>
    </w:p>
    <w:p w14:paraId="26946701" w14:textId="165FDA7C" w:rsidR="0077328A" w:rsidRPr="006A3565" w:rsidRDefault="00D14883" w:rsidP="006E6052">
      <w:r w:rsidRPr="006A3565">
        <w:t xml:space="preserve">{         final String name </w:t>
      </w:r>
      <w:r w:rsidR="0077328A" w:rsidRPr="006A3565">
        <w:t>=”MULTI”</w:t>
      </w:r>
    </w:p>
    <w:p w14:paraId="172E23AA" w14:textId="1B589891" w:rsidR="0077328A" w:rsidRPr="006A3565" w:rsidRDefault="0077328A" w:rsidP="006E6052">
      <w:r w:rsidRPr="006A3565">
        <w:t xml:space="preserve">         S.o.p</w:t>
      </w:r>
      <w:r w:rsidR="009A7022" w:rsidRPr="006A3565">
        <w:t>ln(name)</w:t>
      </w:r>
    </w:p>
    <w:p w14:paraId="5EE8F2B9" w14:textId="3D4AFD0D" w:rsidR="009A7022" w:rsidRPr="006A3565" w:rsidRDefault="009A7022" w:rsidP="006E6052">
      <w:pPr>
        <w:rPr>
          <w:sz w:val="24"/>
          <w:szCs w:val="24"/>
        </w:rPr>
      </w:pPr>
      <w:r w:rsidRPr="006A3565">
        <w:t xml:space="preserve">}      </w:t>
      </w:r>
      <w:r w:rsidRPr="006A3565">
        <w:rPr>
          <w:sz w:val="24"/>
          <w:szCs w:val="24"/>
        </w:rPr>
        <w:t>}</w:t>
      </w:r>
    </w:p>
    <w:p w14:paraId="632BF332" w14:textId="45758516" w:rsidR="009A7022" w:rsidRPr="006A3565" w:rsidRDefault="00DC2EA8" w:rsidP="00DC2EA8">
      <w:pPr>
        <w:pStyle w:val="Heading1"/>
      </w:pPr>
      <w:r w:rsidRPr="006A3565">
        <w:t>SCANNER CLASS=</w:t>
      </w:r>
    </w:p>
    <w:p w14:paraId="54576D94" w14:textId="3B5C8544" w:rsidR="00043C18" w:rsidRPr="006A3565" w:rsidRDefault="00AE0F56" w:rsidP="00FE3130">
      <w:pPr>
        <w:pStyle w:val="ListParagraph"/>
        <w:numPr>
          <w:ilvl w:val="0"/>
          <w:numId w:val="39"/>
        </w:numPr>
      </w:pPr>
      <w:r w:rsidRPr="006A3565">
        <w:t xml:space="preserve">SCANNER IS AN </w:t>
      </w:r>
      <w:r w:rsidRPr="0003075F">
        <w:rPr>
          <w:highlight w:val="yellow"/>
        </w:rPr>
        <w:t>INBUILT CLASS</w:t>
      </w:r>
      <w:r w:rsidRPr="006A3565">
        <w:t xml:space="preserve"> </w:t>
      </w:r>
      <w:r w:rsidR="00043C18" w:rsidRPr="006A3565">
        <w:t>.</w:t>
      </w:r>
    </w:p>
    <w:p w14:paraId="2BC4DBEA" w14:textId="76F7AA6F" w:rsidR="00383B9E" w:rsidRPr="006A3565" w:rsidRDefault="00043C18" w:rsidP="00FE3130">
      <w:pPr>
        <w:pStyle w:val="ListParagraph"/>
        <w:numPr>
          <w:ilvl w:val="0"/>
          <w:numId w:val="39"/>
        </w:numPr>
      </w:pPr>
      <w:r w:rsidRPr="006A3565">
        <w:t xml:space="preserve">SCANNERE CLASS ARE USED TO </w:t>
      </w:r>
      <w:r w:rsidRPr="00B1071E">
        <w:rPr>
          <w:color w:val="FF0000"/>
        </w:rPr>
        <w:t xml:space="preserve">READ </w:t>
      </w:r>
      <w:r w:rsidR="00F41A30" w:rsidRPr="00B1071E">
        <w:rPr>
          <w:color w:val="FF0000"/>
        </w:rPr>
        <w:t xml:space="preserve">THE VALUE </w:t>
      </w:r>
      <w:r w:rsidR="00F41A30" w:rsidRPr="006A3565">
        <w:t xml:space="preserve">FROM THE USER </w:t>
      </w:r>
      <w:r w:rsidR="001B5FF6" w:rsidRPr="006A3565">
        <w:t>DURING THE RUNTIME .</w:t>
      </w:r>
    </w:p>
    <w:p w14:paraId="747507EC" w14:textId="28AA3664" w:rsidR="001B5FF6" w:rsidRPr="006A3565" w:rsidRDefault="001B5FF6" w:rsidP="006A3565">
      <w:pPr>
        <w:pStyle w:val="NoSpacing"/>
      </w:pPr>
      <w:r w:rsidRPr="006A3565">
        <w:t xml:space="preserve">THE VALUES WILL BE PASSED DURING THE RUNTIME </w:t>
      </w:r>
      <w:r w:rsidR="00907A92" w:rsidRPr="006A3565">
        <w:t>WITH THE HELP OF A KEYBOARD</w:t>
      </w:r>
      <w:r w:rsidR="00CC717A" w:rsidRPr="006A3565">
        <w:t>/DURING EXECUTION.</w:t>
      </w:r>
    </w:p>
    <w:p w14:paraId="7332186F" w14:textId="41E28B5B" w:rsidR="00CC717A" w:rsidRPr="006A3565" w:rsidRDefault="00CC717A" w:rsidP="00CC717A">
      <w:pPr>
        <w:pStyle w:val="Heading2"/>
      </w:pPr>
      <w:r w:rsidRPr="006A3565">
        <w:t>HOW TO USE SCANNER CLASS=</w:t>
      </w:r>
    </w:p>
    <w:p w14:paraId="14440641" w14:textId="60B976AE" w:rsidR="00CC717A" w:rsidRPr="006A3565" w:rsidRDefault="00550869" w:rsidP="00550869">
      <w:pPr>
        <w:pStyle w:val="Heading3"/>
      </w:pPr>
      <w:r w:rsidRPr="006A3565">
        <w:t>SYNTAX= import java.util.</w:t>
      </w:r>
      <w:r w:rsidR="00DF489D" w:rsidRPr="006A3565">
        <w:t>Scanner;</w:t>
      </w:r>
      <w:r w:rsidR="004C0887" w:rsidRPr="006A3565">
        <w:t xml:space="preserve">     0r  import java.util.*;</w:t>
      </w:r>
    </w:p>
    <w:p w14:paraId="2868DCB4" w14:textId="77777777" w:rsidR="00425E63" w:rsidRPr="006A3565" w:rsidRDefault="00425E63" w:rsidP="00425E63"/>
    <w:p w14:paraId="135849E1" w14:textId="51EAE74A" w:rsidR="004C0887" w:rsidRPr="006A3565" w:rsidRDefault="00425E63" w:rsidP="00425E63">
      <w:pPr>
        <w:rPr>
          <w:rStyle w:val="Strong"/>
        </w:rPr>
      </w:pPr>
      <w:r w:rsidRPr="006A3565">
        <w:t>1 IMPORT STATEMENT=</w:t>
      </w:r>
      <w:r w:rsidR="007B4E76" w:rsidRPr="006A3565">
        <w:rPr>
          <w:rStyle w:val="Strong"/>
        </w:rPr>
        <w:t xml:space="preserve">Import statement should be </w:t>
      </w:r>
      <w:r w:rsidR="007B4E76" w:rsidRPr="00B1071E">
        <w:rPr>
          <w:rStyle w:val="Strong"/>
          <w:highlight w:val="yellow"/>
        </w:rPr>
        <w:t xml:space="preserve">declared </w:t>
      </w:r>
      <w:r w:rsidR="005B2EA6" w:rsidRPr="00B1071E">
        <w:rPr>
          <w:rStyle w:val="Strong"/>
          <w:highlight w:val="yellow"/>
        </w:rPr>
        <w:t>above the class</w:t>
      </w:r>
      <w:r w:rsidR="005B2EA6" w:rsidRPr="006A3565">
        <w:rPr>
          <w:rStyle w:val="Strong"/>
        </w:rPr>
        <w:t xml:space="preserve"> a particular class can have </w:t>
      </w:r>
      <w:r w:rsidR="005B2EA6" w:rsidRPr="00B1071E">
        <w:rPr>
          <w:rStyle w:val="Strong"/>
          <w:highlight w:val="yellow"/>
          <w:u w:val="single"/>
        </w:rPr>
        <w:t xml:space="preserve">multiple </w:t>
      </w:r>
      <w:r w:rsidR="00383B9E" w:rsidRPr="00B1071E">
        <w:rPr>
          <w:rStyle w:val="Strong"/>
          <w:highlight w:val="yellow"/>
          <w:u w:val="single"/>
        </w:rPr>
        <w:t>import statements</w:t>
      </w:r>
      <w:r w:rsidR="00383B9E" w:rsidRPr="006A3565">
        <w:rPr>
          <w:rStyle w:val="Strong"/>
        </w:rPr>
        <w:t>.</w:t>
      </w:r>
    </w:p>
    <w:p w14:paraId="16C00207" w14:textId="4739932D" w:rsidR="00425E63" w:rsidRPr="006A3565" w:rsidRDefault="00425E63" w:rsidP="00363D49">
      <w:pPr>
        <w:rPr>
          <w:rStyle w:val="Strong"/>
        </w:rPr>
      </w:pPr>
      <w:r w:rsidRPr="006A3565">
        <w:rPr>
          <w:rStyle w:val="Strong"/>
        </w:rPr>
        <w:t xml:space="preserve">2 </w:t>
      </w:r>
      <w:r w:rsidR="00363D49" w:rsidRPr="006A3565">
        <w:rPr>
          <w:rStyle w:val="Strong"/>
        </w:rPr>
        <w:t xml:space="preserve">object Scanner = </w:t>
      </w:r>
      <w:r w:rsidR="006709CD" w:rsidRPr="006A3565">
        <w:rPr>
          <w:rStyle w:val="Strong"/>
        </w:rPr>
        <w:t>function</w:t>
      </w:r>
    </w:p>
    <w:p w14:paraId="32CF065C" w14:textId="2A57D146" w:rsidR="006709CD" w:rsidRPr="006A3565" w:rsidRDefault="006709CD" w:rsidP="00363D49">
      <w:pPr>
        <w:rPr>
          <w:rStyle w:val="Strong"/>
        </w:rPr>
      </w:pPr>
      <w:r w:rsidRPr="006A3565">
        <w:rPr>
          <w:rStyle w:val="Strong"/>
        </w:rPr>
        <w:t>Ex=Scanner scan =new Scanner(System.in);</w:t>
      </w:r>
    </w:p>
    <w:p w14:paraId="691C3EC5" w14:textId="31C8F50A" w:rsidR="00C93494" w:rsidRPr="006A3565" w:rsidRDefault="00C93494" w:rsidP="00363D49">
      <w:pPr>
        <w:rPr>
          <w:rStyle w:val="Strong"/>
        </w:rPr>
      </w:pPr>
      <w:r w:rsidRPr="006A3565">
        <w:rPr>
          <w:rStyle w:val="Strong"/>
        </w:rPr>
        <w:t>Need to create an object for Scanner class</w:t>
      </w:r>
      <w:r w:rsidR="00A840F1" w:rsidRPr="006A3565">
        <w:rPr>
          <w:rStyle w:val="Strong"/>
        </w:rPr>
        <w:t xml:space="preserve"> so that we can axess all the function</w:t>
      </w:r>
      <w:r w:rsidR="00FF0F97" w:rsidRPr="006A3565">
        <w:rPr>
          <w:rStyle w:val="Strong"/>
        </w:rPr>
        <w:t xml:space="preserve"> members.</w:t>
      </w:r>
    </w:p>
    <w:p w14:paraId="4F40251C" w14:textId="17D1BB41" w:rsidR="00FF0F97" w:rsidRPr="006A3565" w:rsidRDefault="00290C93" w:rsidP="00363D49">
      <w:pPr>
        <w:rPr>
          <w:rStyle w:val="IntenseReference"/>
        </w:rPr>
      </w:pPr>
      <w:r w:rsidRPr="006A3565">
        <w:rPr>
          <w:rStyle w:val="IntenseReference"/>
        </w:rPr>
        <w:t>INBUILT FUCTION MEMBERS / METHOD OF SCANNER CLASS</w:t>
      </w:r>
      <w:r w:rsidR="001C5E40" w:rsidRPr="006A3565">
        <w:rPr>
          <w:rStyle w:val="IntenseReference"/>
        </w:rPr>
        <w:t>=</w:t>
      </w:r>
    </w:p>
    <w:p w14:paraId="584D71CB" w14:textId="529975CF" w:rsidR="001C5E40" w:rsidRPr="006A3565" w:rsidRDefault="00A95F5F" w:rsidP="001C5E40">
      <w:pPr>
        <w:pStyle w:val="ListParagraph"/>
        <w:rPr>
          <w:rStyle w:val="BookTitle"/>
        </w:rPr>
      </w:pPr>
      <w:r w:rsidRPr="006A3565">
        <w:rPr>
          <w:rStyle w:val="BookTitle"/>
        </w:rPr>
        <w:t xml:space="preserve">byte    </w:t>
      </w:r>
      <w:r w:rsidR="001C5E40" w:rsidRPr="006A3565">
        <w:rPr>
          <w:rStyle w:val="BookTitle"/>
        </w:rPr>
        <w:t xml:space="preserve"> nextByte()</w:t>
      </w:r>
      <w:r w:rsidR="003C1191" w:rsidRPr="006A3565">
        <w:rPr>
          <w:rStyle w:val="BookTitle"/>
        </w:rPr>
        <w:t xml:space="preserve"> to read byte data</w:t>
      </w:r>
    </w:p>
    <w:p w14:paraId="71B6461B" w14:textId="53A14C46" w:rsidR="00A95F5F" w:rsidRPr="006A3565" w:rsidRDefault="00A95F5F" w:rsidP="001C5E40">
      <w:pPr>
        <w:pStyle w:val="ListParagraph"/>
        <w:rPr>
          <w:rStyle w:val="BookTitle"/>
        </w:rPr>
      </w:pPr>
      <w:r w:rsidRPr="006A3565">
        <w:rPr>
          <w:rStyle w:val="BookTitle"/>
        </w:rPr>
        <w:t>short  nextShort()</w:t>
      </w:r>
      <w:r w:rsidR="00FB2A4A" w:rsidRPr="006A3565">
        <w:rPr>
          <w:rStyle w:val="BookTitle"/>
        </w:rPr>
        <w:t>to rea</w:t>
      </w:r>
      <w:r w:rsidR="00CD60BF" w:rsidRPr="006A3565">
        <w:rPr>
          <w:rStyle w:val="BookTitle"/>
        </w:rPr>
        <w:t xml:space="preserve">d short </w:t>
      </w:r>
    </w:p>
    <w:p w14:paraId="12679DA1" w14:textId="4E0E63CE" w:rsidR="00A95F5F" w:rsidRPr="006A3565" w:rsidRDefault="00731CCE" w:rsidP="001C5E40">
      <w:pPr>
        <w:pStyle w:val="ListParagraph"/>
        <w:rPr>
          <w:rStyle w:val="BookTitle"/>
        </w:rPr>
      </w:pPr>
      <w:r w:rsidRPr="006A3565">
        <w:rPr>
          <w:rStyle w:val="BookTitle"/>
        </w:rPr>
        <w:t>int    nextInt()</w:t>
      </w:r>
      <w:r w:rsidR="00CD60BF" w:rsidRPr="006A3565">
        <w:rPr>
          <w:rStyle w:val="BookTitle"/>
        </w:rPr>
        <w:t>to read in</w:t>
      </w:r>
      <w:r w:rsidR="000C48E4" w:rsidRPr="006A3565">
        <w:rPr>
          <w:rStyle w:val="BookTitle"/>
        </w:rPr>
        <w:t>t</w:t>
      </w:r>
    </w:p>
    <w:p w14:paraId="0BBA0844" w14:textId="0DFCB051" w:rsidR="00731CCE" w:rsidRPr="006A3565" w:rsidRDefault="00731CCE" w:rsidP="001C5E40">
      <w:pPr>
        <w:pStyle w:val="ListParagraph"/>
        <w:rPr>
          <w:rStyle w:val="BookTitle"/>
        </w:rPr>
      </w:pPr>
      <w:r w:rsidRPr="006A3565">
        <w:rPr>
          <w:rStyle w:val="BookTitle"/>
        </w:rPr>
        <w:t xml:space="preserve">long  nextLong </w:t>
      </w:r>
      <w:r w:rsidR="0087005F" w:rsidRPr="006A3565">
        <w:rPr>
          <w:rStyle w:val="BookTitle"/>
        </w:rPr>
        <w:t>()</w:t>
      </w:r>
      <w:r w:rsidR="00CD60BF" w:rsidRPr="006A3565">
        <w:rPr>
          <w:rStyle w:val="BookTitle"/>
        </w:rPr>
        <w:t xml:space="preserve"> to read long </w:t>
      </w:r>
    </w:p>
    <w:p w14:paraId="4279A8B8" w14:textId="13CC0465" w:rsidR="0087005F" w:rsidRPr="006A3565" w:rsidRDefault="0087005F" w:rsidP="001C5E40">
      <w:pPr>
        <w:pStyle w:val="ListParagraph"/>
        <w:rPr>
          <w:rStyle w:val="BookTitle"/>
        </w:rPr>
      </w:pPr>
      <w:r w:rsidRPr="006A3565">
        <w:rPr>
          <w:rStyle w:val="BookTitle"/>
        </w:rPr>
        <w:t>float   nextFloat</w:t>
      </w:r>
      <w:r w:rsidR="00CD60BF" w:rsidRPr="006A3565">
        <w:rPr>
          <w:rStyle w:val="BookTitle"/>
        </w:rPr>
        <w:t>() to read float</w:t>
      </w:r>
    </w:p>
    <w:p w14:paraId="25FF6D01" w14:textId="0FA43309" w:rsidR="0087005F" w:rsidRPr="006A3565" w:rsidRDefault="0087005F" w:rsidP="001C5E40">
      <w:pPr>
        <w:pStyle w:val="ListParagraph"/>
        <w:rPr>
          <w:rStyle w:val="BookTitle"/>
        </w:rPr>
      </w:pPr>
      <w:r w:rsidRPr="006A3565">
        <w:rPr>
          <w:rStyle w:val="BookTitle"/>
        </w:rPr>
        <w:t>double  next</w:t>
      </w:r>
      <w:r w:rsidR="00FB2A4A" w:rsidRPr="006A3565">
        <w:rPr>
          <w:rStyle w:val="BookTitle"/>
        </w:rPr>
        <w:t>Double()</w:t>
      </w:r>
      <w:r w:rsidR="00CD60BF" w:rsidRPr="006A3565">
        <w:rPr>
          <w:rStyle w:val="BookTitle"/>
        </w:rPr>
        <w:t xml:space="preserve"> to read double </w:t>
      </w:r>
    </w:p>
    <w:p w14:paraId="1593018F" w14:textId="77777777" w:rsidR="00CD60BF" w:rsidRPr="006A3565" w:rsidRDefault="00CD60BF" w:rsidP="001C5E40">
      <w:pPr>
        <w:pStyle w:val="ListParagraph"/>
        <w:rPr>
          <w:rStyle w:val="BookTitle"/>
        </w:rPr>
      </w:pPr>
    </w:p>
    <w:p w14:paraId="32CCCF08" w14:textId="5A0E35C9" w:rsidR="008B35F2" w:rsidRPr="006A3565" w:rsidRDefault="002E12B0" w:rsidP="00FE3130">
      <w:pPr>
        <w:pStyle w:val="ListParagraph"/>
        <w:numPr>
          <w:ilvl w:val="0"/>
          <w:numId w:val="40"/>
        </w:numPr>
        <w:rPr>
          <w:rStyle w:val="BookTitle"/>
          <w:b w:val="0"/>
          <w:bCs w:val="0"/>
          <w:smallCaps w:val="0"/>
        </w:rPr>
      </w:pPr>
      <w:r w:rsidRPr="006A3565">
        <w:rPr>
          <w:rStyle w:val="BookTitle"/>
        </w:rPr>
        <w:t>next=</w:t>
      </w:r>
      <w:r w:rsidR="00414F7E" w:rsidRPr="006A3565">
        <w:t>(only till space)</w:t>
      </w:r>
    </w:p>
    <w:p w14:paraId="0599A641" w14:textId="058A988A" w:rsidR="002E12B0" w:rsidRPr="006A3565" w:rsidRDefault="002E12B0" w:rsidP="00FE3130">
      <w:pPr>
        <w:pStyle w:val="ListParagraph"/>
        <w:numPr>
          <w:ilvl w:val="0"/>
          <w:numId w:val="40"/>
        </w:numPr>
      </w:pPr>
      <w:r w:rsidRPr="006A3565">
        <w:t xml:space="preserve">Next method will read a value </w:t>
      </w:r>
      <w:r w:rsidR="00033EF2" w:rsidRPr="00B1071E">
        <w:rPr>
          <w:highlight w:val="yellow"/>
        </w:rPr>
        <w:t>without space</w:t>
      </w:r>
      <w:r w:rsidR="00033EF2" w:rsidRPr="006A3565">
        <w:t xml:space="preserve"> </w:t>
      </w:r>
    </w:p>
    <w:p w14:paraId="51EA1D72" w14:textId="77777777" w:rsidR="00FC7F5A" w:rsidRPr="006A3565" w:rsidRDefault="00033EF2" w:rsidP="00FE3130">
      <w:pPr>
        <w:pStyle w:val="ListParagraph"/>
        <w:numPr>
          <w:ilvl w:val="0"/>
          <w:numId w:val="40"/>
        </w:numPr>
      </w:pPr>
      <w:r w:rsidRPr="006A3565">
        <w:t xml:space="preserve">Example = </w:t>
      </w:r>
      <w:r w:rsidR="00FC7F5A" w:rsidRPr="006A3565">
        <w:t xml:space="preserve">next(); </w:t>
      </w:r>
    </w:p>
    <w:p w14:paraId="01826704" w14:textId="7ACE3753" w:rsidR="00033EF2" w:rsidRPr="006A3565" w:rsidRDefault="00FC7F5A" w:rsidP="00FE3130">
      <w:pPr>
        <w:pStyle w:val="ListParagraph"/>
        <w:numPr>
          <w:ilvl w:val="0"/>
          <w:numId w:val="40"/>
        </w:numPr>
      </w:pPr>
      <w:r w:rsidRPr="006A3565">
        <w:t xml:space="preserve"> = input       java </w:t>
      </w:r>
      <w:r w:rsidR="00414F7E" w:rsidRPr="006A3565">
        <w:t>is pro</w:t>
      </w:r>
    </w:p>
    <w:p w14:paraId="1B8A4C18" w14:textId="54441F83" w:rsidR="00446BBB" w:rsidRPr="006A3565" w:rsidRDefault="00414F7E" w:rsidP="00FE3130">
      <w:pPr>
        <w:pStyle w:val="ListParagraph"/>
        <w:numPr>
          <w:ilvl w:val="0"/>
          <w:numId w:val="40"/>
        </w:numPr>
      </w:pPr>
      <w:r w:rsidRPr="006A3565">
        <w:t>=output       java</w:t>
      </w:r>
    </w:p>
    <w:p w14:paraId="3924A810" w14:textId="69FDF48F" w:rsidR="000A6D10" w:rsidRPr="006A3565" w:rsidRDefault="00446BBB" w:rsidP="000A6D10">
      <w:pPr>
        <w:rPr>
          <w:rStyle w:val="Strong"/>
        </w:rPr>
      </w:pPr>
      <w:r w:rsidRPr="006A3565">
        <w:rPr>
          <w:rStyle w:val="Strong"/>
        </w:rPr>
        <w:t>nextLine=</w:t>
      </w:r>
    </w:p>
    <w:p w14:paraId="4FF087B3" w14:textId="20348FDC" w:rsidR="000A6D10" w:rsidRPr="00B1071E" w:rsidRDefault="000A6D10" w:rsidP="00FE3130">
      <w:pPr>
        <w:pStyle w:val="ListParagraph"/>
        <w:numPr>
          <w:ilvl w:val="0"/>
          <w:numId w:val="41"/>
        </w:numPr>
        <w:rPr>
          <w:rStyle w:val="Strong"/>
          <w:highlight w:val="yellow"/>
        </w:rPr>
      </w:pPr>
      <w:r w:rsidRPr="006A3565">
        <w:rPr>
          <w:rStyle w:val="Strong"/>
        </w:rPr>
        <w:t xml:space="preserve">Will read the statement </w:t>
      </w:r>
      <w:r w:rsidR="004F51AF" w:rsidRPr="00B1071E">
        <w:rPr>
          <w:rStyle w:val="Strong"/>
          <w:highlight w:val="yellow"/>
        </w:rPr>
        <w:t>with or without space .</w:t>
      </w:r>
    </w:p>
    <w:p w14:paraId="5B268E2D" w14:textId="77777777" w:rsidR="00A2478C" w:rsidRPr="006A3565" w:rsidRDefault="004F51AF" w:rsidP="00FE3130">
      <w:pPr>
        <w:pStyle w:val="ListParagraph"/>
        <w:numPr>
          <w:ilvl w:val="0"/>
          <w:numId w:val="41"/>
        </w:numPr>
        <w:rPr>
          <w:rStyle w:val="Strong"/>
        </w:rPr>
      </w:pPr>
      <w:r w:rsidRPr="006A3565">
        <w:rPr>
          <w:rStyle w:val="Strong"/>
        </w:rPr>
        <w:t xml:space="preserve">Example=    </w:t>
      </w:r>
      <w:r w:rsidR="00CF2E74" w:rsidRPr="006A3565">
        <w:rPr>
          <w:rStyle w:val="Strong"/>
        </w:rPr>
        <w:t>nextLine();</w:t>
      </w:r>
    </w:p>
    <w:p w14:paraId="57223379" w14:textId="77777777" w:rsidR="00A2478C" w:rsidRPr="006A3565" w:rsidRDefault="00CF2E74" w:rsidP="00FE3130">
      <w:pPr>
        <w:pStyle w:val="ListParagraph"/>
        <w:numPr>
          <w:ilvl w:val="0"/>
          <w:numId w:val="41"/>
        </w:numPr>
        <w:rPr>
          <w:rStyle w:val="Strong"/>
        </w:rPr>
      </w:pPr>
      <w:r w:rsidRPr="006A3565">
        <w:rPr>
          <w:rStyle w:val="Strong"/>
        </w:rPr>
        <w:t>Input =java is pro</w:t>
      </w:r>
    </w:p>
    <w:p w14:paraId="345A8CC6" w14:textId="23CF229F" w:rsidR="00CF2E74" w:rsidRPr="006A3565" w:rsidRDefault="00CF2E74" w:rsidP="00FE3130">
      <w:pPr>
        <w:pStyle w:val="ListParagraph"/>
        <w:numPr>
          <w:ilvl w:val="0"/>
          <w:numId w:val="41"/>
        </w:numPr>
        <w:rPr>
          <w:rStyle w:val="Strong"/>
        </w:rPr>
      </w:pPr>
      <w:r w:rsidRPr="006A3565">
        <w:rPr>
          <w:rStyle w:val="Strong"/>
        </w:rPr>
        <w:t>Output =java is pro</w:t>
      </w:r>
    </w:p>
    <w:p w14:paraId="4962AD6A" w14:textId="3CE732EC" w:rsidR="00A2478C" w:rsidRPr="006A3565" w:rsidRDefault="0094552A" w:rsidP="00A2478C">
      <w:pPr>
        <w:rPr>
          <w:rStyle w:val="Strong"/>
        </w:rPr>
      </w:pPr>
      <w:r w:rsidRPr="006A3565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9023AFC" wp14:editId="1A9E38D0">
                <wp:simplePos x="0" y="0"/>
                <wp:positionH relativeFrom="column">
                  <wp:posOffset>435610</wp:posOffset>
                </wp:positionH>
                <wp:positionV relativeFrom="paragraph">
                  <wp:posOffset>185709</wp:posOffset>
                </wp:positionV>
                <wp:extent cx="166255" cy="180109"/>
                <wp:effectExtent l="19050" t="0" r="24765" b="29845"/>
                <wp:wrapNone/>
                <wp:docPr id="1259668168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255" cy="180109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10BA1BD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2" o:spid="_x0000_s1026" type="#_x0000_t67" style="position:absolute;margin-left:34.3pt;margin-top:14.6pt;width:13.1pt;height:14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" adj="11631" fillcolor="#4472c4 [3204]" strokecolor="#09101d [484]" strokeweight="1pt"/>
            </w:pict>
          </mc:Fallback>
        </mc:AlternateContent>
      </w:r>
      <w:r w:rsidRPr="006A3565">
        <w:rPr>
          <w:rStyle w:val="Strong"/>
        </w:rPr>
        <w:t>Char =next() .charAt(index)</w:t>
      </w:r>
    </w:p>
    <w:p w14:paraId="1E912ADC" w14:textId="2855D10B" w:rsidR="00A2478C" w:rsidRPr="006A3565" w:rsidRDefault="00400B66" w:rsidP="00400B66">
      <w:pPr>
        <w:pStyle w:val="ListParagraph"/>
        <w:rPr>
          <w:rStyle w:val="BookTitle"/>
        </w:rPr>
      </w:pPr>
      <w:r w:rsidRPr="006A3565">
        <w:rPr>
          <w:rStyle w:val="BookTitle"/>
        </w:rPr>
        <w:t>SCANNER</w:t>
      </w:r>
    </w:p>
    <w:p w14:paraId="081F2BC7" w14:textId="30F58915" w:rsidR="00400B66" w:rsidRPr="006A3565" w:rsidRDefault="00400B66" w:rsidP="00400B66">
      <w:pPr>
        <w:pStyle w:val="ListParagraph"/>
        <w:rPr>
          <w:rStyle w:val="BookTitle"/>
        </w:rPr>
      </w:pPr>
      <w:r w:rsidRPr="006A3565">
        <w:rPr>
          <w:rStyle w:val="BookTitle"/>
        </w:rPr>
        <w:t>STRING</w:t>
      </w:r>
    </w:p>
    <w:p w14:paraId="7A16591E" w14:textId="77777777" w:rsidR="00400B66" w:rsidRPr="006A3565" w:rsidRDefault="00400B66" w:rsidP="00400B66">
      <w:pPr>
        <w:pStyle w:val="ListParagraph"/>
        <w:rPr>
          <w:rStyle w:val="BookTitle"/>
        </w:rPr>
      </w:pPr>
    </w:p>
    <w:p w14:paraId="4AA0C58A" w14:textId="21796386" w:rsidR="00400B66" w:rsidRDefault="003D13D1" w:rsidP="003D13D1">
      <w:pPr>
        <w:pStyle w:val="Heading2"/>
        <w:rPr>
          <w:rStyle w:val="BookTitle"/>
        </w:rPr>
      </w:pPr>
      <w:r w:rsidRPr="006A3565">
        <w:rPr>
          <w:rStyle w:val="BookTitle"/>
        </w:rPr>
        <w:t>syntax=</w:t>
      </w:r>
    </w:p>
    <w:p w14:paraId="7B57F55A" w14:textId="268226A7" w:rsidR="005B5C2E" w:rsidRDefault="005B5C2E" w:rsidP="00815332">
      <w:pPr>
        <w:pStyle w:val="NoSpacing"/>
      </w:pPr>
      <w:r>
        <w:t>import java.util.Scanner;</w:t>
      </w:r>
    </w:p>
    <w:p w14:paraId="42B12ACA" w14:textId="49DECFC1" w:rsidR="005B5C2E" w:rsidRDefault="0068653B" w:rsidP="00815332">
      <w:pPr>
        <w:pStyle w:val="NoSpacing"/>
      </w:pPr>
      <w:r>
        <w:t>{</w:t>
      </w:r>
    </w:p>
    <w:p w14:paraId="1BCA010A" w14:textId="47F5A404" w:rsidR="0068653B" w:rsidRDefault="0068653B" w:rsidP="00815332">
      <w:pPr>
        <w:pStyle w:val="NoSpacing"/>
      </w:pPr>
      <w:r>
        <w:t xml:space="preserve">  </w:t>
      </w:r>
      <w:r w:rsidRPr="00685879">
        <w:rPr>
          <w:color w:val="002060"/>
        </w:rPr>
        <w:t>Public static void main</w:t>
      </w:r>
      <w:r>
        <w:t xml:space="preserve"> (String []args)</w:t>
      </w:r>
    </w:p>
    <w:p w14:paraId="21BA2A2D" w14:textId="191F6CDD" w:rsidR="00F4371A" w:rsidRDefault="0068653B" w:rsidP="00815332">
      <w:pPr>
        <w:pStyle w:val="NoSpacing"/>
      </w:pPr>
      <w:r>
        <w:t>{          Scanner s</w:t>
      </w:r>
      <w:r w:rsidR="00F4371A">
        <w:t>can=new Scanner(System.in)</w:t>
      </w:r>
    </w:p>
    <w:p w14:paraId="4BBABB4A" w14:textId="4D427CAD" w:rsidR="00F4371A" w:rsidRDefault="000D37C1" w:rsidP="00815332">
      <w:pPr>
        <w:pStyle w:val="NoSpacing"/>
      </w:pPr>
      <w:r w:rsidRPr="00685879">
        <w:rPr>
          <w:b/>
          <w:color w:val="3A0000"/>
        </w:rPr>
        <w:t>System.out.println</w:t>
      </w:r>
      <w:r>
        <w:t>(“enter the value of num1”);</w:t>
      </w:r>
    </w:p>
    <w:p w14:paraId="78CC755A" w14:textId="02DFA3E8" w:rsidR="000D37C1" w:rsidRDefault="000D37C1" w:rsidP="00815332">
      <w:pPr>
        <w:pStyle w:val="NoSpacing"/>
      </w:pPr>
      <w:r>
        <w:t xml:space="preserve"> String num1=scan.next();</w:t>
      </w:r>
    </w:p>
    <w:p w14:paraId="01DA9053" w14:textId="7AB9EE9E" w:rsidR="000D37C1" w:rsidRDefault="00437A8B" w:rsidP="00815332">
      <w:pPr>
        <w:pStyle w:val="NoSpacing"/>
      </w:pPr>
      <w:r w:rsidRPr="00685879">
        <w:rPr>
          <w:b/>
          <w:color w:val="3A0000"/>
        </w:rPr>
        <w:t>System.out.println</w:t>
      </w:r>
      <w:r>
        <w:t>(“enter the value of num2”);</w:t>
      </w:r>
    </w:p>
    <w:p w14:paraId="469D2D55" w14:textId="271B2A1A" w:rsidR="00437A8B" w:rsidRDefault="00640861" w:rsidP="00815332">
      <w:pPr>
        <w:pStyle w:val="NoSpacing"/>
      </w:pPr>
      <w:r>
        <w:t>Int num2=scan.nextInt();</w:t>
      </w:r>
    </w:p>
    <w:p w14:paraId="00F1EC55" w14:textId="1A91CB62" w:rsidR="00640861" w:rsidRDefault="00640861" w:rsidP="00815332">
      <w:pPr>
        <w:pStyle w:val="NoSpacing"/>
      </w:pPr>
      <w:r w:rsidRPr="00685879">
        <w:rPr>
          <w:b/>
          <w:color w:val="3A0000"/>
        </w:rPr>
        <w:t>System.out.println</w:t>
      </w:r>
      <w:r>
        <w:t>(</w:t>
      </w:r>
      <w:r w:rsidR="0044215E">
        <w:t>num1+num2);</w:t>
      </w:r>
    </w:p>
    <w:p w14:paraId="50193837" w14:textId="39F7890A" w:rsidR="000F742E" w:rsidRDefault="0044215E" w:rsidP="00815332">
      <w:pPr>
        <w:pStyle w:val="NoSpacing"/>
      </w:pPr>
      <w:r>
        <w:t>}</w:t>
      </w:r>
    </w:p>
    <w:p w14:paraId="75B11E68" w14:textId="26E87BC3" w:rsidR="0044215E" w:rsidRDefault="0044215E" w:rsidP="00815332">
      <w:pPr>
        <w:pStyle w:val="NoSpacing"/>
      </w:pPr>
      <w:r>
        <w:t>}</w:t>
      </w:r>
    </w:p>
    <w:p w14:paraId="0C9787C9" w14:textId="7C58658A" w:rsidR="000F742E" w:rsidRDefault="000F742E" w:rsidP="000F742E">
      <w:pPr>
        <w:pStyle w:val="Title"/>
      </w:pPr>
      <w:r>
        <w:t>Type casting or conversation</w:t>
      </w:r>
    </w:p>
    <w:p w14:paraId="3508593B" w14:textId="00217CA0" w:rsidR="000F742E" w:rsidRDefault="00E665D2" w:rsidP="00FE3130">
      <w:pPr>
        <w:pStyle w:val="ListParagraph"/>
        <w:numPr>
          <w:ilvl w:val="0"/>
          <w:numId w:val="42"/>
        </w:numPr>
      </w:pPr>
      <w:r>
        <w:t xml:space="preserve">CONVERTING </w:t>
      </w:r>
      <w:r w:rsidRPr="00B1071E">
        <w:rPr>
          <w:highlight w:val="yellow"/>
        </w:rPr>
        <w:t>ONE TYPE OF DATA INTO ANOTHER TYPE OF DATA</w:t>
      </w:r>
      <w:r>
        <w:t xml:space="preserve"> </w:t>
      </w:r>
      <w:r w:rsidR="00910972">
        <w:t>IS CALLED AS TYPE CASTING / TYPE CONVERSION.</w:t>
      </w:r>
    </w:p>
    <w:p w14:paraId="41B5C6B4" w14:textId="3BB36883" w:rsidR="00910972" w:rsidRDefault="00CC784D" w:rsidP="00CC784D">
      <w:pPr>
        <w:pStyle w:val="Heading2"/>
      </w:pPr>
      <w:r>
        <w:t>THERE</w:t>
      </w:r>
      <w:r w:rsidR="008E39A3">
        <w:t xml:space="preserve">N ARE </w:t>
      </w:r>
      <w:r>
        <w:t xml:space="preserve"> 2 TYPES OF TYPE CASTING=</w:t>
      </w:r>
    </w:p>
    <w:p w14:paraId="34E1B859" w14:textId="7CE7653B" w:rsidR="008E39A3" w:rsidRDefault="004A238E" w:rsidP="004A238E">
      <w:pPr>
        <w:pStyle w:val="ListParagraph"/>
      </w:pPr>
      <w:r>
        <w:t xml:space="preserve">1 PREMETIVE TYPE CASTING </w:t>
      </w:r>
    </w:p>
    <w:p w14:paraId="72E17F83" w14:textId="595E20A5" w:rsidR="004A238E" w:rsidRDefault="004A238E" w:rsidP="004A238E">
      <w:pPr>
        <w:pStyle w:val="ListParagraph"/>
      </w:pPr>
      <w:r>
        <w:t xml:space="preserve">2 NON PREMETIVE TYPE CASTING </w:t>
      </w:r>
    </w:p>
    <w:p w14:paraId="52518853" w14:textId="77777777" w:rsidR="003C6B55" w:rsidRDefault="003C6B55" w:rsidP="004A238E">
      <w:pPr>
        <w:pStyle w:val="ListParagraph"/>
      </w:pPr>
    </w:p>
    <w:p w14:paraId="02A3AC6B" w14:textId="7FAA5C6F" w:rsidR="003C6B55" w:rsidRDefault="003C6B55" w:rsidP="003C6B55">
      <w:pPr>
        <w:pStyle w:val="Heading2"/>
      </w:pPr>
      <w:r>
        <w:t>PREMETIVE CASTING CALASIFIED INTO 3 TYPES=</w:t>
      </w:r>
    </w:p>
    <w:p w14:paraId="0134C7A7" w14:textId="3C074298" w:rsidR="003C6B55" w:rsidRDefault="003C6B55" w:rsidP="003C6B55">
      <w:pPr>
        <w:pStyle w:val="Heading3"/>
      </w:pPr>
      <w:r>
        <w:t xml:space="preserve">a </w:t>
      </w:r>
      <w:r w:rsidR="00764680">
        <w:t xml:space="preserve">implicit casting </w:t>
      </w:r>
    </w:p>
    <w:p w14:paraId="78C4291D" w14:textId="18C900C8" w:rsidR="00764680" w:rsidRDefault="00764680" w:rsidP="00764680">
      <w:pPr>
        <w:pStyle w:val="Heading3"/>
      </w:pPr>
      <w:r>
        <w:t>b explicit casting</w:t>
      </w:r>
    </w:p>
    <w:p w14:paraId="48F6C5CD" w14:textId="76AF446B" w:rsidR="00764680" w:rsidRDefault="00764680" w:rsidP="00764680">
      <w:pPr>
        <w:pStyle w:val="Heading3"/>
      </w:pPr>
      <w:r>
        <w:t xml:space="preserve">c </w:t>
      </w:r>
      <w:r w:rsidR="006371F6">
        <w:t>Boolean casting</w:t>
      </w:r>
      <w:r w:rsidR="00C40E59">
        <w:t xml:space="preserve">   //</w:t>
      </w:r>
      <w:r w:rsidR="006832CD">
        <w:t>n</w:t>
      </w:r>
      <w:r w:rsidR="00C40E59">
        <w:t>ot possible</w:t>
      </w:r>
    </w:p>
    <w:p w14:paraId="5263866F" w14:textId="7EBBDA93" w:rsidR="006371F6" w:rsidRDefault="006371F6" w:rsidP="006371F6">
      <w:pPr>
        <w:pStyle w:val="Heading2"/>
      </w:pPr>
      <w:r>
        <w:t xml:space="preserve">NON PREMETIVE CASTING CLASSIFIED INTO </w:t>
      </w:r>
      <w:r w:rsidR="00E417FB">
        <w:t>2 TYPES=</w:t>
      </w:r>
    </w:p>
    <w:p w14:paraId="7EEADCFC" w14:textId="2109FDBB" w:rsidR="00E417FB" w:rsidRDefault="00E417FB" w:rsidP="00E417FB">
      <w:pPr>
        <w:pStyle w:val="Heading3"/>
      </w:pPr>
      <w:r>
        <w:t xml:space="preserve">1 UP CASTING </w:t>
      </w:r>
    </w:p>
    <w:p w14:paraId="674689EC" w14:textId="0DD41B13" w:rsidR="00E417FB" w:rsidRDefault="00E417FB" w:rsidP="00E417FB">
      <w:pPr>
        <w:pStyle w:val="Heading3"/>
      </w:pPr>
      <w:r>
        <w:t>2 DOWN CASTING</w:t>
      </w:r>
    </w:p>
    <w:p w14:paraId="3E064C1E" w14:textId="77777777" w:rsidR="00E417FB" w:rsidRDefault="00E417FB" w:rsidP="00E417FB"/>
    <w:p w14:paraId="128DB193" w14:textId="67E2FCEA" w:rsidR="00E417FB" w:rsidRDefault="00603146" w:rsidP="00603146">
      <w:pPr>
        <w:pStyle w:val="Heading2"/>
      </w:pPr>
      <w:r>
        <w:t>PREMETIVE CASTING=</w:t>
      </w:r>
    </w:p>
    <w:p w14:paraId="44471577" w14:textId="670AC7ED" w:rsidR="00603146" w:rsidRDefault="00603146" w:rsidP="00FE3130">
      <w:pPr>
        <w:pStyle w:val="ListParagraph"/>
        <w:numPr>
          <w:ilvl w:val="0"/>
          <w:numId w:val="42"/>
        </w:numPr>
      </w:pPr>
      <w:r>
        <w:t>CON</w:t>
      </w:r>
      <w:r w:rsidR="007437ED">
        <w:t>V</w:t>
      </w:r>
      <w:r>
        <w:t xml:space="preserve">ERTING </w:t>
      </w:r>
      <w:r w:rsidRPr="00B1071E">
        <w:rPr>
          <w:highlight w:val="yellow"/>
        </w:rPr>
        <w:t>ONE PREMI</w:t>
      </w:r>
      <w:r w:rsidR="007437ED" w:rsidRPr="00B1071E">
        <w:rPr>
          <w:highlight w:val="yellow"/>
        </w:rPr>
        <w:t xml:space="preserve">TIVE  INFORMATION TO ANOTHER </w:t>
      </w:r>
      <w:r w:rsidR="0050030B" w:rsidRPr="00B1071E">
        <w:rPr>
          <w:highlight w:val="yellow"/>
        </w:rPr>
        <w:t>PREMETIVE INFORMATION</w:t>
      </w:r>
      <w:r w:rsidR="0050030B">
        <w:t xml:space="preserve"> IS CALLED AS PREMETIVE </w:t>
      </w:r>
      <w:r w:rsidR="00F634DE">
        <w:t>CASTING.</w:t>
      </w:r>
    </w:p>
    <w:p w14:paraId="748B2FD9" w14:textId="6494C90D" w:rsidR="00AF6C49" w:rsidRDefault="00AF6C49" w:rsidP="00AF6C49"/>
    <w:p w14:paraId="13ABFBF1" w14:textId="29D83B00" w:rsidR="00AF6C49" w:rsidRDefault="00962A58" w:rsidP="00AF6C49"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675C379A" wp14:editId="31530EC8">
                <wp:simplePos x="0" y="0"/>
                <wp:positionH relativeFrom="column">
                  <wp:posOffset>2452255</wp:posOffset>
                </wp:positionH>
                <wp:positionV relativeFrom="paragraph">
                  <wp:posOffset>5830</wp:posOffset>
                </wp:positionV>
                <wp:extent cx="221672" cy="685800"/>
                <wp:effectExtent l="0" t="0" r="26035" b="19050"/>
                <wp:wrapNone/>
                <wp:docPr id="522977805" name="Right Brac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672" cy="68580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02A5E51C" w14:textId="595091C2" w:rsidR="00E92246" w:rsidRDefault="00E92246" w:rsidP="00E92246">
                            <w:pPr>
                              <w:jc w:val="center"/>
                            </w:pPr>
                            <w:r>
                              <w:t xml:space="preserve">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75C379A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4" o:spid="_x0000_s1026" type="#_x0000_t88" style="position:absolute;margin-left:193.1pt;margin-top:.45pt;width:17.45pt;height:54pt;z-index:25165824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" adj="582" strokecolor="#4472c4 [3204]" strokeweight=".5pt">
                <v:stroke joinstyle="miter"/>
                <v:textbox>
                  <w:txbxContent>
                    <w:p w14:paraId="02A5E51C" w14:textId="595091C2" w:rsidR="00E92246" w:rsidRDefault="00E92246" w:rsidP="00E92246">
                      <w:pPr>
                        <w:jc w:val="center"/>
                      </w:pPr>
                      <w:r>
                        <w:t xml:space="preserve">     </w:t>
                      </w:r>
                    </w:p>
                  </w:txbxContent>
                </v:textbox>
              </v:shape>
            </w:pict>
          </mc:Fallback>
        </mc:AlternateContent>
      </w:r>
      <w:r w:rsidR="00016E09"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2C6ACDA1" wp14:editId="04585B7D">
                <wp:simplePos x="0" y="0"/>
                <wp:positionH relativeFrom="column">
                  <wp:posOffset>-131618</wp:posOffset>
                </wp:positionH>
                <wp:positionV relativeFrom="paragraph">
                  <wp:posOffset>54321</wp:posOffset>
                </wp:positionV>
                <wp:extent cx="62345" cy="720437"/>
                <wp:effectExtent l="0" t="0" r="20955" b="22860"/>
                <wp:wrapNone/>
                <wp:docPr id="2023969190" name="Left Brac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45" cy="720437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EF7B068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2" o:spid="_x0000_s1026" type="#_x0000_t87" style="position:absolute;margin-left:-10.35pt;margin-top:4.3pt;width:4.9pt;height:56.75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" adj="156" strokecolor="#4472c4 [3204]" strokeweight=".5pt">
                <v:stroke joinstyle="miter"/>
              </v:shape>
            </w:pict>
          </mc:Fallback>
        </mc:AlternateContent>
      </w:r>
      <w:r w:rsidR="00AF6C49">
        <w:t>Int I =20;</w:t>
      </w:r>
      <w:r w:rsidR="001C5B60">
        <w:t xml:space="preserve">                                  int i=3.5</w:t>
      </w:r>
      <w:r w:rsidR="00EB395B">
        <w:t>;</w:t>
      </w:r>
    </w:p>
    <w:p w14:paraId="6C69BBFD" w14:textId="02CD5196" w:rsidR="00E92246" w:rsidRDefault="00AF6C49" w:rsidP="00AF6C49">
      <w:r>
        <w:t>Double d=3.5</w:t>
      </w:r>
      <w:r w:rsidR="00EB395B">
        <w:t xml:space="preserve">                          double d=10;</w:t>
      </w:r>
      <w:r w:rsidR="00962A58">
        <w:t xml:space="preserve">            type</w:t>
      </w:r>
      <w:r w:rsidR="00E92246">
        <w:t xml:space="preserve"> mistake </w:t>
      </w:r>
    </w:p>
    <w:p w14:paraId="6D044F2F" w14:textId="756E8B2F" w:rsidR="001C5B60" w:rsidRPr="00603146" w:rsidRDefault="001C5B60" w:rsidP="00AF6C49">
      <w:r>
        <w:t>Char ch =’a’</w:t>
      </w:r>
      <w:r w:rsidR="00EB395B">
        <w:t xml:space="preserve">                          char ch =”string”</w:t>
      </w:r>
    </w:p>
    <w:p w14:paraId="234C88AD" w14:textId="103DEC7B" w:rsidR="00E92246" w:rsidRDefault="00E92246" w:rsidP="00E86C25">
      <w:r>
        <w:t>Type matching</w:t>
      </w:r>
    </w:p>
    <w:p w14:paraId="688A6E55" w14:textId="4803CBB0" w:rsidR="00E92246" w:rsidRDefault="00E66FF3" w:rsidP="00E66FF3">
      <w:pPr>
        <w:pStyle w:val="Heading1"/>
        <w:rPr>
          <w:sz w:val="32"/>
          <w:szCs w:val="32"/>
        </w:rPr>
      </w:pPr>
      <w:r w:rsidRPr="00E66FF3">
        <w:rPr>
          <w:sz w:val="32"/>
          <w:szCs w:val="32"/>
        </w:rPr>
        <w:t>Implicit casting</w:t>
      </w:r>
      <w:r w:rsidR="009633BB">
        <w:rPr>
          <w:sz w:val="32"/>
          <w:szCs w:val="32"/>
        </w:rPr>
        <w:t>/auto casting</w:t>
      </w:r>
      <w:r w:rsidR="00F30F3D">
        <w:rPr>
          <w:sz w:val="32"/>
          <w:szCs w:val="32"/>
        </w:rPr>
        <w:t>/widening</w:t>
      </w:r>
      <w:r w:rsidR="00B1071E">
        <w:rPr>
          <w:sz w:val="32"/>
          <w:szCs w:val="32"/>
        </w:rPr>
        <w:t>=</w:t>
      </w:r>
    </w:p>
    <w:p w14:paraId="328F68E8" w14:textId="72D918AE" w:rsidR="00E66FF3" w:rsidRPr="00B1071E" w:rsidRDefault="002912DB" w:rsidP="00FE3130">
      <w:pPr>
        <w:pStyle w:val="ListParagraph"/>
        <w:numPr>
          <w:ilvl w:val="0"/>
          <w:numId w:val="42"/>
        </w:numPr>
        <w:rPr>
          <w:highlight w:val="yellow"/>
        </w:rPr>
      </w:pPr>
      <w:r>
        <w:t xml:space="preserve">CONVERTING </w:t>
      </w:r>
      <w:r w:rsidR="00B1071E" w:rsidRPr="00B1071E">
        <w:rPr>
          <w:highlight w:val="yellow"/>
        </w:rPr>
        <w:t>ON</w:t>
      </w:r>
      <w:r w:rsidR="00B1071E">
        <w:t>E</w:t>
      </w:r>
      <w:r>
        <w:t xml:space="preserve"> PREMETIVE INFORMATION TO </w:t>
      </w:r>
      <w:r w:rsidRPr="00B1071E">
        <w:rPr>
          <w:highlight w:val="yellow"/>
        </w:rPr>
        <w:t xml:space="preserve">ANOTER PREMITIVE INFORMATION </w:t>
      </w:r>
      <w:r w:rsidR="00955BE0" w:rsidRPr="00B1071E">
        <w:rPr>
          <w:highlight w:val="yellow"/>
        </w:rPr>
        <w:t>BY COM</w:t>
      </w:r>
      <w:r w:rsidR="003117A4" w:rsidRPr="00B1071E">
        <w:rPr>
          <w:highlight w:val="yellow"/>
        </w:rPr>
        <w:t>P</w:t>
      </w:r>
      <w:r w:rsidR="00955BE0" w:rsidRPr="00B1071E">
        <w:rPr>
          <w:highlight w:val="yellow"/>
        </w:rPr>
        <w:t xml:space="preserve">ILOR IS KNOWN AS </w:t>
      </w:r>
      <w:r w:rsidR="003117A4" w:rsidRPr="00B1071E">
        <w:rPr>
          <w:highlight w:val="yellow"/>
        </w:rPr>
        <w:t>IMPLICT CASTING.</w:t>
      </w:r>
    </w:p>
    <w:p w14:paraId="05DC827C" w14:textId="7D9DA504" w:rsidR="003117A4" w:rsidRDefault="003117A4" w:rsidP="00FE3130">
      <w:pPr>
        <w:pStyle w:val="ListParagraph"/>
        <w:numPr>
          <w:ilvl w:val="0"/>
          <w:numId w:val="42"/>
        </w:numPr>
      </w:pPr>
      <w:r w:rsidRPr="00B1071E">
        <w:rPr>
          <w:highlight w:val="yellow"/>
        </w:rPr>
        <w:t xml:space="preserve">COMPILOR IS RESPONSIBLE FOR </w:t>
      </w:r>
      <w:r w:rsidR="00317F65" w:rsidRPr="00B1071E">
        <w:rPr>
          <w:highlight w:val="yellow"/>
        </w:rPr>
        <w:t>IMPLICIT CASTING</w:t>
      </w:r>
      <w:r w:rsidR="00317F65">
        <w:t xml:space="preserve"> .</w:t>
      </w:r>
    </w:p>
    <w:p w14:paraId="13753492" w14:textId="3B4BDD55" w:rsidR="00317F65" w:rsidRPr="00B1071E" w:rsidRDefault="00317F65" w:rsidP="00FE3130">
      <w:pPr>
        <w:pStyle w:val="ListParagraph"/>
        <w:numPr>
          <w:ilvl w:val="0"/>
          <w:numId w:val="42"/>
        </w:numPr>
        <w:rPr>
          <w:highlight w:val="yellow"/>
        </w:rPr>
      </w:pPr>
      <w:r w:rsidRPr="00B1071E">
        <w:rPr>
          <w:highlight w:val="yellow"/>
        </w:rPr>
        <w:t xml:space="preserve">HERE DATA CONVERSION </w:t>
      </w:r>
      <w:r w:rsidR="00C05E05" w:rsidRPr="00B1071E">
        <w:rPr>
          <w:highlight w:val="yellow"/>
        </w:rPr>
        <w:t xml:space="preserve">TAKES PLACE WITHOUT ANY EXTRA PIECE </w:t>
      </w:r>
      <w:r w:rsidR="00733EEE" w:rsidRPr="00B1071E">
        <w:rPr>
          <w:highlight w:val="yellow"/>
        </w:rPr>
        <w:t xml:space="preserve">OF CODE BECOUSE OF THESE IS </w:t>
      </w:r>
      <w:r w:rsidR="007934CF" w:rsidRPr="00B1071E">
        <w:rPr>
          <w:highlight w:val="yellow"/>
        </w:rPr>
        <w:t>ALSO KNOWN AS ‘auto casting’.</w:t>
      </w:r>
    </w:p>
    <w:p w14:paraId="308B6CDF" w14:textId="3D748288" w:rsidR="007934CF" w:rsidRDefault="007934CF" w:rsidP="00FE3130">
      <w:pPr>
        <w:pStyle w:val="ListParagraph"/>
        <w:numPr>
          <w:ilvl w:val="0"/>
          <w:numId w:val="42"/>
        </w:numPr>
      </w:pPr>
      <w:r>
        <w:t xml:space="preserve">CONVERTING </w:t>
      </w:r>
      <w:r w:rsidRPr="00B1071E">
        <w:rPr>
          <w:highlight w:val="yellow"/>
        </w:rPr>
        <w:t xml:space="preserve">SMALLER TYPE </w:t>
      </w:r>
      <w:r w:rsidR="008D5E23" w:rsidRPr="00B1071E">
        <w:rPr>
          <w:highlight w:val="yellow"/>
        </w:rPr>
        <w:t>OF DATA TO BIGGER</w:t>
      </w:r>
      <w:r w:rsidR="008D5E23">
        <w:t xml:space="preserve"> TYPE OF DATA </w:t>
      </w:r>
      <w:r w:rsidR="00913BC4">
        <w:t xml:space="preserve">IS CALLED AS </w:t>
      </w:r>
      <w:r w:rsidR="00913BC4" w:rsidRPr="00B1071E">
        <w:rPr>
          <w:highlight w:val="yellow"/>
        </w:rPr>
        <w:t>WIDENIG</w:t>
      </w:r>
      <w:r w:rsidR="00913BC4">
        <w:t>.</w:t>
      </w:r>
    </w:p>
    <w:p w14:paraId="60245D8C" w14:textId="14E1F2AD" w:rsidR="00BA71E1" w:rsidRDefault="00BA71E1" w:rsidP="00BA71E1">
      <w:r w:rsidRPr="00BA71E1">
        <w:t>byte → short → int → long → float → double</w:t>
      </w:r>
    </w:p>
    <w:p w14:paraId="7CD8CF68" w14:textId="77777777" w:rsidR="00CC3E58" w:rsidRDefault="00CC3E58" w:rsidP="00CC3E58">
      <w:pPr>
        <w:pStyle w:val="NormalWeb"/>
        <w:shd w:val="clear" w:color="auto" w:fill="1C1F22"/>
        <w:spacing w:before="30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CC7832"/>
          <w:sz w:val="20"/>
          <w:szCs w:val="20"/>
        </w:rPr>
        <w:t>public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CC7832"/>
          <w:sz w:val="20"/>
          <w:szCs w:val="20"/>
        </w:rPr>
        <w:t>void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FFC66D"/>
          <w:sz w:val="20"/>
          <w:szCs w:val="20"/>
        </w:rPr>
        <w:t>implicit_AutoCasting_Widening</w:t>
      </w:r>
      <w:r>
        <w:rPr>
          <w:rFonts w:ascii="Consolas" w:hAnsi="Consolas"/>
          <w:color w:val="D8D8D8"/>
          <w:sz w:val="20"/>
          <w:szCs w:val="20"/>
        </w:rPr>
        <w:t>() {</w:t>
      </w:r>
    </w:p>
    <w:p w14:paraId="2499D5CC" w14:textId="77777777" w:rsidR="00CC3E58" w:rsidRDefault="00CC3E58" w:rsidP="00CC3E5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808080"/>
          <w:sz w:val="20"/>
          <w:szCs w:val="20"/>
        </w:rPr>
        <w:t xml:space="preserve">//byte → short → </w:t>
      </w:r>
      <w:r>
        <w:rPr>
          <w:rFonts w:ascii="Consolas" w:hAnsi="Consolas"/>
          <w:color w:val="808080"/>
          <w:sz w:val="20"/>
          <w:szCs w:val="20"/>
          <w:u w:val="single"/>
        </w:rPr>
        <w:t>int</w:t>
      </w:r>
      <w:r>
        <w:rPr>
          <w:rFonts w:ascii="Consolas" w:hAnsi="Consolas"/>
          <w:color w:val="808080"/>
          <w:sz w:val="20"/>
          <w:szCs w:val="20"/>
        </w:rPr>
        <w:t xml:space="preserve"> → long → float → double</w:t>
      </w:r>
    </w:p>
    <w:p w14:paraId="3CABC741" w14:textId="77777777" w:rsidR="00CC3E58" w:rsidRDefault="00CC3E58" w:rsidP="00CC3E5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CC7832"/>
          <w:sz w:val="20"/>
          <w:szCs w:val="20"/>
        </w:rPr>
        <w:t>byte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s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6897BB"/>
          <w:sz w:val="20"/>
          <w:szCs w:val="20"/>
        </w:rPr>
        <w:t>39</w:t>
      </w:r>
      <w:r>
        <w:rPr>
          <w:rFonts w:ascii="Consolas" w:hAnsi="Consolas"/>
          <w:color w:val="D8D8D8"/>
          <w:sz w:val="20"/>
          <w:szCs w:val="20"/>
        </w:rPr>
        <w:t xml:space="preserve">;    </w:t>
      </w:r>
      <w:r>
        <w:rPr>
          <w:rFonts w:ascii="Consolas" w:hAnsi="Consolas"/>
          <w:color w:val="808080"/>
          <w:sz w:val="20"/>
          <w:szCs w:val="20"/>
        </w:rPr>
        <w:t>// 39</w:t>
      </w:r>
    </w:p>
    <w:p w14:paraId="2507E1C8" w14:textId="77777777" w:rsidR="00CC3E58" w:rsidRDefault="00CC3E58" w:rsidP="00CC3E5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CC7832"/>
          <w:sz w:val="20"/>
          <w:szCs w:val="20"/>
        </w:rPr>
        <w:t>short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k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79ABFF"/>
          <w:sz w:val="20"/>
          <w:szCs w:val="20"/>
        </w:rPr>
        <w:t>s</w:t>
      </w:r>
      <w:r>
        <w:rPr>
          <w:rFonts w:ascii="Consolas" w:hAnsi="Consolas"/>
          <w:color w:val="D8D8D8"/>
          <w:sz w:val="20"/>
          <w:szCs w:val="20"/>
        </w:rPr>
        <w:t xml:space="preserve">;   </w:t>
      </w:r>
      <w:r>
        <w:rPr>
          <w:rFonts w:ascii="Consolas" w:hAnsi="Consolas"/>
          <w:color w:val="808080"/>
          <w:sz w:val="20"/>
          <w:szCs w:val="20"/>
        </w:rPr>
        <w:t>//39</w:t>
      </w:r>
    </w:p>
    <w:p w14:paraId="3A6D6EFA" w14:textId="77777777" w:rsidR="00CC3E58" w:rsidRDefault="00CC3E58" w:rsidP="00CC3E5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CC7832"/>
          <w:sz w:val="20"/>
          <w:szCs w:val="20"/>
        </w:rPr>
        <w:t>int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a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79ABFF"/>
          <w:sz w:val="20"/>
          <w:szCs w:val="20"/>
        </w:rPr>
        <w:t>k</w:t>
      </w:r>
      <w:r>
        <w:rPr>
          <w:rFonts w:ascii="Consolas" w:hAnsi="Consolas"/>
          <w:color w:val="D8D8D8"/>
          <w:sz w:val="20"/>
          <w:szCs w:val="20"/>
        </w:rPr>
        <w:t xml:space="preserve">;     </w:t>
      </w:r>
      <w:r>
        <w:rPr>
          <w:rFonts w:ascii="Consolas" w:hAnsi="Consolas"/>
          <w:color w:val="808080"/>
          <w:sz w:val="20"/>
          <w:szCs w:val="20"/>
        </w:rPr>
        <w:t>//39</w:t>
      </w:r>
    </w:p>
    <w:p w14:paraId="134744F0" w14:textId="77777777" w:rsidR="00CC3E58" w:rsidRDefault="00CC3E58" w:rsidP="00CC3E5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CC7832"/>
          <w:sz w:val="20"/>
          <w:szCs w:val="20"/>
        </w:rPr>
        <w:t>long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b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79ABFF"/>
          <w:sz w:val="20"/>
          <w:szCs w:val="20"/>
        </w:rPr>
        <w:t>a</w:t>
      </w:r>
      <w:r>
        <w:rPr>
          <w:rFonts w:ascii="Consolas" w:hAnsi="Consolas"/>
          <w:color w:val="D8D8D8"/>
          <w:sz w:val="20"/>
          <w:szCs w:val="20"/>
        </w:rPr>
        <w:t xml:space="preserve">;    </w:t>
      </w:r>
      <w:r>
        <w:rPr>
          <w:rFonts w:ascii="Consolas" w:hAnsi="Consolas"/>
          <w:color w:val="808080"/>
          <w:sz w:val="20"/>
          <w:szCs w:val="20"/>
        </w:rPr>
        <w:t>//39.0</w:t>
      </w:r>
    </w:p>
    <w:p w14:paraId="302C760B" w14:textId="77777777" w:rsidR="00CC3E58" w:rsidRDefault="00CC3E58" w:rsidP="00CC3E5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CC7832"/>
          <w:sz w:val="20"/>
          <w:szCs w:val="20"/>
        </w:rPr>
        <w:t>float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c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79ABFF"/>
          <w:sz w:val="20"/>
          <w:szCs w:val="20"/>
        </w:rPr>
        <w:t>b</w:t>
      </w:r>
      <w:r>
        <w:rPr>
          <w:rFonts w:ascii="Consolas" w:hAnsi="Consolas"/>
          <w:color w:val="D8D8D8"/>
          <w:sz w:val="20"/>
          <w:szCs w:val="20"/>
        </w:rPr>
        <w:t xml:space="preserve">;   </w:t>
      </w:r>
      <w:r>
        <w:rPr>
          <w:rFonts w:ascii="Consolas" w:hAnsi="Consolas"/>
          <w:color w:val="808080"/>
          <w:sz w:val="20"/>
          <w:szCs w:val="20"/>
        </w:rPr>
        <w:t>//39.0</w:t>
      </w:r>
    </w:p>
    <w:p w14:paraId="34B94915" w14:textId="77777777" w:rsidR="00CC3E58" w:rsidRDefault="00CC3E58" w:rsidP="00CC3E5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CC7832"/>
          <w:sz w:val="20"/>
          <w:szCs w:val="20"/>
        </w:rPr>
        <w:t>double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d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79ABFF"/>
          <w:sz w:val="20"/>
          <w:szCs w:val="20"/>
        </w:rPr>
        <w:t>c</w:t>
      </w:r>
      <w:r>
        <w:rPr>
          <w:rFonts w:ascii="Consolas" w:hAnsi="Consolas"/>
          <w:color w:val="D8D8D8"/>
          <w:sz w:val="20"/>
          <w:szCs w:val="20"/>
        </w:rPr>
        <w:t xml:space="preserve">;  </w:t>
      </w:r>
      <w:r>
        <w:rPr>
          <w:rFonts w:ascii="Consolas" w:hAnsi="Consolas"/>
          <w:color w:val="808080"/>
          <w:sz w:val="20"/>
          <w:szCs w:val="20"/>
        </w:rPr>
        <w:t>//39.0</w:t>
      </w:r>
    </w:p>
    <w:p w14:paraId="4335703D" w14:textId="77777777" w:rsidR="00CC3E58" w:rsidRDefault="00CC3E58" w:rsidP="00CC3E5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</w:p>
    <w:p w14:paraId="741FA42E" w14:textId="77777777" w:rsidR="00CC3E58" w:rsidRDefault="00CC3E58" w:rsidP="00CC3E58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A9B7C6"/>
          <w:sz w:val="20"/>
          <w:szCs w:val="20"/>
        </w:rPr>
        <w:t>System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9876AA"/>
          <w:sz w:val="20"/>
          <w:szCs w:val="20"/>
        </w:rPr>
        <w:t>out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println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s</w:t>
      </w:r>
      <w:r>
        <w:rPr>
          <w:rFonts w:ascii="Consolas" w:hAnsi="Consolas"/>
          <w:color w:val="D8D8D8"/>
          <w:sz w:val="20"/>
          <w:szCs w:val="20"/>
        </w:rPr>
        <w:t>+</w:t>
      </w:r>
      <w:r>
        <w:rPr>
          <w:rFonts w:ascii="Consolas" w:hAnsi="Consolas"/>
          <w:color w:val="A5C25C"/>
          <w:sz w:val="20"/>
          <w:szCs w:val="20"/>
        </w:rPr>
        <w:t>"\n"</w:t>
      </w:r>
      <w:r>
        <w:rPr>
          <w:rFonts w:ascii="Consolas" w:hAnsi="Consolas"/>
          <w:color w:val="D8D8D8"/>
          <w:sz w:val="20"/>
          <w:szCs w:val="20"/>
        </w:rPr>
        <w:t>+</w:t>
      </w:r>
      <w:r>
        <w:rPr>
          <w:rFonts w:ascii="Consolas" w:hAnsi="Consolas"/>
          <w:color w:val="79ABFF"/>
          <w:sz w:val="20"/>
          <w:szCs w:val="20"/>
        </w:rPr>
        <w:t>k</w:t>
      </w:r>
      <w:r>
        <w:rPr>
          <w:rFonts w:ascii="Consolas" w:hAnsi="Consolas"/>
          <w:color w:val="D8D8D8"/>
          <w:sz w:val="20"/>
          <w:szCs w:val="20"/>
        </w:rPr>
        <w:t>+</w:t>
      </w:r>
      <w:r>
        <w:rPr>
          <w:rFonts w:ascii="Consolas" w:hAnsi="Consolas"/>
          <w:color w:val="A5C25C"/>
          <w:sz w:val="20"/>
          <w:szCs w:val="20"/>
        </w:rPr>
        <w:t>"\n"</w:t>
      </w:r>
      <w:r>
        <w:rPr>
          <w:rFonts w:ascii="Consolas" w:hAnsi="Consolas"/>
          <w:color w:val="D8D8D8"/>
          <w:sz w:val="20"/>
          <w:szCs w:val="20"/>
        </w:rPr>
        <w:t>+</w:t>
      </w:r>
      <w:r>
        <w:rPr>
          <w:rFonts w:ascii="Consolas" w:hAnsi="Consolas"/>
          <w:color w:val="79ABFF"/>
          <w:sz w:val="20"/>
          <w:szCs w:val="20"/>
        </w:rPr>
        <w:t>a</w:t>
      </w:r>
      <w:r>
        <w:rPr>
          <w:rFonts w:ascii="Consolas" w:hAnsi="Consolas"/>
          <w:color w:val="D8D8D8"/>
          <w:sz w:val="20"/>
          <w:szCs w:val="20"/>
        </w:rPr>
        <w:t>+</w:t>
      </w:r>
      <w:r>
        <w:rPr>
          <w:rFonts w:ascii="Consolas" w:hAnsi="Consolas"/>
          <w:color w:val="A5C25C"/>
          <w:sz w:val="20"/>
          <w:szCs w:val="20"/>
        </w:rPr>
        <w:t>"\n"</w:t>
      </w:r>
      <w:r>
        <w:rPr>
          <w:rFonts w:ascii="Consolas" w:hAnsi="Consolas"/>
          <w:color w:val="D8D8D8"/>
          <w:sz w:val="20"/>
          <w:szCs w:val="20"/>
        </w:rPr>
        <w:t>+</w:t>
      </w:r>
      <w:r>
        <w:rPr>
          <w:rFonts w:ascii="Consolas" w:hAnsi="Consolas"/>
          <w:color w:val="79ABFF"/>
          <w:sz w:val="20"/>
          <w:szCs w:val="20"/>
        </w:rPr>
        <w:t>b</w:t>
      </w:r>
      <w:r>
        <w:rPr>
          <w:rFonts w:ascii="Consolas" w:hAnsi="Consolas"/>
          <w:color w:val="D8D8D8"/>
          <w:sz w:val="20"/>
          <w:szCs w:val="20"/>
        </w:rPr>
        <w:t>+</w:t>
      </w:r>
      <w:r>
        <w:rPr>
          <w:rFonts w:ascii="Consolas" w:hAnsi="Consolas"/>
          <w:color w:val="A5C25C"/>
          <w:sz w:val="20"/>
          <w:szCs w:val="20"/>
        </w:rPr>
        <w:t>"\n"</w:t>
      </w:r>
      <w:r>
        <w:rPr>
          <w:rFonts w:ascii="Consolas" w:hAnsi="Consolas"/>
          <w:color w:val="D8D8D8"/>
          <w:sz w:val="20"/>
          <w:szCs w:val="20"/>
        </w:rPr>
        <w:t>+</w:t>
      </w:r>
      <w:r>
        <w:rPr>
          <w:rFonts w:ascii="Consolas" w:hAnsi="Consolas"/>
          <w:color w:val="79ABFF"/>
          <w:sz w:val="20"/>
          <w:szCs w:val="20"/>
        </w:rPr>
        <w:t>c</w:t>
      </w:r>
      <w:r>
        <w:rPr>
          <w:rFonts w:ascii="Consolas" w:hAnsi="Consolas"/>
          <w:color w:val="D8D8D8"/>
          <w:sz w:val="20"/>
          <w:szCs w:val="20"/>
        </w:rPr>
        <w:t>+</w:t>
      </w:r>
      <w:r>
        <w:rPr>
          <w:rFonts w:ascii="Consolas" w:hAnsi="Consolas"/>
          <w:color w:val="A5C25C"/>
          <w:sz w:val="20"/>
          <w:szCs w:val="20"/>
        </w:rPr>
        <w:t>"\n"</w:t>
      </w:r>
      <w:r>
        <w:rPr>
          <w:rFonts w:ascii="Consolas" w:hAnsi="Consolas"/>
          <w:color w:val="D8D8D8"/>
          <w:sz w:val="20"/>
          <w:szCs w:val="20"/>
        </w:rPr>
        <w:t>+</w:t>
      </w:r>
      <w:r>
        <w:rPr>
          <w:rFonts w:ascii="Consolas" w:hAnsi="Consolas"/>
          <w:color w:val="79ABFF"/>
          <w:sz w:val="20"/>
          <w:szCs w:val="20"/>
        </w:rPr>
        <w:t>c</w:t>
      </w:r>
      <w:r>
        <w:rPr>
          <w:rFonts w:ascii="Consolas" w:hAnsi="Consolas"/>
          <w:color w:val="D8D8D8"/>
          <w:sz w:val="20"/>
          <w:szCs w:val="20"/>
        </w:rPr>
        <w:t>+</w:t>
      </w:r>
      <w:r>
        <w:rPr>
          <w:rFonts w:ascii="Consolas" w:hAnsi="Consolas"/>
          <w:color w:val="A5C25C"/>
          <w:sz w:val="20"/>
          <w:szCs w:val="20"/>
        </w:rPr>
        <w:t>"\n"</w:t>
      </w:r>
      <w:r>
        <w:rPr>
          <w:rFonts w:ascii="Consolas" w:hAnsi="Consolas"/>
          <w:color w:val="D8D8D8"/>
          <w:sz w:val="20"/>
          <w:szCs w:val="20"/>
        </w:rPr>
        <w:t>+</w:t>
      </w:r>
      <w:r>
        <w:rPr>
          <w:rFonts w:ascii="Consolas" w:hAnsi="Consolas"/>
          <w:color w:val="79ABFF"/>
          <w:sz w:val="20"/>
          <w:szCs w:val="20"/>
        </w:rPr>
        <w:t>d</w:t>
      </w:r>
      <w:r>
        <w:rPr>
          <w:rFonts w:ascii="Consolas" w:hAnsi="Consolas"/>
          <w:color w:val="D8D8D8"/>
          <w:sz w:val="20"/>
          <w:szCs w:val="20"/>
        </w:rPr>
        <w:t>);</w:t>
      </w:r>
    </w:p>
    <w:p w14:paraId="70E798C5" w14:textId="77777777" w:rsidR="00CC3E58" w:rsidRDefault="00CC3E58" w:rsidP="00BA71E1"/>
    <w:p w14:paraId="042AFDE0" w14:textId="3DC6A9C3" w:rsidR="00913BC4" w:rsidRDefault="001D5D20" w:rsidP="001D5D20">
      <w:pPr>
        <w:pStyle w:val="Heading1"/>
      </w:pPr>
      <w:r>
        <w:t>TYPE CAST OPERATOR =</w:t>
      </w:r>
    </w:p>
    <w:p w14:paraId="7A038994" w14:textId="7F191449" w:rsidR="001D5D20" w:rsidRDefault="001D5D20" w:rsidP="001D5D20">
      <w:pPr>
        <w:pStyle w:val="Heading2"/>
      </w:pPr>
      <w:r>
        <w:t>SYNTAX=</w:t>
      </w:r>
      <w:r w:rsidR="005827AB">
        <w:t>DATATYPE VARIABLE =(DATA TYPE ) VALUE.</w:t>
      </w:r>
    </w:p>
    <w:p w14:paraId="3C11C1D1" w14:textId="77777777" w:rsidR="005827AB" w:rsidRDefault="005827AB" w:rsidP="005827AB"/>
    <w:p w14:paraId="64B7E717" w14:textId="344E6470" w:rsidR="006E1D68" w:rsidRDefault="006E1D68" w:rsidP="00815332">
      <w:pPr>
        <w:pStyle w:val="NoSpacing"/>
      </w:pPr>
      <w:r>
        <w:t>Class demo</w:t>
      </w:r>
    </w:p>
    <w:p w14:paraId="67FE0E77" w14:textId="187DC90B" w:rsidR="006E1D68" w:rsidRDefault="006E1D68" w:rsidP="00815332">
      <w:pPr>
        <w:pStyle w:val="NoSpacing"/>
      </w:pPr>
      <w:r>
        <w:t>{</w:t>
      </w:r>
    </w:p>
    <w:p w14:paraId="22147E37" w14:textId="24B691A5" w:rsidR="006E1D68" w:rsidRDefault="006E1D68" w:rsidP="00815332">
      <w:pPr>
        <w:pStyle w:val="NoSpacing"/>
      </w:pPr>
      <w:r w:rsidRPr="00685879">
        <w:rPr>
          <w:color w:val="002060"/>
        </w:rPr>
        <w:t>Public static void main</w:t>
      </w:r>
      <w:r>
        <w:t xml:space="preserve"> (String []args)</w:t>
      </w:r>
    </w:p>
    <w:p w14:paraId="773310F9" w14:textId="7D1F089B" w:rsidR="006E1D68" w:rsidRDefault="006E1D68" w:rsidP="00815332">
      <w:pPr>
        <w:pStyle w:val="NoSpacing"/>
      </w:pPr>
      <w:r>
        <w:t>{</w:t>
      </w:r>
    </w:p>
    <w:p w14:paraId="4F0C4831" w14:textId="01E1E523" w:rsidR="00AB232C" w:rsidRDefault="00DE2E93" w:rsidP="00815332">
      <w:pPr>
        <w:pStyle w:val="NoSpacing"/>
      </w:pPr>
      <w:r w:rsidRPr="00685879">
        <w:rPr>
          <w:b/>
          <w:color w:val="3A0000"/>
        </w:rPr>
        <w:t>System.out.println</w:t>
      </w:r>
      <w:r>
        <w:t>(“====impli</w:t>
      </w:r>
      <w:r w:rsidR="00AB232C">
        <w:t>cit=====”);</w:t>
      </w:r>
      <w:r w:rsidR="00557D13">
        <w:t xml:space="preserve">                                      out put</w:t>
      </w:r>
    </w:p>
    <w:p w14:paraId="6156DC7B" w14:textId="21065AB2" w:rsidR="00AB232C" w:rsidRDefault="00AB232C" w:rsidP="00815332">
      <w:pPr>
        <w:pStyle w:val="NoSpacing"/>
      </w:pPr>
      <w:r>
        <w:t xml:space="preserve">double </w:t>
      </w:r>
      <w:r w:rsidR="00BC345D">
        <w:t>d =10;</w:t>
      </w:r>
      <w:r w:rsidR="00557D13">
        <w:t xml:space="preserve">                           </w:t>
      </w:r>
      <w:r w:rsidR="00C74BA1">
        <w:t xml:space="preserve">                                                            10.0     10.0      14      14</w:t>
      </w:r>
    </w:p>
    <w:p w14:paraId="48E093B3" w14:textId="36CD56A6" w:rsidR="00557D13" w:rsidRDefault="00BC345D" w:rsidP="00815332">
      <w:pPr>
        <w:pStyle w:val="NoSpacing"/>
      </w:pPr>
      <w:r w:rsidRPr="00685879">
        <w:rPr>
          <w:b/>
          <w:color w:val="3A0000"/>
        </w:rPr>
        <w:t>System.out.println</w:t>
      </w:r>
      <w:r>
        <w:t>(d)</w:t>
      </w:r>
      <w:r w:rsidR="008A2390">
        <w:t>;</w:t>
      </w:r>
    </w:p>
    <w:p w14:paraId="45A1E0FD" w14:textId="57C97B43" w:rsidR="008A2390" w:rsidRDefault="008A2390" w:rsidP="00815332">
      <w:pPr>
        <w:pStyle w:val="NoSpacing"/>
      </w:pPr>
      <w:r w:rsidRPr="00685879">
        <w:rPr>
          <w:b/>
          <w:color w:val="3A0000"/>
        </w:rPr>
        <w:t>System.out.println</w:t>
      </w:r>
      <w:r>
        <w:t xml:space="preserve">(“======type casting </w:t>
      </w:r>
      <w:r w:rsidR="00D9086D">
        <w:t>operator====”);</w:t>
      </w:r>
    </w:p>
    <w:p w14:paraId="6D90A82B" w14:textId="593A6805" w:rsidR="00D9086D" w:rsidRDefault="00D9086D" w:rsidP="00815332">
      <w:pPr>
        <w:pStyle w:val="NoSpacing"/>
      </w:pPr>
      <w:r>
        <w:t>double e=(double)</w:t>
      </w:r>
      <w:r w:rsidR="001859EB">
        <w:t>10;</w:t>
      </w:r>
    </w:p>
    <w:p w14:paraId="3AAC6D7A" w14:textId="4E257060" w:rsidR="001859EB" w:rsidRDefault="001859EB" w:rsidP="00815332">
      <w:pPr>
        <w:pStyle w:val="NoSpacing"/>
      </w:pPr>
      <w:r w:rsidRPr="00685879">
        <w:rPr>
          <w:b/>
          <w:color w:val="3A0000"/>
        </w:rPr>
        <w:t>System.out.println</w:t>
      </w:r>
      <w:r>
        <w:t>(e);</w:t>
      </w:r>
    </w:p>
    <w:p w14:paraId="6A006BBA" w14:textId="11851210" w:rsidR="001859EB" w:rsidRDefault="001859EB" w:rsidP="00815332">
      <w:pPr>
        <w:pStyle w:val="NoSpacing"/>
      </w:pPr>
      <w:r w:rsidRPr="00685879">
        <w:rPr>
          <w:b/>
          <w:color w:val="3A0000"/>
        </w:rPr>
        <w:t>System.out.println</w:t>
      </w:r>
      <w:r>
        <w:t>(“widening</w:t>
      </w:r>
      <w:r w:rsidR="005A115F">
        <w:t>”)</w:t>
      </w:r>
    </w:p>
    <w:p w14:paraId="66016E41" w14:textId="6C53EEF9" w:rsidR="005A115F" w:rsidRDefault="005A115F" w:rsidP="00815332">
      <w:pPr>
        <w:pStyle w:val="NoSpacing"/>
      </w:pPr>
      <w:r>
        <w:t>byte b=14;</w:t>
      </w:r>
    </w:p>
    <w:p w14:paraId="09C3E056" w14:textId="44A3C3F9" w:rsidR="005A115F" w:rsidRDefault="005A115F" w:rsidP="00815332">
      <w:pPr>
        <w:pStyle w:val="NoSpacing"/>
      </w:pPr>
      <w:r>
        <w:t>int i=b;</w:t>
      </w:r>
    </w:p>
    <w:p w14:paraId="357D84C7" w14:textId="1F02F209" w:rsidR="005A115F" w:rsidRDefault="005A115F" w:rsidP="00815332">
      <w:pPr>
        <w:pStyle w:val="NoSpacing"/>
      </w:pPr>
      <w:r w:rsidRPr="00685879">
        <w:rPr>
          <w:b/>
          <w:color w:val="3A0000"/>
        </w:rPr>
        <w:t>System.out.println</w:t>
      </w:r>
      <w:r w:rsidR="00215EF2">
        <w:t>(b);</w:t>
      </w:r>
    </w:p>
    <w:p w14:paraId="03DB39BB" w14:textId="1A08836C" w:rsidR="00215EF2" w:rsidRDefault="00215EF2" w:rsidP="00815332">
      <w:pPr>
        <w:pStyle w:val="NoSpacing"/>
      </w:pPr>
      <w:r w:rsidRPr="00685879">
        <w:rPr>
          <w:b/>
          <w:color w:val="3A0000"/>
        </w:rPr>
        <w:t>System.out.println</w:t>
      </w:r>
      <w:r>
        <w:t>(i);</w:t>
      </w:r>
    </w:p>
    <w:p w14:paraId="396FB4C3" w14:textId="0D76618D" w:rsidR="00CC05C5" w:rsidRDefault="00215EF2" w:rsidP="00CC05C5">
      <w:pPr>
        <w:pStyle w:val="NoSpacing"/>
      </w:pPr>
      <w:r>
        <w:t>}}</w:t>
      </w:r>
    </w:p>
    <w:p w14:paraId="55B78C53" w14:textId="77777777" w:rsidR="00CC05C5" w:rsidRDefault="00CC05C5" w:rsidP="00CC05C5">
      <w:pPr>
        <w:pStyle w:val="NoSpacing"/>
      </w:pPr>
    </w:p>
    <w:p w14:paraId="42025BAC" w14:textId="2FC0FDEA" w:rsidR="00B468D1" w:rsidRDefault="002E4841" w:rsidP="00CC3E58">
      <w:pPr>
        <w:pStyle w:val="Heading3"/>
      </w:pPr>
      <w:r>
        <w:t>Explicit casting</w:t>
      </w:r>
      <w:r w:rsidR="00CF376A">
        <w:t>/force casting / narrowing</w:t>
      </w:r>
      <w:r>
        <w:t>=</w:t>
      </w:r>
    </w:p>
    <w:p w14:paraId="37759F67" w14:textId="669D8B37" w:rsidR="002E4841" w:rsidRPr="00903F45" w:rsidRDefault="002E4841" w:rsidP="00FE3130">
      <w:pPr>
        <w:pStyle w:val="ListParagraph"/>
        <w:numPr>
          <w:ilvl w:val="0"/>
          <w:numId w:val="43"/>
        </w:numPr>
        <w:rPr>
          <w:highlight w:val="yellow"/>
        </w:rPr>
      </w:pPr>
      <w:r>
        <w:t xml:space="preserve">CONVERTING </w:t>
      </w:r>
      <w:r w:rsidR="00987406" w:rsidRPr="00903F45">
        <w:rPr>
          <w:highlight w:val="yellow"/>
        </w:rPr>
        <w:t xml:space="preserve">ONE PREMETIVE INFORMATION TO ANOTHER PREMETIVE INFORMATION </w:t>
      </w:r>
      <w:r w:rsidR="00422BF9" w:rsidRPr="00903F45">
        <w:rPr>
          <w:highlight w:val="yellow"/>
        </w:rPr>
        <w:t xml:space="preserve"> BY PROGRAMER IS KNOWN AS EXPICIT CASTING .</w:t>
      </w:r>
    </w:p>
    <w:p w14:paraId="2E7BCF51" w14:textId="2403A3F7" w:rsidR="00422BF9" w:rsidRDefault="00145D44" w:rsidP="00FE3130">
      <w:pPr>
        <w:pStyle w:val="ListParagraph"/>
        <w:numPr>
          <w:ilvl w:val="0"/>
          <w:numId w:val="43"/>
        </w:numPr>
      </w:pPr>
      <w:r w:rsidRPr="00903F45">
        <w:rPr>
          <w:highlight w:val="yellow"/>
        </w:rPr>
        <w:t>PROGRAMER IS RESPONSIBE FOR EXPLICIT CASTING</w:t>
      </w:r>
      <w:r>
        <w:t>.</w:t>
      </w:r>
    </w:p>
    <w:p w14:paraId="63FBFF8E" w14:textId="4BA710C3" w:rsidR="00C21EDD" w:rsidRDefault="00C21EDD" w:rsidP="00FE3130">
      <w:pPr>
        <w:pStyle w:val="ListParagraph"/>
        <w:numPr>
          <w:ilvl w:val="0"/>
          <w:numId w:val="43"/>
        </w:numPr>
      </w:pPr>
      <w:r>
        <w:t xml:space="preserve">HERE DATA CONVERSION WILL TAKE PLACE WITH </w:t>
      </w:r>
      <w:r w:rsidRPr="00903F45">
        <w:rPr>
          <w:highlight w:val="yellow"/>
        </w:rPr>
        <w:t>EXTRA PIECE OF CODE</w:t>
      </w:r>
      <w:r>
        <w:t xml:space="preserve"> </w:t>
      </w:r>
      <w:r w:rsidR="00DB0117">
        <w:t xml:space="preserve">THAT IS USING TYPE CAST OPERATORS </w:t>
      </w:r>
      <w:r w:rsidR="00077C85">
        <w:t>.</w:t>
      </w:r>
    </w:p>
    <w:p w14:paraId="63791181" w14:textId="106CC64A" w:rsidR="00077C85" w:rsidRPr="00903F45" w:rsidRDefault="00077C85" w:rsidP="00FE3130">
      <w:pPr>
        <w:pStyle w:val="ListParagraph"/>
        <w:numPr>
          <w:ilvl w:val="0"/>
          <w:numId w:val="43"/>
        </w:numPr>
        <w:rPr>
          <w:highlight w:val="yellow"/>
        </w:rPr>
      </w:pPr>
      <w:r>
        <w:t xml:space="preserve">ONES IT IS ALSO KNOWN AS </w:t>
      </w:r>
      <w:r w:rsidR="00F12EEC" w:rsidRPr="00903F45">
        <w:rPr>
          <w:highlight w:val="yellow"/>
        </w:rPr>
        <w:t>FORCE CASTING .</w:t>
      </w:r>
    </w:p>
    <w:p w14:paraId="68984FDC" w14:textId="6870AF8D" w:rsidR="00F12EEC" w:rsidRDefault="00F12EEC" w:rsidP="00FE3130">
      <w:pPr>
        <w:pStyle w:val="ListParagraph"/>
        <w:numPr>
          <w:ilvl w:val="0"/>
          <w:numId w:val="43"/>
        </w:numPr>
      </w:pPr>
      <w:r>
        <w:t xml:space="preserve">CONVERTING </w:t>
      </w:r>
      <w:r w:rsidRPr="00903F45">
        <w:rPr>
          <w:highlight w:val="yellow"/>
        </w:rPr>
        <w:t xml:space="preserve">BIGGER TYPE OF DATA </w:t>
      </w:r>
      <w:r w:rsidR="00C41AA8" w:rsidRPr="00903F45">
        <w:rPr>
          <w:highlight w:val="yellow"/>
        </w:rPr>
        <w:t>TO SMALLER</w:t>
      </w:r>
      <w:r w:rsidR="00C41AA8">
        <w:t xml:space="preserve"> TYPE OF DATA IS KNOWN AS NARROWING </w:t>
      </w:r>
    </w:p>
    <w:p w14:paraId="541874AE" w14:textId="2B9CE48E" w:rsidR="00E91043" w:rsidRDefault="00C41AA8" w:rsidP="00FE3130">
      <w:pPr>
        <w:pStyle w:val="ListParagraph"/>
        <w:numPr>
          <w:ilvl w:val="0"/>
          <w:numId w:val="43"/>
        </w:numPr>
      </w:pPr>
      <w:r>
        <w:t xml:space="preserve">THERE IS A </w:t>
      </w:r>
      <w:r w:rsidRPr="00903F45">
        <w:rPr>
          <w:highlight w:val="yellow"/>
        </w:rPr>
        <w:t>LOSS OF DATA IN NARROWING</w:t>
      </w:r>
      <w:r>
        <w:t>.</w:t>
      </w:r>
    </w:p>
    <w:p w14:paraId="325A1165" w14:textId="6D2C3EEB" w:rsidR="005B569B" w:rsidRDefault="005B569B" w:rsidP="005B569B">
      <w:r>
        <w:t>INT I=(INT)3.</w:t>
      </w:r>
      <w:r w:rsidR="00D30551">
        <w:t>5;           OUTPUT=3</w:t>
      </w:r>
      <w:r w:rsidR="00D47C1E">
        <w:t xml:space="preserve">                  SHORT S =5 ;</w:t>
      </w:r>
      <w:r w:rsidR="00AD6AC7">
        <w:t xml:space="preserve">                OUTPUT= 5</w:t>
      </w:r>
    </w:p>
    <w:p w14:paraId="1EA97D74" w14:textId="3D371C6E" w:rsidR="00D30551" w:rsidRDefault="00D30551" w:rsidP="005B569B">
      <w:r>
        <w:t>SOPLN(I);</w:t>
      </w:r>
      <w:r w:rsidR="00D47C1E">
        <w:t xml:space="preserve">                                                        BYTE B</w:t>
      </w:r>
      <w:r w:rsidR="00A76AC2">
        <w:t xml:space="preserve"> =(BYTE)S;</w:t>
      </w:r>
    </w:p>
    <w:p w14:paraId="737F3CDA" w14:textId="70A7E142" w:rsidR="00A76AC2" w:rsidRDefault="00A76AC2" w:rsidP="005B569B">
      <w:r>
        <w:t xml:space="preserve">                                                                </w:t>
      </w:r>
      <w:r w:rsidR="00AD6AC7">
        <w:t xml:space="preserve">       </w:t>
      </w:r>
      <w:r>
        <w:t xml:space="preserve">      S.O.PLN(B);</w:t>
      </w:r>
    </w:p>
    <w:p w14:paraId="6B33A3DB" w14:textId="2D67D0F2" w:rsidR="00A76AC2" w:rsidRDefault="00A76AC2" w:rsidP="005B569B">
      <w:r>
        <w:t xml:space="preserve">                                                                  </w:t>
      </w:r>
      <w:r w:rsidR="00AD6AC7">
        <w:t xml:space="preserve">      </w:t>
      </w:r>
      <w:r>
        <w:t xml:space="preserve">     S.O.PLN(S);</w:t>
      </w:r>
    </w:p>
    <w:p w14:paraId="424C858B" w14:textId="77777777" w:rsidR="003A0C13" w:rsidRDefault="003A0C13" w:rsidP="003A0C13">
      <w:r>
        <w:t xml:space="preserve">Double value: 12.78  </w:t>
      </w:r>
    </w:p>
    <w:p w14:paraId="6FCAF72F" w14:textId="0CAC1046" w:rsidR="003A0C13" w:rsidRDefault="003A0C13" w:rsidP="003A0C13">
      <w:r>
        <w:t>Int value after casting: 12</w:t>
      </w:r>
    </w:p>
    <w:p w14:paraId="44F1A2BF" w14:textId="15F7A2A7" w:rsidR="003A0C13" w:rsidRDefault="003A0C13" w:rsidP="003A0C13">
      <w:r>
        <w:t>----------------------------------------</w:t>
      </w:r>
    </w:p>
    <w:p w14:paraId="00147A8E" w14:textId="77777777" w:rsidR="003A0C13" w:rsidRDefault="003A0C13" w:rsidP="003A0C13">
      <w:r>
        <w:t xml:space="preserve">Float value: 130.56  </w:t>
      </w:r>
    </w:p>
    <w:p w14:paraId="4DB600B0" w14:textId="2CAE5215" w:rsidR="003A0C13" w:rsidRDefault="003A0C13" w:rsidP="003A0C13">
      <w:r>
        <w:t>Byte value after casting: -126</w:t>
      </w:r>
    </w:p>
    <w:p w14:paraId="020554FC" w14:textId="23387DC2" w:rsidR="00E1538A" w:rsidRDefault="00E1538A" w:rsidP="00E1538A">
      <w:pPr>
        <w:pStyle w:val="Heading2"/>
      </w:pPr>
      <w:r>
        <w:t>Conve</w:t>
      </w:r>
      <w:r w:rsidR="00F373BC">
        <w:t>rs</w:t>
      </w:r>
      <w:r>
        <w:t>ion of float datatype =</w:t>
      </w:r>
    </w:p>
    <w:p w14:paraId="039C4525" w14:textId="7065CF84" w:rsidR="00E1538A" w:rsidRDefault="00B63595" w:rsidP="00FE3130">
      <w:pPr>
        <w:pStyle w:val="ListParagraph"/>
        <w:numPr>
          <w:ilvl w:val="0"/>
          <w:numId w:val="44"/>
        </w:numPr>
      </w:pPr>
      <w:r>
        <w:t xml:space="preserve">Use (float or f ) in float datatype </w:t>
      </w:r>
    </w:p>
    <w:p w14:paraId="47FADCB2" w14:textId="5B7954E3" w:rsidR="006133D9" w:rsidRDefault="006133D9" w:rsidP="00FE3130">
      <w:pPr>
        <w:pStyle w:val="ListParagraph"/>
        <w:numPr>
          <w:ilvl w:val="0"/>
          <w:numId w:val="44"/>
        </w:numPr>
      </w:pPr>
      <w:r>
        <w:t>Float a =(float)3.1;</w:t>
      </w:r>
      <w:r w:rsidR="001A3987">
        <w:t xml:space="preserve">                                            op=3.1</w:t>
      </w:r>
    </w:p>
    <w:p w14:paraId="53C242B0" w14:textId="615A7EEA" w:rsidR="006133D9" w:rsidRDefault="00D259FA" w:rsidP="00FE3130">
      <w:pPr>
        <w:pStyle w:val="ListParagraph"/>
        <w:numPr>
          <w:ilvl w:val="0"/>
          <w:numId w:val="44"/>
        </w:numPr>
      </w:pPr>
      <w:r>
        <w:t>S.o.pln(a);                or</w:t>
      </w:r>
    </w:p>
    <w:p w14:paraId="0EE2B2D2" w14:textId="64028F01" w:rsidR="00D259FA" w:rsidRDefault="00742362" w:rsidP="00FE3130">
      <w:pPr>
        <w:pStyle w:val="ListParagraph"/>
        <w:numPr>
          <w:ilvl w:val="0"/>
          <w:numId w:val="44"/>
        </w:numPr>
      </w:pPr>
      <w:r>
        <w:t>Float b =3.1f;</w:t>
      </w:r>
      <w:r w:rsidR="001A3987">
        <w:t xml:space="preserve">                                                      op=3.1</w:t>
      </w:r>
    </w:p>
    <w:p w14:paraId="5C732C0F" w14:textId="41982679" w:rsidR="00742362" w:rsidRDefault="00742362" w:rsidP="00FE3130">
      <w:pPr>
        <w:pStyle w:val="ListParagraph"/>
        <w:numPr>
          <w:ilvl w:val="0"/>
          <w:numId w:val="44"/>
        </w:numPr>
      </w:pPr>
      <w:r>
        <w:t>S.o.pln(b);</w:t>
      </w:r>
    </w:p>
    <w:p w14:paraId="7BC9B0DD" w14:textId="415D8D30" w:rsidR="001A3987" w:rsidRDefault="00F373BC" w:rsidP="00F373BC">
      <w:pPr>
        <w:pStyle w:val="Heading2"/>
      </w:pPr>
      <w:r>
        <w:t xml:space="preserve">Conversion of long datatype </w:t>
      </w:r>
      <w:r w:rsidR="000E676E">
        <w:t>=</w:t>
      </w:r>
    </w:p>
    <w:p w14:paraId="7FB99E8B" w14:textId="0237BB00" w:rsidR="000E676E" w:rsidRDefault="000E676E" w:rsidP="00FE3130">
      <w:pPr>
        <w:pStyle w:val="ListParagraph"/>
        <w:numPr>
          <w:ilvl w:val="0"/>
          <w:numId w:val="45"/>
        </w:numPr>
      </w:pPr>
      <w:r>
        <w:t xml:space="preserve">Long casting can be done in one way </w:t>
      </w:r>
      <w:r w:rsidR="000129AF">
        <w:t>adding L at the sufficts place.</w:t>
      </w:r>
    </w:p>
    <w:p w14:paraId="62B5E8FF" w14:textId="37A3C9A1" w:rsidR="00F705EB" w:rsidRDefault="00F705EB" w:rsidP="00FE3130">
      <w:pPr>
        <w:pStyle w:val="ListParagraph"/>
        <w:numPr>
          <w:ilvl w:val="0"/>
          <w:numId w:val="45"/>
        </w:numPr>
      </w:pPr>
      <w:r>
        <w:t>Long i=10; //implicit       (int value)</w:t>
      </w:r>
    </w:p>
    <w:p w14:paraId="0DA9E2DA" w14:textId="468AC0C9" w:rsidR="00F705EB" w:rsidRDefault="001914F1" w:rsidP="00FE3130">
      <w:pPr>
        <w:pStyle w:val="ListParagraph"/>
        <w:numPr>
          <w:ilvl w:val="0"/>
          <w:numId w:val="45"/>
        </w:numPr>
      </w:pPr>
      <w:r>
        <w:t>Long a =9845929123 l;</w:t>
      </w:r>
    </w:p>
    <w:p w14:paraId="6DC91BE7" w14:textId="715D4398" w:rsidR="001914F1" w:rsidRDefault="001914F1" w:rsidP="00FE3130">
      <w:pPr>
        <w:pStyle w:val="ListParagraph"/>
        <w:numPr>
          <w:ilvl w:val="0"/>
          <w:numId w:val="45"/>
        </w:numPr>
      </w:pPr>
      <w:r>
        <w:t>Sopln(a);</w:t>
      </w:r>
    </w:p>
    <w:p w14:paraId="1B07260B" w14:textId="52C5C171" w:rsidR="00BA1A75" w:rsidRDefault="00BA1A75" w:rsidP="00FE3130">
      <w:pPr>
        <w:pStyle w:val="ListParagraph"/>
        <w:numPr>
          <w:ilvl w:val="0"/>
          <w:numId w:val="45"/>
        </w:numPr>
      </w:pPr>
      <w:r>
        <w:t>Long b=214748</w:t>
      </w:r>
      <w:r w:rsidR="00D330D1">
        <w:t>3647;//implicit     (under int range)</w:t>
      </w:r>
    </w:p>
    <w:p w14:paraId="5B07FDCB" w14:textId="53001A38" w:rsidR="00D330D1" w:rsidRDefault="00AF6C00" w:rsidP="00FE3130">
      <w:pPr>
        <w:pStyle w:val="ListParagraph"/>
        <w:numPr>
          <w:ilvl w:val="0"/>
          <w:numId w:val="45"/>
        </w:numPr>
      </w:pPr>
      <w:r>
        <w:t>Long c=2147483648; cte   (out of int range )</w:t>
      </w:r>
    </w:p>
    <w:p w14:paraId="01261EC8" w14:textId="2C0F193A" w:rsidR="00D15883" w:rsidRDefault="00D15883" w:rsidP="00FE3130">
      <w:pPr>
        <w:pStyle w:val="ListParagraph"/>
        <w:numPr>
          <w:ilvl w:val="0"/>
          <w:numId w:val="45"/>
        </w:numPr>
      </w:pPr>
      <w:r>
        <w:t>Long d=2147483648 l;</w:t>
      </w:r>
      <w:r w:rsidR="004A48B7">
        <w:t xml:space="preserve">         </w:t>
      </w:r>
      <w:r>
        <w:t xml:space="preserve">(need to use </w:t>
      </w:r>
      <w:r w:rsidR="004A48B7">
        <w:t>l )</w:t>
      </w:r>
    </w:p>
    <w:p w14:paraId="0502EB08" w14:textId="24070D27" w:rsidR="004A48B7" w:rsidRDefault="004A48B7" w:rsidP="004A48B7">
      <w:pPr>
        <w:pStyle w:val="Heading2"/>
      </w:pPr>
      <w:r>
        <w:t>Conversion of char datatype=</w:t>
      </w:r>
    </w:p>
    <w:p w14:paraId="4A148D6B" w14:textId="68A2B76C" w:rsidR="004A48B7" w:rsidRDefault="008A0639" w:rsidP="00FE3130">
      <w:pPr>
        <w:pStyle w:val="ListParagraph"/>
        <w:numPr>
          <w:ilvl w:val="0"/>
          <w:numId w:val="46"/>
        </w:numPr>
      </w:pPr>
      <w:r>
        <w:t>Char ch =’a’;</w:t>
      </w:r>
      <w:r w:rsidR="0086762D">
        <w:t xml:space="preserve">                                                  op     =   a</w:t>
      </w:r>
    </w:p>
    <w:p w14:paraId="5915B030" w14:textId="652CA21A" w:rsidR="008A0639" w:rsidRDefault="008A0639" w:rsidP="00FE3130">
      <w:pPr>
        <w:pStyle w:val="ListParagraph"/>
        <w:numPr>
          <w:ilvl w:val="0"/>
          <w:numId w:val="46"/>
        </w:numPr>
      </w:pPr>
      <w:r>
        <w:t>Sopln(a);</w:t>
      </w:r>
      <w:r w:rsidR="0086762D">
        <w:t xml:space="preserve"> </w:t>
      </w:r>
    </w:p>
    <w:p w14:paraId="6F6BC00E" w14:textId="08D3BFC6" w:rsidR="008A0639" w:rsidRDefault="008A0639" w:rsidP="00FE3130">
      <w:pPr>
        <w:pStyle w:val="ListParagraph"/>
        <w:numPr>
          <w:ilvl w:val="0"/>
          <w:numId w:val="46"/>
        </w:numPr>
      </w:pPr>
      <w:r>
        <w:t>Char qp</w:t>
      </w:r>
      <w:r w:rsidR="00863EE7">
        <w:t xml:space="preserve"> =97;</w:t>
      </w:r>
      <w:r w:rsidR="0086762D">
        <w:t xml:space="preserve">   (ASCII value )                      op      =    </w:t>
      </w:r>
      <w:r w:rsidR="0058321F">
        <w:t>a</w:t>
      </w:r>
    </w:p>
    <w:p w14:paraId="472B5C27" w14:textId="2A2BD11E" w:rsidR="00863EE7" w:rsidRDefault="00863EE7" w:rsidP="00FE3130">
      <w:pPr>
        <w:pStyle w:val="ListParagraph"/>
        <w:numPr>
          <w:ilvl w:val="0"/>
          <w:numId w:val="46"/>
        </w:numPr>
      </w:pPr>
      <w:r>
        <w:t>Sopln (qp);</w:t>
      </w:r>
    </w:p>
    <w:p w14:paraId="6536680E" w14:textId="4B128D4E" w:rsidR="00863EE7" w:rsidRDefault="00863EE7" w:rsidP="00FE3130">
      <w:pPr>
        <w:pStyle w:val="ListParagraph"/>
        <w:numPr>
          <w:ilvl w:val="0"/>
          <w:numId w:val="46"/>
        </w:numPr>
      </w:pPr>
      <w:r>
        <w:t>Char tq =352;</w:t>
      </w:r>
      <w:r w:rsidR="0058321F">
        <w:t xml:space="preserve">      ( ASCII out of range )    op     =   </w:t>
      </w:r>
      <w:r w:rsidR="00015305">
        <w:t xml:space="preserve">   ?</w:t>
      </w:r>
    </w:p>
    <w:p w14:paraId="5B702BC4" w14:textId="7BA4325A" w:rsidR="00863EE7" w:rsidRDefault="00863EE7" w:rsidP="00FE3130">
      <w:pPr>
        <w:pStyle w:val="ListParagraph"/>
        <w:numPr>
          <w:ilvl w:val="0"/>
          <w:numId w:val="46"/>
        </w:numPr>
      </w:pPr>
      <w:r>
        <w:t>Sopln(</w:t>
      </w:r>
      <w:r w:rsidR="0086762D">
        <w:t>tq);</w:t>
      </w:r>
    </w:p>
    <w:p w14:paraId="6DB1DC17" w14:textId="7C099E1F" w:rsidR="00015305" w:rsidRDefault="005001A1" w:rsidP="005001A1">
      <w:pPr>
        <w:pStyle w:val="Heading2"/>
      </w:pPr>
      <w:r>
        <w:t>Exploiting type casting char datatype =</w:t>
      </w:r>
    </w:p>
    <w:p w14:paraId="3B61BEA7" w14:textId="044DB2DE" w:rsidR="005001A1" w:rsidRDefault="00E5295F" w:rsidP="00FE3130">
      <w:pPr>
        <w:pStyle w:val="ListParagraph"/>
        <w:numPr>
          <w:ilvl w:val="0"/>
          <w:numId w:val="47"/>
        </w:numPr>
      </w:pPr>
      <w:r>
        <w:t>Int b =97 ;// 4 byte</w:t>
      </w:r>
      <w:r w:rsidR="002E0F7E">
        <w:t xml:space="preserve">      (special case)</w:t>
      </w:r>
    </w:p>
    <w:p w14:paraId="30E26F7E" w14:textId="560676F7" w:rsidR="00612055" w:rsidRDefault="00E5295F" w:rsidP="00FE3130">
      <w:pPr>
        <w:pStyle w:val="ListParagraph"/>
        <w:numPr>
          <w:ilvl w:val="0"/>
          <w:numId w:val="47"/>
        </w:numPr>
      </w:pPr>
      <w:r>
        <w:t>Char ch =(char)b</w:t>
      </w:r>
      <w:r w:rsidR="002E0F7E">
        <w:t>;</w:t>
      </w:r>
      <w:r w:rsidR="00612055">
        <w:t xml:space="preserve">                                          op = a</w:t>
      </w:r>
    </w:p>
    <w:p w14:paraId="11B3B85D" w14:textId="3D742EAA" w:rsidR="002E0F7E" w:rsidRDefault="002E0F7E" w:rsidP="00FE3130">
      <w:pPr>
        <w:pStyle w:val="ListParagraph"/>
        <w:numPr>
          <w:ilvl w:val="0"/>
          <w:numId w:val="47"/>
        </w:numPr>
      </w:pPr>
      <w:r>
        <w:t>Sopln (ch);</w:t>
      </w:r>
    </w:p>
    <w:p w14:paraId="6B8DD643" w14:textId="77777777" w:rsidR="00BD1473" w:rsidRDefault="00BD1473" w:rsidP="00FE3130">
      <w:pPr>
        <w:pStyle w:val="ListParagraph"/>
        <w:numPr>
          <w:ilvl w:val="0"/>
          <w:numId w:val="47"/>
        </w:numPr>
      </w:pPr>
    </w:p>
    <w:p w14:paraId="040614CF" w14:textId="425FAD72" w:rsidR="00BD1473" w:rsidRDefault="00612055" w:rsidP="00FE3130">
      <w:pPr>
        <w:pStyle w:val="ListParagraph"/>
        <w:numPr>
          <w:ilvl w:val="0"/>
          <w:numId w:val="47"/>
        </w:numPr>
      </w:pPr>
      <w:r>
        <w:t>Char ch =’a’</w:t>
      </w:r>
    </w:p>
    <w:p w14:paraId="2FED1E8A" w14:textId="236E6882" w:rsidR="00BD1473" w:rsidRDefault="00E038C1" w:rsidP="00FE3130">
      <w:pPr>
        <w:pStyle w:val="ListParagraph"/>
        <w:numPr>
          <w:ilvl w:val="0"/>
          <w:numId w:val="47"/>
        </w:numPr>
      </w:pPr>
      <w:r>
        <w:t>Byte j =ch;//cte</w:t>
      </w:r>
    </w:p>
    <w:p w14:paraId="7D1E6ECC" w14:textId="77777777" w:rsidR="00502499" w:rsidRDefault="00502499" w:rsidP="00502499"/>
    <w:p w14:paraId="656C8E2C" w14:textId="7D2AC1AE" w:rsidR="00502499" w:rsidRDefault="00502499" w:rsidP="00FE3130">
      <w:pPr>
        <w:pStyle w:val="ListParagraph"/>
        <w:numPr>
          <w:ilvl w:val="0"/>
          <w:numId w:val="47"/>
        </w:numPr>
      </w:pPr>
      <w:r>
        <w:t>Char ch=’a’;</w:t>
      </w:r>
    </w:p>
    <w:p w14:paraId="56D4CF76" w14:textId="7A76FCD1" w:rsidR="00502499" w:rsidRDefault="00502499" w:rsidP="00FE3130">
      <w:pPr>
        <w:pStyle w:val="ListParagraph"/>
        <w:numPr>
          <w:ilvl w:val="0"/>
          <w:numId w:val="47"/>
        </w:numPr>
      </w:pPr>
      <w:r>
        <w:t>Long i=ch;</w:t>
      </w:r>
      <w:r w:rsidR="00265D73">
        <w:t xml:space="preserve">            (ASCCI value is allowed by byte not by long)</w:t>
      </w:r>
    </w:p>
    <w:p w14:paraId="56605610" w14:textId="686C34D2" w:rsidR="00041D59" w:rsidRDefault="00502499" w:rsidP="00595EF7">
      <w:pPr>
        <w:pStyle w:val="ListParagraph"/>
        <w:numPr>
          <w:ilvl w:val="0"/>
          <w:numId w:val="47"/>
        </w:numPr>
      </w:pPr>
      <w:r>
        <w:t>Sopln (</w:t>
      </w:r>
      <w:r w:rsidR="00265D73">
        <w:t>i);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41D59" w14:paraId="01DEC121" w14:textId="77777777" w:rsidTr="00041D59">
        <w:tc>
          <w:tcPr>
            <w:tcW w:w="9016" w:type="dxa"/>
          </w:tcPr>
          <w:p w14:paraId="4FB22FC0" w14:textId="77777777" w:rsidR="00041D59" w:rsidRDefault="00041D59" w:rsidP="00B03809">
            <w:pPr>
              <w:pStyle w:val="Title"/>
            </w:pPr>
          </w:p>
        </w:tc>
      </w:tr>
    </w:tbl>
    <w:p w14:paraId="28AF146E" w14:textId="295FAC43" w:rsidR="00913BC4" w:rsidRDefault="00B03809" w:rsidP="00B03809">
      <w:pPr>
        <w:pStyle w:val="Title"/>
      </w:pPr>
      <w:r>
        <w:t xml:space="preserve">                 OPERATORS=</w:t>
      </w:r>
    </w:p>
    <w:p w14:paraId="1FF9A5BF" w14:textId="4C2CB81E" w:rsidR="00B03809" w:rsidRDefault="003F07DA" w:rsidP="00FE3130">
      <w:pPr>
        <w:pStyle w:val="ListParagraph"/>
        <w:numPr>
          <w:ilvl w:val="0"/>
          <w:numId w:val="48"/>
        </w:numPr>
      </w:pPr>
      <w:r>
        <w:t xml:space="preserve">OPERATORS ARE USED TO </w:t>
      </w:r>
      <w:r w:rsidRPr="00903F45">
        <w:rPr>
          <w:highlight w:val="yellow"/>
        </w:rPr>
        <w:t>PERFORM OPERATIONS ON VARIABLE AND VALUES</w:t>
      </w:r>
      <w:r>
        <w:t>.</w:t>
      </w:r>
    </w:p>
    <w:p w14:paraId="467AB27E" w14:textId="440E6E85" w:rsidR="00FE1CEA" w:rsidRDefault="00106BC9" w:rsidP="00FE3130">
      <w:pPr>
        <w:pStyle w:val="ListParagraph"/>
        <w:numPr>
          <w:ilvl w:val="0"/>
          <w:numId w:val="48"/>
        </w:numPr>
      </w:pPr>
      <w:r>
        <w:t xml:space="preserve">WHICH ALLOWS </w:t>
      </w:r>
      <w:r w:rsidRPr="00903F45">
        <w:rPr>
          <w:highlight w:val="yellow"/>
        </w:rPr>
        <w:t xml:space="preserve">MANIPULATION ,COMPUTATION AND </w:t>
      </w:r>
      <w:r w:rsidR="00143904" w:rsidRPr="00903F45">
        <w:rPr>
          <w:highlight w:val="yellow"/>
        </w:rPr>
        <w:t>COMPARISION</w:t>
      </w:r>
      <w:r w:rsidR="00143904">
        <w:t xml:space="preserve"> OF DATA.WHICH IS GIVEN IN THE </w:t>
      </w:r>
      <w:r w:rsidR="00FE1CEA">
        <w:t>PROGRAME.</w:t>
      </w:r>
    </w:p>
    <w:p w14:paraId="7ADFC597" w14:textId="618B48A7" w:rsidR="00FE1CEA" w:rsidRDefault="00FE1CEA" w:rsidP="00FE1CEA">
      <w:pPr>
        <w:pStyle w:val="Heading1"/>
      </w:pPr>
      <w:r>
        <w:t>TYPES OF OPERATERS=</w:t>
      </w:r>
    </w:p>
    <w:p w14:paraId="2487D764" w14:textId="48856026" w:rsidR="00FE1CEA" w:rsidRDefault="0083643B" w:rsidP="00FE3130">
      <w:pPr>
        <w:pStyle w:val="ListParagraph"/>
        <w:numPr>
          <w:ilvl w:val="0"/>
          <w:numId w:val="49"/>
        </w:numPr>
      </w:pPr>
      <w:r>
        <w:t>ARITHAMETIC OPERATORS.</w:t>
      </w:r>
    </w:p>
    <w:p w14:paraId="3ABD635F" w14:textId="6881B4EB" w:rsidR="0083643B" w:rsidRDefault="0083643B" w:rsidP="00FE3130">
      <w:pPr>
        <w:pStyle w:val="ListParagraph"/>
        <w:numPr>
          <w:ilvl w:val="0"/>
          <w:numId w:val="49"/>
        </w:numPr>
      </w:pPr>
      <w:r>
        <w:t>RELATIONAL OPERATORS .</w:t>
      </w:r>
    </w:p>
    <w:p w14:paraId="3E82B3F9" w14:textId="2EB297BB" w:rsidR="0083643B" w:rsidRDefault="00A41620" w:rsidP="00FE3130">
      <w:pPr>
        <w:pStyle w:val="ListParagraph"/>
        <w:numPr>
          <w:ilvl w:val="0"/>
          <w:numId w:val="49"/>
        </w:numPr>
      </w:pPr>
      <w:r>
        <w:t>CONDITIONAL OPERATORS  / LOGICAL OPERATORS</w:t>
      </w:r>
      <w:r w:rsidR="00785AA2">
        <w:t>.</w:t>
      </w:r>
    </w:p>
    <w:p w14:paraId="36C50673" w14:textId="006DF72A" w:rsidR="00A41620" w:rsidRDefault="001A5C15" w:rsidP="00FE3130">
      <w:pPr>
        <w:pStyle w:val="ListParagraph"/>
        <w:numPr>
          <w:ilvl w:val="0"/>
          <w:numId w:val="49"/>
        </w:numPr>
      </w:pPr>
      <w:r>
        <w:t>ASSIGNMENT OPERATORS.</w:t>
      </w:r>
    </w:p>
    <w:p w14:paraId="368EF294" w14:textId="471C98B6" w:rsidR="00785AA2" w:rsidRDefault="001A5C15" w:rsidP="00FE3130">
      <w:pPr>
        <w:pStyle w:val="ListParagraph"/>
        <w:numPr>
          <w:ilvl w:val="0"/>
          <w:numId w:val="49"/>
        </w:numPr>
      </w:pPr>
      <w:r>
        <w:t>MISSALANIUS /</w:t>
      </w:r>
      <w:r w:rsidR="00785AA2">
        <w:t xml:space="preserve">TURNERY </w:t>
      </w:r>
      <w:r>
        <w:t>OPERATORS</w:t>
      </w:r>
      <w:r w:rsidR="00785AA2">
        <w:t>.</w:t>
      </w:r>
    </w:p>
    <w:p w14:paraId="1F3C5FCB" w14:textId="4D92AAA6" w:rsidR="00785AA2" w:rsidRDefault="00785AA2" w:rsidP="00FE3130">
      <w:pPr>
        <w:pStyle w:val="ListParagraph"/>
        <w:numPr>
          <w:ilvl w:val="0"/>
          <w:numId w:val="49"/>
        </w:numPr>
      </w:pPr>
      <w:r>
        <w:t xml:space="preserve">BITWISE </w:t>
      </w:r>
      <w:r w:rsidR="00A86A30">
        <w:t>OPERATOR.</w:t>
      </w:r>
    </w:p>
    <w:p w14:paraId="154BFD4A" w14:textId="45FC479E" w:rsidR="00A86A30" w:rsidRDefault="00A86A30" w:rsidP="00FE3130">
      <w:pPr>
        <w:pStyle w:val="ListParagraph"/>
        <w:numPr>
          <w:ilvl w:val="0"/>
          <w:numId w:val="49"/>
        </w:numPr>
      </w:pPr>
      <w:r>
        <w:t>UNARY OPERATOR.</w:t>
      </w:r>
    </w:p>
    <w:p w14:paraId="6DE0EA19" w14:textId="77777777" w:rsidR="0083643B" w:rsidRDefault="0083643B" w:rsidP="00A86A30">
      <w:pPr>
        <w:pStyle w:val="ListParagraph"/>
      </w:pPr>
    </w:p>
    <w:p w14:paraId="10FA934A" w14:textId="77777777" w:rsidR="00A86A30" w:rsidRDefault="00A86A30" w:rsidP="00A86A30">
      <w:pPr>
        <w:pStyle w:val="ListParagraph"/>
      </w:pPr>
    </w:p>
    <w:p w14:paraId="7E46C254" w14:textId="0F5A2579" w:rsidR="00A86A30" w:rsidRDefault="00A86A30" w:rsidP="00A86A30">
      <w:pPr>
        <w:pStyle w:val="Heading2"/>
      </w:pPr>
      <w:r>
        <w:t>1 ARITHAMETIC OPERATOR=</w:t>
      </w:r>
    </w:p>
    <w:p w14:paraId="7ECE2688" w14:textId="033A034C" w:rsidR="00A86A30" w:rsidRDefault="00DF1E84" w:rsidP="00FE3130">
      <w:pPr>
        <w:pStyle w:val="ListParagraph"/>
        <w:numPr>
          <w:ilvl w:val="0"/>
          <w:numId w:val="50"/>
        </w:numPr>
      </w:pPr>
      <w:r>
        <w:t>IT CONSITS ADDITION(+), MODULES (</w:t>
      </w:r>
      <w:r w:rsidR="003A0C13">
        <w:t>%</w:t>
      </w:r>
      <w:r w:rsidR="00A60B39">
        <w:t>END), SUBSTRACTION(-),MULTIPLICATION</w:t>
      </w:r>
      <w:r w:rsidR="00147F0B">
        <w:t>(*) AND DIVISION(/).</w:t>
      </w:r>
    </w:p>
    <w:p w14:paraId="5F5D67EC" w14:textId="227F126C" w:rsidR="00622EAA" w:rsidRDefault="00622EAA" w:rsidP="00622EAA">
      <w:pPr>
        <w:pStyle w:val="Heading3"/>
      </w:pPr>
    </w:p>
    <w:p w14:paraId="12D12BCF" w14:textId="6BA62878" w:rsidR="00622EAA" w:rsidRDefault="00622EAA" w:rsidP="009427F0">
      <w:r>
        <w:t xml:space="preserve">Class operator </w:t>
      </w:r>
    </w:p>
    <w:p w14:paraId="1364CC35" w14:textId="1CFACB72" w:rsidR="00622EAA" w:rsidRDefault="00622EAA" w:rsidP="00FE3130">
      <w:pPr>
        <w:pStyle w:val="ListParagraph"/>
        <w:numPr>
          <w:ilvl w:val="0"/>
          <w:numId w:val="50"/>
        </w:numPr>
      </w:pPr>
      <w:r>
        <w:t>{</w:t>
      </w:r>
    </w:p>
    <w:p w14:paraId="42DA1510" w14:textId="51EF050B" w:rsidR="00622EAA" w:rsidRDefault="00622EAA" w:rsidP="00FE3130">
      <w:pPr>
        <w:pStyle w:val="ListParagraph"/>
        <w:numPr>
          <w:ilvl w:val="0"/>
          <w:numId w:val="50"/>
        </w:numPr>
      </w:pPr>
      <w:r>
        <w:t xml:space="preserve"> </w:t>
      </w:r>
      <w:r w:rsidRPr="00685879">
        <w:rPr>
          <w:color w:val="002060"/>
        </w:rPr>
        <w:t>public static void main</w:t>
      </w:r>
      <w:r>
        <w:t xml:space="preserve"> (String[] args)</w:t>
      </w:r>
    </w:p>
    <w:p w14:paraId="18304F0F" w14:textId="1055B97C" w:rsidR="00622EAA" w:rsidRDefault="00622EAA" w:rsidP="00FE3130">
      <w:pPr>
        <w:pStyle w:val="ListParagraph"/>
        <w:numPr>
          <w:ilvl w:val="0"/>
          <w:numId w:val="50"/>
        </w:numPr>
      </w:pPr>
      <w:r>
        <w:t>{</w:t>
      </w:r>
    </w:p>
    <w:p w14:paraId="3F30C26B" w14:textId="57E80481" w:rsidR="00622EAA" w:rsidRDefault="00622EAA" w:rsidP="00FE3130">
      <w:pPr>
        <w:pStyle w:val="ListParagraph"/>
        <w:numPr>
          <w:ilvl w:val="0"/>
          <w:numId w:val="50"/>
        </w:numPr>
      </w:pPr>
      <w:r>
        <w:t xml:space="preserve">    </w:t>
      </w:r>
      <w:r w:rsidR="00CC6A9C">
        <w:t>S.o.pln(10+10);</w:t>
      </w:r>
    </w:p>
    <w:p w14:paraId="0C6C1B4B" w14:textId="311A4857" w:rsidR="00CC6A9C" w:rsidRDefault="00CC6A9C" w:rsidP="00FE3130">
      <w:pPr>
        <w:pStyle w:val="ListParagraph"/>
        <w:numPr>
          <w:ilvl w:val="0"/>
          <w:numId w:val="50"/>
        </w:numPr>
      </w:pPr>
      <w:r>
        <w:t xml:space="preserve">   S.o.pln(</w:t>
      </w:r>
      <w:r w:rsidR="007043B9">
        <w:t>100-0);</w:t>
      </w:r>
    </w:p>
    <w:p w14:paraId="755E7B7A" w14:textId="0A156381" w:rsidR="007043B9" w:rsidRDefault="007043B9" w:rsidP="00FE3130">
      <w:pPr>
        <w:pStyle w:val="ListParagraph"/>
        <w:numPr>
          <w:ilvl w:val="0"/>
          <w:numId w:val="50"/>
        </w:numPr>
      </w:pPr>
      <w:r>
        <w:t xml:space="preserve"> S.o.pln(100*10);</w:t>
      </w:r>
    </w:p>
    <w:p w14:paraId="4B8BDEB9" w14:textId="5A6CE987" w:rsidR="007043B9" w:rsidRDefault="007043B9" w:rsidP="00FE3130">
      <w:pPr>
        <w:pStyle w:val="ListParagraph"/>
        <w:numPr>
          <w:ilvl w:val="0"/>
          <w:numId w:val="50"/>
        </w:numPr>
      </w:pPr>
      <w:r>
        <w:t>S.o.pln(100</w:t>
      </w:r>
      <w:r w:rsidR="00C80F53">
        <w:t>/10);</w:t>
      </w:r>
    </w:p>
    <w:p w14:paraId="1F39D330" w14:textId="42AB6EE7" w:rsidR="00C80F53" w:rsidRDefault="00C80F53" w:rsidP="00FE3130">
      <w:pPr>
        <w:pStyle w:val="ListParagraph"/>
        <w:numPr>
          <w:ilvl w:val="0"/>
          <w:numId w:val="50"/>
        </w:numPr>
      </w:pPr>
      <w:r>
        <w:t>Int num1, num2;</w:t>
      </w:r>
    </w:p>
    <w:p w14:paraId="022C39CA" w14:textId="2517FC2D" w:rsidR="00C80F53" w:rsidRDefault="00C80F53" w:rsidP="00FE3130">
      <w:pPr>
        <w:pStyle w:val="ListParagraph"/>
        <w:numPr>
          <w:ilvl w:val="0"/>
          <w:numId w:val="50"/>
        </w:numPr>
      </w:pPr>
      <w:r>
        <w:t>Num</w:t>
      </w:r>
      <w:r w:rsidR="002129D4">
        <w:t>=50; num=100;</w:t>
      </w:r>
    </w:p>
    <w:p w14:paraId="2F9AFA07" w14:textId="227A9F30" w:rsidR="002129D4" w:rsidRDefault="002129D4" w:rsidP="00FE3130">
      <w:pPr>
        <w:pStyle w:val="ListParagraph"/>
        <w:numPr>
          <w:ilvl w:val="0"/>
          <w:numId w:val="50"/>
        </w:numPr>
      </w:pPr>
      <w:r>
        <w:t xml:space="preserve">Int add </w:t>
      </w:r>
      <w:r w:rsidR="00B73DEA">
        <w:t>=num1+num2;</w:t>
      </w:r>
    </w:p>
    <w:p w14:paraId="21EB36A9" w14:textId="5D0D1B7A" w:rsidR="00B73DEA" w:rsidRDefault="00B73DEA" w:rsidP="00FE3130">
      <w:pPr>
        <w:pStyle w:val="ListParagraph"/>
        <w:numPr>
          <w:ilvl w:val="0"/>
          <w:numId w:val="50"/>
        </w:numPr>
      </w:pPr>
      <w:r>
        <w:t>S.o.pln(</w:t>
      </w:r>
      <w:r w:rsidR="00ED7920">
        <w:t xml:space="preserve">add); </w:t>
      </w:r>
    </w:p>
    <w:p w14:paraId="1C113C9D" w14:textId="54FF4220" w:rsidR="000018D5" w:rsidRDefault="000018D5" w:rsidP="00FE3130">
      <w:pPr>
        <w:pStyle w:val="ListParagraph"/>
        <w:numPr>
          <w:ilvl w:val="0"/>
          <w:numId w:val="50"/>
        </w:numPr>
      </w:pPr>
      <w:r>
        <w:t>Sopln (num1-num2);</w:t>
      </w:r>
    </w:p>
    <w:p w14:paraId="7E6C5B6A" w14:textId="0E704E76" w:rsidR="000018D5" w:rsidRDefault="000018D5" w:rsidP="00FE3130">
      <w:pPr>
        <w:pStyle w:val="ListParagraph"/>
        <w:numPr>
          <w:ilvl w:val="0"/>
          <w:numId w:val="50"/>
        </w:numPr>
      </w:pPr>
      <w:r>
        <w:t>SOPLN (ADD</w:t>
      </w:r>
      <w:r w:rsidR="007B1E64">
        <w:t>*);</w:t>
      </w:r>
    </w:p>
    <w:p w14:paraId="69CED580" w14:textId="42A31B26" w:rsidR="007B1E64" w:rsidRDefault="007B1E64" w:rsidP="00FE3130">
      <w:pPr>
        <w:pStyle w:val="ListParagraph"/>
        <w:numPr>
          <w:ilvl w:val="0"/>
          <w:numId w:val="50"/>
        </w:numPr>
      </w:pPr>
      <w:r>
        <w:t>SOPLN(NUM1/NUM2);</w:t>
      </w:r>
    </w:p>
    <w:p w14:paraId="157D26DB" w14:textId="52EE0478" w:rsidR="007B1E64" w:rsidRDefault="007B1E64" w:rsidP="00FE3130">
      <w:pPr>
        <w:pStyle w:val="ListParagraph"/>
        <w:numPr>
          <w:ilvl w:val="0"/>
          <w:numId w:val="50"/>
        </w:numPr>
      </w:pPr>
      <w:r>
        <w:t>SOPLN(NUM2%NUM1);</w:t>
      </w:r>
      <w:r w:rsidR="00F367FE">
        <w:t xml:space="preserve">                                                                                         </w:t>
      </w:r>
    </w:p>
    <w:p w14:paraId="74D85FAF" w14:textId="7E4C5F39" w:rsidR="000D5B1B" w:rsidRDefault="009427F0" w:rsidP="00123CE1">
      <w:pPr>
        <w:pStyle w:val="ListParagraph"/>
        <w:numPr>
          <w:ilvl w:val="0"/>
          <w:numId w:val="50"/>
        </w:numPr>
      </w:pPr>
      <w:r>
        <w:t>}</w:t>
      </w:r>
      <w:r w:rsidR="0085608C">
        <w:t xml:space="preserve">                                                                                                  </w:t>
      </w:r>
    </w:p>
    <w:p w14:paraId="76590569" w14:textId="301B1A89" w:rsidR="00B12B4C" w:rsidRDefault="000D5B1B" w:rsidP="004713C6">
      <w:pPr>
        <w:pStyle w:val="Heading3"/>
      </w:pPr>
      <w:r>
        <w:t>Examp</w:t>
      </w:r>
      <w:r w:rsidR="004713C6">
        <w:t>le=</w:t>
      </w:r>
    </w:p>
    <w:p w14:paraId="1729C499" w14:textId="588B4672" w:rsidR="004713C6" w:rsidRDefault="003D2AB9" w:rsidP="00FE3130">
      <w:pPr>
        <w:pStyle w:val="ListParagraph"/>
        <w:numPr>
          <w:ilvl w:val="0"/>
          <w:numId w:val="51"/>
        </w:numPr>
      </w:pPr>
      <w:r>
        <w:t>Char num1 =’a’;</w:t>
      </w:r>
    </w:p>
    <w:p w14:paraId="7B441814" w14:textId="78AA16B3" w:rsidR="003D2AB9" w:rsidRDefault="003D2AB9" w:rsidP="00FE3130">
      <w:pPr>
        <w:pStyle w:val="ListParagraph"/>
        <w:numPr>
          <w:ilvl w:val="0"/>
          <w:numId w:val="51"/>
        </w:numPr>
      </w:pPr>
      <w:r>
        <w:t>Char num2=’b’;</w:t>
      </w:r>
    </w:p>
    <w:p w14:paraId="0BD181B0" w14:textId="1AB3EB4D" w:rsidR="003D2AB9" w:rsidRDefault="006C7B42" w:rsidP="00FE3130">
      <w:pPr>
        <w:pStyle w:val="ListParagraph"/>
        <w:numPr>
          <w:ilvl w:val="0"/>
          <w:numId w:val="51"/>
        </w:numPr>
      </w:pPr>
      <w:r>
        <w:t>Char num1+num2;</w:t>
      </w:r>
    </w:p>
    <w:p w14:paraId="3009D36E" w14:textId="366F7795" w:rsidR="006C7B42" w:rsidRDefault="006C7B42" w:rsidP="00FE3130">
      <w:pPr>
        <w:pStyle w:val="ListParagraph"/>
        <w:numPr>
          <w:ilvl w:val="0"/>
          <w:numId w:val="51"/>
        </w:numPr>
      </w:pPr>
      <w:r w:rsidRPr="00685879">
        <w:rPr>
          <w:b/>
          <w:color w:val="3A0000"/>
        </w:rPr>
        <w:t>System.out.println</w:t>
      </w:r>
      <w:r>
        <w:t>(</w:t>
      </w:r>
      <w:r w:rsidR="00735758">
        <w:t>result);</w:t>
      </w:r>
    </w:p>
    <w:p w14:paraId="158A458B" w14:textId="68532A94" w:rsidR="00D125F1" w:rsidRDefault="00A007D0" w:rsidP="00D125F1">
      <w:r>
        <w:t>BODMAS=</w:t>
      </w:r>
    </w:p>
    <w:p w14:paraId="52129000" w14:textId="7CF99DA0" w:rsidR="00A007D0" w:rsidRDefault="00A007D0" w:rsidP="00FE3130">
      <w:pPr>
        <w:pStyle w:val="ListParagraph"/>
        <w:numPr>
          <w:ilvl w:val="0"/>
          <w:numId w:val="52"/>
        </w:numPr>
      </w:pPr>
      <w:r>
        <w:t>7+12</w:t>
      </w:r>
      <w:r w:rsidR="00416FE6">
        <w:t>/(2*3)-4</w:t>
      </w:r>
      <w:r w:rsidR="001E2860">
        <w:t xml:space="preserve">                      10*10/5+3</w:t>
      </w:r>
      <w:r w:rsidR="0056742B">
        <w:t>-1*4/2</w:t>
      </w:r>
    </w:p>
    <w:p w14:paraId="0F85E48A" w14:textId="602DF03C" w:rsidR="007A4B7B" w:rsidRDefault="00416FE6" w:rsidP="00FE3130">
      <w:pPr>
        <w:pStyle w:val="ListParagraph"/>
        <w:numPr>
          <w:ilvl w:val="0"/>
          <w:numId w:val="52"/>
        </w:numPr>
      </w:pPr>
      <w:r>
        <w:t>7+12/</w:t>
      </w:r>
      <w:r w:rsidR="00FC6BAE">
        <w:t>6-4</w:t>
      </w:r>
      <w:r w:rsidR="0056742B">
        <w:t xml:space="preserve">                              10*2+3-1</w:t>
      </w:r>
      <w:r w:rsidR="007A4B7B">
        <w:t>*2</w:t>
      </w:r>
    </w:p>
    <w:p w14:paraId="1FF6B08E" w14:textId="58C93926" w:rsidR="00FC6BAE" w:rsidRDefault="00FC6BAE" w:rsidP="00FE3130">
      <w:pPr>
        <w:pStyle w:val="ListParagraph"/>
        <w:numPr>
          <w:ilvl w:val="0"/>
          <w:numId w:val="52"/>
        </w:numPr>
      </w:pPr>
      <w:r>
        <w:t>7+2</w:t>
      </w:r>
      <w:r w:rsidR="001E2860">
        <w:t>-4</w:t>
      </w:r>
      <w:r w:rsidR="007A4B7B">
        <w:t xml:space="preserve">                                       20</w:t>
      </w:r>
      <w:r w:rsidR="006A0EF1">
        <w:t>+3-2</w:t>
      </w:r>
    </w:p>
    <w:p w14:paraId="27253193" w14:textId="04DE57D0" w:rsidR="001E2860" w:rsidRDefault="001E2860" w:rsidP="00FE3130">
      <w:pPr>
        <w:pStyle w:val="ListParagraph"/>
        <w:numPr>
          <w:ilvl w:val="0"/>
          <w:numId w:val="52"/>
        </w:numPr>
      </w:pPr>
      <w:r>
        <w:t>9-4</w:t>
      </w:r>
      <w:r w:rsidR="006A0EF1">
        <w:t xml:space="preserve">                                               20+1</w:t>
      </w:r>
    </w:p>
    <w:p w14:paraId="43A2F97B" w14:textId="0CF1ED65" w:rsidR="001E2860" w:rsidRDefault="001E2860" w:rsidP="00FE3130">
      <w:pPr>
        <w:pStyle w:val="ListParagraph"/>
        <w:numPr>
          <w:ilvl w:val="0"/>
          <w:numId w:val="52"/>
        </w:numPr>
      </w:pPr>
      <w:r>
        <w:t>=5</w:t>
      </w:r>
      <w:r w:rsidR="006A0EF1">
        <w:t xml:space="preserve">                                                 =21</w:t>
      </w:r>
    </w:p>
    <w:p w14:paraId="2E561C81" w14:textId="349890A1" w:rsidR="006A0EF1" w:rsidRDefault="00A25A24" w:rsidP="006A0EF1">
      <w:r>
        <w:t>BODMAS=</w:t>
      </w:r>
    </w:p>
    <w:p w14:paraId="4EFA5583" w14:textId="012BA2AF" w:rsidR="00A25A24" w:rsidRDefault="00A25A24" w:rsidP="00A25A24">
      <w:r>
        <w:t>B= BRACKETS ( )  ,    O=ORDERS X</w:t>
      </w:r>
      <w:r w:rsidRPr="00A25A24">
        <w:rPr>
          <w:vertAlign w:val="superscript"/>
        </w:rPr>
        <w:t>2</w:t>
      </w:r>
      <w:r>
        <w:rPr>
          <w:vertAlign w:val="superscript"/>
        </w:rPr>
        <w:t xml:space="preserve">  </w:t>
      </w:r>
      <w:r>
        <w:t xml:space="preserve"> , D=DIVISION / , M=MULTIPLICATION * , A=ABSTRACTION + , S=SUBSTRACTION -- </w:t>
      </w:r>
    </w:p>
    <w:p w14:paraId="4A17CA8D" w14:textId="7D8AB944" w:rsidR="006A0EF1" w:rsidRDefault="00120A95" w:rsidP="00120A95">
      <w:pPr>
        <w:pStyle w:val="Heading2"/>
      </w:pPr>
      <w:r>
        <w:t>OPERATOR PRESIDENCE=</w:t>
      </w:r>
    </w:p>
    <w:p w14:paraId="647926D7" w14:textId="536C15C5" w:rsidR="00120A95" w:rsidRDefault="00120A95" w:rsidP="005163E6">
      <w:r>
        <w:t xml:space="preserve">WHEN EXPRESSION </w:t>
      </w:r>
      <w:r w:rsidR="001500B7">
        <w:t>CONTAINS MULTIPLE OPERATORS PRESIDENCE DETERMINE</w:t>
      </w:r>
      <w:r w:rsidR="005163E6">
        <w:t>S WHICH OPERATOR SHOULD BE EVALUATED FIRST      -IT FOLLOWS BODMAS.</w:t>
      </w:r>
    </w:p>
    <w:p w14:paraId="230D4DBF" w14:textId="5B99A036" w:rsidR="003717C8" w:rsidRDefault="00E27C06" w:rsidP="00E27C06">
      <w:pPr>
        <w:pStyle w:val="Heading2"/>
      </w:pPr>
      <w:r>
        <w:t>RELATIONAL OPERATOR=</w:t>
      </w:r>
    </w:p>
    <w:p w14:paraId="4E7238EA" w14:textId="758F46B8" w:rsidR="00E27C06" w:rsidRDefault="00143D74" w:rsidP="00FE3130">
      <w:pPr>
        <w:pStyle w:val="ListParagraph"/>
        <w:numPr>
          <w:ilvl w:val="0"/>
          <w:numId w:val="53"/>
        </w:numPr>
      </w:pPr>
      <w:r>
        <w:t xml:space="preserve">RELATIONAL OPERATOR </w:t>
      </w:r>
      <w:r w:rsidR="00A42E72">
        <w:t xml:space="preserve">FINAL OUTPUT IS ALWAYS </w:t>
      </w:r>
      <w:r w:rsidR="00A42E72" w:rsidRPr="00715950">
        <w:rPr>
          <w:highlight w:val="yellow"/>
        </w:rPr>
        <w:t>BOOLEAN TYPE .</w:t>
      </w:r>
    </w:p>
    <w:p w14:paraId="1AF26301" w14:textId="1223355A" w:rsidR="008F07A5" w:rsidRDefault="008F07A5" w:rsidP="00440C08">
      <w:pPr>
        <w:pStyle w:val="Heading2"/>
      </w:pPr>
      <w:r>
        <w:t xml:space="preserve">Write a </w:t>
      </w:r>
      <w:r w:rsidR="00440C08">
        <w:t>programe using relational operator</w:t>
      </w:r>
    </w:p>
    <w:p w14:paraId="413AEFE8" w14:textId="77777777" w:rsidR="00440C08" w:rsidRPr="00440C08" w:rsidRDefault="00440C08" w:rsidP="00440C08"/>
    <w:p w14:paraId="3735F750" w14:textId="77777777" w:rsidR="008F07A5" w:rsidRDefault="008F07A5" w:rsidP="00815332">
      <w:pPr>
        <w:pStyle w:val="NoSpacing"/>
      </w:pPr>
      <w:r>
        <w:t xml:space="preserve">class relationaloperator </w:t>
      </w:r>
    </w:p>
    <w:p w14:paraId="2C5D8936" w14:textId="77777777" w:rsidR="008F07A5" w:rsidRDefault="008F07A5" w:rsidP="00815332">
      <w:pPr>
        <w:pStyle w:val="NoSpacing"/>
      </w:pPr>
      <w:r>
        <w:t>{</w:t>
      </w:r>
    </w:p>
    <w:p w14:paraId="1B65AB98" w14:textId="1B428374" w:rsidR="008F07A5" w:rsidRDefault="008F07A5" w:rsidP="00815332">
      <w:pPr>
        <w:pStyle w:val="NoSpacing"/>
      </w:pPr>
      <w:r>
        <w:t xml:space="preserve">   </w:t>
      </w:r>
      <w:r w:rsidRPr="00685879">
        <w:rPr>
          <w:color w:val="002060"/>
        </w:rPr>
        <w:t>public static void main</w:t>
      </w:r>
      <w:r>
        <w:t xml:space="preserve"> (String[]args)</w:t>
      </w:r>
    </w:p>
    <w:p w14:paraId="2674AAEE" w14:textId="77777777" w:rsidR="008F07A5" w:rsidRDefault="008F07A5" w:rsidP="00815332">
      <w:pPr>
        <w:pStyle w:val="NoSpacing"/>
      </w:pPr>
      <w:r>
        <w:t>{</w:t>
      </w:r>
    </w:p>
    <w:p w14:paraId="64CE3597" w14:textId="77777777" w:rsidR="008F07A5" w:rsidRDefault="008F07A5" w:rsidP="00815332">
      <w:pPr>
        <w:pStyle w:val="NoSpacing"/>
      </w:pPr>
      <w:r>
        <w:t xml:space="preserve">  int a=10;</w:t>
      </w:r>
    </w:p>
    <w:p w14:paraId="55EAC67C" w14:textId="77777777" w:rsidR="008F07A5" w:rsidRDefault="008F07A5" w:rsidP="00815332">
      <w:pPr>
        <w:pStyle w:val="NoSpacing"/>
      </w:pPr>
      <w:r>
        <w:t xml:space="preserve">  int b=20;</w:t>
      </w:r>
    </w:p>
    <w:p w14:paraId="2ACD5AB7" w14:textId="7D692D68" w:rsidR="008F07A5" w:rsidRDefault="008F07A5" w:rsidP="00815332">
      <w:pPr>
        <w:pStyle w:val="NoSpacing"/>
      </w:pPr>
      <w:r>
        <w:t xml:space="preserve"> </w:t>
      </w:r>
      <w:r w:rsidRPr="00685879">
        <w:rPr>
          <w:b/>
          <w:color w:val="3A0000"/>
        </w:rPr>
        <w:t>System.out.println</w:t>
      </w:r>
      <w:r>
        <w:t>("a&gt;b:"+(a&gt;b));</w:t>
      </w:r>
      <w:r w:rsidR="00D52708">
        <w:t xml:space="preserve">                  false</w:t>
      </w:r>
    </w:p>
    <w:p w14:paraId="231DE5E4" w14:textId="6113273A" w:rsidR="008F07A5" w:rsidRDefault="008F07A5" w:rsidP="00815332">
      <w:pPr>
        <w:pStyle w:val="NoSpacing"/>
      </w:pPr>
      <w:r>
        <w:t xml:space="preserve"> </w:t>
      </w:r>
      <w:r w:rsidRPr="00685879">
        <w:rPr>
          <w:b/>
          <w:color w:val="3A0000"/>
        </w:rPr>
        <w:t>System.out.println</w:t>
      </w:r>
      <w:r>
        <w:t>("a&lt;b:"+(a&lt;b));</w:t>
      </w:r>
      <w:r w:rsidR="00D52708">
        <w:t xml:space="preserve">                  true</w:t>
      </w:r>
    </w:p>
    <w:p w14:paraId="4D091346" w14:textId="77777777" w:rsidR="008F07A5" w:rsidRDefault="008F07A5" w:rsidP="00815332">
      <w:pPr>
        <w:pStyle w:val="NoSpacing"/>
      </w:pPr>
      <w:r>
        <w:t xml:space="preserve">   a=20;</w:t>
      </w:r>
    </w:p>
    <w:p w14:paraId="70354E27" w14:textId="1B78849E" w:rsidR="008F07A5" w:rsidRDefault="008F07A5" w:rsidP="00815332">
      <w:pPr>
        <w:pStyle w:val="NoSpacing"/>
      </w:pPr>
      <w:r>
        <w:t xml:space="preserve">  </w:t>
      </w:r>
      <w:r w:rsidRPr="00685879">
        <w:rPr>
          <w:b/>
          <w:color w:val="3A0000"/>
        </w:rPr>
        <w:t>System.out.println</w:t>
      </w:r>
      <w:r>
        <w:t>("a==b:"+(a==b));</w:t>
      </w:r>
      <w:r w:rsidR="00A80802">
        <w:t xml:space="preserve">                 true</w:t>
      </w:r>
    </w:p>
    <w:p w14:paraId="48041352" w14:textId="676DA7E1" w:rsidR="008F07A5" w:rsidRDefault="008F07A5" w:rsidP="00815332">
      <w:pPr>
        <w:pStyle w:val="NoSpacing"/>
      </w:pPr>
      <w:r>
        <w:t xml:space="preserve">  </w:t>
      </w:r>
      <w:r w:rsidRPr="00685879">
        <w:rPr>
          <w:b/>
          <w:color w:val="3A0000"/>
        </w:rPr>
        <w:t>System.out.println</w:t>
      </w:r>
      <w:r>
        <w:t>("a&gt;=b:"+(a&gt;=b));</w:t>
      </w:r>
      <w:r w:rsidR="00A80802">
        <w:t xml:space="preserve">                 true</w:t>
      </w:r>
    </w:p>
    <w:p w14:paraId="5F661305" w14:textId="77777777" w:rsidR="008F07A5" w:rsidRDefault="008F07A5" w:rsidP="00815332">
      <w:pPr>
        <w:pStyle w:val="NoSpacing"/>
      </w:pPr>
      <w:r>
        <w:t xml:space="preserve">   b=0;</w:t>
      </w:r>
    </w:p>
    <w:p w14:paraId="69F485AC" w14:textId="278C44B7" w:rsidR="008F07A5" w:rsidRDefault="008F07A5" w:rsidP="00815332">
      <w:pPr>
        <w:pStyle w:val="NoSpacing"/>
      </w:pPr>
      <w:r>
        <w:t xml:space="preserve">  </w:t>
      </w:r>
      <w:r w:rsidRPr="00685879">
        <w:rPr>
          <w:b/>
          <w:color w:val="3A0000"/>
        </w:rPr>
        <w:t>System.out.println</w:t>
      </w:r>
      <w:r>
        <w:t>("a&lt;=b:"+(a&lt;=b));</w:t>
      </w:r>
      <w:r w:rsidR="00A80802">
        <w:t xml:space="preserve">                   false</w:t>
      </w:r>
    </w:p>
    <w:p w14:paraId="64B91609" w14:textId="470A14C7" w:rsidR="008F07A5" w:rsidRDefault="008F07A5" w:rsidP="00815332">
      <w:pPr>
        <w:pStyle w:val="NoSpacing"/>
      </w:pPr>
      <w:r>
        <w:t xml:space="preserve">   </w:t>
      </w:r>
      <w:r w:rsidRPr="00685879">
        <w:rPr>
          <w:b/>
          <w:color w:val="3A0000"/>
        </w:rPr>
        <w:t>System.out.println</w:t>
      </w:r>
      <w:r>
        <w:t>("a!=b"+(a!=b));</w:t>
      </w:r>
      <w:r w:rsidR="00A80802">
        <w:t xml:space="preserve">                     true</w:t>
      </w:r>
    </w:p>
    <w:p w14:paraId="2B8F4F75" w14:textId="70BCF18F" w:rsidR="008F07A5" w:rsidRDefault="008F07A5" w:rsidP="00815332">
      <w:pPr>
        <w:pStyle w:val="NoSpacing"/>
      </w:pPr>
      <w:r>
        <w:t xml:space="preserve">   </w:t>
      </w:r>
      <w:r w:rsidRPr="00685879">
        <w:rPr>
          <w:b/>
          <w:color w:val="3A0000"/>
        </w:rPr>
        <w:t>System.out.println</w:t>
      </w:r>
      <w:r>
        <w:t>(10+10 &gt; b);</w:t>
      </w:r>
      <w:r w:rsidR="00A80802">
        <w:t xml:space="preserve">                             </w:t>
      </w:r>
      <w:r w:rsidR="00B72FD3">
        <w:t>true</w:t>
      </w:r>
    </w:p>
    <w:p w14:paraId="33E7FC78" w14:textId="77777777" w:rsidR="008F07A5" w:rsidRDefault="008F07A5" w:rsidP="00815332">
      <w:pPr>
        <w:pStyle w:val="NoSpacing"/>
      </w:pPr>
      <w:r>
        <w:t>}</w:t>
      </w:r>
    </w:p>
    <w:p w14:paraId="75059998" w14:textId="65CD4D93" w:rsidR="008F07A5" w:rsidRDefault="008F07A5" w:rsidP="00815332">
      <w:pPr>
        <w:pStyle w:val="NoSpacing"/>
      </w:pPr>
      <w:r>
        <w:t>}</w:t>
      </w:r>
    </w:p>
    <w:p w14:paraId="63757452" w14:textId="0BC55DC4" w:rsidR="00B72FD3" w:rsidRDefault="00B72FD3" w:rsidP="00B72FD3">
      <w:pPr>
        <w:pStyle w:val="Heading1"/>
      </w:pPr>
      <w:r>
        <w:t>Assignment operator=</w:t>
      </w:r>
    </w:p>
    <w:p w14:paraId="241D09A4" w14:textId="2312E846" w:rsidR="00B72FD3" w:rsidRDefault="003618F6" w:rsidP="00FE3130">
      <w:pPr>
        <w:pStyle w:val="ListParagraph"/>
        <w:numPr>
          <w:ilvl w:val="0"/>
          <w:numId w:val="53"/>
        </w:numPr>
      </w:pPr>
      <w:r>
        <w:t xml:space="preserve">IT IS USED </w:t>
      </w:r>
      <w:r w:rsidRPr="00715950">
        <w:rPr>
          <w:highlight w:val="yellow"/>
        </w:rPr>
        <w:t>TO ASSIGN THE VALUE TO DECLARED VARIABLE</w:t>
      </w:r>
      <w:r>
        <w:t xml:space="preserve"> </w:t>
      </w:r>
      <w:r w:rsidR="005A70F2">
        <w:t xml:space="preserve">(=)SINGLE EQUAL IS RESPONSIBLE </w:t>
      </w:r>
      <w:r w:rsidR="00AE7D55">
        <w:t>TO ASSIGNING THE VALUE .</w:t>
      </w:r>
    </w:p>
    <w:p w14:paraId="7BA28507" w14:textId="35893E9E" w:rsidR="00AE7D55" w:rsidRDefault="00AE7D55" w:rsidP="00FE3130">
      <w:pPr>
        <w:pStyle w:val="ListParagraph"/>
        <w:numPr>
          <w:ilvl w:val="0"/>
          <w:numId w:val="53"/>
        </w:numPr>
      </w:pPr>
      <w:r w:rsidRPr="00715950">
        <w:rPr>
          <w:highlight w:val="yellow"/>
        </w:rPr>
        <w:t xml:space="preserve">SINGLE EQUAL OPERATOR </w:t>
      </w:r>
      <w:r w:rsidR="009A2484" w:rsidRPr="00715950">
        <w:rPr>
          <w:highlight w:val="yellow"/>
        </w:rPr>
        <w:t>IS RESPONSIBLE  FOR ASSIGNING THE VALUE</w:t>
      </w:r>
      <w:r w:rsidR="009A2484">
        <w:t xml:space="preserve"> .</w:t>
      </w:r>
    </w:p>
    <w:p w14:paraId="62088E79" w14:textId="781FE905" w:rsidR="006533F9" w:rsidRDefault="006533F9" w:rsidP="00FE3130">
      <w:pPr>
        <w:pStyle w:val="ListParagraph"/>
        <w:numPr>
          <w:ilvl w:val="0"/>
          <w:numId w:val="53"/>
        </w:numPr>
      </w:pPr>
      <w:r>
        <w:t xml:space="preserve">ALONG WITH SINGLE EQUAL OPERATOR </w:t>
      </w:r>
      <w:r w:rsidRPr="00715950">
        <w:rPr>
          <w:highlight w:val="yellow"/>
          <w:u w:val="single"/>
        </w:rPr>
        <w:t>WE CAN USE AN ARITHAMETIC OPERATOR</w:t>
      </w:r>
      <w:r>
        <w:t xml:space="preserve"> </w:t>
      </w:r>
      <w:r w:rsidR="00AD10A6">
        <w:t xml:space="preserve">TO  </w:t>
      </w:r>
      <w:r w:rsidR="00AD10A6" w:rsidRPr="00715950">
        <w:rPr>
          <w:highlight w:val="yellow"/>
        </w:rPr>
        <w:t>PERFORM CALCULATION</w:t>
      </w:r>
      <w:r w:rsidR="00AD10A6">
        <w:t xml:space="preserve"> AND THEN ASSIGN  VALUE TO THE VARIABLE .</w:t>
      </w:r>
    </w:p>
    <w:p w14:paraId="1265FAB3" w14:textId="38A55610" w:rsidR="00B00623" w:rsidRDefault="00B00623" w:rsidP="00FE3130">
      <w:pPr>
        <w:pStyle w:val="ListParagraph"/>
        <w:numPr>
          <w:ilvl w:val="0"/>
          <w:numId w:val="53"/>
        </w:numPr>
      </w:pPr>
      <w:r w:rsidRPr="00715950">
        <w:rPr>
          <w:highlight w:val="yellow"/>
        </w:rPr>
        <w:t>INITIALIZATION IS MANDETORY TO USE ASSIGNMENT OPERATOR</w:t>
      </w:r>
      <w:r>
        <w:t>.</w:t>
      </w:r>
    </w:p>
    <w:p w14:paraId="12DF2038" w14:textId="77777777" w:rsidR="000E5E86" w:rsidRDefault="000E5E86" w:rsidP="00815332">
      <w:pPr>
        <w:pStyle w:val="NoSpacing"/>
      </w:pPr>
      <w:r>
        <w:t>class assignmentoperator</w:t>
      </w:r>
    </w:p>
    <w:p w14:paraId="14E3AFBB" w14:textId="77777777" w:rsidR="000E5E86" w:rsidRDefault="000E5E86" w:rsidP="00815332">
      <w:pPr>
        <w:pStyle w:val="NoSpacing"/>
      </w:pPr>
      <w:r>
        <w:t>{</w:t>
      </w:r>
    </w:p>
    <w:p w14:paraId="7DD952ED" w14:textId="2CE626A3" w:rsidR="000E5E86" w:rsidRDefault="000E5E86" w:rsidP="00815332">
      <w:pPr>
        <w:pStyle w:val="NoSpacing"/>
      </w:pPr>
      <w:r>
        <w:t xml:space="preserve">       </w:t>
      </w:r>
      <w:r w:rsidRPr="00685879">
        <w:rPr>
          <w:color w:val="002060"/>
        </w:rPr>
        <w:t>public static void main</w:t>
      </w:r>
      <w:r>
        <w:t>(String [] args)</w:t>
      </w:r>
    </w:p>
    <w:p w14:paraId="154F3E91" w14:textId="77777777" w:rsidR="000E5E86" w:rsidRDefault="000E5E86" w:rsidP="00815332">
      <w:pPr>
        <w:pStyle w:val="NoSpacing"/>
      </w:pPr>
      <w:r>
        <w:t>{</w:t>
      </w:r>
    </w:p>
    <w:p w14:paraId="1C200CE1" w14:textId="77777777" w:rsidR="000E5E86" w:rsidRDefault="000E5E86" w:rsidP="00815332">
      <w:pPr>
        <w:pStyle w:val="NoSpacing"/>
      </w:pPr>
      <w:r>
        <w:t xml:space="preserve">     int a=3;</w:t>
      </w:r>
    </w:p>
    <w:p w14:paraId="149AE32A" w14:textId="77777777" w:rsidR="000E5E86" w:rsidRDefault="000E5E86" w:rsidP="00815332">
      <w:pPr>
        <w:pStyle w:val="NoSpacing"/>
      </w:pPr>
      <w:r>
        <w:t xml:space="preserve">     int b=10;</w:t>
      </w:r>
    </w:p>
    <w:p w14:paraId="15098A6B" w14:textId="77777777" w:rsidR="000E5E86" w:rsidRDefault="000E5E86" w:rsidP="00815332">
      <w:pPr>
        <w:pStyle w:val="NoSpacing"/>
      </w:pPr>
      <w:r>
        <w:t xml:space="preserve">       a+=5;</w:t>
      </w:r>
    </w:p>
    <w:p w14:paraId="5A343F76" w14:textId="77777777" w:rsidR="00123CE1" w:rsidRDefault="00123CE1" w:rsidP="00815332">
      <w:pPr>
        <w:pStyle w:val="NoSpacing"/>
      </w:pPr>
    </w:p>
    <w:p w14:paraId="2A0FDB47" w14:textId="6188776F" w:rsidR="000E5E86" w:rsidRDefault="000E5E86" w:rsidP="00815332">
      <w:pPr>
        <w:pStyle w:val="NoSpacing"/>
      </w:pPr>
      <w:r>
        <w:t xml:space="preserve">    </w:t>
      </w:r>
      <w:r w:rsidRPr="00685879">
        <w:rPr>
          <w:b/>
          <w:color w:val="3A0000"/>
        </w:rPr>
        <w:t>System.out.println</w:t>
      </w:r>
      <w:r>
        <w:t>(a);                                    8</w:t>
      </w:r>
    </w:p>
    <w:p w14:paraId="3D5BF34F" w14:textId="77777777" w:rsidR="000E5E86" w:rsidRDefault="000E5E86" w:rsidP="00815332">
      <w:pPr>
        <w:pStyle w:val="NoSpacing"/>
      </w:pPr>
      <w:r>
        <w:t xml:space="preserve">     b-=2;</w:t>
      </w:r>
    </w:p>
    <w:p w14:paraId="0B91E03D" w14:textId="75311566" w:rsidR="000E5E86" w:rsidRDefault="000E5E86" w:rsidP="00815332">
      <w:pPr>
        <w:pStyle w:val="NoSpacing"/>
      </w:pPr>
      <w:r>
        <w:t xml:space="preserve">    </w:t>
      </w:r>
      <w:r w:rsidRPr="00685879">
        <w:rPr>
          <w:b/>
          <w:color w:val="3A0000"/>
        </w:rPr>
        <w:t>System.out.println</w:t>
      </w:r>
      <w:r>
        <w:t xml:space="preserve">(b);                                   </w:t>
      </w:r>
      <w:r w:rsidR="00A47840">
        <w:t>8</w:t>
      </w:r>
    </w:p>
    <w:p w14:paraId="76544306" w14:textId="77777777" w:rsidR="000E5E86" w:rsidRDefault="000E5E86" w:rsidP="00815332">
      <w:pPr>
        <w:pStyle w:val="NoSpacing"/>
      </w:pPr>
      <w:r>
        <w:t xml:space="preserve">    a*=5;</w:t>
      </w:r>
    </w:p>
    <w:p w14:paraId="199C263B" w14:textId="0E414590" w:rsidR="000E5E86" w:rsidRDefault="000E5E86" w:rsidP="00815332">
      <w:pPr>
        <w:pStyle w:val="NoSpacing"/>
      </w:pPr>
      <w:r>
        <w:t xml:space="preserve">    </w:t>
      </w:r>
      <w:r w:rsidRPr="00685879">
        <w:rPr>
          <w:b/>
          <w:color w:val="3A0000"/>
        </w:rPr>
        <w:t>System.out.println</w:t>
      </w:r>
      <w:r>
        <w:t>(a);</w:t>
      </w:r>
      <w:r w:rsidR="00A47840">
        <w:t xml:space="preserve">                                             40</w:t>
      </w:r>
    </w:p>
    <w:p w14:paraId="16737263" w14:textId="77777777" w:rsidR="000E5E86" w:rsidRDefault="000E5E86" w:rsidP="00815332">
      <w:pPr>
        <w:pStyle w:val="NoSpacing"/>
      </w:pPr>
      <w:r>
        <w:t xml:space="preserve">    b/=2;</w:t>
      </w:r>
    </w:p>
    <w:p w14:paraId="65F80858" w14:textId="6A1106C7" w:rsidR="000E5E86" w:rsidRDefault="000E5E86" w:rsidP="00815332">
      <w:pPr>
        <w:pStyle w:val="NoSpacing"/>
      </w:pPr>
      <w:r>
        <w:t xml:space="preserve">    </w:t>
      </w:r>
      <w:r w:rsidRPr="00685879">
        <w:rPr>
          <w:b/>
          <w:color w:val="3A0000"/>
        </w:rPr>
        <w:t>System.out.println</w:t>
      </w:r>
      <w:r>
        <w:t>(b);</w:t>
      </w:r>
      <w:r w:rsidR="00A47840">
        <w:t xml:space="preserve">                                               4</w:t>
      </w:r>
    </w:p>
    <w:p w14:paraId="776503A3" w14:textId="77777777" w:rsidR="000E5E86" w:rsidRDefault="000E5E86" w:rsidP="00815332">
      <w:pPr>
        <w:pStyle w:val="NoSpacing"/>
      </w:pPr>
      <w:r>
        <w:t xml:space="preserve">    a%=2;</w:t>
      </w:r>
    </w:p>
    <w:p w14:paraId="79498517" w14:textId="22929444" w:rsidR="000E5E86" w:rsidRDefault="000E5E86" w:rsidP="00815332">
      <w:pPr>
        <w:pStyle w:val="NoSpacing"/>
      </w:pPr>
      <w:r>
        <w:t xml:space="preserve">    </w:t>
      </w:r>
      <w:r w:rsidRPr="00685879">
        <w:rPr>
          <w:b/>
          <w:color w:val="3A0000"/>
        </w:rPr>
        <w:t>System.out.println</w:t>
      </w:r>
      <w:r>
        <w:t>(a);</w:t>
      </w:r>
      <w:r w:rsidR="00A47840">
        <w:t xml:space="preserve">                                               0</w:t>
      </w:r>
    </w:p>
    <w:p w14:paraId="1483AD62" w14:textId="77777777" w:rsidR="000E5E86" w:rsidRDefault="000E5E86" w:rsidP="00815332">
      <w:pPr>
        <w:pStyle w:val="NoSpacing"/>
      </w:pPr>
      <w:r>
        <w:t>}</w:t>
      </w:r>
    </w:p>
    <w:p w14:paraId="62E7B66E" w14:textId="1A9F3CFB" w:rsidR="000E5E86" w:rsidRDefault="000E5E86" w:rsidP="00815332">
      <w:pPr>
        <w:pStyle w:val="NoSpacing"/>
      </w:pPr>
      <w:r>
        <w:t>}</w:t>
      </w:r>
    </w:p>
    <w:p w14:paraId="46A5F232" w14:textId="77777777" w:rsidR="00A47840" w:rsidRDefault="00A47840" w:rsidP="00815332">
      <w:pPr>
        <w:pStyle w:val="NoSpacing"/>
      </w:pPr>
    </w:p>
    <w:p w14:paraId="02D476C0" w14:textId="60F2CB7B" w:rsidR="00A47840" w:rsidRDefault="00863527" w:rsidP="006A6585">
      <w:pPr>
        <w:pStyle w:val="Heading1"/>
      </w:pPr>
      <w:r>
        <w:t>Logical / conditional operator</w:t>
      </w:r>
      <w:r w:rsidR="006A6585">
        <w:t>=</w:t>
      </w:r>
    </w:p>
    <w:p w14:paraId="78F91A43" w14:textId="5D843492" w:rsidR="006A6585" w:rsidRDefault="006A6585" w:rsidP="00FE3130">
      <w:pPr>
        <w:pStyle w:val="ListParagraph"/>
        <w:numPr>
          <w:ilvl w:val="0"/>
          <w:numId w:val="54"/>
        </w:numPr>
      </w:pPr>
      <w:r>
        <w:t xml:space="preserve">WHEN THERE ARE </w:t>
      </w:r>
      <w:r w:rsidRPr="00715950">
        <w:rPr>
          <w:highlight w:val="yellow"/>
        </w:rPr>
        <w:t>MORE THAN 1 CONDITION</w:t>
      </w:r>
      <w:r>
        <w:t xml:space="preserve"> </w:t>
      </w:r>
      <w:r w:rsidR="002B6BD9">
        <w:t>WE GO FOR LOGICAL OPERATORS</w:t>
      </w:r>
    </w:p>
    <w:p w14:paraId="727EE510" w14:textId="57722EB6" w:rsidR="002B6BD9" w:rsidRPr="00715950" w:rsidRDefault="002B6BD9" w:rsidP="00FE3130">
      <w:pPr>
        <w:pStyle w:val="ListParagraph"/>
        <w:numPr>
          <w:ilvl w:val="0"/>
          <w:numId w:val="54"/>
        </w:numPr>
        <w:rPr>
          <w:highlight w:val="yellow"/>
        </w:rPr>
      </w:pPr>
      <w:r>
        <w:t xml:space="preserve">WE USE SYMBOLS =      </w:t>
      </w:r>
      <w:r w:rsidRPr="00715950">
        <w:rPr>
          <w:highlight w:val="yellow"/>
        </w:rPr>
        <w:t>AND(&amp;&amp;) ,   OR(||).     NOT(!)</w:t>
      </w:r>
      <w:r w:rsidR="001D006E">
        <w:rPr>
          <w:highlight w:val="yellow"/>
        </w:rPr>
        <w:t>esclamation</w:t>
      </w:r>
      <w:r w:rsidRPr="00715950">
        <w:rPr>
          <w:highlight w:val="yellow"/>
        </w:rPr>
        <w:t>.</w:t>
      </w:r>
    </w:p>
    <w:p w14:paraId="277690CB" w14:textId="2857F4BE" w:rsidR="002B6BD9" w:rsidRDefault="005C2B92" w:rsidP="00FE3130">
      <w:pPr>
        <w:pStyle w:val="ListParagraph"/>
        <w:numPr>
          <w:ilvl w:val="0"/>
          <w:numId w:val="54"/>
        </w:numPr>
      </w:pPr>
      <w:r>
        <w:t xml:space="preserve">LOGICAL OPERATOR RESULT END </w:t>
      </w:r>
      <w:r w:rsidRPr="00715950">
        <w:rPr>
          <w:highlight w:val="yellow"/>
        </w:rPr>
        <w:t>IN BOOLEAN VALUES TRUE OR FALSE.</w:t>
      </w:r>
    </w:p>
    <w:p w14:paraId="3677758E" w14:textId="074D8611" w:rsidR="001D298E" w:rsidRDefault="001D298E" w:rsidP="001D298E">
      <w:pPr>
        <w:pStyle w:val="Heading3"/>
      </w:pPr>
      <w:r>
        <w:t>Example=</w:t>
      </w:r>
    </w:p>
    <w:p w14:paraId="0DC69FE1" w14:textId="77777777" w:rsidR="001D298E" w:rsidRDefault="001D298E" w:rsidP="00815332">
      <w:pPr>
        <w:pStyle w:val="NoSpacing"/>
      </w:pPr>
      <w:r>
        <w:t>class logicaloperators</w:t>
      </w:r>
    </w:p>
    <w:p w14:paraId="17F042AC" w14:textId="77777777" w:rsidR="001D298E" w:rsidRDefault="001D298E" w:rsidP="00815332">
      <w:pPr>
        <w:pStyle w:val="NoSpacing"/>
      </w:pPr>
      <w:r>
        <w:t>{</w:t>
      </w:r>
    </w:p>
    <w:p w14:paraId="773A8258" w14:textId="04FC8ABA" w:rsidR="001D298E" w:rsidRDefault="001D298E" w:rsidP="00815332">
      <w:pPr>
        <w:pStyle w:val="NoSpacing"/>
      </w:pPr>
      <w:r>
        <w:t xml:space="preserve">   </w:t>
      </w:r>
      <w:r w:rsidRPr="00685879">
        <w:rPr>
          <w:color w:val="002060"/>
        </w:rPr>
        <w:t>public static void main</w:t>
      </w:r>
      <w:r>
        <w:t xml:space="preserve"> (String[]args)</w:t>
      </w:r>
    </w:p>
    <w:p w14:paraId="1AA75D36" w14:textId="77777777" w:rsidR="001D298E" w:rsidRDefault="001D298E" w:rsidP="00815332">
      <w:pPr>
        <w:pStyle w:val="NoSpacing"/>
      </w:pPr>
      <w:r>
        <w:t>{</w:t>
      </w:r>
    </w:p>
    <w:p w14:paraId="21AFA22E" w14:textId="23B5DA6F" w:rsidR="001D298E" w:rsidRDefault="001D298E" w:rsidP="00815332">
      <w:pPr>
        <w:pStyle w:val="NoSpacing"/>
      </w:pPr>
      <w:r>
        <w:t xml:space="preserve">   </w:t>
      </w:r>
      <w:r w:rsidRPr="00685879">
        <w:rPr>
          <w:b/>
          <w:color w:val="3A0000"/>
        </w:rPr>
        <w:t>System.out.println</w:t>
      </w:r>
      <w:r>
        <w:t xml:space="preserve">(10&gt;10&amp;&amp;20&lt;20);  </w:t>
      </w:r>
      <w:r w:rsidR="001A52E9">
        <w:t>false</w:t>
      </w:r>
    </w:p>
    <w:p w14:paraId="69ED9613" w14:textId="41E38CDE" w:rsidR="001D298E" w:rsidRDefault="001D298E" w:rsidP="00815332">
      <w:pPr>
        <w:pStyle w:val="NoSpacing"/>
      </w:pPr>
      <w:r>
        <w:t xml:space="preserve">   </w:t>
      </w:r>
      <w:r w:rsidRPr="00685879">
        <w:rPr>
          <w:b/>
          <w:color w:val="3A0000"/>
        </w:rPr>
        <w:t>System.out.println</w:t>
      </w:r>
      <w:r>
        <w:t>(10&gt;=10&amp;&amp;20&lt;=20);</w:t>
      </w:r>
      <w:r w:rsidR="001A52E9">
        <w:t>true</w:t>
      </w:r>
    </w:p>
    <w:p w14:paraId="5AA34F29" w14:textId="02001796" w:rsidR="001D298E" w:rsidRDefault="001D298E" w:rsidP="00815332">
      <w:pPr>
        <w:pStyle w:val="NoSpacing"/>
      </w:pPr>
      <w:r>
        <w:t xml:space="preserve">   </w:t>
      </w:r>
      <w:r w:rsidRPr="00685879">
        <w:rPr>
          <w:b/>
          <w:color w:val="3A0000"/>
        </w:rPr>
        <w:t>System.out.println</w:t>
      </w:r>
      <w:r>
        <w:t>(10&gt;10&amp;&amp;20&lt;=20);</w:t>
      </w:r>
      <w:r w:rsidR="001A52E9">
        <w:t>false</w:t>
      </w:r>
    </w:p>
    <w:p w14:paraId="4620C630" w14:textId="7A4FF3CD" w:rsidR="001D298E" w:rsidRDefault="001D298E" w:rsidP="00815332">
      <w:pPr>
        <w:pStyle w:val="NoSpacing"/>
      </w:pPr>
      <w:r>
        <w:t xml:space="preserve">   </w:t>
      </w:r>
      <w:r w:rsidRPr="00685879">
        <w:rPr>
          <w:b/>
          <w:color w:val="3A0000"/>
        </w:rPr>
        <w:t>System.out.println</w:t>
      </w:r>
      <w:r>
        <w:t>(10&gt;=10&amp;&amp;20&lt;20);</w:t>
      </w:r>
      <w:r w:rsidR="001A52E9">
        <w:t>false</w:t>
      </w:r>
    </w:p>
    <w:p w14:paraId="726007A9" w14:textId="77777777" w:rsidR="001D298E" w:rsidRDefault="001D298E" w:rsidP="00815332">
      <w:pPr>
        <w:pStyle w:val="NoSpacing"/>
      </w:pPr>
    </w:p>
    <w:p w14:paraId="6912D1A2" w14:textId="52FE4799" w:rsidR="001D298E" w:rsidRDefault="001D298E" w:rsidP="00815332">
      <w:pPr>
        <w:pStyle w:val="NoSpacing"/>
      </w:pPr>
      <w:r>
        <w:t xml:space="preserve">    </w:t>
      </w:r>
      <w:r w:rsidRPr="00685879">
        <w:rPr>
          <w:b/>
          <w:color w:val="3A0000"/>
        </w:rPr>
        <w:t>System.out.println</w:t>
      </w:r>
      <w:r>
        <w:t>(10&gt;10||20&lt;20);</w:t>
      </w:r>
      <w:r w:rsidR="001A52E9">
        <w:t>false</w:t>
      </w:r>
    </w:p>
    <w:p w14:paraId="12011BC8" w14:textId="23EDA873" w:rsidR="001D298E" w:rsidRDefault="001D298E" w:rsidP="00815332">
      <w:pPr>
        <w:pStyle w:val="NoSpacing"/>
      </w:pPr>
      <w:r>
        <w:t xml:space="preserve">    </w:t>
      </w:r>
      <w:r w:rsidRPr="00685879">
        <w:rPr>
          <w:b/>
          <w:color w:val="3A0000"/>
        </w:rPr>
        <w:t>System.out.println</w:t>
      </w:r>
      <w:r>
        <w:t>(10&gt;=10||20&lt;=20);</w:t>
      </w:r>
      <w:r w:rsidR="001A52E9">
        <w:t>true</w:t>
      </w:r>
    </w:p>
    <w:p w14:paraId="4F9378A9" w14:textId="6E837932" w:rsidR="001D298E" w:rsidRDefault="001D298E" w:rsidP="00815332">
      <w:pPr>
        <w:pStyle w:val="NoSpacing"/>
      </w:pPr>
      <w:r>
        <w:t xml:space="preserve">   </w:t>
      </w:r>
      <w:r w:rsidRPr="00685879">
        <w:rPr>
          <w:b/>
          <w:color w:val="3A0000"/>
        </w:rPr>
        <w:t>System.out.println</w:t>
      </w:r>
      <w:r>
        <w:t>(10&gt;10||20&lt;=20);</w:t>
      </w:r>
      <w:r w:rsidR="001A52E9">
        <w:t>true</w:t>
      </w:r>
    </w:p>
    <w:p w14:paraId="6788BD4A" w14:textId="1884F243" w:rsidR="001D298E" w:rsidRDefault="001D298E" w:rsidP="00815332">
      <w:pPr>
        <w:pStyle w:val="NoSpacing"/>
      </w:pPr>
      <w:r>
        <w:t xml:space="preserve">    </w:t>
      </w:r>
      <w:r w:rsidRPr="00685879">
        <w:rPr>
          <w:b/>
          <w:color w:val="3A0000"/>
        </w:rPr>
        <w:t>System.out.println</w:t>
      </w:r>
      <w:r>
        <w:t>(10&gt;=10||20&lt;20);</w:t>
      </w:r>
      <w:r w:rsidR="001A52E9">
        <w:t>true</w:t>
      </w:r>
    </w:p>
    <w:p w14:paraId="03D2AE2E" w14:textId="77777777" w:rsidR="001D298E" w:rsidRDefault="001D298E" w:rsidP="00815332">
      <w:pPr>
        <w:pStyle w:val="NoSpacing"/>
      </w:pPr>
    </w:p>
    <w:p w14:paraId="4470DC93" w14:textId="4752310E" w:rsidR="001D298E" w:rsidRDefault="001D298E" w:rsidP="00815332">
      <w:pPr>
        <w:pStyle w:val="NoSpacing"/>
      </w:pPr>
      <w:r>
        <w:t xml:space="preserve">      </w:t>
      </w:r>
      <w:r w:rsidRPr="00685879">
        <w:rPr>
          <w:b/>
          <w:color w:val="3A0000"/>
        </w:rPr>
        <w:t>System.out.println</w:t>
      </w:r>
      <w:r>
        <w:t>(!(10&gt;10||20&lt;20));</w:t>
      </w:r>
      <w:r w:rsidR="001A52E9">
        <w:t>true</w:t>
      </w:r>
    </w:p>
    <w:p w14:paraId="38CAC048" w14:textId="646AD6D4" w:rsidR="001D298E" w:rsidRDefault="001D298E" w:rsidP="00815332">
      <w:pPr>
        <w:pStyle w:val="NoSpacing"/>
      </w:pPr>
      <w:r>
        <w:t xml:space="preserve">      </w:t>
      </w:r>
      <w:r w:rsidRPr="00685879">
        <w:rPr>
          <w:b/>
          <w:color w:val="3A0000"/>
        </w:rPr>
        <w:t>System.out.println</w:t>
      </w:r>
      <w:r>
        <w:t>(!(10&gt;=10&amp;&amp;20&lt;20));</w:t>
      </w:r>
      <w:r w:rsidR="001A52E9">
        <w:t>false</w:t>
      </w:r>
    </w:p>
    <w:p w14:paraId="553F4B91" w14:textId="77777777" w:rsidR="001D298E" w:rsidRDefault="001D298E" w:rsidP="00815332">
      <w:pPr>
        <w:pStyle w:val="NoSpacing"/>
      </w:pPr>
      <w:r>
        <w:t>}</w:t>
      </w:r>
    </w:p>
    <w:p w14:paraId="76140766" w14:textId="3A037ABC" w:rsidR="001D298E" w:rsidRDefault="001D298E" w:rsidP="00815332">
      <w:pPr>
        <w:pStyle w:val="NoSpacing"/>
      </w:pPr>
      <w:r>
        <w:t xml:space="preserve">} </w:t>
      </w:r>
    </w:p>
    <w:p w14:paraId="03C2FF11" w14:textId="2879087D" w:rsidR="00453CEF" w:rsidRDefault="00453CEF" w:rsidP="004A4E03">
      <w:pPr>
        <w:pStyle w:val="Heading1"/>
      </w:pPr>
      <w:r>
        <w:t>If-else/</w:t>
      </w:r>
      <w:r w:rsidR="004A4E03">
        <w:t>missalenius/ternary operators=</w:t>
      </w:r>
    </w:p>
    <w:p w14:paraId="6E104E23" w14:textId="404BFBD7" w:rsidR="00107C91" w:rsidRDefault="00B557EF" w:rsidP="00FE3130">
      <w:pPr>
        <w:pStyle w:val="ListParagraph"/>
        <w:numPr>
          <w:ilvl w:val="0"/>
          <w:numId w:val="55"/>
        </w:numPr>
      </w:pPr>
      <w:r>
        <w:t xml:space="preserve">MISSALENIUS OPERATORS ARE USED TO </w:t>
      </w:r>
      <w:r w:rsidRPr="00715950">
        <w:rPr>
          <w:highlight w:val="yellow"/>
        </w:rPr>
        <w:t xml:space="preserve">WORK BASED ON </w:t>
      </w:r>
      <w:r w:rsidR="00D95C10" w:rsidRPr="00715950">
        <w:rPr>
          <w:highlight w:val="yellow"/>
        </w:rPr>
        <w:t>THE CONDITION</w:t>
      </w:r>
      <w:r w:rsidR="00D95C10">
        <w:t xml:space="preserve"> BEFORE ASSIGNING A VALUE TO THE VARIABLE</w:t>
      </w:r>
      <w:r w:rsidR="00107C91">
        <w:t>.</w:t>
      </w:r>
    </w:p>
    <w:p w14:paraId="02D9C36E" w14:textId="3F0E9F4D" w:rsidR="00107C91" w:rsidRDefault="00107C91" w:rsidP="00FE3130">
      <w:pPr>
        <w:pStyle w:val="ListParagraph"/>
        <w:numPr>
          <w:ilvl w:val="0"/>
          <w:numId w:val="55"/>
        </w:numPr>
      </w:pPr>
      <w:r w:rsidRPr="00715950">
        <w:rPr>
          <w:highlight w:val="yellow"/>
        </w:rPr>
        <w:t xml:space="preserve">FIRST IT WILL CHECK FOR THE CONDITION </w:t>
      </w:r>
      <w:r w:rsidR="00E72B94" w:rsidRPr="00715950">
        <w:rPr>
          <w:highlight w:val="yellow"/>
        </w:rPr>
        <w:t>THAN IT WILL ASSIGN THE VALUE TO THE VARIABLE</w:t>
      </w:r>
      <w:r w:rsidR="00E72B94">
        <w:t xml:space="preserve"> .</w:t>
      </w:r>
    </w:p>
    <w:p w14:paraId="7E4A85BE" w14:textId="01FF0F6B" w:rsidR="00E72B94" w:rsidRDefault="00A87378" w:rsidP="00FE3130">
      <w:pPr>
        <w:pStyle w:val="ListParagraph"/>
        <w:numPr>
          <w:ilvl w:val="0"/>
          <w:numId w:val="55"/>
        </w:numPr>
      </w:pPr>
      <w:r>
        <w:t xml:space="preserve">MISSALENIUS OPERATORS </w:t>
      </w:r>
      <w:r w:rsidRPr="00715950">
        <w:rPr>
          <w:highlight w:val="yellow"/>
        </w:rPr>
        <w:t>WILL TAKE 3 EXPRESSIONS</w:t>
      </w:r>
      <w:r>
        <w:t>.</w:t>
      </w:r>
    </w:p>
    <w:p w14:paraId="1F23A9A6" w14:textId="7C94DBEA" w:rsidR="00533716" w:rsidRDefault="00533716" w:rsidP="00533716">
      <w:r>
        <w:t>SYNTAX-</w:t>
      </w:r>
    </w:p>
    <w:p w14:paraId="38A314BF" w14:textId="40FA3BCA" w:rsidR="00533716" w:rsidRDefault="00533716" w:rsidP="00533716">
      <w:r>
        <w:t xml:space="preserve">DATATYPE VARIABLE </w:t>
      </w:r>
      <w:r w:rsidR="00FF5B54">
        <w:t xml:space="preserve">= EXPRESSION 1 ? EXPRESSION 2 </w:t>
      </w:r>
      <w:r w:rsidR="003E6050">
        <w:t>: EXPRESSION3 ;</w:t>
      </w:r>
    </w:p>
    <w:p w14:paraId="29B6D77B" w14:textId="78CE360A" w:rsidR="003E6050" w:rsidRDefault="003E6050" w:rsidP="00FE3130">
      <w:pPr>
        <w:pStyle w:val="ListParagraph"/>
        <w:numPr>
          <w:ilvl w:val="0"/>
          <w:numId w:val="56"/>
        </w:numPr>
      </w:pPr>
      <w:r>
        <w:t>IF CONDITION I</w:t>
      </w:r>
      <w:r w:rsidR="00463C9C">
        <w:t>S</w:t>
      </w:r>
      <w:r>
        <w:t xml:space="preserve"> </w:t>
      </w:r>
      <w:r w:rsidRPr="00715950">
        <w:rPr>
          <w:highlight w:val="yellow"/>
        </w:rPr>
        <w:t xml:space="preserve">TRUE </w:t>
      </w:r>
      <w:r w:rsidR="00006206" w:rsidRPr="00715950">
        <w:rPr>
          <w:highlight w:val="yellow"/>
        </w:rPr>
        <w:t>I</w:t>
      </w:r>
      <w:r w:rsidR="00006206">
        <w:t xml:space="preserve">T WILL ASSIGN </w:t>
      </w:r>
      <w:r w:rsidR="00006206" w:rsidRPr="00715950">
        <w:rPr>
          <w:highlight w:val="yellow"/>
        </w:rPr>
        <w:t>EXPRESSION 2 VALUE</w:t>
      </w:r>
      <w:r w:rsidR="00D5632F">
        <w:t>.</w:t>
      </w:r>
    </w:p>
    <w:p w14:paraId="709A76E4" w14:textId="19FC0DCE" w:rsidR="00006206" w:rsidRDefault="00006206" w:rsidP="00FE3130">
      <w:pPr>
        <w:pStyle w:val="ListParagraph"/>
        <w:numPr>
          <w:ilvl w:val="0"/>
          <w:numId w:val="56"/>
        </w:numPr>
      </w:pPr>
      <w:r>
        <w:t xml:space="preserve">IF CONDITION IS </w:t>
      </w:r>
      <w:r w:rsidRPr="00715950">
        <w:rPr>
          <w:highlight w:val="yellow"/>
        </w:rPr>
        <w:t>FALSE</w:t>
      </w:r>
      <w:r>
        <w:t xml:space="preserve"> IT WILL ASSIGN </w:t>
      </w:r>
      <w:r w:rsidRPr="00715950">
        <w:rPr>
          <w:highlight w:val="yellow"/>
        </w:rPr>
        <w:t xml:space="preserve">EXPRESSION </w:t>
      </w:r>
      <w:r w:rsidR="00463C9C" w:rsidRPr="00715950">
        <w:rPr>
          <w:highlight w:val="yellow"/>
        </w:rPr>
        <w:t>3 VALUE</w:t>
      </w:r>
      <w:r w:rsidR="00D5632F">
        <w:t>.</w:t>
      </w:r>
    </w:p>
    <w:p w14:paraId="490151AB" w14:textId="20264FC0" w:rsidR="002662FA" w:rsidRPr="00715950" w:rsidRDefault="002662FA" w:rsidP="00FE3130">
      <w:pPr>
        <w:pStyle w:val="ListParagraph"/>
        <w:numPr>
          <w:ilvl w:val="0"/>
          <w:numId w:val="56"/>
        </w:numPr>
        <w:rPr>
          <w:highlight w:val="yellow"/>
        </w:rPr>
      </w:pPr>
      <w:r w:rsidRPr="00715950">
        <w:rPr>
          <w:highlight w:val="yellow"/>
        </w:rPr>
        <w:t xml:space="preserve">DATATYPE </w:t>
      </w:r>
      <w:r w:rsidR="00D5632F" w:rsidRPr="00715950">
        <w:rPr>
          <w:highlight w:val="yellow"/>
        </w:rPr>
        <w:t>IS DECLARED ON EXPRESSION 2 AND 3.</w:t>
      </w:r>
    </w:p>
    <w:p w14:paraId="08C557EC" w14:textId="784D5DBB" w:rsidR="00463C9C" w:rsidRDefault="00E54693" w:rsidP="00463C9C">
      <w:r>
        <w:t xml:space="preserve">INT RESULT = 30&gt;20 ? 1: </w:t>
      </w:r>
      <w:r w:rsidR="002662FA">
        <w:t xml:space="preserve">2;      </w:t>
      </w:r>
    </w:p>
    <w:p w14:paraId="7B74C049" w14:textId="6C69B498" w:rsidR="002662FA" w:rsidRDefault="00BE7DBD" w:rsidP="00FE3130">
      <w:pPr>
        <w:pStyle w:val="ListParagraph"/>
        <w:numPr>
          <w:ilvl w:val="0"/>
          <w:numId w:val="57"/>
        </w:numPr>
      </w:pPr>
      <w:r>
        <w:t xml:space="preserve">S.O.PLN (RESULT)                  </w:t>
      </w:r>
      <w:r w:rsidR="002662FA">
        <w:t>TRUE         =1</w:t>
      </w:r>
    </w:p>
    <w:p w14:paraId="6E8A09B4" w14:textId="31290A1D" w:rsidR="002662FA" w:rsidRDefault="002662FA" w:rsidP="002662FA">
      <w:r>
        <w:t>BOOLEAN RES</w:t>
      </w:r>
      <w:r w:rsidR="00BE7DBD">
        <w:t xml:space="preserve">ULT </w:t>
      </w:r>
      <w:r w:rsidR="009B46C4">
        <w:t>=(10==10&amp;&amp;50&gt;10)</w:t>
      </w:r>
      <w:r w:rsidR="00EC7222">
        <w:t xml:space="preserve">? </w:t>
      </w:r>
      <w:r w:rsidR="001902A3">
        <w:t>FALSE : TRUE;</w:t>
      </w:r>
    </w:p>
    <w:p w14:paraId="398702B7" w14:textId="43EB97D2" w:rsidR="00C901C8" w:rsidRDefault="001902A3" w:rsidP="00FE3130">
      <w:pPr>
        <w:pStyle w:val="ListParagraph"/>
        <w:numPr>
          <w:ilvl w:val="0"/>
          <w:numId w:val="57"/>
        </w:numPr>
      </w:pPr>
      <w:r>
        <w:t xml:space="preserve">SOPLN (RESULT) </w:t>
      </w:r>
      <w:r w:rsidR="00F25E12">
        <w:t>TRUE       =FALSE</w:t>
      </w:r>
    </w:p>
    <w:p w14:paraId="7BF9C391" w14:textId="77777777" w:rsidR="00057623" w:rsidRDefault="00057623" w:rsidP="00057623">
      <w:pPr>
        <w:pStyle w:val="ListParagraph"/>
      </w:pPr>
    </w:p>
    <w:p w14:paraId="2E91D271" w14:textId="6DCBABB4" w:rsidR="00C901C8" w:rsidRDefault="00F25E12" w:rsidP="00C901C8">
      <w:pPr>
        <w:pStyle w:val="ListParagraph"/>
      </w:pPr>
      <w:r>
        <w:t>STRING RESULT</w:t>
      </w:r>
      <w:r w:rsidR="00857FBF">
        <w:t xml:space="preserve">=30&lt;20 </w:t>
      </w:r>
      <w:r w:rsidR="00857FBF" w:rsidRPr="001715C6">
        <w:rPr>
          <w:sz w:val="28"/>
          <w:szCs w:val="28"/>
        </w:rPr>
        <w:t>?</w:t>
      </w:r>
      <w:r w:rsidR="00857FBF">
        <w:t>”HELLO”+FALSE</w:t>
      </w:r>
      <w:r w:rsidR="00D60AED" w:rsidRPr="001715C6">
        <w:rPr>
          <w:sz w:val="28"/>
          <w:szCs w:val="28"/>
        </w:rPr>
        <w:t xml:space="preserve">: </w:t>
      </w:r>
      <w:r w:rsidR="00D60AED">
        <w:t>“HELLO”+TRUE;</w:t>
      </w:r>
    </w:p>
    <w:p w14:paraId="0BD1B7BF" w14:textId="750AA80A" w:rsidR="00D60AED" w:rsidRDefault="00D60AED" w:rsidP="00FE3130">
      <w:pPr>
        <w:pStyle w:val="ListParagraph"/>
        <w:numPr>
          <w:ilvl w:val="0"/>
          <w:numId w:val="57"/>
        </w:numPr>
      </w:pPr>
      <w:r>
        <w:t>SOPLN (RESULT)</w:t>
      </w:r>
      <w:r w:rsidR="00C901C8">
        <w:t xml:space="preserve">     =HELLO TRUE</w:t>
      </w:r>
    </w:p>
    <w:p w14:paraId="7FD289C7" w14:textId="6FFD5FF7" w:rsidR="00057623" w:rsidRDefault="00815332" w:rsidP="00057623">
      <w:pPr>
        <w:pStyle w:val="Heading1"/>
      </w:pPr>
      <w:r>
        <w:t>B</w:t>
      </w:r>
      <w:r w:rsidR="00057623">
        <w:t xml:space="preserve">ITWISE OPERATOR </w:t>
      </w:r>
      <w:r w:rsidR="008F2FE9">
        <w:t>=</w:t>
      </w:r>
    </w:p>
    <w:p w14:paraId="618AF624" w14:textId="650BF5D3" w:rsidR="008F2FE9" w:rsidRDefault="008F2FE9" w:rsidP="00FE3130">
      <w:pPr>
        <w:pStyle w:val="ListParagraph"/>
        <w:numPr>
          <w:ilvl w:val="0"/>
          <w:numId w:val="57"/>
        </w:numPr>
      </w:pPr>
      <w:r>
        <w:t xml:space="preserve">BETWISE OPERATOR WILL HELPS TO </w:t>
      </w:r>
      <w:r w:rsidRPr="00715950">
        <w:rPr>
          <w:highlight w:val="yellow"/>
        </w:rPr>
        <w:t xml:space="preserve">MANIPULATE </w:t>
      </w:r>
      <w:r w:rsidR="00063F77" w:rsidRPr="00715950">
        <w:rPr>
          <w:highlight w:val="yellow"/>
        </w:rPr>
        <w:t>EVERY INTIGER VALUE TO BIT VALUE.</w:t>
      </w:r>
    </w:p>
    <w:p w14:paraId="3664E458" w14:textId="69DA59EF" w:rsidR="00FF2040" w:rsidRDefault="00FF2040" w:rsidP="00FF2040">
      <w:pPr>
        <w:pStyle w:val="Heading2"/>
      </w:pPr>
      <w:r>
        <w:t>TYPES OF BITWISE OPERATOR=</w:t>
      </w:r>
    </w:p>
    <w:p w14:paraId="71A9EF93" w14:textId="31BFDC7E" w:rsidR="00FF2040" w:rsidRDefault="00EF65B3" w:rsidP="00FE3130">
      <w:pPr>
        <w:pStyle w:val="ListParagraph"/>
        <w:numPr>
          <w:ilvl w:val="0"/>
          <w:numId w:val="57"/>
        </w:numPr>
      </w:pPr>
      <w:r>
        <w:t>&amp;</w:t>
      </w:r>
      <w:r w:rsidR="00F45BFA">
        <w:t xml:space="preserve">   </w:t>
      </w:r>
      <w:r>
        <w:t xml:space="preserve"> (AND)</w:t>
      </w:r>
    </w:p>
    <w:p w14:paraId="5DEE002D" w14:textId="5CD3180A" w:rsidR="00EF65B3" w:rsidRDefault="00EF65B3" w:rsidP="00FE3130">
      <w:pPr>
        <w:pStyle w:val="ListParagraph"/>
        <w:numPr>
          <w:ilvl w:val="0"/>
          <w:numId w:val="57"/>
        </w:numPr>
      </w:pPr>
      <w:r>
        <w:t>|</w:t>
      </w:r>
      <w:r w:rsidR="00F45BFA">
        <w:t xml:space="preserve">     </w:t>
      </w:r>
      <w:r>
        <w:t>(OR)</w:t>
      </w:r>
    </w:p>
    <w:p w14:paraId="030D5659" w14:textId="7E443754" w:rsidR="00EF65B3" w:rsidRDefault="00EF65B3" w:rsidP="00FE3130">
      <w:pPr>
        <w:pStyle w:val="ListParagraph"/>
        <w:numPr>
          <w:ilvl w:val="0"/>
          <w:numId w:val="57"/>
        </w:numPr>
      </w:pPr>
      <w:r>
        <w:t>^</w:t>
      </w:r>
      <w:r w:rsidR="00F45BFA">
        <w:t xml:space="preserve">    </w:t>
      </w:r>
      <w:r>
        <w:t>(</w:t>
      </w:r>
      <w:r w:rsidR="00DB247F">
        <w:t>XOR)</w:t>
      </w:r>
    </w:p>
    <w:p w14:paraId="720A1D7B" w14:textId="7673D67B" w:rsidR="00DB247F" w:rsidRDefault="00DB247F" w:rsidP="00FE3130">
      <w:pPr>
        <w:pStyle w:val="ListParagraph"/>
        <w:numPr>
          <w:ilvl w:val="0"/>
          <w:numId w:val="57"/>
        </w:numPr>
      </w:pPr>
      <w:r>
        <w:t xml:space="preserve">~ </w:t>
      </w:r>
      <w:r w:rsidR="00F45BFA">
        <w:t xml:space="preserve">   </w:t>
      </w:r>
      <w:r>
        <w:t>(COMPLIMENT)</w:t>
      </w:r>
    </w:p>
    <w:p w14:paraId="7E318A0D" w14:textId="73309281" w:rsidR="00A004E8" w:rsidRDefault="00F45BFA" w:rsidP="00FE3130">
      <w:pPr>
        <w:pStyle w:val="ListParagraph"/>
        <w:numPr>
          <w:ilvl w:val="0"/>
          <w:numId w:val="57"/>
        </w:numPr>
      </w:pPr>
      <w:r>
        <w:t xml:space="preserve"> &gt;&gt;   </w:t>
      </w:r>
      <w:r w:rsidR="00A004E8">
        <w:t>RIGHT SHIFT)</w:t>
      </w:r>
    </w:p>
    <w:tbl>
      <w:tblPr>
        <w:tblpPr w:leftFromText="180" w:rightFromText="180" w:vertAnchor="text" w:tblpX="3374" w:tblpY="42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3"/>
        <w:gridCol w:w="493"/>
        <w:gridCol w:w="467"/>
      </w:tblGrid>
      <w:tr w:rsidR="008054B8" w14:paraId="27DA4B4E" w14:textId="0B418F99" w:rsidTr="008054B8">
        <w:trPr>
          <w:trHeight w:val="413"/>
        </w:trPr>
        <w:tc>
          <w:tcPr>
            <w:tcW w:w="413" w:type="dxa"/>
          </w:tcPr>
          <w:p w14:paraId="33A6FA3A" w14:textId="22532F32" w:rsidR="008054B8" w:rsidRDefault="008054B8" w:rsidP="008054B8">
            <w:r>
              <w:t>1</w:t>
            </w:r>
          </w:p>
        </w:tc>
        <w:tc>
          <w:tcPr>
            <w:tcW w:w="493" w:type="dxa"/>
          </w:tcPr>
          <w:p w14:paraId="01F92736" w14:textId="6C4667B4" w:rsidR="008054B8" w:rsidRDefault="008054B8" w:rsidP="008054B8">
            <w:r>
              <w:t>1</w:t>
            </w:r>
          </w:p>
        </w:tc>
        <w:tc>
          <w:tcPr>
            <w:tcW w:w="467" w:type="dxa"/>
          </w:tcPr>
          <w:p w14:paraId="5B2B3172" w14:textId="64055CB9" w:rsidR="008054B8" w:rsidRDefault="008054B8" w:rsidP="008054B8">
            <w:r>
              <w:t>1</w:t>
            </w:r>
          </w:p>
        </w:tc>
      </w:tr>
      <w:tr w:rsidR="008054B8" w14:paraId="7367DC36" w14:textId="77777777" w:rsidTr="008054B8">
        <w:trPr>
          <w:trHeight w:val="401"/>
        </w:trPr>
        <w:tc>
          <w:tcPr>
            <w:tcW w:w="413" w:type="dxa"/>
          </w:tcPr>
          <w:p w14:paraId="63376AE1" w14:textId="3CC31A9F" w:rsidR="008054B8" w:rsidRDefault="008054B8" w:rsidP="008054B8">
            <w:r>
              <w:t>0</w:t>
            </w:r>
          </w:p>
        </w:tc>
        <w:tc>
          <w:tcPr>
            <w:tcW w:w="493" w:type="dxa"/>
          </w:tcPr>
          <w:p w14:paraId="600C2C27" w14:textId="5B2C6117" w:rsidR="008054B8" w:rsidRDefault="008054B8" w:rsidP="008054B8">
            <w:r>
              <w:t>1</w:t>
            </w:r>
          </w:p>
        </w:tc>
        <w:tc>
          <w:tcPr>
            <w:tcW w:w="467" w:type="dxa"/>
          </w:tcPr>
          <w:p w14:paraId="4E06BC05" w14:textId="0927E943" w:rsidR="008054B8" w:rsidRDefault="008054B8" w:rsidP="008054B8">
            <w:r>
              <w:t>0</w:t>
            </w:r>
          </w:p>
        </w:tc>
      </w:tr>
      <w:tr w:rsidR="008054B8" w14:paraId="1A53E085" w14:textId="77777777" w:rsidTr="008054B8">
        <w:trPr>
          <w:trHeight w:val="413"/>
        </w:trPr>
        <w:tc>
          <w:tcPr>
            <w:tcW w:w="413" w:type="dxa"/>
          </w:tcPr>
          <w:p w14:paraId="2B66443C" w14:textId="23E11171" w:rsidR="008054B8" w:rsidRDefault="008054B8" w:rsidP="008054B8">
            <w:r>
              <w:t>1</w:t>
            </w:r>
          </w:p>
        </w:tc>
        <w:tc>
          <w:tcPr>
            <w:tcW w:w="493" w:type="dxa"/>
          </w:tcPr>
          <w:p w14:paraId="0D5478AF" w14:textId="5095A092" w:rsidR="008054B8" w:rsidRDefault="008054B8" w:rsidP="008054B8">
            <w:r>
              <w:t>0</w:t>
            </w:r>
          </w:p>
        </w:tc>
        <w:tc>
          <w:tcPr>
            <w:tcW w:w="467" w:type="dxa"/>
          </w:tcPr>
          <w:p w14:paraId="7CA67E9A" w14:textId="4A5710AF" w:rsidR="008054B8" w:rsidRDefault="008054B8" w:rsidP="008054B8">
            <w:r>
              <w:t>0</w:t>
            </w:r>
          </w:p>
        </w:tc>
      </w:tr>
      <w:tr w:rsidR="008054B8" w14:paraId="785A16DB" w14:textId="77777777" w:rsidTr="008054B8">
        <w:trPr>
          <w:trHeight w:val="467"/>
        </w:trPr>
        <w:tc>
          <w:tcPr>
            <w:tcW w:w="413" w:type="dxa"/>
          </w:tcPr>
          <w:p w14:paraId="76B63415" w14:textId="0C66E110" w:rsidR="008054B8" w:rsidRDefault="008054B8" w:rsidP="008054B8">
            <w:r>
              <w:t>0</w:t>
            </w:r>
          </w:p>
        </w:tc>
        <w:tc>
          <w:tcPr>
            <w:tcW w:w="493" w:type="dxa"/>
          </w:tcPr>
          <w:p w14:paraId="46F9093B" w14:textId="61D4E173" w:rsidR="008054B8" w:rsidRDefault="008054B8" w:rsidP="008054B8">
            <w:r>
              <w:t>0</w:t>
            </w:r>
          </w:p>
        </w:tc>
        <w:tc>
          <w:tcPr>
            <w:tcW w:w="467" w:type="dxa"/>
          </w:tcPr>
          <w:p w14:paraId="5AE40329" w14:textId="3ED9F349" w:rsidR="008054B8" w:rsidRDefault="008054B8" w:rsidP="008054B8">
            <w:r>
              <w:t>0</w:t>
            </w:r>
          </w:p>
        </w:tc>
      </w:tr>
    </w:tbl>
    <w:p w14:paraId="426952F6" w14:textId="7339E3E7" w:rsidR="00A004E8" w:rsidRDefault="00A004E8" w:rsidP="00FE3130">
      <w:pPr>
        <w:pStyle w:val="ListParagraph"/>
        <w:numPr>
          <w:ilvl w:val="0"/>
          <w:numId w:val="57"/>
        </w:numPr>
      </w:pPr>
      <w:r>
        <w:t>&lt;&lt;</w:t>
      </w:r>
      <w:r w:rsidR="00F45BFA">
        <w:t xml:space="preserve">   </w:t>
      </w:r>
      <w:r>
        <w:t>(LEFT SHIFT)</w:t>
      </w:r>
    </w:p>
    <w:p w14:paraId="640C95DF" w14:textId="62BBD60B" w:rsidR="00202DC0" w:rsidRDefault="00202DC0" w:rsidP="00202DC0">
      <w:r>
        <w:t>1 &amp;</w:t>
      </w:r>
      <w:r w:rsidR="0031431E">
        <w:t xml:space="preserve">     (AND )</w:t>
      </w:r>
    </w:p>
    <w:p w14:paraId="7791E3B5" w14:textId="203E716E" w:rsidR="00202DC0" w:rsidRDefault="00202DC0" w:rsidP="00FE3130">
      <w:pPr>
        <w:pStyle w:val="ListParagraph"/>
        <w:numPr>
          <w:ilvl w:val="0"/>
          <w:numId w:val="58"/>
        </w:numPr>
      </w:pPr>
      <w:r>
        <w:t>INT I =24</w:t>
      </w:r>
      <w:r w:rsidR="00D605E0">
        <w:t>;</w:t>
      </w:r>
    </w:p>
    <w:p w14:paraId="71E41B30" w14:textId="5EDBFCE5" w:rsidR="00202DC0" w:rsidRDefault="00202DC0" w:rsidP="00FE3130">
      <w:pPr>
        <w:pStyle w:val="ListParagraph"/>
        <w:numPr>
          <w:ilvl w:val="0"/>
          <w:numId w:val="58"/>
        </w:numPr>
      </w:pPr>
      <w:r>
        <w:t>INT J</w:t>
      </w:r>
      <w:r w:rsidR="00FE3130">
        <w:t xml:space="preserve"> =32;</w:t>
      </w:r>
    </w:p>
    <w:p w14:paraId="05AC2944" w14:textId="397730B5" w:rsidR="00D605E0" w:rsidRDefault="00D605E0" w:rsidP="00FE3130">
      <w:pPr>
        <w:pStyle w:val="ListParagraph"/>
        <w:numPr>
          <w:ilvl w:val="0"/>
          <w:numId w:val="58"/>
        </w:numPr>
      </w:pPr>
      <w:r>
        <w:t xml:space="preserve">24=   0   1   1   </w:t>
      </w:r>
      <w:r w:rsidR="00ED592B">
        <w:t>0   0   0</w:t>
      </w:r>
    </w:p>
    <w:p w14:paraId="74B65BD9" w14:textId="505DC2FA" w:rsidR="00ED592B" w:rsidRDefault="00ED592B" w:rsidP="00ED592B">
      <w:pPr>
        <w:pStyle w:val="ListParagraph"/>
        <w:numPr>
          <w:ilvl w:val="0"/>
          <w:numId w:val="58"/>
        </w:numPr>
        <w:pBdr>
          <w:bottom w:val="single" w:sz="4" w:space="1" w:color="auto"/>
        </w:pBdr>
      </w:pPr>
      <w:r>
        <w:t>32=   1   0   0   0   0   0</w:t>
      </w:r>
    </w:p>
    <w:p w14:paraId="70E14FE4" w14:textId="7A05F508" w:rsidR="00F60E8A" w:rsidRDefault="00F60E8A" w:rsidP="00ED592B">
      <w:pPr>
        <w:pStyle w:val="ListParagraph"/>
        <w:numPr>
          <w:ilvl w:val="0"/>
          <w:numId w:val="58"/>
        </w:numPr>
        <w:pBdr>
          <w:bottom w:val="single" w:sz="4" w:space="1" w:color="auto"/>
        </w:pBdr>
      </w:pPr>
      <w:r>
        <w:t xml:space="preserve">         0    0   0   0   0   0</w:t>
      </w:r>
    </w:p>
    <w:p w14:paraId="027B1A36" w14:textId="79212AFD" w:rsidR="00ED592B" w:rsidRDefault="00654D08" w:rsidP="00ED592B">
      <w:pPr>
        <w:pStyle w:val="ListParagraph"/>
        <w:pBdr>
          <w:bottom w:val="single" w:sz="4" w:space="1" w:color="auto"/>
        </w:pBdr>
      </w:pPr>
      <w:r>
        <w:t>0*1+0*2+0*4+0*8+0*16+0*32</w:t>
      </w:r>
      <w:r w:rsidR="008C4330">
        <w:t>=0</w:t>
      </w:r>
    </w:p>
    <w:p w14:paraId="75054C8F" w14:textId="4D09DF5C" w:rsidR="008C4330" w:rsidRDefault="008C4330" w:rsidP="008C4330">
      <w:pPr>
        <w:pStyle w:val="ListParagraph"/>
        <w:pBdr>
          <w:bottom w:val="single" w:sz="4" w:space="1" w:color="auto"/>
        </w:pBdr>
        <w:tabs>
          <w:tab w:val="left" w:pos="3173"/>
        </w:tabs>
      </w:pPr>
      <w:r>
        <w:t>SOPLN (I&amp;J);          = 0</w:t>
      </w:r>
      <w:r>
        <w:tab/>
      </w:r>
    </w:p>
    <w:tbl>
      <w:tblPr>
        <w:tblW w:w="0" w:type="auto"/>
        <w:tblInd w:w="5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47"/>
        <w:gridCol w:w="533"/>
        <w:gridCol w:w="480"/>
      </w:tblGrid>
      <w:tr w:rsidR="00C86B74" w14:paraId="3AF67635" w14:textId="2D9F655C" w:rsidTr="00713098">
        <w:trPr>
          <w:trHeight w:val="481"/>
        </w:trPr>
        <w:tc>
          <w:tcPr>
            <w:tcW w:w="547" w:type="dxa"/>
          </w:tcPr>
          <w:p w14:paraId="3454F98D" w14:textId="6B1C462A" w:rsidR="00C86B74" w:rsidRDefault="008054B8" w:rsidP="00C86B74">
            <w:pPr>
              <w:tabs>
                <w:tab w:val="left" w:pos="3173"/>
              </w:tabs>
            </w:pPr>
            <w:r>
              <w:t>1</w:t>
            </w:r>
          </w:p>
        </w:tc>
        <w:tc>
          <w:tcPr>
            <w:tcW w:w="533" w:type="dxa"/>
          </w:tcPr>
          <w:p w14:paraId="5FC1B269" w14:textId="32388687" w:rsidR="00C86B74" w:rsidRDefault="008054B8" w:rsidP="00C86B74">
            <w:pPr>
              <w:tabs>
                <w:tab w:val="left" w:pos="3173"/>
              </w:tabs>
            </w:pPr>
            <w:r>
              <w:t>1</w:t>
            </w:r>
          </w:p>
        </w:tc>
        <w:tc>
          <w:tcPr>
            <w:tcW w:w="480" w:type="dxa"/>
          </w:tcPr>
          <w:p w14:paraId="62D6D6D3" w14:textId="575A01E1" w:rsidR="00C86B74" w:rsidRDefault="008054B8" w:rsidP="00C86B74">
            <w:pPr>
              <w:tabs>
                <w:tab w:val="left" w:pos="3173"/>
              </w:tabs>
            </w:pPr>
            <w:r>
              <w:t>1</w:t>
            </w:r>
          </w:p>
        </w:tc>
      </w:tr>
      <w:tr w:rsidR="00713098" w14:paraId="4F7913F5" w14:textId="77777777" w:rsidTr="00713098">
        <w:trPr>
          <w:trHeight w:val="520"/>
        </w:trPr>
        <w:tc>
          <w:tcPr>
            <w:tcW w:w="547" w:type="dxa"/>
          </w:tcPr>
          <w:p w14:paraId="5442636D" w14:textId="36BC9C8A" w:rsidR="00713098" w:rsidRDefault="008054B8" w:rsidP="00C86B74">
            <w:pPr>
              <w:tabs>
                <w:tab w:val="left" w:pos="3173"/>
              </w:tabs>
            </w:pPr>
            <w:r>
              <w:t>1</w:t>
            </w:r>
          </w:p>
        </w:tc>
        <w:tc>
          <w:tcPr>
            <w:tcW w:w="533" w:type="dxa"/>
          </w:tcPr>
          <w:p w14:paraId="11ED2E16" w14:textId="3D8DC5CE" w:rsidR="00713098" w:rsidRDefault="008054B8" w:rsidP="00C86B74">
            <w:pPr>
              <w:tabs>
                <w:tab w:val="left" w:pos="3173"/>
              </w:tabs>
            </w:pPr>
            <w:r>
              <w:t>0</w:t>
            </w:r>
          </w:p>
        </w:tc>
        <w:tc>
          <w:tcPr>
            <w:tcW w:w="480" w:type="dxa"/>
          </w:tcPr>
          <w:p w14:paraId="530DB22C" w14:textId="330709C7" w:rsidR="00713098" w:rsidRDefault="008054B8" w:rsidP="00C86B74">
            <w:pPr>
              <w:tabs>
                <w:tab w:val="left" w:pos="3173"/>
              </w:tabs>
            </w:pPr>
            <w:r>
              <w:t>1</w:t>
            </w:r>
          </w:p>
        </w:tc>
      </w:tr>
      <w:tr w:rsidR="00713098" w14:paraId="06147993" w14:textId="77777777" w:rsidTr="00713098">
        <w:trPr>
          <w:trHeight w:val="600"/>
        </w:trPr>
        <w:tc>
          <w:tcPr>
            <w:tcW w:w="547" w:type="dxa"/>
          </w:tcPr>
          <w:p w14:paraId="304D9537" w14:textId="7CCE2788" w:rsidR="00713098" w:rsidRDefault="008054B8" w:rsidP="00713098">
            <w:r>
              <w:t>0</w:t>
            </w:r>
          </w:p>
        </w:tc>
        <w:tc>
          <w:tcPr>
            <w:tcW w:w="533" w:type="dxa"/>
          </w:tcPr>
          <w:p w14:paraId="2B623A52" w14:textId="46AD4963" w:rsidR="00713098" w:rsidRDefault="008054B8" w:rsidP="00C86B74">
            <w:pPr>
              <w:tabs>
                <w:tab w:val="left" w:pos="3173"/>
              </w:tabs>
            </w:pPr>
            <w:r>
              <w:t>1</w:t>
            </w:r>
          </w:p>
        </w:tc>
        <w:tc>
          <w:tcPr>
            <w:tcW w:w="480" w:type="dxa"/>
          </w:tcPr>
          <w:p w14:paraId="72641F5F" w14:textId="00E53E19" w:rsidR="00713098" w:rsidRDefault="008054B8" w:rsidP="00C86B74">
            <w:pPr>
              <w:tabs>
                <w:tab w:val="left" w:pos="3173"/>
              </w:tabs>
            </w:pPr>
            <w:r>
              <w:t>1</w:t>
            </w:r>
          </w:p>
        </w:tc>
      </w:tr>
      <w:tr w:rsidR="00713098" w14:paraId="47977CE1" w14:textId="77777777" w:rsidTr="00C86B74">
        <w:trPr>
          <w:trHeight w:val="467"/>
        </w:trPr>
        <w:tc>
          <w:tcPr>
            <w:tcW w:w="547" w:type="dxa"/>
          </w:tcPr>
          <w:p w14:paraId="349A880C" w14:textId="0BCF7E9A" w:rsidR="00713098" w:rsidRDefault="008054B8" w:rsidP="00C86B74">
            <w:pPr>
              <w:tabs>
                <w:tab w:val="left" w:pos="3173"/>
              </w:tabs>
            </w:pPr>
            <w:r>
              <w:t>0</w:t>
            </w:r>
          </w:p>
        </w:tc>
        <w:tc>
          <w:tcPr>
            <w:tcW w:w="533" w:type="dxa"/>
          </w:tcPr>
          <w:p w14:paraId="2761FE77" w14:textId="6A3A3D99" w:rsidR="00713098" w:rsidRDefault="008054B8" w:rsidP="00C86B74">
            <w:pPr>
              <w:tabs>
                <w:tab w:val="left" w:pos="3173"/>
              </w:tabs>
            </w:pPr>
            <w:r>
              <w:t>0</w:t>
            </w:r>
          </w:p>
        </w:tc>
        <w:tc>
          <w:tcPr>
            <w:tcW w:w="480" w:type="dxa"/>
          </w:tcPr>
          <w:p w14:paraId="756BE75B" w14:textId="758C0478" w:rsidR="00713098" w:rsidRDefault="008054B8" w:rsidP="00C86B74">
            <w:pPr>
              <w:tabs>
                <w:tab w:val="left" w:pos="3173"/>
              </w:tabs>
            </w:pPr>
            <w:r>
              <w:t>0</w:t>
            </w:r>
          </w:p>
        </w:tc>
      </w:tr>
    </w:tbl>
    <w:p w14:paraId="1164527A" w14:textId="1386FA22" w:rsidR="008C4330" w:rsidRDefault="0031431E" w:rsidP="00C86B74">
      <w:pPr>
        <w:tabs>
          <w:tab w:val="left" w:pos="3173"/>
        </w:tabs>
      </w:pPr>
      <w:r>
        <w:t>2   |  (OR)</w:t>
      </w:r>
    </w:p>
    <w:p w14:paraId="15A24794" w14:textId="6C66A22A" w:rsidR="0031431E" w:rsidRDefault="00B159A8" w:rsidP="0031431E">
      <w:pPr>
        <w:pStyle w:val="ListParagraph"/>
        <w:numPr>
          <w:ilvl w:val="0"/>
          <w:numId w:val="59"/>
        </w:numPr>
        <w:pBdr>
          <w:bottom w:val="single" w:sz="4" w:space="1" w:color="auto"/>
        </w:pBdr>
        <w:tabs>
          <w:tab w:val="left" w:pos="3173"/>
        </w:tabs>
      </w:pPr>
      <w:r>
        <w:t>24 =   0   1   1   0   0   0</w:t>
      </w:r>
    </w:p>
    <w:p w14:paraId="0EAE4ED4" w14:textId="3F591CF5" w:rsidR="00B159A8" w:rsidRDefault="00B159A8" w:rsidP="0031431E">
      <w:pPr>
        <w:pStyle w:val="ListParagraph"/>
        <w:numPr>
          <w:ilvl w:val="0"/>
          <w:numId w:val="59"/>
        </w:numPr>
        <w:pBdr>
          <w:bottom w:val="single" w:sz="4" w:space="1" w:color="auto"/>
        </w:pBdr>
        <w:tabs>
          <w:tab w:val="left" w:pos="3173"/>
        </w:tabs>
      </w:pPr>
      <w:r>
        <w:t>32=   1   0   0   0   0    0</w:t>
      </w:r>
    </w:p>
    <w:p w14:paraId="03F413A1" w14:textId="3C7E23AC" w:rsidR="00F60E8A" w:rsidRDefault="00F60E8A" w:rsidP="0031431E">
      <w:pPr>
        <w:pStyle w:val="ListParagraph"/>
        <w:numPr>
          <w:ilvl w:val="0"/>
          <w:numId w:val="59"/>
        </w:numPr>
        <w:pBdr>
          <w:bottom w:val="single" w:sz="4" w:space="1" w:color="auto"/>
        </w:pBdr>
        <w:tabs>
          <w:tab w:val="left" w:pos="3173"/>
        </w:tabs>
      </w:pPr>
      <w:r>
        <w:t xml:space="preserve">         1    1    1    0  0    0</w:t>
      </w:r>
    </w:p>
    <w:p w14:paraId="5264FFAE" w14:textId="45B603E8" w:rsidR="00705A66" w:rsidRDefault="00C61B1C" w:rsidP="00705A66">
      <w:pPr>
        <w:tabs>
          <w:tab w:val="left" w:pos="3173"/>
        </w:tabs>
        <w:ind w:left="720"/>
      </w:pPr>
      <w:r>
        <w:t xml:space="preserve">32     16     8    </w:t>
      </w:r>
      <w:r w:rsidR="00F60E8A">
        <w:t xml:space="preserve">4    2    1         </w:t>
      </w:r>
      <w:r w:rsidR="00705A66">
        <w:t>32+16+8= 56</w:t>
      </w:r>
    </w:p>
    <w:tbl>
      <w:tblPr>
        <w:tblpPr w:leftFromText="180" w:rightFromText="180" w:vertAnchor="text" w:tblpX="4628" w:tblpY="12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07"/>
        <w:gridCol w:w="653"/>
        <w:gridCol w:w="427"/>
      </w:tblGrid>
      <w:tr w:rsidR="00F63E1B" w14:paraId="413B828B" w14:textId="25DEABE9" w:rsidTr="00F603F1">
        <w:trPr>
          <w:trHeight w:val="480"/>
        </w:trPr>
        <w:tc>
          <w:tcPr>
            <w:tcW w:w="507" w:type="dxa"/>
          </w:tcPr>
          <w:p w14:paraId="1B3AFE53" w14:textId="68F80229" w:rsidR="00F63E1B" w:rsidRDefault="00F63E1B" w:rsidP="00DB2C19">
            <w:pPr>
              <w:tabs>
                <w:tab w:val="left" w:pos="3173"/>
              </w:tabs>
            </w:pPr>
            <w:r>
              <w:t xml:space="preserve">1            </w:t>
            </w:r>
          </w:p>
        </w:tc>
        <w:tc>
          <w:tcPr>
            <w:tcW w:w="653" w:type="dxa"/>
          </w:tcPr>
          <w:p w14:paraId="04F7C100" w14:textId="0D77D62F" w:rsidR="00F63E1B" w:rsidRDefault="00F63E1B" w:rsidP="00DB2C19">
            <w:pPr>
              <w:tabs>
                <w:tab w:val="left" w:pos="3173"/>
              </w:tabs>
            </w:pPr>
            <w:r>
              <w:t>1</w:t>
            </w:r>
          </w:p>
        </w:tc>
        <w:tc>
          <w:tcPr>
            <w:tcW w:w="427" w:type="dxa"/>
          </w:tcPr>
          <w:p w14:paraId="55E6266D" w14:textId="65AF5556" w:rsidR="00F63E1B" w:rsidRDefault="00F63E1B" w:rsidP="00DB2C19">
            <w:pPr>
              <w:tabs>
                <w:tab w:val="left" w:pos="3173"/>
              </w:tabs>
            </w:pPr>
            <w:r>
              <w:t>0</w:t>
            </w:r>
          </w:p>
        </w:tc>
      </w:tr>
      <w:tr w:rsidR="00F63E1B" w14:paraId="0EAFA53D" w14:textId="77777777" w:rsidTr="00F603F1">
        <w:trPr>
          <w:trHeight w:val="360"/>
        </w:trPr>
        <w:tc>
          <w:tcPr>
            <w:tcW w:w="507" w:type="dxa"/>
          </w:tcPr>
          <w:p w14:paraId="5E26C067" w14:textId="1693F384" w:rsidR="00F63E1B" w:rsidRDefault="00F63E1B" w:rsidP="00DB2C19">
            <w:pPr>
              <w:tabs>
                <w:tab w:val="left" w:pos="3173"/>
              </w:tabs>
            </w:pPr>
            <w:r>
              <w:t>1</w:t>
            </w:r>
          </w:p>
        </w:tc>
        <w:tc>
          <w:tcPr>
            <w:tcW w:w="653" w:type="dxa"/>
          </w:tcPr>
          <w:p w14:paraId="0FB01B65" w14:textId="44F1D6F6" w:rsidR="00F63E1B" w:rsidRDefault="00F63E1B" w:rsidP="00DB2C19">
            <w:pPr>
              <w:tabs>
                <w:tab w:val="left" w:pos="3173"/>
              </w:tabs>
            </w:pPr>
            <w:r>
              <w:t>0</w:t>
            </w:r>
          </w:p>
        </w:tc>
        <w:tc>
          <w:tcPr>
            <w:tcW w:w="427" w:type="dxa"/>
          </w:tcPr>
          <w:p w14:paraId="72179B59" w14:textId="34C79C48" w:rsidR="00F63E1B" w:rsidRDefault="00F63E1B" w:rsidP="00DB2C19">
            <w:pPr>
              <w:tabs>
                <w:tab w:val="left" w:pos="3173"/>
              </w:tabs>
            </w:pPr>
            <w:r>
              <w:t>1</w:t>
            </w:r>
          </w:p>
        </w:tc>
      </w:tr>
      <w:tr w:rsidR="00F63E1B" w14:paraId="4869FF74" w14:textId="77777777" w:rsidTr="00F603F1">
        <w:trPr>
          <w:trHeight w:val="307"/>
        </w:trPr>
        <w:tc>
          <w:tcPr>
            <w:tcW w:w="507" w:type="dxa"/>
          </w:tcPr>
          <w:p w14:paraId="7FBD8545" w14:textId="31A0C149" w:rsidR="00F63E1B" w:rsidRDefault="00F63E1B" w:rsidP="00DB2C19">
            <w:r>
              <w:t>0</w:t>
            </w:r>
          </w:p>
        </w:tc>
        <w:tc>
          <w:tcPr>
            <w:tcW w:w="653" w:type="dxa"/>
          </w:tcPr>
          <w:p w14:paraId="24AEAA3D" w14:textId="7F23CF4E" w:rsidR="00F63E1B" w:rsidRDefault="00F63E1B" w:rsidP="00DB2C19">
            <w:pPr>
              <w:tabs>
                <w:tab w:val="left" w:pos="3173"/>
              </w:tabs>
            </w:pPr>
            <w:r>
              <w:t>1</w:t>
            </w:r>
          </w:p>
        </w:tc>
        <w:tc>
          <w:tcPr>
            <w:tcW w:w="427" w:type="dxa"/>
          </w:tcPr>
          <w:p w14:paraId="5BC5A579" w14:textId="28F0E0BA" w:rsidR="00F63E1B" w:rsidRDefault="00F63E1B" w:rsidP="00DB2C19">
            <w:pPr>
              <w:tabs>
                <w:tab w:val="left" w:pos="3173"/>
              </w:tabs>
            </w:pPr>
            <w:r>
              <w:t>1</w:t>
            </w:r>
          </w:p>
        </w:tc>
      </w:tr>
      <w:tr w:rsidR="00F63E1B" w14:paraId="0EF59FDE" w14:textId="77777777" w:rsidTr="00F603F1">
        <w:trPr>
          <w:trHeight w:val="347"/>
        </w:trPr>
        <w:tc>
          <w:tcPr>
            <w:tcW w:w="507" w:type="dxa"/>
          </w:tcPr>
          <w:p w14:paraId="6F06301F" w14:textId="4E2D5948" w:rsidR="00F63E1B" w:rsidRDefault="00F63E1B" w:rsidP="00DB2C19">
            <w:pPr>
              <w:tabs>
                <w:tab w:val="left" w:pos="3173"/>
              </w:tabs>
            </w:pPr>
            <w:r>
              <w:t>0</w:t>
            </w:r>
          </w:p>
        </w:tc>
        <w:tc>
          <w:tcPr>
            <w:tcW w:w="653" w:type="dxa"/>
          </w:tcPr>
          <w:p w14:paraId="5B711191" w14:textId="3CC6EF2E" w:rsidR="00F63E1B" w:rsidRDefault="00F63E1B" w:rsidP="00DB2C19">
            <w:pPr>
              <w:tabs>
                <w:tab w:val="left" w:pos="3173"/>
              </w:tabs>
            </w:pPr>
            <w:r>
              <w:t>0</w:t>
            </w:r>
          </w:p>
        </w:tc>
        <w:tc>
          <w:tcPr>
            <w:tcW w:w="427" w:type="dxa"/>
          </w:tcPr>
          <w:p w14:paraId="1BBBCEB4" w14:textId="49739C7A" w:rsidR="00F63E1B" w:rsidRDefault="00F63E1B" w:rsidP="00DB2C19">
            <w:pPr>
              <w:tabs>
                <w:tab w:val="left" w:pos="3173"/>
              </w:tabs>
            </w:pPr>
            <w:r>
              <w:t>0</w:t>
            </w:r>
          </w:p>
        </w:tc>
      </w:tr>
    </w:tbl>
    <w:p w14:paraId="2A4F6234" w14:textId="41B86393" w:rsidR="00705A66" w:rsidRDefault="00705A66" w:rsidP="00705A66">
      <w:pPr>
        <w:tabs>
          <w:tab w:val="left" w:pos="3173"/>
        </w:tabs>
        <w:ind w:left="720"/>
      </w:pPr>
      <w:r>
        <w:t>SOPLN (I|J)    =</w:t>
      </w:r>
      <w:r w:rsidR="00C86B74">
        <w:t>56</w:t>
      </w:r>
    </w:p>
    <w:p w14:paraId="3DA63D05" w14:textId="77777777" w:rsidR="008054B8" w:rsidRDefault="008054B8" w:rsidP="00705A66">
      <w:pPr>
        <w:tabs>
          <w:tab w:val="left" w:pos="3173"/>
        </w:tabs>
        <w:ind w:left="720"/>
      </w:pPr>
    </w:p>
    <w:p w14:paraId="0F83DDB1" w14:textId="63CE0C74" w:rsidR="00295C43" w:rsidRDefault="00295C43" w:rsidP="00295C43">
      <w:pPr>
        <w:tabs>
          <w:tab w:val="left" w:pos="3173"/>
        </w:tabs>
      </w:pPr>
      <w:r>
        <w:t>3   ^   (XOR)</w:t>
      </w:r>
    </w:p>
    <w:p w14:paraId="626AE027" w14:textId="71F0CACA" w:rsidR="00295C43" w:rsidRDefault="00295C43" w:rsidP="00295C43">
      <w:pPr>
        <w:pStyle w:val="ListParagraph"/>
        <w:numPr>
          <w:ilvl w:val="0"/>
          <w:numId w:val="60"/>
        </w:numPr>
        <w:tabs>
          <w:tab w:val="left" w:pos="3173"/>
        </w:tabs>
      </w:pPr>
      <w:r>
        <w:t xml:space="preserve">IF IT IS SAME IT WILL GIVE </w:t>
      </w:r>
      <w:r w:rsidR="00CC7230">
        <w:t>FALSE</w:t>
      </w:r>
    </w:p>
    <w:p w14:paraId="55A64A1F" w14:textId="39AF8D4B" w:rsidR="00CC7230" w:rsidRDefault="00CC7230" w:rsidP="00295C43">
      <w:pPr>
        <w:pStyle w:val="ListParagraph"/>
        <w:numPr>
          <w:ilvl w:val="0"/>
          <w:numId w:val="60"/>
        </w:numPr>
        <w:tabs>
          <w:tab w:val="left" w:pos="3173"/>
        </w:tabs>
      </w:pPr>
      <w:r>
        <w:t>IF IT IS DIFFERENT IT WILL GIVE TRUE</w:t>
      </w:r>
    </w:p>
    <w:p w14:paraId="34D856A2" w14:textId="18642CAD" w:rsidR="00DB2C19" w:rsidRDefault="00F63E1B" w:rsidP="00295C43">
      <w:pPr>
        <w:pStyle w:val="ListParagraph"/>
        <w:numPr>
          <w:ilvl w:val="0"/>
          <w:numId w:val="60"/>
        </w:numPr>
        <w:tabs>
          <w:tab w:val="left" w:pos="3173"/>
        </w:tabs>
      </w:pPr>
      <w:r>
        <w:t>24=     0    1    1    0    0   0</w:t>
      </w:r>
    </w:p>
    <w:p w14:paraId="25DE0CFA" w14:textId="0EE8F883" w:rsidR="00F63E1B" w:rsidRDefault="00F63E1B" w:rsidP="00295C43">
      <w:pPr>
        <w:pStyle w:val="ListParagraph"/>
        <w:numPr>
          <w:ilvl w:val="0"/>
          <w:numId w:val="60"/>
        </w:numPr>
        <w:tabs>
          <w:tab w:val="left" w:pos="3173"/>
        </w:tabs>
      </w:pPr>
      <w:r>
        <w:t>32=    1    0    0    0    0    0</w:t>
      </w:r>
    </w:p>
    <w:p w14:paraId="7D2FE533" w14:textId="0AC8E8A3" w:rsidR="00F63E1B" w:rsidRDefault="00F63E1B" w:rsidP="00295C43">
      <w:pPr>
        <w:pStyle w:val="ListParagraph"/>
        <w:numPr>
          <w:ilvl w:val="0"/>
          <w:numId w:val="60"/>
        </w:numPr>
        <w:tabs>
          <w:tab w:val="left" w:pos="3173"/>
        </w:tabs>
      </w:pPr>
      <w:r>
        <w:t xml:space="preserve">            1    1     1   </w:t>
      </w:r>
      <w:r w:rsidR="00A161F2">
        <w:t>0   0    0</w:t>
      </w:r>
    </w:p>
    <w:tbl>
      <w:tblPr>
        <w:tblW w:w="0" w:type="auto"/>
        <w:tblInd w:w="720" w:type="dxa"/>
        <w:tblBorders>
          <w:top w:val="single" w:sz="4" w:space="0" w:color="auto"/>
        </w:tblBorders>
        <w:tblLook w:val="0000" w:firstRow="0" w:lastRow="0" w:firstColumn="0" w:lastColumn="0" w:noHBand="0" w:noVBand="0"/>
      </w:tblPr>
      <w:tblGrid>
        <w:gridCol w:w="2307"/>
      </w:tblGrid>
      <w:tr w:rsidR="00A161F2" w14:paraId="46DB4C13" w14:textId="77777777" w:rsidTr="00A161F2">
        <w:trPr>
          <w:trHeight w:val="100"/>
        </w:trPr>
        <w:tc>
          <w:tcPr>
            <w:tcW w:w="2307" w:type="dxa"/>
          </w:tcPr>
          <w:p w14:paraId="4F707A2E" w14:textId="1B235063" w:rsidR="00A161F2" w:rsidRDefault="00A161F2" w:rsidP="00A161F2">
            <w:pPr>
              <w:pStyle w:val="NoSpacing"/>
            </w:pPr>
            <w:r>
              <w:t xml:space="preserve">       32   </w:t>
            </w:r>
            <w:r w:rsidR="00544498">
              <w:t>+</w:t>
            </w:r>
            <w:r>
              <w:t xml:space="preserve"> 16</w:t>
            </w:r>
            <w:r w:rsidR="00544498">
              <w:t>+</w:t>
            </w:r>
            <w:r>
              <w:t xml:space="preserve">  8     </w:t>
            </w:r>
            <w:r w:rsidR="00696E30">
              <w:t xml:space="preserve">0   0   </w:t>
            </w:r>
          </w:p>
          <w:p w14:paraId="4CF0A448" w14:textId="7100207B" w:rsidR="00696E30" w:rsidRDefault="00696E30" w:rsidP="00A161F2">
            <w:pPr>
              <w:pStyle w:val="NoSpacing"/>
            </w:pPr>
          </w:p>
        </w:tc>
      </w:tr>
    </w:tbl>
    <w:p w14:paraId="5C7B8AB5" w14:textId="5D4DDDDB" w:rsidR="00A161F2" w:rsidRDefault="00696E30" w:rsidP="00696E30">
      <w:pPr>
        <w:tabs>
          <w:tab w:val="left" w:pos="3173"/>
        </w:tabs>
      </w:pPr>
      <w:r>
        <w:t xml:space="preserve">                  SOPLN (</w:t>
      </w:r>
      <w:r w:rsidR="00544498">
        <w:t>I^J);            =56</w:t>
      </w:r>
    </w:p>
    <w:p w14:paraId="1FF59F68" w14:textId="77777777" w:rsidR="00544498" w:rsidRDefault="00544498" w:rsidP="00696E30">
      <w:pPr>
        <w:tabs>
          <w:tab w:val="left" w:pos="3173"/>
        </w:tabs>
      </w:pPr>
    </w:p>
    <w:p w14:paraId="3B7217F8" w14:textId="2D7E613A" w:rsidR="00544498" w:rsidRDefault="00631CBE" w:rsidP="00696E30">
      <w:pPr>
        <w:tabs>
          <w:tab w:val="left" w:pos="3173"/>
        </w:tabs>
      </w:pPr>
      <w:r>
        <w:t>4   ~(COMPLIMENT)</w:t>
      </w:r>
    </w:p>
    <w:p w14:paraId="06426AC1" w14:textId="4400C729" w:rsidR="00631CBE" w:rsidRDefault="00631CBE" w:rsidP="00631CBE">
      <w:pPr>
        <w:pStyle w:val="ListParagraph"/>
        <w:numPr>
          <w:ilvl w:val="0"/>
          <w:numId w:val="61"/>
        </w:numPr>
        <w:tabs>
          <w:tab w:val="left" w:pos="3173"/>
        </w:tabs>
      </w:pPr>
      <w:r>
        <w:t xml:space="preserve">24 =   </w:t>
      </w:r>
      <w:r w:rsidR="00980B2E">
        <w:t xml:space="preserve">   1    1    0    0   0</w:t>
      </w:r>
    </w:p>
    <w:p w14:paraId="385C3048" w14:textId="5EA48F1F" w:rsidR="00980B2E" w:rsidRDefault="00980B2E" w:rsidP="00980B2E">
      <w:pPr>
        <w:pStyle w:val="ListParagraph"/>
        <w:numPr>
          <w:ilvl w:val="0"/>
          <w:numId w:val="61"/>
        </w:numPr>
        <w:tabs>
          <w:tab w:val="left" w:pos="3173"/>
        </w:tabs>
      </w:pPr>
      <w:r>
        <w:t xml:space="preserve">              16   8   4    2    1</w:t>
      </w:r>
    </w:p>
    <w:p w14:paraId="09AAE2FD" w14:textId="65BB93AD" w:rsidR="00980B2E" w:rsidRDefault="009637C0" w:rsidP="00980B2E">
      <w:pPr>
        <w:pStyle w:val="ListParagraph"/>
        <w:numPr>
          <w:ilvl w:val="0"/>
          <w:numId w:val="61"/>
        </w:numPr>
        <w:tabs>
          <w:tab w:val="left" w:pos="3173"/>
        </w:tabs>
      </w:pPr>
      <w:r>
        <w:t>16+8   -(N+1)    =      -(</w:t>
      </w:r>
      <w:r w:rsidR="00CC2611">
        <w:t>24</w:t>
      </w:r>
      <w:r>
        <w:t xml:space="preserve">+1)  =      </w:t>
      </w:r>
      <w:r w:rsidR="00CC2611">
        <w:t>-25</w:t>
      </w:r>
    </w:p>
    <w:p w14:paraId="598BF81C" w14:textId="77777777" w:rsidR="006D77FA" w:rsidRDefault="006D77FA" w:rsidP="006D77FA">
      <w:pPr>
        <w:tabs>
          <w:tab w:val="left" w:pos="3173"/>
        </w:tabs>
      </w:pPr>
    </w:p>
    <w:p w14:paraId="45E9A285" w14:textId="27CEAE93" w:rsidR="00CC2611" w:rsidRDefault="00911C20" w:rsidP="00CC2611">
      <w:pPr>
        <w:pStyle w:val="ListParagraph"/>
        <w:numPr>
          <w:ilvl w:val="0"/>
          <w:numId w:val="61"/>
        </w:numPr>
        <w:tabs>
          <w:tab w:val="left" w:pos="3173"/>
        </w:tabs>
      </w:pPr>
      <w:r>
        <w:t>32=       1      0      0     0     0     0</w:t>
      </w:r>
    </w:p>
    <w:p w14:paraId="4E06F5A5" w14:textId="1B7C644A" w:rsidR="00911C20" w:rsidRDefault="00911C20" w:rsidP="00CC2611">
      <w:pPr>
        <w:pStyle w:val="ListParagraph"/>
        <w:numPr>
          <w:ilvl w:val="0"/>
          <w:numId w:val="61"/>
        </w:numPr>
        <w:tabs>
          <w:tab w:val="left" w:pos="3173"/>
        </w:tabs>
      </w:pPr>
      <w:r>
        <w:t xml:space="preserve">             32           </w:t>
      </w:r>
      <w:r w:rsidR="00BF2ED3">
        <w:t>-(N+1)         =         -(32+1)       =-33</w:t>
      </w:r>
    </w:p>
    <w:p w14:paraId="673D178D" w14:textId="48F00D7D" w:rsidR="006D77FA" w:rsidRDefault="006D77FA" w:rsidP="003F3FF8">
      <w:pPr>
        <w:tabs>
          <w:tab w:val="left" w:pos="3173"/>
        </w:tabs>
      </w:pPr>
      <w:r>
        <w:t>5  &gt;&gt;  (RIGHT SHIFT</w:t>
      </w:r>
      <w:r w:rsidR="003F3FF8">
        <w:t>)</w:t>
      </w:r>
    </w:p>
    <w:p w14:paraId="54F1F3BE" w14:textId="4AF38D25" w:rsidR="003F3FF8" w:rsidRDefault="003F3FF8" w:rsidP="008C1D4F">
      <w:pPr>
        <w:pStyle w:val="ListParagraph"/>
        <w:numPr>
          <w:ilvl w:val="0"/>
          <w:numId w:val="62"/>
        </w:numPr>
        <w:tabs>
          <w:tab w:val="left" w:pos="3173"/>
        </w:tabs>
      </w:pPr>
      <w:r>
        <w:t xml:space="preserve">IT WILL DECREACE RIGHT SIDE O </w:t>
      </w:r>
    </w:p>
    <w:p w14:paraId="5FE78E31" w14:textId="5250361B" w:rsidR="00765D07" w:rsidRDefault="00765D07" w:rsidP="008C1D4F">
      <w:pPr>
        <w:pStyle w:val="ListParagraph"/>
        <w:numPr>
          <w:ilvl w:val="0"/>
          <w:numId w:val="62"/>
        </w:numPr>
        <w:tabs>
          <w:tab w:val="left" w:pos="3173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371" behindDoc="0" locked="0" layoutInCell="1" allowOverlap="1" wp14:anchorId="6A388106" wp14:editId="4CADF38E">
                <wp:simplePos x="0" y="0"/>
                <wp:positionH relativeFrom="column">
                  <wp:posOffset>2171587</wp:posOffset>
                </wp:positionH>
                <wp:positionV relativeFrom="paragraph">
                  <wp:posOffset>40055</wp:posOffset>
                </wp:positionV>
                <wp:extent cx="64080" cy="164520"/>
                <wp:effectExtent l="38100" t="38100" r="50800" b="45085"/>
                <wp:wrapNone/>
                <wp:docPr id="767736298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64080" cy="16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6CF040" id="Ink 11" o:spid="_x0000_s1026" type="#_x0000_t75" style="position:absolute;margin-left:170.5pt;margin-top:2.65pt;width:6.05pt;height:13.9pt;z-index:25165837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372" behindDoc="0" locked="0" layoutInCell="1" allowOverlap="1" wp14:anchorId="32C5BA17" wp14:editId="6914592D">
                <wp:simplePos x="0" y="0"/>
                <wp:positionH relativeFrom="column">
                  <wp:posOffset>2125147</wp:posOffset>
                </wp:positionH>
                <wp:positionV relativeFrom="paragraph">
                  <wp:posOffset>65975</wp:posOffset>
                </wp:positionV>
                <wp:extent cx="197640" cy="124200"/>
                <wp:effectExtent l="38100" t="38100" r="50165" b="47625"/>
                <wp:wrapNone/>
                <wp:docPr id="735822730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97640" cy="12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211B58" id="Ink 10" o:spid="_x0000_s1026" type="#_x0000_t75" style="position:absolute;margin-left:166.85pt;margin-top:4.7pt;width:16.55pt;height:10.8pt;z-index:2516583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">
                <v:imagedata r:id="rId25" o:title=""/>
              </v:shape>
            </w:pict>
          </mc:Fallback>
        </mc:AlternateContent>
      </w:r>
      <w:r>
        <w:t>24 =         0      1     1     0     0     0</w:t>
      </w:r>
    </w:p>
    <w:p w14:paraId="31BD7C6D" w14:textId="7E614A17" w:rsidR="00765D07" w:rsidRDefault="009F652C" w:rsidP="008C1D4F">
      <w:pPr>
        <w:pStyle w:val="ListParagraph"/>
        <w:numPr>
          <w:ilvl w:val="0"/>
          <w:numId w:val="62"/>
        </w:numPr>
        <w:tabs>
          <w:tab w:val="left" w:pos="3173"/>
        </w:tabs>
      </w:pPr>
      <w:r>
        <w:t xml:space="preserve">                         8    +    4         =12</w:t>
      </w:r>
    </w:p>
    <w:p w14:paraId="21A8AAC1" w14:textId="5BE5D3EE" w:rsidR="009F652C" w:rsidRDefault="00A251D3" w:rsidP="008C1D4F">
      <w:pPr>
        <w:pStyle w:val="ListParagraph"/>
        <w:numPr>
          <w:ilvl w:val="0"/>
          <w:numId w:val="62"/>
        </w:numPr>
        <w:tabs>
          <w:tab w:val="left" w:pos="3173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373" behindDoc="0" locked="0" layoutInCell="1" allowOverlap="1" wp14:anchorId="1D267BE4" wp14:editId="4865711E">
                <wp:simplePos x="0" y="0"/>
                <wp:positionH relativeFrom="column">
                  <wp:posOffset>2097405</wp:posOffset>
                </wp:positionH>
                <wp:positionV relativeFrom="paragraph">
                  <wp:posOffset>66040</wp:posOffset>
                </wp:positionV>
                <wp:extent cx="167005" cy="132080"/>
                <wp:effectExtent l="38100" t="38100" r="42545" b="39370"/>
                <wp:wrapNone/>
                <wp:docPr id="810015625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67005" cy="13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F5351C" id="Ink 14" o:spid="_x0000_s1026" type="#_x0000_t75" style="position:absolute;margin-left:164.65pt;margin-top:4.7pt;width:14.1pt;height:11.35pt;z-index:25165837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">
                <v:imagedata r:id="rId27" o:title=""/>
              </v:shape>
            </w:pict>
          </mc:Fallback>
        </mc:AlternateContent>
      </w:r>
      <w:r w:rsidR="009F652C">
        <w:t xml:space="preserve">32=         </w:t>
      </w:r>
      <w:r>
        <w:t>1     0      0     0     0     0</w:t>
      </w:r>
    </w:p>
    <w:p w14:paraId="4EC7D98E" w14:textId="10928A63" w:rsidR="00A251D3" w:rsidRDefault="00A251D3" w:rsidP="008C1D4F">
      <w:pPr>
        <w:pStyle w:val="ListParagraph"/>
        <w:numPr>
          <w:ilvl w:val="0"/>
          <w:numId w:val="62"/>
        </w:numPr>
        <w:tabs>
          <w:tab w:val="left" w:pos="3173"/>
        </w:tabs>
      </w:pPr>
      <w:r>
        <w:t xml:space="preserve">               16                    =16</w:t>
      </w:r>
    </w:p>
    <w:p w14:paraId="31BB72DD" w14:textId="5BFBE78A" w:rsidR="00A251D3" w:rsidRDefault="00B00F43" w:rsidP="00A251D3">
      <w:pPr>
        <w:tabs>
          <w:tab w:val="left" w:pos="3173"/>
        </w:tabs>
      </w:pPr>
      <w:r>
        <w:t>6  &lt;&lt;(LEFT</w:t>
      </w:r>
      <w:r w:rsidR="007D6B6E">
        <w:t xml:space="preserve"> </w:t>
      </w:r>
      <w:r>
        <w:t xml:space="preserve"> SHIFT)</w:t>
      </w:r>
    </w:p>
    <w:p w14:paraId="1C5AEF7C" w14:textId="19C7A77B" w:rsidR="001F6B76" w:rsidRDefault="001F6B76" w:rsidP="00815332">
      <w:pPr>
        <w:pStyle w:val="NoSpacing"/>
      </w:pPr>
      <w:r>
        <w:t>I don’t  now</w:t>
      </w:r>
    </w:p>
    <w:p w14:paraId="1EF394AC" w14:textId="77777777" w:rsidR="001F6B76" w:rsidRDefault="001F6B76" w:rsidP="00815332">
      <w:pPr>
        <w:pStyle w:val="NoSpacing"/>
      </w:pPr>
      <w:r>
        <w:t>class blabla</w:t>
      </w:r>
    </w:p>
    <w:p w14:paraId="019B3C3E" w14:textId="5186167F" w:rsidR="001F6B76" w:rsidRDefault="001F6B76" w:rsidP="00815332">
      <w:pPr>
        <w:pStyle w:val="NoSpacing"/>
      </w:pPr>
      <w:r>
        <w:t>{</w:t>
      </w:r>
      <w:r w:rsidRPr="00685879">
        <w:rPr>
          <w:color w:val="002060"/>
        </w:rPr>
        <w:t>public static void main</w:t>
      </w:r>
      <w:r>
        <w:t xml:space="preserve"> (String [] args)</w:t>
      </w:r>
    </w:p>
    <w:p w14:paraId="3B62BB04" w14:textId="77777777" w:rsidR="001F6B76" w:rsidRDefault="001F6B76" w:rsidP="00815332">
      <w:pPr>
        <w:pStyle w:val="NoSpacing"/>
      </w:pPr>
      <w:r>
        <w:t>{</w:t>
      </w:r>
    </w:p>
    <w:p w14:paraId="55AD4D8A" w14:textId="77777777" w:rsidR="001F6B76" w:rsidRDefault="001F6B76" w:rsidP="00815332">
      <w:pPr>
        <w:pStyle w:val="NoSpacing"/>
      </w:pPr>
      <w:r>
        <w:t xml:space="preserve">  int i = 12;</w:t>
      </w:r>
    </w:p>
    <w:p w14:paraId="74847834" w14:textId="77777777" w:rsidR="001F6B76" w:rsidRDefault="001F6B76" w:rsidP="00815332">
      <w:pPr>
        <w:pStyle w:val="NoSpacing"/>
      </w:pPr>
      <w:r>
        <w:t xml:space="preserve">   int j =18;</w:t>
      </w:r>
    </w:p>
    <w:p w14:paraId="19045143" w14:textId="7DE1D644" w:rsidR="001F6B76" w:rsidRDefault="001F6B76" w:rsidP="00815332">
      <w:pPr>
        <w:pStyle w:val="NoSpacing"/>
      </w:pPr>
      <w:r>
        <w:t xml:space="preserve">  </w:t>
      </w:r>
      <w:r w:rsidRPr="00685879">
        <w:rPr>
          <w:b/>
          <w:color w:val="3A0000"/>
        </w:rPr>
        <w:t>System.out.println</w:t>
      </w:r>
      <w:r>
        <w:t xml:space="preserve">(i&amp;j);            =0   </w:t>
      </w:r>
    </w:p>
    <w:p w14:paraId="55AE403E" w14:textId="20867AF6" w:rsidR="001F6B76" w:rsidRDefault="001F6B76" w:rsidP="00815332">
      <w:pPr>
        <w:pStyle w:val="NoSpacing"/>
      </w:pPr>
      <w:r w:rsidRPr="00685879">
        <w:rPr>
          <w:b/>
          <w:color w:val="3A0000"/>
        </w:rPr>
        <w:t>System.out.println</w:t>
      </w:r>
      <w:r>
        <w:t>(i|j);                =30</w:t>
      </w:r>
    </w:p>
    <w:p w14:paraId="18E3809D" w14:textId="2F27EACA" w:rsidR="001F6B76" w:rsidRDefault="001F6B76" w:rsidP="00815332">
      <w:pPr>
        <w:pStyle w:val="NoSpacing"/>
      </w:pPr>
      <w:r w:rsidRPr="00685879">
        <w:rPr>
          <w:b/>
          <w:color w:val="3A0000"/>
        </w:rPr>
        <w:t>System.out.println</w:t>
      </w:r>
      <w:r>
        <w:t>(i^j);               =30</w:t>
      </w:r>
    </w:p>
    <w:p w14:paraId="6AC9C4B3" w14:textId="71B7D8CD" w:rsidR="001F6B76" w:rsidRDefault="001F6B76" w:rsidP="00815332">
      <w:pPr>
        <w:pStyle w:val="NoSpacing"/>
      </w:pPr>
      <w:r w:rsidRPr="00685879">
        <w:rPr>
          <w:b/>
          <w:color w:val="3A0000"/>
        </w:rPr>
        <w:t>System.out.println</w:t>
      </w:r>
      <w:r>
        <w:t>(~i);                 =-13</w:t>
      </w:r>
    </w:p>
    <w:p w14:paraId="598BF3AC" w14:textId="23B04898" w:rsidR="001F6B76" w:rsidRDefault="001F6B76" w:rsidP="00815332">
      <w:pPr>
        <w:pStyle w:val="NoSpacing"/>
      </w:pPr>
      <w:r w:rsidRPr="00685879">
        <w:rPr>
          <w:b/>
          <w:color w:val="3A0000"/>
        </w:rPr>
        <w:t>System.out.println</w:t>
      </w:r>
      <w:r>
        <w:t>(i&gt;&gt;1);            =6</w:t>
      </w:r>
    </w:p>
    <w:p w14:paraId="690FF602" w14:textId="1F74E44B" w:rsidR="001F6B76" w:rsidRDefault="001F6B76" w:rsidP="00815332">
      <w:pPr>
        <w:pStyle w:val="NoSpacing"/>
      </w:pPr>
      <w:r w:rsidRPr="00685879">
        <w:rPr>
          <w:b/>
          <w:color w:val="3A0000"/>
        </w:rPr>
        <w:t>System.out.println</w:t>
      </w:r>
      <w:r>
        <w:t>(i&lt;&lt;1);              =24</w:t>
      </w:r>
    </w:p>
    <w:p w14:paraId="245D937A" w14:textId="1D870882" w:rsidR="001F6B76" w:rsidRDefault="001F6B76" w:rsidP="00815332">
      <w:pPr>
        <w:pStyle w:val="NoSpacing"/>
      </w:pPr>
      <w:r w:rsidRPr="00685879">
        <w:rPr>
          <w:b/>
          <w:color w:val="3A0000"/>
        </w:rPr>
        <w:t>System.out.println</w:t>
      </w:r>
      <w:r>
        <w:t>(j&gt;&gt;1);               =9</w:t>
      </w:r>
    </w:p>
    <w:p w14:paraId="34EF869D" w14:textId="16ECCE4B" w:rsidR="001F6B76" w:rsidRDefault="001F6B76" w:rsidP="00815332">
      <w:pPr>
        <w:pStyle w:val="NoSpacing"/>
      </w:pPr>
      <w:r w:rsidRPr="00685879">
        <w:rPr>
          <w:b/>
          <w:color w:val="3A0000"/>
        </w:rPr>
        <w:t>System.out.println</w:t>
      </w:r>
      <w:r>
        <w:t>(j&lt;&lt;1);                =36</w:t>
      </w:r>
    </w:p>
    <w:p w14:paraId="640BFFF6" w14:textId="77777777" w:rsidR="001F6B76" w:rsidRDefault="001F6B76" w:rsidP="00815332">
      <w:pPr>
        <w:pStyle w:val="NoSpacing"/>
      </w:pPr>
      <w:r>
        <w:t>}</w:t>
      </w:r>
    </w:p>
    <w:p w14:paraId="3B429F55" w14:textId="3B6772C9" w:rsidR="001F6B76" w:rsidRDefault="001F6B76" w:rsidP="00815332">
      <w:pPr>
        <w:pStyle w:val="NoSpacing"/>
      </w:pPr>
      <w:r>
        <w:t>}</w:t>
      </w:r>
    </w:p>
    <w:p w14:paraId="4334A529" w14:textId="77777777" w:rsidR="00815332" w:rsidRDefault="00815332" w:rsidP="001F6B76">
      <w:pPr>
        <w:tabs>
          <w:tab w:val="left" w:pos="3173"/>
        </w:tabs>
      </w:pPr>
    </w:p>
    <w:p w14:paraId="7E4343FA" w14:textId="4A79EDC7" w:rsidR="00815332" w:rsidRDefault="00815332" w:rsidP="00815332">
      <w:pPr>
        <w:pStyle w:val="Heading1"/>
      </w:pPr>
      <w:r>
        <w:t>UNARY OPERATOR =</w:t>
      </w:r>
    </w:p>
    <w:p w14:paraId="43933698" w14:textId="1995CCD8" w:rsidR="00815332" w:rsidRDefault="00815332" w:rsidP="008C1D4F">
      <w:pPr>
        <w:pStyle w:val="ListParagraph"/>
        <w:numPr>
          <w:ilvl w:val="0"/>
          <w:numId w:val="63"/>
        </w:numPr>
      </w:pPr>
      <w:r>
        <w:t xml:space="preserve">UNARY OPERATOR IS AN OPERATOR </w:t>
      </w:r>
      <w:r w:rsidRPr="00715950">
        <w:rPr>
          <w:highlight w:val="yellow"/>
        </w:rPr>
        <w:t>WHICH PERFORMS OPERATIONS ON 1 OPERAND</w:t>
      </w:r>
      <w:r>
        <w:t xml:space="preserve"> .</w:t>
      </w:r>
    </w:p>
    <w:p w14:paraId="11B35C06" w14:textId="4954334D" w:rsidR="00815332" w:rsidRDefault="00815332" w:rsidP="008C1D4F">
      <w:pPr>
        <w:pStyle w:val="ListParagraph"/>
        <w:numPr>
          <w:ilvl w:val="0"/>
          <w:numId w:val="63"/>
        </w:numPr>
      </w:pPr>
      <w:r>
        <w:t xml:space="preserve">THE OPERATION IS </w:t>
      </w:r>
      <w:r w:rsidRPr="00715950">
        <w:rPr>
          <w:highlight w:val="yellow"/>
        </w:rPr>
        <w:t>INCREMENT OR DECREMENT</w:t>
      </w:r>
      <w:r>
        <w:t>.</w:t>
      </w:r>
    </w:p>
    <w:p w14:paraId="5DB9057F" w14:textId="00577187" w:rsidR="00815332" w:rsidRDefault="00815332" w:rsidP="00815332">
      <w:pPr>
        <w:pStyle w:val="Heading3"/>
      </w:pPr>
      <w:r>
        <w:t>TYPES OF UNARY OPERATOR =</w:t>
      </w:r>
    </w:p>
    <w:p w14:paraId="7B7A2F3F" w14:textId="51F076CF" w:rsidR="00815332" w:rsidRDefault="00815332" w:rsidP="00815332">
      <w:r>
        <w:t xml:space="preserve">1 INCREMENT </w:t>
      </w:r>
    </w:p>
    <w:p w14:paraId="57B6911A" w14:textId="7CF99A0A" w:rsidR="00815332" w:rsidRDefault="00815332" w:rsidP="00815332">
      <w:r>
        <w:t xml:space="preserve">2 DECREMENT </w:t>
      </w:r>
    </w:p>
    <w:p w14:paraId="613684A9" w14:textId="2E12476F" w:rsidR="00815332" w:rsidRDefault="00815332" w:rsidP="00815332">
      <w:pPr>
        <w:pStyle w:val="Heading3"/>
      </w:pPr>
      <w:r>
        <w:t>TWO TYPES OF INCREMENT=</w:t>
      </w:r>
    </w:p>
    <w:p w14:paraId="30ACC5A6" w14:textId="0B29889D" w:rsidR="00815332" w:rsidRDefault="00815332" w:rsidP="00815332">
      <w:r>
        <w:t>1 PRE INCREMENT (i++)=</w:t>
      </w:r>
    </w:p>
    <w:p w14:paraId="3DDDA245" w14:textId="10DF7DAF" w:rsidR="00815332" w:rsidRPr="00715950" w:rsidRDefault="00422C20" w:rsidP="008C1D4F">
      <w:pPr>
        <w:pStyle w:val="ListParagraph"/>
        <w:numPr>
          <w:ilvl w:val="0"/>
          <w:numId w:val="64"/>
        </w:numPr>
        <w:rPr>
          <w:highlight w:val="yellow"/>
        </w:rPr>
      </w:pPr>
      <w:r>
        <w:t xml:space="preserve">THIS OPERATOR IS USED TO </w:t>
      </w:r>
      <w:r w:rsidRPr="00715950">
        <w:rPr>
          <w:highlight w:val="yellow"/>
        </w:rPr>
        <w:t>INCREEMENT THE VALUE OF A VARIABLE BEFORE USING IT IN A EXPRESSION.</w:t>
      </w:r>
    </w:p>
    <w:p w14:paraId="22446557" w14:textId="4F5A423E" w:rsidR="00422C20" w:rsidRDefault="00422C20" w:rsidP="00422C20">
      <w:r>
        <w:t>2  POST INCREMENT(++i)=</w:t>
      </w:r>
    </w:p>
    <w:p w14:paraId="68217DF5" w14:textId="68E56735" w:rsidR="00422C20" w:rsidRPr="00715950" w:rsidRDefault="00422C20" w:rsidP="008C1D4F">
      <w:pPr>
        <w:pStyle w:val="ListParagraph"/>
        <w:numPr>
          <w:ilvl w:val="0"/>
          <w:numId w:val="64"/>
        </w:numPr>
        <w:rPr>
          <w:highlight w:val="yellow"/>
        </w:rPr>
      </w:pPr>
      <w:r>
        <w:t xml:space="preserve">THIS OPERATOR IS USED TO </w:t>
      </w:r>
      <w:r w:rsidRPr="00715950">
        <w:rPr>
          <w:highlight w:val="yellow"/>
        </w:rPr>
        <w:t>INCTEMENT THE VALUE OF A VARIABLE AFTER USING IT IN A EXPRESSION.</w:t>
      </w:r>
    </w:p>
    <w:p w14:paraId="1C1C6F0C" w14:textId="7C6056C7" w:rsidR="00422C20" w:rsidRDefault="00422C20" w:rsidP="00422C20">
      <w:pPr>
        <w:pStyle w:val="Heading3"/>
      </w:pPr>
      <w:r>
        <w:t>TYPES OF DECREMENT=</w:t>
      </w:r>
    </w:p>
    <w:p w14:paraId="556906BD" w14:textId="5AE7A3A5" w:rsidR="00422C20" w:rsidRDefault="00422C20" w:rsidP="008C1D4F">
      <w:pPr>
        <w:pStyle w:val="ListParagraph"/>
        <w:numPr>
          <w:ilvl w:val="0"/>
          <w:numId w:val="65"/>
        </w:numPr>
      </w:pPr>
      <w:r>
        <w:t>PRE DECREMENT(i--)=</w:t>
      </w:r>
    </w:p>
    <w:p w14:paraId="731DD7AB" w14:textId="6AB5B31E" w:rsidR="00422C20" w:rsidRPr="00715950" w:rsidRDefault="00422C20" w:rsidP="008C1D4F">
      <w:pPr>
        <w:pStyle w:val="ListParagraph"/>
        <w:numPr>
          <w:ilvl w:val="0"/>
          <w:numId w:val="64"/>
        </w:numPr>
        <w:rPr>
          <w:highlight w:val="yellow"/>
        </w:rPr>
      </w:pPr>
      <w:r w:rsidRPr="00715950">
        <w:rPr>
          <w:highlight w:val="yellow"/>
        </w:rPr>
        <w:t>DECREMENT THE VALUE OF A VARIABLE BEFORE USING IT IN A EXPRESSION.</w:t>
      </w:r>
    </w:p>
    <w:p w14:paraId="00F18955" w14:textId="0812C4E1" w:rsidR="00422C20" w:rsidRDefault="00422C20" w:rsidP="008C1D4F">
      <w:pPr>
        <w:pStyle w:val="ListParagraph"/>
        <w:numPr>
          <w:ilvl w:val="0"/>
          <w:numId w:val="65"/>
        </w:numPr>
      </w:pPr>
      <w:r>
        <w:t>POST DECREMENT(--i)=</w:t>
      </w:r>
    </w:p>
    <w:p w14:paraId="448A48AC" w14:textId="53D54489" w:rsidR="00422C20" w:rsidRPr="00715950" w:rsidRDefault="00422C20" w:rsidP="008C1D4F">
      <w:pPr>
        <w:pStyle w:val="ListParagraph"/>
        <w:numPr>
          <w:ilvl w:val="0"/>
          <w:numId w:val="64"/>
        </w:numPr>
        <w:rPr>
          <w:highlight w:val="yellow"/>
        </w:rPr>
      </w:pPr>
      <w:r w:rsidRPr="00715950">
        <w:rPr>
          <w:highlight w:val="yellow"/>
        </w:rPr>
        <w:t>DECREMENT THE VALUE OF A VARIABLE AFTER USING IT IN A EXPRESSION.</w:t>
      </w:r>
    </w:p>
    <w:p w14:paraId="7010E825" w14:textId="79670514" w:rsidR="00422C20" w:rsidRDefault="00422C20" w:rsidP="00422C20">
      <w:pPr>
        <w:pStyle w:val="Heading2"/>
      </w:pPr>
      <w:r>
        <w:t>EXAMPLE=</w:t>
      </w:r>
    </w:p>
    <w:p w14:paraId="6A4589F5" w14:textId="77777777" w:rsidR="00422C20" w:rsidRDefault="00422C20" w:rsidP="00422C20"/>
    <w:p w14:paraId="59BB8C71" w14:textId="5EFE2EB5" w:rsidR="00422C20" w:rsidRDefault="00422C20" w:rsidP="00424E82">
      <w:pPr>
        <w:pStyle w:val="NoSpacing"/>
      </w:pPr>
      <w:r>
        <w:t>INT A =5;</w:t>
      </w:r>
    </w:p>
    <w:p w14:paraId="7AB942C3" w14:textId="0E205C35" w:rsidR="00422C20" w:rsidRDefault="00422C20" w:rsidP="00424E82">
      <w:pPr>
        <w:pStyle w:val="NoSpacing"/>
      </w:pPr>
      <w:r>
        <w:t>SOPLN(A++);</w:t>
      </w:r>
      <w:r w:rsidR="00424E82">
        <w:t xml:space="preserve">                       =5</w:t>
      </w:r>
    </w:p>
    <w:p w14:paraId="2B87F7AA" w14:textId="30624F59" w:rsidR="00422C20" w:rsidRDefault="00422C20" w:rsidP="00424E82">
      <w:pPr>
        <w:pStyle w:val="NoSpacing"/>
      </w:pPr>
      <w:r>
        <w:t>INT B=10;</w:t>
      </w:r>
    </w:p>
    <w:p w14:paraId="548296F9" w14:textId="1E2065D4" w:rsidR="00422C20" w:rsidRDefault="00422C20" w:rsidP="00424E82">
      <w:pPr>
        <w:pStyle w:val="NoSpacing"/>
      </w:pPr>
      <w:r>
        <w:t>SOPLN(++B);</w:t>
      </w:r>
      <w:r w:rsidR="00424E82">
        <w:t xml:space="preserve">                        =11</w:t>
      </w:r>
    </w:p>
    <w:p w14:paraId="011A542E" w14:textId="00E0D1B1" w:rsidR="00422C20" w:rsidRDefault="00424E82" w:rsidP="00424E82">
      <w:pPr>
        <w:pStyle w:val="NoSpacing"/>
      </w:pPr>
      <w:r>
        <w:t>INT C=3;</w:t>
      </w:r>
    </w:p>
    <w:p w14:paraId="66D95922" w14:textId="55BE5B59" w:rsidR="00424E82" w:rsidRDefault="00424E82" w:rsidP="00424E82">
      <w:pPr>
        <w:pStyle w:val="NoSpacing"/>
      </w:pPr>
      <w:r>
        <w:t>SOPLN(--C);                         =2</w:t>
      </w:r>
    </w:p>
    <w:p w14:paraId="06168CC0" w14:textId="3741F6C1" w:rsidR="00424E82" w:rsidRDefault="00424E82" w:rsidP="00424E82">
      <w:pPr>
        <w:pStyle w:val="NoSpacing"/>
      </w:pPr>
      <w:r>
        <w:t>INT D = 6;</w:t>
      </w:r>
    </w:p>
    <w:p w14:paraId="4CBEF0E8" w14:textId="3A43420A" w:rsidR="00424E82" w:rsidRDefault="00424E82" w:rsidP="00424E82">
      <w:pPr>
        <w:pStyle w:val="NoSpacing"/>
      </w:pPr>
      <w:r>
        <w:t>SOPLN(D--);                          =6</w:t>
      </w:r>
    </w:p>
    <w:p w14:paraId="7B097751" w14:textId="77777777" w:rsidR="00FA43E8" w:rsidRDefault="00FA43E8" w:rsidP="00424E82">
      <w:pPr>
        <w:pStyle w:val="NoSpacing"/>
      </w:pPr>
    </w:p>
    <w:p w14:paraId="0B891D48" w14:textId="1F8F7991" w:rsidR="00FA43E8" w:rsidRDefault="00FA43E8" w:rsidP="00424E82">
      <w:pPr>
        <w:pStyle w:val="NoSpacing"/>
      </w:pPr>
      <w:r>
        <w:t>Example=</w:t>
      </w:r>
    </w:p>
    <w:p w14:paraId="605841C6" w14:textId="77777777" w:rsidR="00FA43E8" w:rsidRDefault="00FA43E8" w:rsidP="00FA43E8">
      <w:pPr>
        <w:pStyle w:val="NoSpacing"/>
      </w:pPr>
      <w:r>
        <w:t xml:space="preserve">class unary </w:t>
      </w:r>
    </w:p>
    <w:p w14:paraId="34E044CA" w14:textId="77777777" w:rsidR="00FA43E8" w:rsidRDefault="00FA43E8" w:rsidP="00FA43E8">
      <w:pPr>
        <w:pStyle w:val="NoSpacing"/>
      </w:pPr>
      <w:r>
        <w:t xml:space="preserve">{ </w:t>
      </w:r>
    </w:p>
    <w:p w14:paraId="1ABBB687" w14:textId="1B1CD238" w:rsidR="00FA43E8" w:rsidRDefault="00FA43E8" w:rsidP="00FA43E8">
      <w:pPr>
        <w:pStyle w:val="NoSpacing"/>
      </w:pPr>
      <w:r w:rsidRPr="00685879">
        <w:rPr>
          <w:color w:val="002060"/>
        </w:rPr>
        <w:t>public static void main</w:t>
      </w:r>
      <w:r>
        <w:t xml:space="preserve"> (String [] args)</w:t>
      </w:r>
    </w:p>
    <w:p w14:paraId="2E5614E9" w14:textId="77777777" w:rsidR="00FA43E8" w:rsidRDefault="00FA43E8" w:rsidP="00FA43E8">
      <w:pPr>
        <w:pStyle w:val="NoSpacing"/>
      </w:pPr>
      <w:r>
        <w:t>{</w:t>
      </w:r>
    </w:p>
    <w:p w14:paraId="376D0D81" w14:textId="77777777" w:rsidR="00FA43E8" w:rsidRDefault="00FA43E8" w:rsidP="00FA43E8">
      <w:pPr>
        <w:pStyle w:val="NoSpacing"/>
      </w:pPr>
      <w:r>
        <w:t xml:space="preserve">        int a = 10;</w:t>
      </w:r>
    </w:p>
    <w:p w14:paraId="6DABE60D" w14:textId="77777777" w:rsidR="00FA43E8" w:rsidRDefault="00FA43E8" w:rsidP="00FA43E8">
      <w:pPr>
        <w:pStyle w:val="NoSpacing"/>
      </w:pPr>
      <w:r>
        <w:t xml:space="preserve">        int b = 15;</w:t>
      </w:r>
    </w:p>
    <w:p w14:paraId="76A578E8" w14:textId="77777777" w:rsidR="00FA43E8" w:rsidRDefault="00FA43E8" w:rsidP="00FA43E8">
      <w:pPr>
        <w:pStyle w:val="NoSpacing"/>
      </w:pPr>
      <w:r>
        <w:t xml:space="preserve">        int c = ++a;</w:t>
      </w:r>
    </w:p>
    <w:p w14:paraId="451C439B" w14:textId="77777777" w:rsidR="00FA43E8" w:rsidRDefault="00FA43E8" w:rsidP="00FA43E8">
      <w:pPr>
        <w:pStyle w:val="NoSpacing"/>
      </w:pPr>
      <w:r>
        <w:t xml:space="preserve">        int d = --b;</w:t>
      </w:r>
    </w:p>
    <w:p w14:paraId="685A7DBA" w14:textId="0AD12718" w:rsidR="00FA43E8" w:rsidRDefault="00FA43E8" w:rsidP="00FA43E8">
      <w:pPr>
        <w:pStyle w:val="NoSpacing"/>
      </w:pPr>
      <w:r>
        <w:t xml:space="preserve">   </w:t>
      </w:r>
      <w:r w:rsidRPr="00685879">
        <w:rPr>
          <w:b/>
          <w:color w:val="3A0000"/>
        </w:rPr>
        <w:t>System.out.println</w:t>
      </w:r>
      <w:r>
        <w:t>(a);      =11</w:t>
      </w:r>
    </w:p>
    <w:p w14:paraId="72964267" w14:textId="5A2B4347" w:rsidR="00FA43E8" w:rsidRDefault="00FA43E8" w:rsidP="00FA43E8">
      <w:pPr>
        <w:pStyle w:val="NoSpacing"/>
      </w:pPr>
      <w:r w:rsidRPr="00685879">
        <w:rPr>
          <w:b/>
          <w:color w:val="3A0000"/>
        </w:rPr>
        <w:t>System.out.println</w:t>
      </w:r>
      <w:r>
        <w:t>(b);        =14</w:t>
      </w:r>
    </w:p>
    <w:p w14:paraId="097E5099" w14:textId="2A566941" w:rsidR="00FA43E8" w:rsidRDefault="00FA43E8" w:rsidP="00FA43E8">
      <w:pPr>
        <w:pStyle w:val="NoSpacing"/>
      </w:pPr>
      <w:r w:rsidRPr="00685879">
        <w:rPr>
          <w:b/>
          <w:color w:val="3A0000"/>
        </w:rPr>
        <w:t>System.out.println</w:t>
      </w:r>
      <w:r>
        <w:t>(c);         =11</w:t>
      </w:r>
    </w:p>
    <w:p w14:paraId="4DE6B5B4" w14:textId="2D00A0FA" w:rsidR="00FA43E8" w:rsidRDefault="00FA43E8" w:rsidP="00FA43E8">
      <w:pPr>
        <w:pStyle w:val="NoSpacing"/>
      </w:pPr>
      <w:r w:rsidRPr="00685879">
        <w:rPr>
          <w:b/>
          <w:color w:val="3A0000"/>
        </w:rPr>
        <w:t>System.out.println</w:t>
      </w:r>
      <w:r>
        <w:t>(d);         =14</w:t>
      </w:r>
    </w:p>
    <w:p w14:paraId="26D5961B" w14:textId="77777777" w:rsidR="00FA43E8" w:rsidRDefault="00FA43E8" w:rsidP="00FA43E8">
      <w:pPr>
        <w:pStyle w:val="NoSpacing"/>
      </w:pPr>
      <w:r>
        <w:t>}</w:t>
      </w:r>
    </w:p>
    <w:p w14:paraId="105EE443" w14:textId="6AEC49DF" w:rsidR="00FA43E8" w:rsidRDefault="00FA43E8" w:rsidP="00FA43E8">
      <w:pPr>
        <w:pStyle w:val="NoSpacing"/>
      </w:pPr>
      <w:r>
        <w:t>}</w:t>
      </w:r>
    </w:p>
    <w:p w14:paraId="01037E9C" w14:textId="77777777" w:rsidR="00FA43E8" w:rsidRDefault="00FA43E8" w:rsidP="00FA43E8">
      <w:pPr>
        <w:pStyle w:val="NoSpacing"/>
      </w:pPr>
    </w:p>
    <w:p w14:paraId="30E19866" w14:textId="46A58D74" w:rsidR="00FA43E8" w:rsidRDefault="00FA43E8" w:rsidP="00FA43E8">
      <w:pPr>
        <w:pStyle w:val="NoSpacing"/>
      </w:pPr>
      <w:r>
        <w:t>Example=</w:t>
      </w:r>
    </w:p>
    <w:p w14:paraId="185DA513" w14:textId="77777777" w:rsidR="00FA43E8" w:rsidRDefault="00FA43E8" w:rsidP="00FA43E8">
      <w:pPr>
        <w:pStyle w:val="NoSpacing"/>
      </w:pPr>
      <w:r>
        <w:t xml:space="preserve">class unary2 </w:t>
      </w:r>
    </w:p>
    <w:p w14:paraId="5B9280D3" w14:textId="77777777" w:rsidR="00FA43E8" w:rsidRDefault="00FA43E8" w:rsidP="00FA43E8">
      <w:pPr>
        <w:pStyle w:val="NoSpacing"/>
      </w:pPr>
      <w:r>
        <w:t>{</w:t>
      </w:r>
    </w:p>
    <w:p w14:paraId="1E64FDF7" w14:textId="5537A0F0" w:rsidR="00FA43E8" w:rsidRDefault="00FA43E8" w:rsidP="00FA43E8">
      <w:pPr>
        <w:pStyle w:val="NoSpacing"/>
      </w:pPr>
      <w:r>
        <w:t xml:space="preserve">  </w:t>
      </w:r>
      <w:r w:rsidRPr="00685879">
        <w:rPr>
          <w:color w:val="002060"/>
        </w:rPr>
        <w:t>public static void main</w:t>
      </w:r>
      <w:r>
        <w:t xml:space="preserve"> (String [] args)</w:t>
      </w:r>
    </w:p>
    <w:p w14:paraId="236FA202" w14:textId="77777777" w:rsidR="00FA43E8" w:rsidRDefault="00FA43E8" w:rsidP="00FA43E8">
      <w:pPr>
        <w:pStyle w:val="NoSpacing"/>
      </w:pPr>
      <w:r>
        <w:t>{</w:t>
      </w:r>
    </w:p>
    <w:p w14:paraId="0CA6DFD3" w14:textId="77777777" w:rsidR="00FA43E8" w:rsidRDefault="00FA43E8" w:rsidP="00FA43E8">
      <w:pPr>
        <w:pStyle w:val="NoSpacing"/>
      </w:pPr>
      <w:r>
        <w:t xml:space="preserve">     int i=20;</w:t>
      </w:r>
    </w:p>
    <w:p w14:paraId="78E564DC" w14:textId="77777777" w:rsidR="00FA43E8" w:rsidRDefault="00FA43E8" w:rsidP="00FA43E8">
      <w:pPr>
        <w:pStyle w:val="NoSpacing"/>
      </w:pPr>
      <w:r>
        <w:t xml:space="preserve">      int j=18;</w:t>
      </w:r>
    </w:p>
    <w:p w14:paraId="135B4981" w14:textId="77777777" w:rsidR="00FA43E8" w:rsidRDefault="00FA43E8" w:rsidP="00FA43E8">
      <w:pPr>
        <w:pStyle w:val="NoSpacing"/>
      </w:pPr>
      <w:r>
        <w:t xml:space="preserve">       int k=35;</w:t>
      </w:r>
    </w:p>
    <w:p w14:paraId="301F9DD3" w14:textId="77777777" w:rsidR="00FA43E8" w:rsidRDefault="00FA43E8" w:rsidP="00FA43E8">
      <w:pPr>
        <w:pStyle w:val="NoSpacing"/>
      </w:pPr>
      <w:r>
        <w:t xml:space="preserve">       int l=i++;</w:t>
      </w:r>
    </w:p>
    <w:p w14:paraId="47F677D3" w14:textId="77777777" w:rsidR="00FA43E8" w:rsidRDefault="00FA43E8" w:rsidP="00FA43E8">
      <w:pPr>
        <w:pStyle w:val="NoSpacing"/>
      </w:pPr>
      <w:r>
        <w:t xml:space="preserve">       int m=--k;</w:t>
      </w:r>
    </w:p>
    <w:p w14:paraId="555FC121" w14:textId="1FA8B80B" w:rsidR="00FA43E8" w:rsidRDefault="00FA43E8" w:rsidP="00FA43E8">
      <w:pPr>
        <w:pStyle w:val="NoSpacing"/>
      </w:pPr>
      <w:r>
        <w:t xml:space="preserve">         </w:t>
      </w:r>
      <w:r w:rsidRPr="00685879">
        <w:rPr>
          <w:b/>
          <w:color w:val="3A0000"/>
        </w:rPr>
        <w:t>System.out.println</w:t>
      </w:r>
      <w:r>
        <w:t>(i--);           =21</w:t>
      </w:r>
    </w:p>
    <w:p w14:paraId="5580E2E8" w14:textId="467F423D" w:rsidR="00FA43E8" w:rsidRDefault="00FA43E8" w:rsidP="00FA43E8">
      <w:pPr>
        <w:pStyle w:val="NoSpacing"/>
      </w:pPr>
      <w:r>
        <w:t xml:space="preserve">         </w:t>
      </w:r>
      <w:r w:rsidRPr="00685879">
        <w:rPr>
          <w:b/>
          <w:color w:val="3A0000"/>
        </w:rPr>
        <w:t>System.out.println</w:t>
      </w:r>
      <w:r>
        <w:t>(--j);           =17</w:t>
      </w:r>
    </w:p>
    <w:p w14:paraId="4C8DC8E7" w14:textId="3FEA5A9D" w:rsidR="00FA43E8" w:rsidRDefault="00FA43E8" w:rsidP="00FA43E8">
      <w:pPr>
        <w:pStyle w:val="NoSpacing"/>
      </w:pPr>
      <w:r>
        <w:t xml:space="preserve">         </w:t>
      </w:r>
      <w:r w:rsidRPr="00685879">
        <w:rPr>
          <w:b/>
          <w:color w:val="3A0000"/>
        </w:rPr>
        <w:t>System.out.println</w:t>
      </w:r>
      <w:r>
        <w:t>(++k);        =35</w:t>
      </w:r>
    </w:p>
    <w:p w14:paraId="766131F6" w14:textId="3771090A" w:rsidR="00FA43E8" w:rsidRDefault="00FA43E8" w:rsidP="00FA43E8">
      <w:pPr>
        <w:pStyle w:val="NoSpacing"/>
      </w:pPr>
      <w:r>
        <w:t xml:space="preserve">         </w:t>
      </w:r>
      <w:r w:rsidRPr="00685879">
        <w:rPr>
          <w:b/>
          <w:color w:val="3A0000"/>
        </w:rPr>
        <w:t>System.out.println</w:t>
      </w:r>
      <w:r>
        <w:t>(l);             =20</w:t>
      </w:r>
    </w:p>
    <w:p w14:paraId="580FBB51" w14:textId="09C6A7BA" w:rsidR="00FA43E8" w:rsidRDefault="00FA43E8" w:rsidP="00FA43E8">
      <w:pPr>
        <w:pStyle w:val="NoSpacing"/>
      </w:pPr>
      <w:r>
        <w:t>}}</w:t>
      </w:r>
    </w:p>
    <w:p w14:paraId="581BFF4C" w14:textId="77777777" w:rsidR="00FA43E8" w:rsidRDefault="00FA43E8" w:rsidP="00FA43E8">
      <w:pPr>
        <w:pStyle w:val="NoSpacing"/>
      </w:pPr>
    </w:p>
    <w:p w14:paraId="2A0401BD" w14:textId="22E05D2F" w:rsidR="00FA43E8" w:rsidRDefault="000B662F" w:rsidP="00FA43E8">
      <w:pPr>
        <w:pStyle w:val="NoSpacing"/>
      </w:pPr>
      <w:r>
        <w:t>Example=</w:t>
      </w:r>
    </w:p>
    <w:p w14:paraId="52360C5D" w14:textId="77777777" w:rsidR="000B662F" w:rsidRDefault="000B662F" w:rsidP="000B662F">
      <w:pPr>
        <w:pStyle w:val="NoSpacing"/>
      </w:pPr>
      <w:r>
        <w:t>class unary3</w:t>
      </w:r>
    </w:p>
    <w:p w14:paraId="7E852B93" w14:textId="77777777" w:rsidR="000B662F" w:rsidRDefault="000B662F" w:rsidP="000B662F">
      <w:pPr>
        <w:pStyle w:val="NoSpacing"/>
      </w:pPr>
      <w:r>
        <w:t>{</w:t>
      </w:r>
    </w:p>
    <w:p w14:paraId="55E5948C" w14:textId="16F25051" w:rsidR="000B662F" w:rsidRDefault="000B662F" w:rsidP="000B662F">
      <w:pPr>
        <w:pStyle w:val="NoSpacing"/>
      </w:pPr>
      <w:r w:rsidRPr="00685879">
        <w:rPr>
          <w:color w:val="002060"/>
        </w:rPr>
        <w:t>public static void main</w:t>
      </w:r>
      <w:r>
        <w:t xml:space="preserve"> (String [] args)</w:t>
      </w:r>
    </w:p>
    <w:p w14:paraId="6380994C" w14:textId="77777777" w:rsidR="000B662F" w:rsidRDefault="000B662F" w:rsidP="000B662F">
      <w:pPr>
        <w:pStyle w:val="NoSpacing"/>
      </w:pPr>
      <w:r>
        <w:t>{</w:t>
      </w:r>
    </w:p>
    <w:p w14:paraId="5785DBAA" w14:textId="77777777" w:rsidR="000B662F" w:rsidRDefault="000B662F" w:rsidP="000B662F">
      <w:pPr>
        <w:pStyle w:val="NoSpacing"/>
      </w:pPr>
      <w:r>
        <w:t xml:space="preserve">    int a = 30;</w:t>
      </w:r>
    </w:p>
    <w:p w14:paraId="4548E78B" w14:textId="77777777" w:rsidR="000B662F" w:rsidRDefault="000B662F" w:rsidP="000B662F">
      <w:pPr>
        <w:pStyle w:val="NoSpacing"/>
      </w:pPr>
      <w:r>
        <w:t xml:space="preserve">    int b= 50;</w:t>
      </w:r>
    </w:p>
    <w:p w14:paraId="18E790B9" w14:textId="77777777" w:rsidR="000B662F" w:rsidRDefault="000B662F" w:rsidP="000B662F">
      <w:pPr>
        <w:pStyle w:val="NoSpacing"/>
      </w:pPr>
      <w:r>
        <w:t xml:space="preserve">    int c= a++  +  ++b;</w:t>
      </w:r>
    </w:p>
    <w:p w14:paraId="06A7B8CA" w14:textId="77777777" w:rsidR="000B662F" w:rsidRDefault="000B662F" w:rsidP="000B662F">
      <w:pPr>
        <w:pStyle w:val="NoSpacing"/>
      </w:pPr>
      <w:r>
        <w:t xml:space="preserve">    int d= c--   +  b++;</w:t>
      </w:r>
    </w:p>
    <w:p w14:paraId="6B68DDF8" w14:textId="40F95043" w:rsidR="000B662F" w:rsidRDefault="000B662F" w:rsidP="000B662F">
      <w:pPr>
        <w:pStyle w:val="NoSpacing"/>
      </w:pPr>
      <w:r>
        <w:t xml:space="preserve">    </w:t>
      </w:r>
      <w:r w:rsidRPr="00685879">
        <w:rPr>
          <w:b/>
          <w:color w:val="3A0000"/>
        </w:rPr>
        <w:t>System.out.println</w:t>
      </w:r>
      <w:r>
        <w:t>(++a); =32</w:t>
      </w:r>
    </w:p>
    <w:p w14:paraId="311862F7" w14:textId="1AD3087B" w:rsidR="000B662F" w:rsidRDefault="000B662F" w:rsidP="000B662F">
      <w:pPr>
        <w:pStyle w:val="NoSpacing"/>
      </w:pPr>
      <w:r>
        <w:t xml:space="preserve">    </w:t>
      </w:r>
      <w:r w:rsidRPr="00685879">
        <w:rPr>
          <w:b/>
          <w:color w:val="3A0000"/>
        </w:rPr>
        <w:t>System.out.println</w:t>
      </w:r>
      <w:r>
        <w:t>(++b);=53</w:t>
      </w:r>
    </w:p>
    <w:p w14:paraId="55C159CB" w14:textId="6D09CA65" w:rsidR="000B662F" w:rsidRDefault="000B662F" w:rsidP="000B662F">
      <w:pPr>
        <w:pStyle w:val="NoSpacing"/>
      </w:pPr>
      <w:r>
        <w:t xml:space="preserve">    </w:t>
      </w:r>
      <w:r w:rsidRPr="00685879">
        <w:rPr>
          <w:b/>
          <w:color w:val="3A0000"/>
        </w:rPr>
        <w:t>System.out.println</w:t>
      </w:r>
      <w:r>
        <w:t>(c--);=80</w:t>
      </w:r>
    </w:p>
    <w:p w14:paraId="4BA14362" w14:textId="08E6E341" w:rsidR="000B662F" w:rsidRDefault="000B662F" w:rsidP="000B662F">
      <w:pPr>
        <w:pStyle w:val="NoSpacing"/>
      </w:pPr>
      <w:r>
        <w:t>}}</w:t>
      </w:r>
    </w:p>
    <w:p w14:paraId="38CFBED5" w14:textId="77777777" w:rsidR="000B662F" w:rsidRDefault="000B662F" w:rsidP="000B662F">
      <w:pPr>
        <w:pStyle w:val="NoSpacing"/>
      </w:pPr>
    </w:p>
    <w:p w14:paraId="5C4C5144" w14:textId="77777777" w:rsidR="000B662F" w:rsidRDefault="000B662F" w:rsidP="000B662F">
      <w:pPr>
        <w:pStyle w:val="NoSpacing"/>
      </w:pPr>
    </w:p>
    <w:p w14:paraId="1BFA0994" w14:textId="71E20F3E" w:rsidR="000B662F" w:rsidRDefault="000B662F" w:rsidP="000B662F">
      <w:pPr>
        <w:pStyle w:val="NoSpacing"/>
      </w:pPr>
      <w:r>
        <w:t>Example=</w:t>
      </w:r>
    </w:p>
    <w:p w14:paraId="4613C4A1" w14:textId="77777777" w:rsidR="000B662F" w:rsidRDefault="000B662F" w:rsidP="000B662F">
      <w:pPr>
        <w:pStyle w:val="NoSpacing"/>
      </w:pPr>
      <w:r>
        <w:t xml:space="preserve">  Int a=20;</w:t>
      </w:r>
    </w:p>
    <w:p w14:paraId="3B3B28B8" w14:textId="2453D591" w:rsidR="000B662F" w:rsidRDefault="000B662F" w:rsidP="000B662F">
      <w:pPr>
        <w:pStyle w:val="NoSpacing"/>
      </w:pPr>
      <w:r>
        <w:t xml:space="preserve">   a=a++;</w:t>
      </w:r>
    </w:p>
    <w:p w14:paraId="6DD77614" w14:textId="2C314EF1" w:rsidR="000B662F" w:rsidRDefault="000B662F" w:rsidP="000B662F">
      <w:pPr>
        <w:pStyle w:val="NoSpacing"/>
      </w:pPr>
      <w:r w:rsidRPr="00685879">
        <w:rPr>
          <w:b/>
          <w:color w:val="3A0000"/>
        </w:rPr>
        <w:t>System.out.println</w:t>
      </w:r>
      <w:r>
        <w:t>(a);=20</w:t>
      </w:r>
    </w:p>
    <w:p w14:paraId="4FBC7774" w14:textId="77777777" w:rsidR="000B662F" w:rsidRDefault="000B662F" w:rsidP="000B662F">
      <w:pPr>
        <w:pStyle w:val="NoSpacing"/>
      </w:pPr>
    </w:p>
    <w:p w14:paraId="7B8D584A" w14:textId="383EE4FF" w:rsidR="000B662F" w:rsidRDefault="000B662F" w:rsidP="000B662F">
      <w:pPr>
        <w:pStyle w:val="NoSpacing"/>
      </w:pPr>
      <w:r>
        <w:t>Example=</w:t>
      </w:r>
    </w:p>
    <w:p w14:paraId="45C96218" w14:textId="65740BA2" w:rsidR="000B662F" w:rsidRDefault="000B662F" w:rsidP="000B662F">
      <w:pPr>
        <w:pStyle w:val="NoSpacing"/>
      </w:pPr>
      <w:r>
        <w:t>Int a=20;</w:t>
      </w:r>
    </w:p>
    <w:p w14:paraId="05CA6204" w14:textId="53BB4FA0" w:rsidR="000B662F" w:rsidRDefault="000B662F" w:rsidP="000B662F">
      <w:pPr>
        <w:pStyle w:val="NoSpacing"/>
      </w:pPr>
      <w:r>
        <w:t>Int b=50;</w:t>
      </w:r>
    </w:p>
    <w:p w14:paraId="6A9E3CFE" w14:textId="13301A07" w:rsidR="000B662F" w:rsidRDefault="000B662F" w:rsidP="000B662F">
      <w:pPr>
        <w:pStyle w:val="NoSpacing"/>
      </w:pPr>
      <w:r>
        <w:t>Int c= a++;</w:t>
      </w:r>
      <w:r w:rsidR="001715C6">
        <w:t xml:space="preserve">   </w:t>
      </w:r>
      <w:r w:rsidR="00B74CA0">
        <w:t>=</w:t>
      </w:r>
      <w:r>
        <w:t>2</w:t>
      </w:r>
      <w:r w:rsidR="00BA550A">
        <w:t>0</w:t>
      </w:r>
    </w:p>
    <w:p w14:paraId="0CF65AD8" w14:textId="75A7C2C9" w:rsidR="000B662F" w:rsidRDefault="000B662F" w:rsidP="000B662F">
      <w:pPr>
        <w:pStyle w:val="NoSpacing"/>
      </w:pPr>
      <w:r>
        <w:t>Int d=-++b;</w:t>
      </w:r>
      <w:r w:rsidR="001715C6">
        <w:t xml:space="preserve">  </w:t>
      </w:r>
      <w:r w:rsidR="00B74CA0">
        <w:t>=</w:t>
      </w:r>
      <w:r>
        <w:t>5</w:t>
      </w:r>
      <w:r w:rsidR="00BA550A">
        <w:t>1</w:t>
      </w:r>
    </w:p>
    <w:p w14:paraId="5352EE85" w14:textId="77777777" w:rsidR="00B74CA0" w:rsidRDefault="00B74CA0" w:rsidP="000B662F">
      <w:pPr>
        <w:pStyle w:val="NoSpacing"/>
      </w:pPr>
    </w:p>
    <w:p w14:paraId="0F8367E8" w14:textId="25707EB7" w:rsidR="00B74CA0" w:rsidRDefault="00B74CA0" w:rsidP="000B662F">
      <w:pPr>
        <w:pStyle w:val="NoSpacing"/>
      </w:pPr>
      <w:r>
        <w:t>Example=</w:t>
      </w:r>
    </w:p>
    <w:p w14:paraId="68AD595B" w14:textId="77777777" w:rsidR="00B74CA0" w:rsidRDefault="00B74CA0" w:rsidP="000B662F">
      <w:pPr>
        <w:pStyle w:val="NoSpacing"/>
      </w:pPr>
    </w:p>
    <w:p w14:paraId="575C39D4" w14:textId="77777777" w:rsidR="00B74CA0" w:rsidRDefault="00B74CA0" w:rsidP="00B74CA0">
      <w:pPr>
        <w:pStyle w:val="NoSpacing"/>
      </w:pPr>
      <w:r>
        <w:t>class unary4</w:t>
      </w:r>
    </w:p>
    <w:p w14:paraId="08236FF5" w14:textId="77777777" w:rsidR="00B74CA0" w:rsidRDefault="00B74CA0" w:rsidP="00B74CA0">
      <w:pPr>
        <w:pStyle w:val="NoSpacing"/>
      </w:pPr>
      <w:r>
        <w:t>{</w:t>
      </w:r>
    </w:p>
    <w:p w14:paraId="528AB9BC" w14:textId="3FFE92EA" w:rsidR="00B74CA0" w:rsidRDefault="00B74CA0" w:rsidP="00B74CA0">
      <w:pPr>
        <w:pStyle w:val="NoSpacing"/>
      </w:pPr>
      <w:r w:rsidRPr="00685879">
        <w:rPr>
          <w:color w:val="002060"/>
        </w:rPr>
        <w:t>public static void main</w:t>
      </w:r>
      <w:r>
        <w:t>(String[] args)</w:t>
      </w:r>
    </w:p>
    <w:p w14:paraId="2F042FD3" w14:textId="77777777" w:rsidR="00B74CA0" w:rsidRDefault="00B74CA0" w:rsidP="00B74CA0">
      <w:pPr>
        <w:pStyle w:val="NoSpacing"/>
      </w:pPr>
      <w:r>
        <w:t>{</w:t>
      </w:r>
    </w:p>
    <w:p w14:paraId="4EAB72EA" w14:textId="77777777" w:rsidR="00B74CA0" w:rsidRDefault="00B74CA0" w:rsidP="00B74CA0">
      <w:pPr>
        <w:pStyle w:val="NoSpacing"/>
      </w:pPr>
      <w:r>
        <w:t xml:space="preserve">  int x=5 , y=10;</w:t>
      </w:r>
    </w:p>
    <w:p w14:paraId="22645CDE" w14:textId="77777777" w:rsidR="00B74CA0" w:rsidRDefault="00B74CA0" w:rsidP="00B74CA0">
      <w:pPr>
        <w:pStyle w:val="NoSpacing"/>
      </w:pPr>
      <w:r>
        <w:t xml:space="preserve">  int z=--x;</w:t>
      </w:r>
    </w:p>
    <w:p w14:paraId="7F4B6CAA" w14:textId="77777777" w:rsidR="00B74CA0" w:rsidRDefault="00B74CA0" w:rsidP="00B74CA0">
      <w:pPr>
        <w:pStyle w:val="NoSpacing"/>
      </w:pPr>
      <w:r>
        <w:t>y--;</w:t>
      </w:r>
    </w:p>
    <w:p w14:paraId="0B94A28F" w14:textId="07669A59" w:rsidR="00B74CA0" w:rsidRDefault="00B74CA0" w:rsidP="00B74CA0">
      <w:pPr>
        <w:pStyle w:val="NoSpacing"/>
      </w:pPr>
      <w:r w:rsidRPr="00685879">
        <w:rPr>
          <w:b/>
          <w:color w:val="3A0000"/>
        </w:rPr>
        <w:t>System.out.println</w:t>
      </w:r>
      <w:r>
        <w:t>(--x);     =3</w:t>
      </w:r>
    </w:p>
    <w:p w14:paraId="602CF188" w14:textId="44215DED" w:rsidR="00B74CA0" w:rsidRDefault="00B74CA0" w:rsidP="00B74CA0">
      <w:pPr>
        <w:pStyle w:val="NoSpacing"/>
      </w:pPr>
      <w:r w:rsidRPr="00685879">
        <w:rPr>
          <w:b/>
          <w:color w:val="3A0000"/>
        </w:rPr>
        <w:t>System.out.println</w:t>
      </w:r>
      <w:r>
        <w:t>(--y);     =8</w:t>
      </w:r>
    </w:p>
    <w:p w14:paraId="373AE757" w14:textId="2C3D98EE" w:rsidR="00B74CA0" w:rsidRDefault="00B74CA0" w:rsidP="00B74CA0">
      <w:pPr>
        <w:pStyle w:val="NoSpacing"/>
      </w:pPr>
      <w:r w:rsidRPr="00685879">
        <w:rPr>
          <w:b/>
          <w:color w:val="3A0000"/>
        </w:rPr>
        <w:t>System.out.println</w:t>
      </w:r>
      <w:r>
        <w:t>(--z);     =3</w:t>
      </w:r>
    </w:p>
    <w:p w14:paraId="76509BD7" w14:textId="69C9D4E3" w:rsidR="00B74CA0" w:rsidRDefault="00B74CA0" w:rsidP="00B74CA0">
      <w:pPr>
        <w:pStyle w:val="NoSpacing"/>
      </w:pPr>
      <w:r>
        <w:t>}}</w:t>
      </w:r>
    </w:p>
    <w:p w14:paraId="663B45AF" w14:textId="77777777" w:rsidR="00B74CA0" w:rsidRDefault="00B74CA0" w:rsidP="00B74CA0">
      <w:pPr>
        <w:pStyle w:val="NoSpacing"/>
      </w:pPr>
    </w:p>
    <w:p w14:paraId="4B3B12E6" w14:textId="2019DE08" w:rsidR="00B74CA0" w:rsidRDefault="00B74CA0" w:rsidP="00B74CA0">
      <w:pPr>
        <w:pStyle w:val="NoSpacing"/>
      </w:pPr>
      <w:r>
        <w:t>Example=</w:t>
      </w:r>
    </w:p>
    <w:p w14:paraId="608B7676" w14:textId="77777777" w:rsidR="00B74CA0" w:rsidRDefault="00B74CA0" w:rsidP="00B74CA0">
      <w:pPr>
        <w:pStyle w:val="NoSpacing"/>
      </w:pPr>
      <w:r>
        <w:t>int a =2;</w:t>
      </w:r>
    </w:p>
    <w:p w14:paraId="614C8606" w14:textId="77777777" w:rsidR="00B74CA0" w:rsidRDefault="00B74CA0" w:rsidP="00B74CA0">
      <w:pPr>
        <w:pStyle w:val="NoSpacing"/>
      </w:pPr>
      <w:r>
        <w:t xml:space="preserve">   int b= a++ + ++a;</w:t>
      </w:r>
    </w:p>
    <w:p w14:paraId="4FBE895E" w14:textId="4B357B0B" w:rsidR="00B74CA0" w:rsidRDefault="00B74CA0" w:rsidP="00B74CA0">
      <w:pPr>
        <w:pStyle w:val="NoSpacing"/>
      </w:pPr>
      <w:r>
        <w:t xml:space="preserve">     </w:t>
      </w:r>
      <w:r w:rsidRPr="00685879">
        <w:rPr>
          <w:b/>
          <w:color w:val="3A0000"/>
        </w:rPr>
        <w:t>System.out.println</w:t>
      </w:r>
      <w:r>
        <w:t>(a);4</w:t>
      </w:r>
    </w:p>
    <w:p w14:paraId="71167F87" w14:textId="64AD12B0" w:rsidR="00B74CA0" w:rsidRDefault="00B74CA0" w:rsidP="00B74CA0">
      <w:pPr>
        <w:pStyle w:val="NoSpacing"/>
      </w:pPr>
      <w:r>
        <w:t xml:space="preserve">     </w:t>
      </w:r>
      <w:r w:rsidRPr="00685879">
        <w:rPr>
          <w:b/>
          <w:color w:val="3A0000"/>
        </w:rPr>
        <w:t>System.out.println</w:t>
      </w:r>
      <w:r>
        <w:t>(b);6</w:t>
      </w:r>
    </w:p>
    <w:p w14:paraId="4FA9C05B" w14:textId="77777777" w:rsidR="00B74CA0" w:rsidRDefault="00B74CA0" w:rsidP="00B74CA0">
      <w:pPr>
        <w:pStyle w:val="NoSpacing"/>
      </w:pPr>
    </w:p>
    <w:p w14:paraId="00A89BF5" w14:textId="5D1ADF95" w:rsidR="00B74CA0" w:rsidRDefault="00B74CA0" w:rsidP="00B74CA0">
      <w:pPr>
        <w:pStyle w:val="NoSpacing"/>
      </w:pPr>
      <w:r>
        <w:t>Example=</w:t>
      </w:r>
    </w:p>
    <w:p w14:paraId="7BD6E4DC" w14:textId="77777777" w:rsidR="00E72D53" w:rsidRPr="00E72D53" w:rsidRDefault="00E72D53" w:rsidP="00E72D53">
      <w:pPr>
        <w:pStyle w:val="NoSpacing"/>
      </w:pPr>
      <w:r w:rsidRPr="00E72D53">
        <w:t xml:space="preserve">  int a=2 , b=3;</w:t>
      </w:r>
    </w:p>
    <w:p w14:paraId="7E16C66D" w14:textId="77777777" w:rsidR="00E72D53" w:rsidRPr="00E72D53" w:rsidRDefault="00E72D53" w:rsidP="00E72D53">
      <w:pPr>
        <w:pStyle w:val="NoSpacing"/>
      </w:pPr>
      <w:r w:rsidRPr="00E72D53">
        <w:t>int x = a++ +  ++b;</w:t>
      </w:r>
    </w:p>
    <w:p w14:paraId="4AC74333" w14:textId="77777777" w:rsidR="00E72D53" w:rsidRPr="00E72D53" w:rsidRDefault="00E72D53" w:rsidP="00E72D53">
      <w:pPr>
        <w:pStyle w:val="NoSpacing"/>
      </w:pPr>
      <w:r w:rsidRPr="00E72D53">
        <w:t>int  y =a-- +  --b;</w:t>
      </w:r>
    </w:p>
    <w:p w14:paraId="5969E241" w14:textId="77777777" w:rsidR="00E72D53" w:rsidRPr="00E72D53" w:rsidRDefault="00E72D53" w:rsidP="00E72D53">
      <w:pPr>
        <w:pStyle w:val="NoSpacing"/>
      </w:pPr>
      <w:r w:rsidRPr="00E72D53">
        <w:t>int z=--a + b--;</w:t>
      </w:r>
    </w:p>
    <w:p w14:paraId="4E19B293" w14:textId="77777777" w:rsidR="00E72D53" w:rsidRPr="00E72D53" w:rsidRDefault="00E72D53" w:rsidP="00E72D53">
      <w:pPr>
        <w:pStyle w:val="NoSpacing"/>
      </w:pPr>
      <w:r w:rsidRPr="00E72D53">
        <w:t>int d=++a + b++;</w:t>
      </w:r>
    </w:p>
    <w:p w14:paraId="4AE49EDF" w14:textId="0D5DA054" w:rsidR="00E72D53" w:rsidRPr="00E72D53" w:rsidRDefault="00E72D53" w:rsidP="00E72D53">
      <w:pPr>
        <w:pStyle w:val="NoSpacing"/>
      </w:pPr>
      <w:r w:rsidRPr="00685879">
        <w:rPr>
          <w:b/>
          <w:color w:val="3A0000"/>
        </w:rPr>
        <w:t>System.out.println</w:t>
      </w:r>
      <w:r w:rsidRPr="00E72D53">
        <w:t>(a);</w:t>
      </w:r>
      <w:r>
        <w:t xml:space="preserve">     =2</w:t>
      </w:r>
    </w:p>
    <w:p w14:paraId="536505E8" w14:textId="310C1042" w:rsidR="00E72D53" w:rsidRPr="00E72D53" w:rsidRDefault="00E72D53" w:rsidP="00E72D53">
      <w:pPr>
        <w:pStyle w:val="NoSpacing"/>
      </w:pPr>
      <w:r w:rsidRPr="00685879">
        <w:rPr>
          <w:b/>
          <w:color w:val="3A0000"/>
        </w:rPr>
        <w:t>System.out.println</w:t>
      </w:r>
      <w:r w:rsidRPr="00E72D53">
        <w:t>(b);</w:t>
      </w:r>
      <w:r>
        <w:t xml:space="preserve">     =3</w:t>
      </w:r>
    </w:p>
    <w:p w14:paraId="584C58FE" w14:textId="2B2D2EF7" w:rsidR="00E72D53" w:rsidRPr="00E72D53" w:rsidRDefault="00E72D53" w:rsidP="00E72D53">
      <w:pPr>
        <w:pStyle w:val="NoSpacing"/>
      </w:pPr>
      <w:r w:rsidRPr="00685879">
        <w:rPr>
          <w:b/>
          <w:color w:val="3A0000"/>
        </w:rPr>
        <w:t>System.out.println</w:t>
      </w:r>
      <w:r w:rsidRPr="00E72D53">
        <w:t>(x);</w:t>
      </w:r>
      <w:r>
        <w:t xml:space="preserve">     =6</w:t>
      </w:r>
    </w:p>
    <w:p w14:paraId="63B9A9C4" w14:textId="7221CBE3" w:rsidR="00E72D53" w:rsidRPr="00E72D53" w:rsidRDefault="00E72D53" w:rsidP="00E72D53">
      <w:pPr>
        <w:pStyle w:val="NoSpacing"/>
      </w:pPr>
      <w:r w:rsidRPr="00685879">
        <w:rPr>
          <w:b/>
          <w:color w:val="3A0000"/>
        </w:rPr>
        <w:t>System.out.println</w:t>
      </w:r>
      <w:r w:rsidRPr="00E72D53">
        <w:t>(y);</w:t>
      </w:r>
      <w:r>
        <w:t xml:space="preserve">     =6</w:t>
      </w:r>
    </w:p>
    <w:p w14:paraId="36E3D573" w14:textId="78575E97" w:rsidR="00E72D53" w:rsidRPr="00E72D53" w:rsidRDefault="00E72D53" w:rsidP="00E72D53">
      <w:pPr>
        <w:pStyle w:val="NoSpacing"/>
      </w:pPr>
      <w:r w:rsidRPr="00685879">
        <w:rPr>
          <w:b/>
          <w:color w:val="3A0000"/>
        </w:rPr>
        <w:t>System.out.println</w:t>
      </w:r>
      <w:r w:rsidRPr="00E72D53">
        <w:t>(z);</w:t>
      </w:r>
      <w:r>
        <w:t xml:space="preserve">     =4</w:t>
      </w:r>
    </w:p>
    <w:p w14:paraId="21E958E1" w14:textId="61246DEA" w:rsidR="00E72D53" w:rsidRPr="00E72D53" w:rsidRDefault="00E72D53" w:rsidP="00E72D53">
      <w:pPr>
        <w:pStyle w:val="NoSpacing"/>
      </w:pPr>
      <w:r w:rsidRPr="00685879">
        <w:rPr>
          <w:b/>
          <w:color w:val="3A0000"/>
        </w:rPr>
        <w:t>System.out.println</w:t>
      </w:r>
      <w:r w:rsidRPr="00E72D53">
        <w:t>(d);</w:t>
      </w:r>
      <w:r>
        <w:t xml:space="preserve">     =4</w:t>
      </w:r>
    </w:p>
    <w:p w14:paraId="10036670" w14:textId="77777777" w:rsidR="00E72D53" w:rsidRPr="00E72D53" w:rsidRDefault="00E72D53" w:rsidP="00E72D53">
      <w:pPr>
        <w:pStyle w:val="NoSpacing"/>
      </w:pPr>
      <w:r w:rsidRPr="00E72D53">
        <w:t>}</w:t>
      </w:r>
    </w:p>
    <w:p w14:paraId="3CE6374F" w14:textId="6D7DA117" w:rsidR="00B74CA0" w:rsidRDefault="00E72D53" w:rsidP="00E72D53">
      <w:pPr>
        <w:pStyle w:val="NoSpacing"/>
      </w:pPr>
      <w:r>
        <w:t>}</w:t>
      </w:r>
    </w:p>
    <w:p w14:paraId="2763580D" w14:textId="77777777" w:rsidR="00E72D53" w:rsidRDefault="00E72D53" w:rsidP="00E72D53">
      <w:pPr>
        <w:pStyle w:val="NoSpacing"/>
      </w:pPr>
    </w:p>
    <w:p w14:paraId="0C2A97DD" w14:textId="41FEA291" w:rsidR="00E72D53" w:rsidRDefault="00E72D53" w:rsidP="00E72D53">
      <w:pPr>
        <w:pStyle w:val="NoSpacing"/>
      </w:pPr>
      <w:r>
        <w:t>Int a ;</w:t>
      </w:r>
    </w:p>
    <w:p w14:paraId="272B08C3" w14:textId="55EC304C" w:rsidR="00E72D53" w:rsidRDefault="00E72D53" w:rsidP="00E72D53">
      <w:pPr>
        <w:pStyle w:val="NoSpacing"/>
      </w:pPr>
      <w:r>
        <w:t>Sopln(a=10+20) ;       =30</w:t>
      </w:r>
    </w:p>
    <w:p w14:paraId="349F06A3" w14:textId="77777777" w:rsidR="00E72D53" w:rsidRDefault="00E72D53" w:rsidP="00E72D53">
      <w:pPr>
        <w:pStyle w:val="NoSpacing"/>
      </w:pPr>
    </w:p>
    <w:p w14:paraId="2FE988BA" w14:textId="3D8DC14E" w:rsidR="00E72D53" w:rsidRDefault="00E72D53" w:rsidP="00E72D53">
      <w:pPr>
        <w:pStyle w:val="NoSpacing"/>
      </w:pPr>
      <w:r>
        <w:t>Example=</w:t>
      </w:r>
    </w:p>
    <w:p w14:paraId="1C41971D" w14:textId="77777777" w:rsidR="00E72D53" w:rsidRDefault="00E72D53" w:rsidP="00E72D53">
      <w:pPr>
        <w:pStyle w:val="NoSpacing"/>
      </w:pPr>
      <w:r>
        <w:t>int a = 10;</w:t>
      </w:r>
    </w:p>
    <w:p w14:paraId="1B4EFD44" w14:textId="77777777" w:rsidR="00E72D53" w:rsidRDefault="00E72D53" w:rsidP="00E72D53">
      <w:pPr>
        <w:pStyle w:val="NoSpacing"/>
      </w:pPr>
      <w:r>
        <w:t xml:space="preserve">    int b = 11;</w:t>
      </w:r>
    </w:p>
    <w:p w14:paraId="4056E95A" w14:textId="77777777" w:rsidR="00E72D53" w:rsidRDefault="00E72D53" w:rsidP="00E72D53">
      <w:pPr>
        <w:pStyle w:val="NoSpacing"/>
      </w:pPr>
      <w:r>
        <w:t xml:space="preserve">    boolean result=10!=10&amp;&amp;a&lt;b;</w:t>
      </w:r>
    </w:p>
    <w:p w14:paraId="6142FEC1" w14:textId="17D9712F" w:rsidR="00E72D53" w:rsidRDefault="00E72D53" w:rsidP="00E72D53">
      <w:pPr>
        <w:pStyle w:val="NoSpacing"/>
      </w:pPr>
      <w:r>
        <w:t xml:space="preserve">   </w:t>
      </w:r>
      <w:r w:rsidRPr="00685879">
        <w:rPr>
          <w:b/>
          <w:color w:val="3A0000"/>
        </w:rPr>
        <w:t>System.out.println</w:t>
      </w:r>
      <w:r>
        <w:t>(result);          =false</w:t>
      </w:r>
    </w:p>
    <w:p w14:paraId="623422E1" w14:textId="7351F33E" w:rsidR="00E72D53" w:rsidRDefault="00E72D53" w:rsidP="00E72D53">
      <w:pPr>
        <w:pStyle w:val="NoSpacing"/>
      </w:pPr>
      <w:r>
        <w:t xml:space="preserve">  </w:t>
      </w:r>
      <w:r w:rsidRPr="00685879">
        <w:rPr>
          <w:b/>
          <w:color w:val="3A0000"/>
        </w:rPr>
        <w:t>System.out.println</w:t>
      </w:r>
      <w:r>
        <w:t>(a);                    =10</w:t>
      </w:r>
    </w:p>
    <w:p w14:paraId="1431A4C7" w14:textId="17479D90" w:rsidR="00E72D53" w:rsidRDefault="00E72D53" w:rsidP="00E72D53">
      <w:pPr>
        <w:pStyle w:val="NoSpacing"/>
      </w:pPr>
      <w:r>
        <w:t xml:space="preserve">  </w:t>
      </w:r>
      <w:r w:rsidRPr="00685879">
        <w:rPr>
          <w:b/>
          <w:color w:val="3A0000"/>
        </w:rPr>
        <w:t>System.out.println</w:t>
      </w:r>
      <w:r>
        <w:t>(b) ;                    =11</w:t>
      </w:r>
    </w:p>
    <w:p w14:paraId="0AA24BCA" w14:textId="77777777" w:rsidR="00E72D53" w:rsidRDefault="00E72D53" w:rsidP="00E72D53">
      <w:pPr>
        <w:pStyle w:val="NoSpacing"/>
      </w:pPr>
    </w:p>
    <w:p w14:paraId="79D60B0F" w14:textId="4D079C42" w:rsidR="00E72D53" w:rsidRDefault="00E72D53" w:rsidP="00E72D53">
      <w:pPr>
        <w:pStyle w:val="NoSpacing"/>
      </w:pPr>
      <w:r>
        <w:t>Example=</w:t>
      </w:r>
    </w:p>
    <w:p w14:paraId="626C76E9" w14:textId="77777777" w:rsidR="00E72D53" w:rsidRDefault="00E72D53" w:rsidP="00E72D53">
      <w:pPr>
        <w:pStyle w:val="NoSpacing"/>
      </w:pPr>
      <w:r>
        <w:t>int a,b,c;</w:t>
      </w:r>
    </w:p>
    <w:p w14:paraId="761AA63A" w14:textId="57ADB725" w:rsidR="00E72D53" w:rsidRDefault="00E72D53" w:rsidP="00E72D53">
      <w:pPr>
        <w:pStyle w:val="NoSpacing"/>
      </w:pPr>
      <w:r>
        <w:t xml:space="preserve">   </w:t>
      </w:r>
      <w:r w:rsidRPr="00685879">
        <w:rPr>
          <w:b/>
          <w:color w:val="3A0000"/>
        </w:rPr>
        <w:t>System.out.println</w:t>
      </w:r>
      <w:r>
        <w:t>(a=b=c=10);</w:t>
      </w:r>
    </w:p>
    <w:p w14:paraId="7767FA40" w14:textId="50B9287C" w:rsidR="00E72D53" w:rsidRDefault="00E72D53" w:rsidP="00E72D53">
      <w:pPr>
        <w:pStyle w:val="NoSpacing"/>
      </w:pPr>
      <w:r w:rsidRPr="00685879">
        <w:rPr>
          <w:b/>
          <w:color w:val="3A0000"/>
        </w:rPr>
        <w:t>System.out.println</w:t>
      </w:r>
      <w:r>
        <w:t>(a);            =10</w:t>
      </w:r>
    </w:p>
    <w:p w14:paraId="6AF85AC4" w14:textId="0DCD3D82" w:rsidR="00E72D53" w:rsidRDefault="00E72D53" w:rsidP="00E72D53">
      <w:pPr>
        <w:pStyle w:val="NoSpacing"/>
      </w:pPr>
      <w:r w:rsidRPr="00685879">
        <w:rPr>
          <w:b/>
          <w:color w:val="3A0000"/>
        </w:rPr>
        <w:t>System.out.println</w:t>
      </w:r>
      <w:r>
        <w:t>(b);            =10</w:t>
      </w:r>
    </w:p>
    <w:p w14:paraId="4F6E8AED" w14:textId="1CF13985" w:rsidR="00E72D53" w:rsidRDefault="00E72D53" w:rsidP="00E72D53">
      <w:pPr>
        <w:pStyle w:val="NoSpacing"/>
      </w:pPr>
      <w:r w:rsidRPr="00685879">
        <w:rPr>
          <w:b/>
          <w:color w:val="3A0000"/>
        </w:rPr>
        <w:t>System.out.println</w:t>
      </w:r>
      <w:r>
        <w:t>(c);           =10</w:t>
      </w:r>
    </w:p>
    <w:p w14:paraId="295AA5C3" w14:textId="77777777" w:rsidR="00E72D53" w:rsidRDefault="00E72D53" w:rsidP="00E72D53">
      <w:pPr>
        <w:pStyle w:val="NoSpacing"/>
      </w:pPr>
    </w:p>
    <w:p w14:paraId="3554BDD3" w14:textId="1599D2A3" w:rsidR="00E72D53" w:rsidRDefault="00B97C76" w:rsidP="00E72D53">
      <w:pPr>
        <w:pStyle w:val="NoSpacing"/>
      </w:pPr>
      <w:r>
        <w:t>Example=</w:t>
      </w:r>
    </w:p>
    <w:p w14:paraId="65E62AAE" w14:textId="77777777" w:rsidR="00B97C76" w:rsidRDefault="00B97C76" w:rsidP="00B97C76">
      <w:pPr>
        <w:pStyle w:val="NoSpacing"/>
      </w:pPr>
      <w:r>
        <w:t>char result = 'a'&gt;'A'?'a':'A';</w:t>
      </w:r>
    </w:p>
    <w:p w14:paraId="310B1941" w14:textId="28AAF5C9" w:rsidR="00B97C76" w:rsidRDefault="00B97C76" w:rsidP="00B97C76">
      <w:pPr>
        <w:pStyle w:val="NoSpacing"/>
      </w:pPr>
      <w:r w:rsidRPr="00685879">
        <w:rPr>
          <w:b/>
          <w:color w:val="3A0000"/>
        </w:rPr>
        <w:t>System.out.println</w:t>
      </w:r>
      <w:r>
        <w:t>(result);      =a</w:t>
      </w:r>
    </w:p>
    <w:p w14:paraId="477DD7A2" w14:textId="77777777" w:rsidR="00B97C76" w:rsidRDefault="00B97C76" w:rsidP="00B97C76">
      <w:pPr>
        <w:pStyle w:val="NoSpacing"/>
      </w:pPr>
    </w:p>
    <w:p w14:paraId="6D430317" w14:textId="31C7482E" w:rsidR="00B97C76" w:rsidRDefault="00B97C76" w:rsidP="00B97C76">
      <w:pPr>
        <w:pStyle w:val="NoSpacing"/>
      </w:pPr>
      <w:r>
        <w:t>Example=</w:t>
      </w:r>
    </w:p>
    <w:p w14:paraId="0D6644FB" w14:textId="77777777" w:rsidR="00B97C76" w:rsidRDefault="00B97C76" w:rsidP="00B97C76">
      <w:pPr>
        <w:pStyle w:val="NoSpacing"/>
      </w:pPr>
      <w:r>
        <w:t>int a=10;</w:t>
      </w:r>
    </w:p>
    <w:p w14:paraId="2770F85F" w14:textId="77777777" w:rsidR="00B97C76" w:rsidRDefault="00B97C76" w:rsidP="00B97C76">
      <w:pPr>
        <w:pStyle w:val="NoSpacing"/>
      </w:pPr>
      <w:r>
        <w:t>int b =a--;</w:t>
      </w:r>
    </w:p>
    <w:p w14:paraId="33F52E47" w14:textId="77777777" w:rsidR="00B97C76" w:rsidRDefault="00B97C76" w:rsidP="00B97C76">
      <w:pPr>
        <w:pStyle w:val="NoSpacing"/>
      </w:pPr>
      <w:r>
        <w:t>int c =--b  - a++;</w:t>
      </w:r>
    </w:p>
    <w:p w14:paraId="5FFD247F" w14:textId="77777777" w:rsidR="00B97C76" w:rsidRDefault="00B97C76" w:rsidP="00B97C76">
      <w:pPr>
        <w:pStyle w:val="NoSpacing"/>
      </w:pPr>
      <w:r>
        <w:t>int d =a   -   --b    +   c++</w:t>
      </w:r>
    </w:p>
    <w:p w14:paraId="0D6DF9A7" w14:textId="49289071" w:rsidR="00B97C76" w:rsidRDefault="00B97C76" w:rsidP="00B97C76">
      <w:pPr>
        <w:pStyle w:val="NoSpacing"/>
      </w:pPr>
      <w:r w:rsidRPr="00685879">
        <w:rPr>
          <w:b/>
          <w:color w:val="3A0000"/>
        </w:rPr>
        <w:t>System.out.println</w:t>
      </w:r>
      <w:r>
        <w:t>(a);       =10</w:t>
      </w:r>
    </w:p>
    <w:p w14:paraId="4F0F2328" w14:textId="65C326D4" w:rsidR="00B97C76" w:rsidRDefault="00B97C76" w:rsidP="00B97C76">
      <w:pPr>
        <w:pStyle w:val="NoSpacing"/>
      </w:pPr>
      <w:r>
        <w:t>System.out.pritnln(b);       =8</w:t>
      </w:r>
    </w:p>
    <w:p w14:paraId="12C484CF" w14:textId="32C5C0EB" w:rsidR="00B97C76" w:rsidRDefault="00B97C76" w:rsidP="00B97C76">
      <w:pPr>
        <w:pStyle w:val="NoSpacing"/>
      </w:pPr>
      <w:r w:rsidRPr="00685879">
        <w:rPr>
          <w:b/>
          <w:color w:val="3A0000"/>
        </w:rPr>
        <w:t>System.out.println</w:t>
      </w:r>
      <w:r>
        <w:t>(c);        =1</w:t>
      </w:r>
    </w:p>
    <w:p w14:paraId="4D411F79" w14:textId="360FC497" w:rsidR="00B97C76" w:rsidRDefault="00B97C76" w:rsidP="00B97C76">
      <w:pPr>
        <w:pStyle w:val="NoSpacing"/>
      </w:pPr>
      <w:r w:rsidRPr="00685879">
        <w:rPr>
          <w:b/>
          <w:color w:val="3A0000"/>
        </w:rPr>
        <w:t>System.out.println</w:t>
      </w:r>
      <w:r>
        <w:t>(d);       =2</w:t>
      </w:r>
    </w:p>
    <w:p w14:paraId="10C99638" w14:textId="77777777" w:rsidR="00B97C76" w:rsidRDefault="00B97C76" w:rsidP="00B97C76">
      <w:pPr>
        <w:pStyle w:val="NoSpacing"/>
      </w:pPr>
    </w:p>
    <w:p w14:paraId="0135B497" w14:textId="0340D46E" w:rsidR="00B97C76" w:rsidRDefault="00B97C76" w:rsidP="00B97C76">
      <w:pPr>
        <w:pStyle w:val="NoSpacing"/>
      </w:pPr>
      <w:r>
        <w:t>Example=</w:t>
      </w:r>
    </w:p>
    <w:p w14:paraId="75FE5284" w14:textId="77777777" w:rsidR="004427BC" w:rsidRPr="004427BC" w:rsidRDefault="004427BC" w:rsidP="004427BC">
      <w:pPr>
        <w:pStyle w:val="NoSpacing"/>
      </w:pPr>
      <w:r w:rsidRPr="004427BC">
        <w:t>{</w:t>
      </w:r>
    </w:p>
    <w:p w14:paraId="38B0826C" w14:textId="77777777" w:rsidR="004427BC" w:rsidRPr="004427BC" w:rsidRDefault="004427BC" w:rsidP="004427BC">
      <w:pPr>
        <w:pStyle w:val="NoSpacing"/>
      </w:pPr>
      <w:r w:rsidRPr="004427BC">
        <w:t xml:space="preserve">        int a = 10;</w:t>
      </w:r>
    </w:p>
    <w:p w14:paraId="6688356F" w14:textId="77777777" w:rsidR="004427BC" w:rsidRPr="004427BC" w:rsidRDefault="004427BC" w:rsidP="004427BC">
      <w:pPr>
        <w:pStyle w:val="NoSpacing"/>
      </w:pPr>
      <w:r w:rsidRPr="004427BC">
        <w:t xml:space="preserve">        int b = ++a;  </w:t>
      </w:r>
    </w:p>
    <w:p w14:paraId="1276D91D" w14:textId="77777777" w:rsidR="004427BC" w:rsidRPr="004427BC" w:rsidRDefault="004427BC" w:rsidP="004427BC">
      <w:pPr>
        <w:pStyle w:val="NoSpacing"/>
      </w:pPr>
      <w:r w:rsidRPr="004427BC">
        <w:t xml:space="preserve">        int c = b++ - ++a;</w:t>
      </w:r>
    </w:p>
    <w:p w14:paraId="7473F5B0" w14:textId="77777777" w:rsidR="004427BC" w:rsidRPr="004427BC" w:rsidRDefault="004427BC" w:rsidP="004427BC">
      <w:pPr>
        <w:pStyle w:val="NoSpacing"/>
      </w:pPr>
      <w:r w:rsidRPr="004427BC">
        <w:t xml:space="preserve">        int d = a++ + ++b;</w:t>
      </w:r>
    </w:p>
    <w:p w14:paraId="1FA55E12" w14:textId="0A0B5911" w:rsidR="004427BC" w:rsidRPr="004427BC" w:rsidRDefault="004427BC" w:rsidP="004427BC">
      <w:pPr>
        <w:pStyle w:val="NoSpacing"/>
      </w:pPr>
      <w:r w:rsidRPr="004427BC">
        <w:t xml:space="preserve">        </w:t>
      </w:r>
      <w:r w:rsidRPr="00685879">
        <w:rPr>
          <w:b/>
          <w:color w:val="3A0000"/>
        </w:rPr>
        <w:t>System.out.println</w:t>
      </w:r>
      <w:r w:rsidRPr="004427BC">
        <w:t>(a);</w:t>
      </w:r>
      <w:r>
        <w:t xml:space="preserve">       =13</w:t>
      </w:r>
    </w:p>
    <w:p w14:paraId="26169934" w14:textId="6081BB7D" w:rsidR="004427BC" w:rsidRPr="004427BC" w:rsidRDefault="004427BC" w:rsidP="004427BC">
      <w:pPr>
        <w:pStyle w:val="NoSpacing"/>
      </w:pPr>
      <w:r w:rsidRPr="004427BC">
        <w:t xml:space="preserve">        </w:t>
      </w:r>
      <w:r w:rsidRPr="00685879">
        <w:rPr>
          <w:b/>
          <w:color w:val="3A0000"/>
        </w:rPr>
        <w:t>System.out.println</w:t>
      </w:r>
      <w:r w:rsidRPr="004427BC">
        <w:t>(b);</w:t>
      </w:r>
      <w:r>
        <w:t xml:space="preserve">       =13</w:t>
      </w:r>
    </w:p>
    <w:p w14:paraId="4C00305D" w14:textId="3BA32E5D" w:rsidR="004427BC" w:rsidRPr="004427BC" w:rsidRDefault="004427BC" w:rsidP="004427BC">
      <w:pPr>
        <w:pStyle w:val="NoSpacing"/>
      </w:pPr>
      <w:r w:rsidRPr="004427BC">
        <w:t xml:space="preserve">        </w:t>
      </w:r>
      <w:r w:rsidRPr="00685879">
        <w:rPr>
          <w:b/>
          <w:color w:val="3A0000"/>
        </w:rPr>
        <w:t>System.out.println</w:t>
      </w:r>
      <w:r w:rsidRPr="004427BC">
        <w:t>(c);</w:t>
      </w:r>
      <w:r>
        <w:t xml:space="preserve">       </w:t>
      </w:r>
      <w:r w:rsidR="00637B4E">
        <w:t>=-1</w:t>
      </w:r>
    </w:p>
    <w:p w14:paraId="3E4C3CC6" w14:textId="0DA25997" w:rsidR="004427BC" w:rsidRDefault="004427BC" w:rsidP="004427BC">
      <w:pPr>
        <w:pStyle w:val="NoSpacing"/>
      </w:pPr>
      <w:r w:rsidRPr="004427BC">
        <w:t xml:space="preserve">        </w:t>
      </w:r>
      <w:r w:rsidRPr="00685879">
        <w:rPr>
          <w:b/>
          <w:color w:val="3A0000"/>
        </w:rPr>
        <w:t>System.out.println</w:t>
      </w:r>
      <w:r>
        <w:t>(d);</w:t>
      </w:r>
      <w:r w:rsidR="00637B4E">
        <w:t xml:space="preserve">      =25</w:t>
      </w:r>
    </w:p>
    <w:p w14:paraId="7467C921" w14:textId="77777777" w:rsidR="00637B4E" w:rsidRDefault="00637B4E" w:rsidP="004427BC">
      <w:pPr>
        <w:pStyle w:val="NoSpacing"/>
      </w:pPr>
    </w:p>
    <w:p w14:paraId="1B1C6A67" w14:textId="66D7A145" w:rsidR="00637B4E" w:rsidRPr="004427BC" w:rsidRDefault="00637B4E" w:rsidP="004427BC">
      <w:pPr>
        <w:pStyle w:val="NoSpacing"/>
      </w:pPr>
      <w:r>
        <w:t>Example=</w:t>
      </w:r>
    </w:p>
    <w:p w14:paraId="2DD9D1AC" w14:textId="77777777" w:rsidR="00637B4E" w:rsidRDefault="00637B4E" w:rsidP="00637B4E">
      <w:pPr>
        <w:pStyle w:val="NoSpacing"/>
      </w:pPr>
      <w:r>
        <w:t>char ch ='a';</w:t>
      </w:r>
    </w:p>
    <w:p w14:paraId="184D7280" w14:textId="2EBBDAB9" w:rsidR="00637B4E" w:rsidRDefault="00637B4E" w:rsidP="00637B4E">
      <w:pPr>
        <w:pStyle w:val="NoSpacing"/>
      </w:pPr>
      <w:r w:rsidRPr="00685879">
        <w:rPr>
          <w:b/>
          <w:color w:val="3A0000"/>
        </w:rPr>
        <w:t>System.out.println</w:t>
      </w:r>
      <w:r>
        <w:t>(ch++);    =a</w:t>
      </w:r>
    </w:p>
    <w:p w14:paraId="5F362BB5" w14:textId="02651932" w:rsidR="00B97C76" w:rsidRDefault="00637B4E" w:rsidP="00637B4E">
      <w:pPr>
        <w:pStyle w:val="NoSpacing"/>
      </w:pPr>
      <w:r w:rsidRPr="00685879">
        <w:rPr>
          <w:b/>
          <w:color w:val="3A0000"/>
        </w:rPr>
        <w:t>System.out.println</w:t>
      </w:r>
      <w:r>
        <w:t>(ch);      =b</w:t>
      </w:r>
    </w:p>
    <w:p w14:paraId="41124B98" w14:textId="77777777" w:rsidR="00637B4E" w:rsidRDefault="00637B4E" w:rsidP="00637B4E">
      <w:pPr>
        <w:pStyle w:val="NoSpacing"/>
      </w:pPr>
    </w:p>
    <w:p w14:paraId="4CAE47A0" w14:textId="77777777" w:rsidR="00637B4E" w:rsidRDefault="00637B4E" w:rsidP="00637B4E">
      <w:pPr>
        <w:pStyle w:val="NoSpacing"/>
      </w:pPr>
    </w:p>
    <w:p w14:paraId="454DD09D" w14:textId="77777777" w:rsidR="00637B4E" w:rsidRDefault="00637B4E" w:rsidP="00637B4E">
      <w:pPr>
        <w:pStyle w:val="NoSpacing"/>
      </w:pPr>
    </w:p>
    <w:p w14:paraId="6808ED2B" w14:textId="292409B4" w:rsidR="00637B4E" w:rsidRDefault="003D0B0E" w:rsidP="00637B4E">
      <w:pPr>
        <w:pStyle w:val="NoSpacing"/>
      </w:pPr>
      <w:r>
        <w:t>Example=</w:t>
      </w:r>
    </w:p>
    <w:p w14:paraId="18CF9383" w14:textId="77777777" w:rsidR="003D0B0E" w:rsidRPr="003D0B0E" w:rsidRDefault="003D0B0E" w:rsidP="003D0B0E">
      <w:pPr>
        <w:pStyle w:val="NoSpacing"/>
      </w:pPr>
      <w:r w:rsidRPr="003D0B0E">
        <w:t>int n1 = -100;</w:t>
      </w:r>
    </w:p>
    <w:p w14:paraId="6E5AC534" w14:textId="77777777" w:rsidR="003D0B0E" w:rsidRPr="003D0B0E" w:rsidRDefault="003D0B0E" w:rsidP="003D0B0E">
      <w:pPr>
        <w:pStyle w:val="NoSpacing"/>
      </w:pPr>
      <w:r w:rsidRPr="003D0B0E">
        <w:t xml:space="preserve">        int n2 = -10;</w:t>
      </w:r>
    </w:p>
    <w:p w14:paraId="2B4C5A12" w14:textId="77777777" w:rsidR="003D0B0E" w:rsidRPr="003D0B0E" w:rsidRDefault="003D0B0E" w:rsidP="003D0B0E">
      <w:pPr>
        <w:pStyle w:val="NoSpacing"/>
      </w:pPr>
      <w:r w:rsidRPr="003D0B0E">
        <w:t xml:space="preserve">        int largest = (n1 &gt; n2) ? n1 : n2;</w:t>
      </w:r>
    </w:p>
    <w:p w14:paraId="2B2839E2" w14:textId="1CA252BD" w:rsidR="003D0B0E" w:rsidRDefault="003D0B0E" w:rsidP="003D0B0E">
      <w:pPr>
        <w:pStyle w:val="NoSpacing"/>
      </w:pPr>
      <w:r w:rsidRPr="003D0B0E">
        <w:t xml:space="preserve">        </w:t>
      </w:r>
      <w:r w:rsidRPr="00685879">
        <w:rPr>
          <w:b/>
          <w:color w:val="3A0000"/>
        </w:rPr>
        <w:t>System.out.println</w:t>
      </w:r>
      <w:r w:rsidRPr="003D0B0E">
        <w:t>("The largest value is: " + largest);</w:t>
      </w:r>
    </w:p>
    <w:p w14:paraId="69ECD552" w14:textId="7AD607F3" w:rsidR="003D0B0E" w:rsidRPr="003D0B0E" w:rsidRDefault="003D0B0E" w:rsidP="003D0B0E">
      <w:pPr>
        <w:pStyle w:val="NoSpacing"/>
      </w:pPr>
      <w:r>
        <w:t xml:space="preserve">        =10.</w:t>
      </w:r>
    </w:p>
    <w:p w14:paraId="7EA779EF" w14:textId="77777777" w:rsidR="003D0B0E" w:rsidRDefault="003D0B0E" w:rsidP="00637B4E">
      <w:pPr>
        <w:pStyle w:val="NoSpacing"/>
      </w:pPr>
    </w:p>
    <w:p w14:paraId="677B8902" w14:textId="2BE01A78" w:rsidR="00BA2C2B" w:rsidRDefault="00BA2C2B" w:rsidP="00BA2C2B">
      <w:pPr>
        <w:pStyle w:val="Heading1"/>
      </w:pPr>
      <w:r>
        <w:t>Control flow statement</w:t>
      </w:r>
      <w:r w:rsidR="006D5EEE">
        <w:t>s=</w:t>
      </w:r>
    </w:p>
    <w:p w14:paraId="52607E2A" w14:textId="32EC6DE5" w:rsidR="006D5EEE" w:rsidRDefault="006E6E36" w:rsidP="008C1D4F">
      <w:pPr>
        <w:pStyle w:val="ListParagraph"/>
        <w:numPr>
          <w:ilvl w:val="0"/>
          <w:numId w:val="64"/>
        </w:numPr>
      </w:pPr>
      <w:r>
        <w:t xml:space="preserve">IN JAVA CONTROL FLOW STATEMENTS USED TO </w:t>
      </w:r>
      <w:r w:rsidRPr="00715950">
        <w:rPr>
          <w:highlight w:val="yellow"/>
        </w:rPr>
        <w:t xml:space="preserve">CONTROL </w:t>
      </w:r>
      <w:r w:rsidR="00102E90" w:rsidRPr="00715950">
        <w:rPr>
          <w:highlight w:val="yellow"/>
        </w:rPr>
        <w:t>THE FLOW OF EXECUTION</w:t>
      </w:r>
      <w:r w:rsidR="00102E90">
        <w:t>.</w:t>
      </w:r>
    </w:p>
    <w:p w14:paraId="535A5EDC" w14:textId="314E1047" w:rsidR="00102E90" w:rsidRDefault="00102E90" w:rsidP="008C1D4F">
      <w:pPr>
        <w:pStyle w:val="ListParagraph"/>
        <w:numPr>
          <w:ilvl w:val="0"/>
          <w:numId w:val="64"/>
        </w:numPr>
      </w:pPr>
      <w:r>
        <w:t xml:space="preserve">IN JAVA WE CAN </w:t>
      </w:r>
      <w:r w:rsidR="00E55054">
        <w:t xml:space="preserve">CONTROL </w:t>
      </w:r>
      <w:r w:rsidR="00517587">
        <w:t xml:space="preserve"> THE </w:t>
      </w:r>
      <w:r w:rsidR="00E55054">
        <w:t>FLOW OF EXECUTION</w:t>
      </w:r>
      <w:r w:rsidR="00517587">
        <w:t xml:space="preserve"> BY USING.</w:t>
      </w:r>
    </w:p>
    <w:p w14:paraId="143FC68B" w14:textId="3355DEF7" w:rsidR="00517587" w:rsidRDefault="00C21312" w:rsidP="00517587">
      <w:pPr>
        <w:pStyle w:val="ListParagraph"/>
      </w:pPr>
      <w:r>
        <w:t>1 DECISION MAKING STATEMENTS</w:t>
      </w:r>
    </w:p>
    <w:p w14:paraId="37A751FD" w14:textId="7B21740D" w:rsidR="00C21312" w:rsidRDefault="00C21312" w:rsidP="00517587">
      <w:pPr>
        <w:pStyle w:val="ListParagraph"/>
      </w:pPr>
      <w:r>
        <w:t>2 LOOPING STATEMENTS</w:t>
      </w:r>
    </w:p>
    <w:p w14:paraId="6C44602B" w14:textId="77777777" w:rsidR="0054086B" w:rsidRDefault="0054086B" w:rsidP="00517587">
      <w:pPr>
        <w:pStyle w:val="ListParagraph"/>
      </w:pPr>
    </w:p>
    <w:p w14:paraId="77AD9198" w14:textId="7F2DA422" w:rsidR="0054086B" w:rsidRDefault="0054086B" w:rsidP="0054086B">
      <w:pPr>
        <w:pStyle w:val="Heading2"/>
      </w:pPr>
      <w:r>
        <w:t>1 DECISION MAKING STATEMENTS=</w:t>
      </w:r>
    </w:p>
    <w:p w14:paraId="5DF0D3E4" w14:textId="30F1A018" w:rsidR="0054086B" w:rsidRPr="00715950" w:rsidRDefault="00D54967" w:rsidP="008C1D4F">
      <w:pPr>
        <w:pStyle w:val="ListParagraph"/>
        <w:numPr>
          <w:ilvl w:val="0"/>
          <w:numId w:val="66"/>
        </w:numPr>
        <w:rPr>
          <w:highlight w:val="yellow"/>
        </w:rPr>
      </w:pPr>
      <w:r>
        <w:t xml:space="preserve">DECISION MAKING STATEMENT USED TO </w:t>
      </w:r>
      <w:r w:rsidRPr="00715950">
        <w:rPr>
          <w:highlight w:val="yellow"/>
        </w:rPr>
        <w:t xml:space="preserve">CONTROL </w:t>
      </w:r>
      <w:r w:rsidR="00C86BC9" w:rsidRPr="00715950">
        <w:rPr>
          <w:highlight w:val="yellow"/>
        </w:rPr>
        <w:t>FLOW OF EXECUTION BY WRITING SOME CONDITIONS</w:t>
      </w:r>
    </w:p>
    <w:p w14:paraId="2BD2D7B0" w14:textId="3C73BD45" w:rsidR="005C4DD7" w:rsidRDefault="005C4DD7" w:rsidP="008C1D4F">
      <w:pPr>
        <w:pStyle w:val="ListParagraph"/>
        <w:numPr>
          <w:ilvl w:val="0"/>
          <w:numId w:val="66"/>
        </w:numPr>
      </w:pPr>
      <w:r>
        <w:t xml:space="preserve">DECISION MAKING STATEMENTS </w:t>
      </w:r>
      <w:r w:rsidR="0008692A">
        <w:t>DIVIDED INTO 5  TYPES</w:t>
      </w:r>
    </w:p>
    <w:p w14:paraId="506967D9" w14:textId="7FE3F1C7" w:rsidR="0008692A" w:rsidRDefault="0008692A" w:rsidP="008C1D4F">
      <w:pPr>
        <w:pStyle w:val="ListParagraph"/>
        <w:numPr>
          <w:ilvl w:val="0"/>
          <w:numId w:val="67"/>
        </w:numPr>
      </w:pPr>
      <w:r>
        <w:t>IF</w:t>
      </w:r>
    </w:p>
    <w:p w14:paraId="5667B0DD" w14:textId="62A61DD8" w:rsidR="0008692A" w:rsidRDefault="0008692A" w:rsidP="008C1D4F">
      <w:pPr>
        <w:pStyle w:val="ListParagraph"/>
        <w:numPr>
          <w:ilvl w:val="0"/>
          <w:numId w:val="67"/>
        </w:numPr>
      </w:pPr>
      <w:r>
        <w:t>IF-ELSE</w:t>
      </w:r>
    </w:p>
    <w:p w14:paraId="6F5A9AF3" w14:textId="0BCA64E1" w:rsidR="0008692A" w:rsidRDefault="008C184C" w:rsidP="008C1D4F">
      <w:pPr>
        <w:pStyle w:val="ListParagraph"/>
        <w:numPr>
          <w:ilvl w:val="0"/>
          <w:numId w:val="67"/>
        </w:numPr>
      </w:pPr>
      <w:r>
        <w:t>IF ELSE IF</w:t>
      </w:r>
    </w:p>
    <w:p w14:paraId="2B73316B" w14:textId="47465AE1" w:rsidR="008C184C" w:rsidRDefault="008C184C" w:rsidP="008C1D4F">
      <w:pPr>
        <w:pStyle w:val="ListParagraph"/>
        <w:numPr>
          <w:ilvl w:val="0"/>
          <w:numId w:val="67"/>
        </w:numPr>
      </w:pPr>
      <w:r>
        <w:t>NESTED IF</w:t>
      </w:r>
    </w:p>
    <w:p w14:paraId="6F03704D" w14:textId="615DB90D" w:rsidR="008C184C" w:rsidRDefault="008C184C" w:rsidP="008C1D4F">
      <w:pPr>
        <w:pStyle w:val="ListParagraph"/>
        <w:numPr>
          <w:ilvl w:val="0"/>
          <w:numId w:val="67"/>
        </w:numPr>
      </w:pPr>
      <w:r>
        <w:t>SWITCH</w:t>
      </w:r>
    </w:p>
    <w:p w14:paraId="4E6B722C" w14:textId="47CE56CD" w:rsidR="008C184C" w:rsidRDefault="008C184C" w:rsidP="008C184C">
      <w:pPr>
        <w:pStyle w:val="Heading3"/>
      </w:pPr>
      <w:r>
        <w:t>1 IF=</w:t>
      </w:r>
    </w:p>
    <w:p w14:paraId="7AA64E62" w14:textId="57D10A8A" w:rsidR="008C184C" w:rsidRPr="00715950" w:rsidRDefault="00EF6F4B" w:rsidP="008C1D4F">
      <w:pPr>
        <w:pStyle w:val="ListParagraph"/>
        <w:numPr>
          <w:ilvl w:val="0"/>
          <w:numId w:val="68"/>
        </w:numPr>
        <w:rPr>
          <w:highlight w:val="yellow"/>
        </w:rPr>
      </w:pPr>
      <w:r w:rsidRPr="00715950">
        <w:rPr>
          <w:highlight w:val="yellow"/>
        </w:rPr>
        <w:t>IT IS USED TO CHECK ONE CONDITION.</w:t>
      </w:r>
    </w:p>
    <w:p w14:paraId="31512013" w14:textId="06BA1A0C" w:rsidR="00EF6F4B" w:rsidRDefault="009D7956" w:rsidP="008C1D4F">
      <w:pPr>
        <w:pStyle w:val="ListParagraph"/>
        <w:numPr>
          <w:ilvl w:val="0"/>
          <w:numId w:val="68"/>
        </w:numPr>
      </w:pPr>
      <w:r>
        <w:t>SYNTAX=</w:t>
      </w:r>
    </w:p>
    <w:p w14:paraId="2978F1F8" w14:textId="51595787" w:rsidR="009D7956" w:rsidRDefault="009D7956" w:rsidP="008C1D4F">
      <w:pPr>
        <w:pStyle w:val="ListParagraph"/>
        <w:numPr>
          <w:ilvl w:val="0"/>
          <w:numId w:val="68"/>
        </w:numPr>
      </w:pPr>
      <w:r>
        <w:t xml:space="preserve">          IF (CONDITION);</w:t>
      </w:r>
    </w:p>
    <w:p w14:paraId="1F068632" w14:textId="13D6B0B1" w:rsidR="009D7956" w:rsidRDefault="009D7956" w:rsidP="008C1D4F">
      <w:pPr>
        <w:pStyle w:val="ListParagraph"/>
        <w:numPr>
          <w:ilvl w:val="0"/>
          <w:numId w:val="68"/>
        </w:numPr>
      </w:pPr>
      <w:r>
        <w:t xml:space="preserve">     {</w:t>
      </w:r>
    </w:p>
    <w:p w14:paraId="07B72AA6" w14:textId="15A17EAA" w:rsidR="009D7956" w:rsidRDefault="009D7956" w:rsidP="008C1D4F">
      <w:pPr>
        <w:pStyle w:val="ListParagraph"/>
        <w:numPr>
          <w:ilvl w:val="0"/>
          <w:numId w:val="68"/>
        </w:numPr>
      </w:pPr>
      <w:r>
        <w:t xml:space="preserve">                                    }</w:t>
      </w:r>
    </w:p>
    <w:p w14:paraId="5D7F136C" w14:textId="41A47602" w:rsidR="009D7956" w:rsidRDefault="00DA6578" w:rsidP="008C1D4F">
      <w:pPr>
        <w:pStyle w:val="ListParagraph"/>
        <w:numPr>
          <w:ilvl w:val="0"/>
          <w:numId w:val="68"/>
        </w:numPr>
      </w:pPr>
      <w:r>
        <w:t>IN CASE</w:t>
      </w:r>
      <w:r w:rsidR="00882E74">
        <w:t xml:space="preserve"> OF </w:t>
      </w:r>
      <w:r>
        <w:t xml:space="preserve">IF </w:t>
      </w:r>
      <w:r w:rsidRPr="00715950">
        <w:rPr>
          <w:highlight w:val="yellow"/>
        </w:rPr>
        <w:t>FIRST</w:t>
      </w:r>
      <w:r>
        <w:t xml:space="preserve"> THE CONDITION </w:t>
      </w:r>
      <w:r w:rsidR="008F1E8A">
        <w:t xml:space="preserve">WILL BE </w:t>
      </w:r>
      <w:r w:rsidR="008F1E8A" w:rsidRPr="00715950">
        <w:rPr>
          <w:highlight w:val="yellow"/>
        </w:rPr>
        <w:t>CHECKED</w:t>
      </w:r>
      <w:r w:rsidR="008F1E8A">
        <w:t>.</w:t>
      </w:r>
    </w:p>
    <w:p w14:paraId="5EC10365" w14:textId="77A1AA79" w:rsidR="008F1E8A" w:rsidRPr="00715950" w:rsidRDefault="008F1E8A" w:rsidP="008C1D4F">
      <w:pPr>
        <w:pStyle w:val="ListParagraph"/>
        <w:numPr>
          <w:ilvl w:val="0"/>
          <w:numId w:val="68"/>
        </w:numPr>
        <w:rPr>
          <w:highlight w:val="yellow"/>
        </w:rPr>
      </w:pPr>
      <w:r>
        <w:t xml:space="preserve">IF CONDITION IS </w:t>
      </w:r>
      <w:r w:rsidRPr="00715950">
        <w:rPr>
          <w:highlight w:val="yellow"/>
        </w:rPr>
        <w:t>TRUE</w:t>
      </w:r>
      <w:r>
        <w:t xml:space="preserve"> </w:t>
      </w:r>
      <w:r w:rsidR="007F4CF4">
        <w:t xml:space="preserve">THEN THE </w:t>
      </w:r>
      <w:r w:rsidR="007F4CF4" w:rsidRPr="00715950">
        <w:rPr>
          <w:highlight w:val="yellow"/>
        </w:rPr>
        <w:t>SET OF INSTRUCTIONS</w:t>
      </w:r>
      <w:r w:rsidR="007F4CF4">
        <w:t xml:space="preserve"> </w:t>
      </w:r>
      <w:r w:rsidR="00483558">
        <w:t xml:space="preserve">WHICH ARE PRESENT IN </w:t>
      </w:r>
      <w:r w:rsidR="00483558" w:rsidRPr="00715950">
        <w:rPr>
          <w:highlight w:val="yellow"/>
        </w:rPr>
        <w:t xml:space="preserve">IF </w:t>
      </w:r>
      <w:r w:rsidR="00137C55" w:rsidRPr="00715950">
        <w:rPr>
          <w:highlight w:val="yellow"/>
        </w:rPr>
        <w:t>BLOCK WILL GET EXECUTED.</w:t>
      </w:r>
    </w:p>
    <w:p w14:paraId="2EFF1756" w14:textId="5098492E" w:rsidR="00137C55" w:rsidRPr="00715950" w:rsidRDefault="00137C55" w:rsidP="008C1D4F">
      <w:pPr>
        <w:pStyle w:val="ListParagraph"/>
        <w:numPr>
          <w:ilvl w:val="0"/>
          <w:numId w:val="68"/>
        </w:numPr>
        <w:rPr>
          <w:highlight w:val="yellow"/>
        </w:rPr>
      </w:pPr>
      <w:r>
        <w:t>IF CONDITION</w:t>
      </w:r>
      <w:r w:rsidR="0024336D">
        <w:t xml:space="preserve"> IS </w:t>
      </w:r>
      <w:r w:rsidR="0024336D" w:rsidRPr="00715950">
        <w:rPr>
          <w:highlight w:val="yellow"/>
        </w:rPr>
        <w:t>FALSE</w:t>
      </w:r>
      <w:r w:rsidR="0024336D">
        <w:t xml:space="preserve"> THEN THE </w:t>
      </w:r>
      <w:r w:rsidR="0024336D" w:rsidRPr="00715950">
        <w:rPr>
          <w:highlight w:val="yellow"/>
        </w:rPr>
        <w:t>SET OF INSTRUCTIONS</w:t>
      </w:r>
      <w:r w:rsidR="00415479" w:rsidRPr="00715950">
        <w:rPr>
          <w:highlight w:val="yellow"/>
        </w:rPr>
        <w:t xml:space="preserve"> </w:t>
      </w:r>
      <w:r w:rsidR="00415479">
        <w:t xml:space="preserve">PRESENT IN </w:t>
      </w:r>
      <w:r w:rsidR="00415479" w:rsidRPr="00715950">
        <w:rPr>
          <w:highlight w:val="yellow"/>
        </w:rPr>
        <w:t xml:space="preserve">IF BLOCK WILL NOT EXECUTED </w:t>
      </w:r>
      <w:r w:rsidR="003766D3" w:rsidRPr="00715950">
        <w:rPr>
          <w:highlight w:val="yellow"/>
        </w:rPr>
        <w:t>IT WILL BE SKIPPED.</w:t>
      </w:r>
    </w:p>
    <w:p w14:paraId="15438954" w14:textId="054E8FC9" w:rsidR="00222D22" w:rsidRPr="001147D6" w:rsidRDefault="00222D22" w:rsidP="00222D22">
      <w:pPr>
        <w:rPr>
          <w:rStyle w:val="BookTitle"/>
          <w:color w:val="C00000"/>
        </w:rPr>
      </w:pPr>
      <w:r w:rsidRPr="001147D6">
        <w:rPr>
          <w:rStyle w:val="BookTitle"/>
          <w:color w:val="C00000"/>
        </w:rPr>
        <w:t xml:space="preserve">1 </w:t>
      </w:r>
      <w:r w:rsidR="00BC6D94" w:rsidRPr="001147D6">
        <w:rPr>
          <w:rStyle w:val="BookTitle"/>
          <w:color w:val="C00000"/>
        </w:rPr>
        <w:t>.</w:t>
      </w:r>
      <w:r w:rsidR="00174FE6" w:rsidRPr="001147D6">
        <w:rPr>
          <w:rStyle w:val="BookTitle"/>
          <w:color w:val="C00000"/>
        </w:rPr>
        <w:t xml:space="preserve">WRITE A JAVA PROGRAME TO CHECK WHETHER THE GIVEN NUMBER </w:t>
      </w:r>
      <w:r w:rsidR="00F43E64" w:rsidRPr="001147D6">
        <w:rPr>
          <w:rStyle w:val="BookTitle"/>
          <w:color w:val="C00000"/>
        </w:rPr>
        <w:t xml:space="preserve">IS GREATER THAN 45 OR NOT IF IT IS GREATER THAN </w:t>
      </w:r>
      <w:r w:rsidR="00BC6D94" w:rsidRPr="001147D6">
        <w:rPr>
          <w:rStyle w:val="BookTitle"/>
          <w:color w:val="C00000"/>
        </w:rPr>
        <w:t>45 THEN PRINT WITH VALID MESSAGE.</w:t>
      </w:r>
    </w:p>
    <w:p w14:paraId="0EFF4BC6" w14:textId="77777777" w:rsidR="00474FB7" w:rsidRPr="00474FB7" w:rsidRDefault="00474FB7" w:rsidP="00474FB7">
      <w:pPr>
        <w:pStyle w:val="NoSpacing"/>
        <w:rPr>
          <w:rStyle w:val="BookTitle"/>
        </w:rPr>
      </w:pPr>
      <w:r w:rsidRPr="00474FB7">
        <w:rPr>
          <w:rStyle w:val="BookTitle"/>
        </w:rPr>
        <w:t>import java.util.Scanner;</w:t>
      </w:r>
    </w:p>
    <w:p w14:paraId="730A9EED" w14:textId="77777777" w:rsidR="00474FB7" w:rsidRPr="00474FB7" w:rsidRDefault="00474FB7" w:rsidP="00474FB7">
      <w:pPr>
        <w:pStyle w:val="NoSpacing"/>
        <w:rPr>
          <w:rStyle w:val="BookTitle"/>
        </w:rPr>
      </w:pPr>
      <w:r w:rsidRPr="00474FB7">
        <w:rPr>
          <w:rStyle w:val="BookTitle"/>
        </w:rPr>
        <w:t>class If</w:t>
      </w:r>
    </w:p>
    <w:p w14:paraId="797FEC8B" w14:textId="77777777" w:rsidR="00474FB7" w:rsidRPr="00474FB7" w:rsidRDefault="00474FB7" w:rsidP="00474FB7">
      <w:pPr>
        <w:pStyle w:val="NoSpacing"/>
        <w:rPr>
          <w:rStyle w:val="BookTitle"/>
        </w:rPr>
      </w:pPr>
      <w:r w:rsidRPr="00474FB7">
        <w:rPr>
          <w:rStyle w:val="BookTitle"/>
        </w:rPr>
        <w:t>{</w:t>
      </w:r>
    </w:p>
    <w:p w14:paraId="3BA299D7" w14:textId="34559907" w:rsidR="00474FB7" w:rsidRPr="00474FB7" w:rsidRDefault="00474FB7" w:rsidP="00474FB7">
      <w:pPr>
        <w:pStyle w:val="NoSpacing"/>
        <w:rPr>
          <w:rStyle w:val="BookTitle"/>
        </w:rPr>
      </w:pPr>
      <w:r w:rsidRPr="00685879">
        <w:rPr>
          <w:rStyle w:val="BookTitle"/>
          <w:color w:val="002060"/>
        </w:rPr>
        <w:t>public static void main</w:t>
      </w:r>
      <w:r w:rsidRPr="00474FB7">
        <w:rPr>
          <w:rStyle w:val="BookTitle"/>
        </w:rPr>
        <w:t xml:space="preserve"> (String[]args)</w:t>
      </w:r>
    </w:p>
    <w:p w14:paraId="67F4A4FF" w14:textId="77777777" w:rsidR="00474FB7" w:rsidRPr="00474FB7" w:rsidRDefault="00474FB7" w:rsidP="00474FB7">
      <w:pPr>
        <w:pStyle w:val="NoSpacing"/>
        <w:rPr>
          <w:rStyle w:val="BookTitle"/>
        </w:rPr>
      </w:pPr>
      <w:r w:rsidRPr="00474FB7">
        <w:rPr>
          <w:rStyle w:val="BookTitle"/>
        </w:rPr>
        <w:t>{</w:t>
      </w:r>
    </w:p>
    <w:p w14:paraId="2F6AA6F3" w14:textId="77777777" w:rsidR="00474FB7" w:rsidRPr="00474FB7" w:rsidRDefault="00474FB7" w:rsidP="00474FB7">
      <w:pPr>
        <w:pStyle w:val="NoSpacing"/>
        <w:rPr>
          <w:rStyle w:val="BookTitle"/>
        </w:rPr>
      </w:pPr>
      <w:r w:rsidRPr="00474FB7">
        <w:rPr>
          <w:rStyle w:val="BookTitle"/>
        </w:rPr>
        <w:t xml:space="preserve">  Scanner s=new Scanner(System.in);</w:t>
      </w:r>
    </w:p>
    <w:p w14:paraId="299389BA" w14:textId="10C555C9" w:rsidR="00474FB7" w:rsidRPr="00474FB7" w:rsidRDefault="00474FB7" w:rsidP="00474FB7">
      <w:pPr>
        <w:pStyle w:val="NoSpacing"/>
        <w:rPr>
          <w:rStyle w:val="BookTitle"/>
        </w:rPr>
      </w:pPr>
      <w:r w:rsidRPr="00474FB7">
        <w:rPr>
          <w:rStyle w:val="BookTitle"/>
        </w:rPr>
        <w:t xml:space="preserve"> </w:t>
      </w:r>
      <w:r w:rsidRPr="00685879">
        <w:rPr>
          <w:rStyle w:val="BookTitle"/>
          <w:color w:val="3A0000"/>
        </w:rPr>
        <w:t>System.out.println</w:t>
      </w:r>
      <w:r w:rsidRPr="00474FB7">
        <w:rPr>
          <w:rStyle w:val="BookTitle"/>
        </w:rPr>
        <w:t>("enter a number");</w:t>
      </w:r>
    </w:p>
    <w:p w14:paraId="1C17690F" w14:textId="77777777" w:rsidR="00474FB7" w:rsidRPr="00474FB7" w:rsidRDefault="00474FB7" w:rsidP="00474FB7">
      <w:pPr>
        <w:pStyle w:val="NoSpacing"/>
        <w:rPr>
          <w:rStyle w:val="BookTitle"/>
        </w:rPr>
      </w:pPr>
    </w:p>
    <w:p w14:paraId="492618AD" w14:textId="77777777" w:rsidR="00474FB7" w:rsidRPr="00474FB7" w:rsidRDefault="00474FB7" w:rsidP="00474FB7">
      <w:pPr>
        <w:pStyle w:val="NoSpacing"/>
        <w:rPr>
          <w:rStyle w:val="BookTitle"/>
        </w:rPr>
      </w:pPr>
      <w:r w:rsidRPr="00474FB7">
        <w:rPr>
          <w:rStyle w:val="BookTitle"/>
        </w:rPr>
        <w:t xml:space="preserve">  int a=s.nextInt();</w:t>
      </w:r>
    </w:p>
    <w:p w14:paraId="558D6F7A" w14:textId="77777777" w:rsidR="00474FB7" w:rsidRPr="00474FB7" w:rsidRDefault="00474FB7" w:rsidP="00474FB7">
      <w:pPr>
        <w:pStyle w:val="NoSpacing"/>
        <w:rPr>
          <w:rStyle w:val="BookTitle"/>
        </w:rPr>
      </w:pPr>
      <w:r w:rsidRPr="00474FB7">
        <w:rPr>
          <w:rStyle w:val="BookTitle"/>
        </w:rPr>
        <w:t xml:space="preserve">  if (a&gt;45)</w:t>
      </w:r>
    </w:p>
    <w:p w14:paraId="2DFA71DD" w14:textId="77777777" w:rsidR="00474FB7" w:rsidRPr="00474FB7" w:rsidRDefault="00474FB7" w:rsidP="00474FB7">
      <w:pPr>
        <w:pStyle w:val="NoSpacing"/>
        <w:rPr>
          <w:rStyle w:val="BookTitle"/>
        </w:rPr>
      </w:pPr>
      <w:r w:rsidRPr="00474FB7">
        <w:rPr>
          <w:rStyle w:val="BookTitle"/>
        </w:rPr>
        <w:t>{</w:t>
      </w:r>
    </w:p>
    <w:p w14:paraId="7BEEFD41" w14:textId="1B9354EA" w:rsidR="00474FB7" w:rsidRPr="00474FB7" w:rsidRDefault="00474FB7" w:rsidP="00474FB7">
      <w:pPr>
        <w:pStyle w:val="NoSpacing"/>
        <w:rPr>
          <w:rStyle w:val="BookTitle"/>
        </w:rPr>
      </w:pPr>
      <w:r w:rsidRPr="00474FB7">
        <w:rPr>
          <w:rStyle w:val="BookTitle"/>
        </w:rPr>
        <w:t xml:space="preserve">     </w:t>
      </w:r>
      <w:r w:rsidRPr="00685879">
        <w:rPr>
          <w:rStyle w:val="BookTitle"/>
          <w:color w:val="3A0000"/>
        </w:rPr>
        <w:t>System.out.println</w:t>
      </w:r>
      <w:r w:rsidRPr="00474FB7">
        <w:rPr>
          <w:rStyle w:val="BookTitle"/>
        </w:rPr>
        <w:t>(a+"is greaterthan 45");</w:t>
      </w:r>
    </w:p>
    <w:p w14:paraId="1A769BE1" w14:textId="77777777" w:rsidR="00474FB7" w:rsidRPr="00474FB7" w:rsidRDefault="00474FB7" w:rsidP="00474FB7">
      <w:pPr>
        <w:pStyle w:val="NoSpacing"/>
        <w:rPr>
          <w:rStyle w:val="BookTitle"/>
        </w:rPr>
      </w:pPr>
      <w:r w:rsidRPr="00474FB7">
        <w:rPr>
          <w:rStyle w:val="BookTitle"/>
        </w:rPr>
        <w:t>}</w:t>
      </w:r>
    </w:p>
    <w:p w14:paraId="5346C48E" w14:textId="77777777" w:rsidR="00474FB7" w:rsidRPr="00474FB7" w:rsidRDefault="00474FB7" w:rsidP="00474FB7">
      <w:pPr>
        <w:pStyle w:val="NoSpacing"/>
        <w:rPr>
          <w:rStyle w:val="BookTitle"/>
        </w:rPr>
      </w:pPr>
      <w:r w:rsidRPr="00474FB7">
        <w:rPr>
          <w:rStyle w:val="BookTitle"/>
        </w:rPr>
        <w:t>}</w:t>
      </w:r>
    </w:p>
    <w:p w14:paraId="46388F6B" w14:textId="5CEF4FCE" w:rsidR="00474FB7" w:rsidRDefault="00474FB7" w:rsidP="00474FB7">
      <w:pPr>
        <w:pStyle w:val="NoSpacing"/>
        <w:rPr>
          <w:rStyle w:val="BookTitle"/>
        </w:rPr>
      </w:pPr>
      <w:r w:rsidRPr="00474FB7">
        <w:rPr>
          <w:rStyle w:val="BookTitle"/>
        </w:rPr>
        <w:t>}</w:t>
      </w:r>
    </w:p>
    <w:p w14:paraId="7F264A1C" w14:textId="77777777" w:rsidR="006D3527" w:rsidRDefault="006D3527" w:rsidP="00474FB7">
      <w:pPr>
        <w:pStyle w:val="NoSpacing"/>
        <w:rPr>
          <w:rStyle w:val="BookTitle"/>
        </w:rPr>
      </w:pPr>
    </w:p>
    <w:p w14:paraId="4B5C10EF" w14:textId="68A68B44" w:rsidR="006D3527" w:rsidRPr="001147D6" w:rsidRDefault="006D3527" w:rsidP="00474FB7">
      <w:pPr>
        <w:pStyle w:val="NoSpacing"/>
        <w:rPr>
          <w:rStyle w:val="BookTitle"/>
          <w:color w:val="C00000"/>
        </w:rPr>
      </w:pPr>
      <w:r w:rsidRPr="001147D6">
        <w:rPr>
          <w:rStyle w:val="BookTitle"/>
          <w:color w:val="C00000"/>
        </w:rPr>
        <w:t>2. write a java programe to check whe</w:t>
      </w:r>
      <w:r w:rsidR="007E5BBC" w:rsidRPr="001147D6">
        <w:rPr>
          <w:rStyle w:val="BookTitle"/>
          <w:color w:val="C00000"/>
        </w:rPr>
        <w:t xml:space="preserve">ther the given number is less than or equal to 75 </w:t>
      </w:r>
      <w:r w:rsidR="00252C72" w:rsidRPr="001147D6">
        <w:rPr>
          <w:rStyle w:val="BookTitle"/>
          <w:color w:val="C00000"/>
        </w:rPr>
        <w:t>or not if it is less equal to 75</w:t>
      </w:r>
      <w:r w:rsidR="007C7D67" w:rsidRPr="001147D6">
        <w:rPr>
          <w:rStyle w:val="BookTitle"/>
          <w:color w:val="C00000"/>
        </w:rPr>
        <w:t>then print hello.</w:t>
      </w:r>
    </w:p>
    <w:p w14:paraId="530CA64A" w14:textId="77777777" w:rsidR="003474A6" w:rsidRPr="001147D6" w:rsidRDefault="003474A6" w:rsidP="003474A6">
      <w:pPr>
        <w:pStyle w:val="NoSpacing"/>
        <w:rPr>
          <w:rStyle w:val="BookTitle"/>
          <w:b w:val="0"/>
          <w:bCs w:val="0"/>
          <w:smallCaps w:val="0"/>
          <w:color w:val="C00000"/>
        </w:rPr>
      </w:pPr>
      <w:r w:rsidRPr="001147D6">
        <w:rPr>
          <w:rStyle w:val="BookTitle"/>
          <w:b w:val="0"/>
          <w:bCs w:val="0"/>
          <w:smallCaps w:val="0"/>
          <w:color w:val="C00000"/>
        </w:rPr>
        <w:t>import java.util.Scanner;</w:t>
      </w:r>
    </w:p>
    <w:p w14:paraId="27544551" w14:textId="77777777" w:rsidR="003474A6" w:rsidRPr="003474A6" w:rsidRDefault="003474A6" w:rsidP="003474A6">
      <w:pPr>
        <w:pStyle w:val="NoSpacing"/>
        <w:rPr>
          <w:rStyle w:val="BookTitle"/>
          <w:b w:val="0"/>
          <w:bCs w:val="0"/>
          <w:smallCaps w:val="0"/>
        </w:rPr>
      </w:pPr>
      <w:r w:rsidRPr="003474A6">
        <w:rPr>
          <w:rStyle w:val="BookTitle"/>
          <w:b w:val="0"/>
          <w:bCs w:val="0"/>
          <w:smallCaps w:val="0"/>
        </w:rPr>
        <w:t>class If2</w:t>
      </w:r>
    </w:p>
    <w:p w14:paraId="66F4057F" w14:textId="77777777" w:rsidR="003474A6" w:rsidRPr="003474A6" w:rsidRDefault="003474A6" w:rsidP="003474A6">
      <w:pPr>
        <w:pStyle w:val="NoSpacing"/>
        <w:rPr>
          <w:rStyle w:val="BookTitle"/>
          <w:b w:val="0"/>
          <w:bCs w:val="0"/>
          <w:smallCaps w:val="0"/>
        </w:rPr>
      </w:pPr>
      <w:r w:rsidRPr="003474A6">
        <w:rPr>
          <w:rStyle w:val="BookTitle"/>
          <w:b w:val="0"/>
          <w:bCs w:val="0"/>
          <w:smallCaps w:val="0"/>
        </w:rPr>
        <w:t>{</w:t>
      </w:r>
    </w:p>
    <w:p w14:paraId="3A83C782" w14:textId="6BAA9BFC" w:rsidR="003474A6" w:rsidRPr="003474A6" w:rsidRDefault="003474A6" w:rsidP="003474A6">
      <w:pPr>
        <w:pStyle w:val="NoSpacing"/>
        <w:rPr>
          <w:rStyle w:val="BookTitle"/>
          <w:b w:val="0"/>
          <w:bCs w:val="0"/>
          <w:smallCaps w:val="0"/>
        </w:rPr>
      </w:pPr>
      <w:r w:rsidRPr="003474A6">
        <w:rPr>
          <w:rStyle w:val="BookTitle"/>
          <w:b w:val="0"/>
          <w:bCs w:val="0"/>
          <w:smallCaps w:val="0"/>
        </w:rPr>
        <w:t xml:space="preserve">    </w:t>
      </w:r>
      <w:r w:rsidRPr="00685879">
        <w:rPr>
          <w:rStyle w:val="BookTitle"/>
          <w:b w:val="0"/>
          <w:smallCaps w:val="0"/>
          <w:color w:val="002060"/>
        </w:rPr>
        <w:t>public static void main</w:t>
      </w:r>
      <w:r w:rsidRPr="003474A6">
        <w:rPr>
          <w:rStyle w:val="BookTitle"/>
          <w:b w:val="0"/>
          <w:bCs w:val="0"/>
          <w:smallCaps w:val="0"/>
        </w:rPr>
        <w:t xml:space="preserve"> (String [] args)</w:t>
      </w:r>
    </w:p>
    <w:p w14:paraId="6C898F0E" w14:textId="77777777" w:rsidR="003474A6" w:rsidRPr="003474A6" w:rsidRDefault="003474A6" w:rsidP="003474A6">
      <w:pPr>
        <w:pStyle w:val="NoSpacing"/>
        <w:rPr>
          <w:rStyle w:val="BookTitle"/>
          <w:b w:val="0"/>
          <w:bCs w:val="0"/>
          <w:smallCaps w:val="0"/>
        </w:rPr>
      </w:pPr>
    </w:p>
    <w:p w14:paraId="7441FB34" w14:textId="77777777" w:rsidR="003474A6" w:rsidRPr="003474A6" w:rsidRDefault="003474A6" w:rsidP="003474A6">
      <w:pPr>
        <w:pStyle w:val="NoSpacing"/>
        <w:rPr>
          <w:rStyle w:val="BookTitle"/>
          <w:b w:val="0"/>
          <w:bCs w:val="0"/>
          <w:smallCaps w:val="0"/>
        </w:rPr>
      </w:pPr>
      <w:r w:rsidRPr="003474A6">
        <w:rPr>
          <w:rStyle w:val="BookTitle"/>
          <w:b w:val="0"/>
          <w:bCs w:val="0"/>
          <w:smallCaps w:val="0"/>
        </w:rPr>
        <w:t>{</w:t>
      </w:r>
    </w:p>
    <w:p w14:paraId="224EE21E" w14:textId="77777777" w:rsidR="003474A6" w:rsidRPr="003474A6" w:rsidRDefault="003474A6" w:rsidP="003474A6">
      <w:pPr>
        <w:pStyle w:val="NoSpacing"/>
        <w:rPr>
          <w:rStyle w:val="BookTitle"/>
          <w:b w:val="0"/>
          <w:bCs w:val="0"/>
          <w:smallCaps w:val="0"/>
        </w:rPr>
      </w:pPr>
      <w:r w:rsidRPr="003474A6">
        <w:rPr>
          <w:rStyle w:val="BookTitle"/>
          <w:b w:val="0"/>
          <w:bCs w:val="0"/>
          <w:smallCaps w:val="0"/>
        </w:rPr>
        <w:t xml:space="preserve">    </w:t>
      </w:r>
      <w:r w:rsidRPr="00F31B10">
        <w:rPr>
          <w:rStyle w:val="BookTitle"/>
          <w:b w:val="0"/>
          <w:smallCaps w:val="0"/>
          <w:highlight w:val="darkGray"/>
        </w:rPr>
        <w:t>Scanner s=new Scanner(System.in)</w:t>
      </w:r>
      <w:r w:rsidRPr="003474A6">
        <w:rPr>
          <w:rStyle w:val="BookTitle"/>
          <w:b w:val="0"/>
          <w:bCs w:val="0"/>
          <w:smallCaps w:val="0"/>
        </w:rPr>
        <w:t>;</w:t>
      </w:r>
    </w:p>
    <w:p w14:paraId="474565DA" w14:textId="2AE3877A" w:rsidR="003474A6" w:rsidRPr="003474A6" w:rsidRDefault="003474A6" w:rsidP="003474A6">
      <w:pPr>
        <w:pStyle w:val="NoSpacing"/>
        <w:rPr>
          <w:rStyle w:val="BookTitle"/>
          <w:b w:val="0"/>
          <w:bCs w:val="0"/>
          <w:smallCaps w:val="0"/>
        </w:rPr>
      </w:pPr>
      <w:r w:rsidRPr="003474A6">
        <w:rPr>
          <w:rStyle w:val="BookTitle"/>
          <w:b w:val="0"/>
          <w:bCs w:val="0"/>
          <w:smallCaps w:val="0"/>
        </w:rPr>
        <w:t xml:space="preserve">    </w:t>
      </w:r>
      <w:r w:rsidRPr="00685879">
        <w:rPr>
          <w:rStyle w:val="BookTitle"/>
          <w:smallCaps w:val="0"/>
          <w:color w:val="3A0000"/>
        </w:rPr>
        <w:t>System.out.println</w:t>
      </w:r>
      <w:r w:rsidRPr="003474A6">
        <w:rPr>
          <w:rStyle w:val="BookTitle"/>
          <w:b w:val="0"/>
          <w:bCs w:val="0"/>
          <w:smallCaps w:val="0"/>
        </w:rPr>
        <w:t>("enter number ");</w:t>
      </w:r>
    </w:p>
    <w:p w14:paraId="4C612493" w14:textId="77777777" w:rsidR="003474A6" w:rsidRPr="003474A6" w:rsidRDefault="003474A6" w:rsidP="003474A6">
      <w:pPr>
        <w:pStyle w:val="NoSpacing"/>
        <w:rPr>
          <w:rStyle w:val="BookTitle"/>
          <w:b w:val="0"/>
          <w:bCs w:val="0"/>
          <w:smallCaps w:val="0"/>
        </w:rPr>
      </w:pPr>
      <w:r w:rsidRPr="003474A6">
        <w:rPr>
          <w:rStyle w:val="BookTitle"/>
          <w:b w:val="0"/>
          <w:bCs w:val="0"/>
          <w:smallCaps w:val="0"/>
        </w:rPr>
        <w:t xml:space="preserve">     int number=s.nextInt();</w:t>
      </w:r>
    </w:p>
    <w:p w14:paraId="45C50713" w14:textId="77777777" w:rsidR="003474A6" w:rsidRPr="003474A6" w:rsidRDefault="003474A6" w:rsidP="003474A6">
      <w:pPr>
        <w:pStyle w:val="NoSpacing"/>
        <w:rPr>
          <w:rStyle w:val="BookTitle"/>
          <w:b w:val="0"/>
          <w:bCs w:val="0"/>
          <w:smallCaps w:val="0"/>
        </w:rPr>
      </w:pPr>
      <w:r w:rsidRPr="003474A6">
        <w:rPr>
          <w:rStyle w:val="BookTitle"/>
          <w:b w:val="0"/>
          <w:bCs w:val="0"/>
          <w:smallCaps w:val="0"/>
        </w:rPr>
        <w:t xml:space="preserve">    if(number&lt;=75)</w:t>
      </w:r>
    </w:p>
    <w:p w14:paraId="32AD3E6B" w14:textId="77777777" w:rsidR="003474A6" w:rsidRPr="003474A6" w:rsidRDefault="003474A6" w:rsidP="003474A6">
      <w:pPr>
        <w:pStyle w:val="NoSpacing"/>
        <w:rPr>
          <w:rStyle w:val="BookTitle"/>
          <w:b w:val="0"/>
          <w:bCs w:val="0"/>
          <w:smallCaps w:val="0"/>
        </w:rPr>
      </w:pPr>
      <w:r w:rsidRPr="003474A6">
        <w:rPr>
          <w:rStyle w:val="BookTitle"/>
          <w:b w:val="0"/>
          <w:bCs w:val="0"/>
          <w:smallCaps w:val="0"/>
        </w:rPr>
        <w:t>{</w:t>
      </w:r>
    </w:p>
    <w:p w14:paraId="3B405288" w14:textId="749BD11E" w:rsidR="003474A6" w:rsidRPr="003474A6" w:rsidRDefault="003474A6" w:rsidP="003474A6">
      <w:pPr>
        <w:pStyle w:val="NoSpacing"/>
        <w:rPr>
          <w:rStyle w:val="BookTitle"/>
          <w:b w:val="0"/>
          <w:bCs w:val="0"/>
          <w:smallCaps w:val="0"/>
        </w:rPr>
      </w:pPr>
      <w:r w:rsidRPr="003474A6">
        <w:rPr>
          <w:rStyle w:val="BookTitle"/>
          <w:b w:val="0"/>
          <w:bCs w:val="0"/>
          <w:smallCaps w:val="0"/>
        </w:rPr>
        <w:t xml:space="preserve">    </w:t>
      </w:r>
      <w:r w:rsidRPr="00685879">
        <w:rPr>
          <w:rStyle w:val="BookTitle"/>
          <w:smallCaps w:val="0"/>
          <w:color w:val="3A0000"/>
        </w:rPr>
        <w:t>System.out.println</w:t>
      </w:r>
      <w:r w:rsidRPr="003474A6">
        <w:rPr>
          <w:rStyle w:val="BookTitle"/>
          <w:b w:val="0"/>
          <w:bCs w:val="0"/>
          <w:smallCaps w:val="0"/>
        </w:rPr>
        <w:t>(number+"hellow");</w:t>
      </w:r>
    </w:p>
    <w:p w14:paraId="3AC0EAC2" w14:textId="2DAB0612" w:rsidR="007C7D67" w:rsidRDefault="003474A6" w:rsidP="003474A6">
      <w:pPr>
        <w:pStyle w:val="NoSpacing"/>
        <w:rPr>
          <w:rStyle w:val="BookTitle"/>
          <w:b w:val="0"/>
          <w:bCs w:val="0"/>
          <w:smallCaps w:val="0"/>
        </w:rPr>
      </w:pPr>
      <w:r w:rsidRPr="003474A6">
        <w:rPr>
          <w:rStyle w:val="BookTitle"/>
          <w:b w:val="0"/>
          <w:bCs w:val="0"/>
          <w:smallCaps w:val="0"/>
        </w:rPr>
        <w:t>}}}</w:t>
      </w:r>
    </w:p>
    <w:p w14:paraId="67EE273C" w14:textId="77777777" w:rsidR="003474A6" w:rsidRDefault="003474A6" w:rsidP="003474A6">
      <w:pPr>
        <w:pStyle w:val="NoSpacing"/>
        <w:rPr>
          <w:rStyle w:val="BookTitle"/>
          <w:b w:val="0"/>
          <w:bCs w:val="0"/>
          <w:smallCaps w:val="0"/>
        </w:rPr>
      </w:pPr>
    </w:p>
    <w:p w14:paraId="39217238" w14:textId="6D0032EF" w:rsidR="003474A6" w:rsidRPr="001147D6" w:rsidRDefault="006854B2" w:rsidP="008C1D4F">
      <w:pPr>
        <w:pStyle w:val="NoSpacing"/>
        <w:numPr>
          <w:ilvl w:val="0"/>
          <w:numId w:val="65"/>
        </w:numPr>
        <w:rPr>
          <w:rStyle w:val="BookTitle"/>
          <w:b w:val="0"/>
          <w:bCs w:val="0"/>
          <w:smallCaps w:val="0"/>
          <w:color w:val="C00000"/>
        </w:rPr>
      </w:pPr>
      <w:r w:rsidRPr="001147D6">
        <w:rPr>
          <w:rStyle w:val="BookTitle"/>
          <w:b w:val="0"/>
          <w:bCs w:val="0"/>
          <w:smallCaps w:val="0"/>
          <w:color w:val="C00000"/>
        </w:rPr>
        <w:t xml:space="preserve">WRITE A JAVA PROGRAME </w:t>
      </w:r>
      <w:r w:rsidR="002C2582" w:rsidRPr="001147D6">
        <w:rPr>
          <w:rStyle w:val="BookTitle"/>
          <w:b w:val="0"/>
          <w:bCs w:val="0"/>
          <w:smallCaps w:val="0"/>
          <w:color w:val="C00000"/>
        </w:rPr>
        <w:t xml:space="preserve">TO CHECK WHEATER THE GIVEN CHARACTER IS UPPER </w:t>
      </w:r>
      <w:r w:rsidR="00D9155D" w:rsidRPr="001147D6">
        <w:rPr>
          <w:rStyle w:val="BookTitle"/>
          <w:b w:val="0"/>
          <w:bCs w:val="0"/>
          <w:smallCaps w:val="0"/>
          <w:color w:val="C00000"/>
        </w:rPr>
        <w:t xml:space="preserve">CASE CHARACTER OR NOT IF IT IS UPPER CASE CHARACTER </w:t>
      </w:r>
      <w:r w:rsidR="005037C4" w:rsidRPr="001147D6">
        <w:rPr>
          <w:rStyle w:val="BookTitle"/>
          <w:b w:val="0"/>
          <w:bCs w:val="0"/>
          <w:smallCaps w:val="0"/>
          <w:color w:val="C00000"/>
        </w:rPr>
        <w:t>THEN PRINT WITH SUITABLE MESSAGE.</w:t>
      </w:r>
    </w:p>
    <w:p w14:paraId="49B802C7" w14:textId="77777777" w:rsidR="00E22470" w:rsidRPr="00E22470" w:rsidRDefault="00E22470" w:rsidP="00E22470">
      <w:pPr>
        <w:pStyle w:val="NoSpacing"/>
      </w:pPr>
      <w:r w:rsidRPr="00E22470">
        <w:t>import java.util.Scanner;</w:t>
      </w:r>
    </w:p>
    <w:p w14:paraId="334F7AD0" w14:textId="77777777" w:rsidR="00E22470" w:rsidRPr="00E22470" w:rsidRDefault="00E22470" w:rsidP="00E22470">
      <w:pPr>
        <w:pStyle w:val="NoSpacing"/>
      </w:pPr>
      <w:r w:rsidRPr="00E22470">
        <w:t>class Ifchar</w:t>
      </w:r>
    </w:p>
    <w:p w14:paraId="0B275455" w14:textId="77777777" w:rsidR="00E22470" w:rsidRPr="00E22470" w:rsidRDefault="00E22470" w:rsidP="00E22470">
      <w:pPr>
        <w:pStyle w:val="NoSpacing"/>
      </w:pPr>
      <w:r w:rsidRPr="00E22470">
        <w:t>{</w:t>
      </w:r>
    </w:p>
    <w:p w14:paraId="7EDB0163" w14:textId="23E4500E" w:rsidR="00E22470" w:rsidRPr="00E22470" w:rsidRDefault="00E22470" w:rsidP="00E22470">
      <w:pPr>
        <w:pStyle w:val="NoSpacing"/>
      </w:pPr>
      <w:r w:rsidRPr="00E22470">
        <w:t xml:space="preserve">     </w:t>
      </w:r>
      <w:r w:rsidRPr="00685879">
        <w:rPr>
          <w:color w:val="002060"/>
        </w:rPr>
        <w:t>public static void main</w:t>
      </w:r>
      <w:r w:rsidRPr="00E22470">
        <w:t xml:space="preserve"> (String [] args)</w:t>
      </w:r>
    </w:p>
    <w:p w14:paraId="32D1423B" w14:textId="77777777" w:rsidR="00E22470" w:rsidRPr="00E22470" w:rsidRDefault="00E22470" w:rsidP="00E22470">
      <w:pPr>
        <w:pStyle w:val="NoSpacing"/>
      </w:pPr>
      <w:r w:rsidRPr="00E22470">
        <w:t>{</w:t>
      </w:r>
    </w:p>
    <w:p w14:paraId="20E6904D" w14:textId="77777777" w:rsidR="00E22470" w:rsidRPr="00E22470" w:rsidRDefault="00E22470" w:rsidP="00E22470">
      <w:pPr>
        <w:pStyle w:val="NoSpacing"/>
      </w:pPr>
      <w:r w:rsidRPr="00E22470">
        <w:t xml:space="preserve">     Scanner s=new Scanner(System.in);</w:t>
      </w:r>
    </w:p>
    <w:p w14:paraId="483A9CA9" w14:textId="0BC822CA" w:rsidR="00E22470" w:rsidRPr="00E22470" w:rsidRDefault="00E22470" w:rsidP="00E22470">
      <w:pPr>
        <w:pStyle w:val="NoSpacing"/>
      </w:pPr>
      <w:r w:rsidRPr="00E22470">
        <w:t xml:space="preserve">     </w:t>
      </w:r>
      <w:r w:rsidRPr="00685879">
        <w:rPr>
          <w:b/>
          <w:color w:val="3A0000"/>
        </w:rPr>
        <w:t>System.out.println</w:t>
      </w:r>
      <w:r w:rsidRPr="00E22470">
        <w:t>("enter a charecter");</w:t>
      </w:r>
    </w:p>
    <w:p w14:paraId="0B98CC33" w14:textId="77777777" w:rsidR="00E22470" w:rsidRPr="00E22470" w:rsidRDefault="00E22470" w:rsidP="00E22470">
      <w:pPr>
        <w:pStyle w:val="NoSpacing"/>
      </w:pPr>
      <w:r w:rsidRPr="00E22470">
        <w:t xml:space="preserve">     char c=s.next().charAt(0);</w:t>
      </w:r>
    </w:p>
    <w:p w14:paraId="7FDE7AF8" w14:textId="77777777" w:rsidR="00E22470" w:rsidRPr="00E22470" w:rsidRDefault="00E22470" w:rsidP="00E22470">
      <w:pPr>
        <w:pStyle w:val="NoSpacing"/>
      </w:pPr>
      <w:r w:rsidRPr="00E22470">
        <w:t xml:space="preserve">     if(c&gt;='A' &amp;&amp; c&lt;='Z');</w:t>
      </w:r>
    </w:p>
    <w:p w14:paraId="15207003" w14:textId="77777777" w:rsidR="00E22470" w:rsidRPr="00E22470" w:rsidRDefault="00E22470" w:rsidP="00E22470">
      <w:pPr>
        <w:pStyle w:val="NoSpacing"/>
      </w:pPr>
      <w:r w:rsidRPr="00E22470">
        <w:t>{</w:t>
      </w:r>
    </w:p>
    <w:p w14:paraId="1875D691" w14:textId="381EC762" w:rsidR="00E22470" w:rsidRPr="00E22470" w:rsidRDefault="00E22470" w:rsidP="00E22470">
      <w:pPr>
        <w:pStyle w:val="NoSpacing"/>
      </w:pPr>
      <w:r w:rsidRPr="00E22470">
        <w:t xml:space="preserve">    </w:t>
      </w:r>
      <w:r w:rsidRPr="00685879">
        <w:rPr>
          <w:b/>
          <w:color w:val="3A0000"/>
        </w:rPr>
        <w:t>System.out.println</w:t>
      </w:r>
      <w:r w:rsidRPr="00E22470">
        <w:t>(c+"is uuppeerrccaassee");</w:t>
      </w:r>
    </w:p>
    <w:p w14:paraId="45B933AC" w14:textId="7BB54A58" w:rsidR="005037C4" w:rsidRPr="00E22470" w:rsidRDefault="00E22470" w:rsidP="00E22470">
      <w:pPr>
        <w:pStyle w:val="NoSpacing"/>
        <w:rPr>
          <w:rStyle w:val="BookTitle"/>
          <w:b w:val="0"/>
          <w:bCs w:val="0"/>
          <w:smallCaps w:val="0"/>
        </w:rPr>
      </w:pPr>
      <w:r w:rsidRPr="00E22470">
        <w:t>}}}</w:t>
      </w:r>
    </w:p>
    <w:p w14:paraId="419A78CD" w14:textId="77777777" w:rsidR="007C7D67" w:rsidRDefault="007C7D67" w:rsidP="00E22470">
      <w:pPr>
        <w:pStyle w:val="NoSpacing"/>
        <w:rPr>
          <w:rStyle w:val="BookTitle"/>
          <w:b w:val="0"/>
          <w:bCs w:val="0"/>
          <w:smallCaps w:val="0"/>
        </w:rPr>
      </w:pPr>
    </w:p>
    <w:p w14:paraId="72C87649" w14:textId="7C0BC999" w:rsidR="00E22470" w:rsidRPr="001147D6" w:rsidRDefault="008015F7" w:rsidP="00E22470">
      <w:pPr>
        <w:pStyle w:val="NoSpacing"/>
        <w:rPr>
          <w:rStyle w:val="BookTitle"/>
          <w:b w:val="0"/>
          <w:bCs w:val="0"/>
          <w:smallCaps w:val="0"/>
          <w:color w:val="C00000"/>
        </w:rPr>
      </w:pPr>
      <w:r w:rsidRPr="001147D6">
        <w:rPr>
          <w:rStyle w:val="BookTitle"/>
          <w:b w:val="0"/>
          <w:bCs w:val="0"/>
          <w:smallCaps w:val="0"/>
          <w:color w:val="C00000"/>
        </w:rPr>
        <w:t xml:space="preserve">4. WRITE A JAVA PROGRAMME TO CHECK WHETER </w:t>
      </w:r>
      <w:r w:rsidR="006A688D" w:rsidRPr="001147D6">
        <w:rPr>
          <w:rStyle w:val="BookTitle"/>
          <w:b w:val="0"/>
          <w:bCs w:val="0"/>
          <w:smallCaps w:val="0"/>
          <w:color w:val="C00000"/>
        </w:rPr>
        <w:t>SALARY OF AN EMPLOYE IS GREATER THEN 75000</w:t>
      </w:r>
      <w:r w:rsidR="000D0543" w:rsidRPr="001147D6">
        <w:rPr>
          <w:rStyle w:val="BookTitle"/>
          <w:b w:val="0"/>
          <w:bCs w:val="0"/>
          <w:smallCaps w:val="0"/>
          <w:color w:val="C00000"/>
        </w:rPr>
        <w:t xml:space="preserve"> AND LESS THAN 2 LAKHS OR NOT </w:t>
      </w:r>
    </w:p>
    <w:p w14:paraId="5C1D19FD" w14:textId="7B72ADC0" w:rsidR="000D0543" w:rsidRPr="001147D6" w:rsidRDefault="000D0543" w:rsidP="00E22470">
      <w:pPr>
        <w:pStyle w:val="NoSpacing"/>
        <w:rPr>
          <w:rStyle w:val="BookTitle"/>
          <w:b w:val="0"/>
          <w:bCs w:val="0"/>
          <w:smallCaps w:val="0"/>
          <w:color w:val="C00000"/>
        </w:rPr>
      </w:pPr>
      <w:r w:rsidRPr="001147D6">
        <w:rPr>
          <w:rStyle w:val="BookTitle"/>
          <w:b w:val="0"/>
          <w:bCs w:val="0"/>
          <w:smallCaps w:val="0"/>
          <w:color w:val="C00000"/>
        </w:rPr>
        <w:t>IF IT IS TRUE P</w:t>
      </w:r>
      <w:r w:rsidR="00D93198" w:rsidRPr="001147D6">
        <w:rPr>
          <w:rStyle w:val="BookTitle"/>
          <w:b w:val="0"/>
          <w:bCs w:val="0"/>
          <w:smallCaps w:val="0"/>
          <w:color w:val="C00000"/>
        </w:rPr>
        <w:t>RINT “YOU WILL GET PROMOTION.</w:t>
      </w:r>
    </w:p>
    <w:p w14:paraId="579AFA29" w14:textId="77777777" w:rsidR="00D93198" w:rsidRPr="001147D6" w:rsidRDefault="00D93198" w:rsidP="00E22470">
      <w:pPr>
        <w:pStyle w:val="NoSpacing"/>
        <w:rPr>
          <w:rStyle w:val="BookTitle"/>
          <w:b w:val="0"/>
          <w:bCs w:val="0"/>
          <w:smallCaps w:val="0"/>
          <w:color w:val="C00000"/>
        </w:rPr>
      </w:pPr>
    </w:p>
    <w:p w14:paraId="742ABE54" w14:textId="77777777" w:rsidR="00D3243D" w:rsidRPr="00D3243D" w:rsidRDefault="00D3243D" w:rsidP="00D3243D">
      <w:pPr>
        <w:pStyle w:val="NoSpacing"/>
        <w:rPr>
          <w:rStyle w:val="BookTitle"/>
          <w:b w:val="0"/>
          <w:bCs w:val="0"/>
          <w:smallCaps w:val="0"/>
        </w:rPr>
      </w:pPr>
      <w:r w:rsidRPr="00D3243D">
        <w:rPr>
          <w:rStyle w:val="BookTitle"/>
          <w:b w:val="0"/>
          <w:bCs w:val="0"/>
          <w:smallCaps w:val="0"/>
        </w:rPr>
        <w:t>import java.util.Scanner;</w:t>
      </w:r>
    </w:p>
    <w:p w14:paraId="26D4954D" w14:textId="77777777" w:rsidR="00D3243D" w:rsidRPr="00D3243D" w:rsidRDefault="00D3243D" w:rsidP="00D3243D">
      <w:pPr>
        <w:pStyle w:val="NoSpacing"/>
        <w:rPr>
          <w:rStyle w:val="BookTitle"/>
          <w:b w:val="0"/>
          <w:bCs w:val="0"/>
          <w:smallCaps w:val="0"/>
        </w:rPr>
      </w:pPr>
      <w:r w:rsidRPr="00D3243D">
        <w:rPr>
          <w:rStyle w:val="BookTitle"/>
          <w:b w:val="0"/>
          <w:bCs w:val="0"/>
          <w:smallCaps w:val="0"/>
        </w:rPr>
        <w:t>class ifsalary</w:t>
      </w:r>
    </w:p>
    <w:p w14:paraId="44707D52" w14:textId="77777777" w:rsidR="00D3243D" w:rsidRPr="00D3243D" w:rsidRDefault="00D3243D" w:rsidP="00D3243D">
      <w:pPr>
        <w:pStyle w:val="NoSpacing"/>
        <w:rPr>
          <w:rStyle w:val="BookTitle"/>
          <w:b w:val="0"/>
          <w:bCs w:val="0"/>
          <w:smallCaps w:val="0"/>
        </w:rPr>
      </w:pPr>
      <w:r w:rsidRPr="00D3243D">
        <w:rPr>
          <w:rStyle w:val="BookTitle"/>
          <w:b w:val="0"/>
          <w:bCs w:val="0"/>
          <w:smallCaps w:val="0"/>
        </w:rPr>
        <w:t>{</w:t>
      </w:r>
    </w:p>
    <w:p w14:paraId="2A847E2B" w14:textId="13F43A3F" w:rsidR="00D3243D" w:rsidRPr="00D3243D" w:rsidRDefault="00D3243D" w:rsidP="00D3243D">
      <w:pPr>
        <w:pStyle w:val="NoSpacing"/>
        <w:rPr>
          <w:rStyle w:val="BookTitle"/>
          <w:b w:val="0"/>
          <w:bCs w:val="0"/>
          <w:smallCaps w:val="0"/>
        </w:rPr>
      </w:pPr>
      <w:r w:rsidRPr="00D3243D">
        <w:rPr>
          <w:rStyle w:val="BookTitle"/>
          <w:b w:val="0"/>
          <w:bCs w:val="0"/>
          <w:smallCaps w:val="0"/>
        </w:rPr>
        <w:t xml:space="preserve"> </w:t>
      </w:r>
      <w:r w:rsidRPr="00685879">
        <w:rPr>
          <w:rStyle w:val="BookTitle"/>
          <w:b w:val="0"/>
          <w:smallCaps w:val="0"/>
          <w:color w:val="002060"/>
        </w:rPr>
        <w:t>public static void main</w:t>
      </w:r>
      <w:r w:rsidRPr="00D3243D">
        <w:rPr>
          <w:rStyle w:val="BookTitle"/>
          <w:b w:val="0"/>
          <w:bCs w:val="0"/>
          <w:smallCaps w:val="0"/>
        </w:rPr>
        <w:t xml:space="preserve"> (String [] args)</w:t>
      </w:r>
    </w:p>
    <w:p w14:paraId="37E9071F" w14:textId="77777777" w:rsidR="00D3243D" w:rsidRPr="00D3243D" w:rsidRDefault="00D3243D" w:rsidP="00D3243D">
      <w:pPr>
        <w:pStyle w:val="NoSpacing"/>
        <w:rPr>
          <w:rStyle w:val="BookTitle"/>
          <w:b w:val="0"/>
          <w:bCs w:val="0"/>
          <w:smallCaps w:val="0"/>
        </w:rPr>
      </w:pPr>
      <w:r w:rsidRPr="00D3243D">
        <w:rPr>
          <w:rStyle w:val="BookTitle"/>
          <w:b w:val="0"/>
          <w:bCs w:val="0"/>
          <w:smallCaps w:val="0"/>
        </w:rPr>
        <w:t>{</w:t>
      </w:r>
    </w:p>
    <w:p w14:paraId="01C2FF64" w14:textId="77777777" w:rsidR="00D3243D" w:rsidRPr="00D3243D" w:rsidRDefault="00D3243D" w:rsidP="00D3243D">
      <w:pPr>
        <w:pStyle w:val="NoSpacing"/>
        <w:rPr>
          <w:rStyle w:val="BookTitle"/>
          <w:b w:val="0"/>
          <w:bCs w:val="0"/>
          <w:smallCaps w:val="0"/>
        </w:rPr>
      </w:pPr>
      <w:r w:rsidRPr="00D3243D">
        <w:rPr>
          <w:rStyle w:val="BookTitle"/>
          <w:b w:val="0"/>
          <w:bCs w:val="0"/>
          <w:smallCaps w:val="0"/>
        </w:rPr>
        <w:t xml:space="preserve">   Scanner s=new Scanner(System.in);</w:t>
      </w:r>
    </w:p>
    <w:p w14:paraId="30CC4B9D" w14:textId="4939CAE0" w:rsidR="00D3243D" w:rsidRPr="00D3243D" w:rsidRDefault="00D3243D" w:rsidP="00D3243D">
      <w:pPr>
        <w:pStyle w:val="NoSpacing"/>
        <w:rPr>
          <w:rStyle w:val="BookTitle"/>
          <w:b w:val="0"/>
          <w:bCs w:val="0"/>
          <w:smallCaps w:val="0"/>
        </w:rPr>
      </w:pPr>
      <w:r w:rsidRPr="00D3243D">
        <w:rPr>
          <w:rStyle w:val="BookTitle"/>
          <w:b w:val="0"/>
          <w:bCs w:val="0"/>
          <w:smallCaps w:val="0"/>
        </w:rPr>
        <w:t xml:space="preserve">  </w:t>
      </w:r>
      <w:r w:rsidRPr="00685879">
        <w:rPr>
          <w:rStyle w:val="BookTitle"/>
          <w:smallCaps w:val="0"/>
          <w:color w:val="3A0000"/>
        </w:rPr>
        <w:t>System.out.println</w:t>
      </w:r>
      <w:r w:rsidRPr="00D3243D">
        <w:rPr>
          <w:rStyle w:val="BookTitle"/>
          <w:b w:val="0"/>
          <w:bCs w:val="0"/>
          <w:smallCaps w:val="0"/>
        </w:rPr>
        <w:t>("enter kilans salary");</w:t>
      </w:r>
    </w:p>
    <w:p w14:paraId="287D86ED" w14:textId="77777777" w:rsidR="00D3243D" w:rsidRPr="00D3243D" w:rsidRDefault="00D3243D" w:rsidP="00D3243D">
      <w:pPr>
        <w:pStyle w:val="NoSpacing"/>
        <w:rPr>
          <w:rStyle w:val="BookTitle"/>
          <w:b w:val="0"/>
          <w:bCs w:val="0"/>
          <w:smallCaps w:val="0"/>
        </w:rPr>
      </w:pPr>
      <w:r w:rsidRPr="00D3243D">
        <w:rPr>
          <w:rStyle w:val="BookTitle"/>
          <w:b w:val="0"/>
          <w:bCs w:val="0"/>
          <w:smallCaps w:val="0"/>
        </w:rPr>
        <w:t xml:space="preserve">    double salary=s.nextDouble();</w:t>
      </w:r>
    </w:p>
    <w:p w14:paraId="72AE081D" w14:textId="77777777" w:rsidR="00D3243D" w:rsidRPr="00D3243D" w:rsidRDefault="00D3243D" w:rsidP="00D3243D">
      <w:pPr>
        <w:pStyle w:val="NoSpacing"/>
        <w:rPr>
          <w:rStyle w:val="BookTitle"/>
          <w:b w:val="0"/>
          <w:bCs w:val="0"/>
          <w:smallCaps w:val="0"/>
        </w:rPr>
      </w:pPr>
      <w:r w:rsidRPr="00D3243D">
        <w:rPr>
          <w:rStyle w:val="BookTitle"/>
          <w:b w:val="0"/>
          <w:bCs w:val="0"/>
          <w:smallCaps w:val="0"/>
        </w:rPr>
        <w:t xml:space="preserve">    if(salary&gt;75000 &amp;&amp; salary&lt;200000);</w:t>
      </w:r>
    </w:p>
    <w:p w14:paraId="197A2E75" w14:textId="77777777" w:rsidR="00D3243D" w:rsidRPr="00D3243D" w:rsidRDefault="00D3243D" w:rsidP="00D3243D">
      <w:pPr>
        <w:pStyle w:val="NoSpacing"/>
        <w:rPr>
          <w:rStyle w:val="BookTitle"/>
          <w:b w:val="0"/>
          <w:bCs w:val="0"/>
          <w:smallCaps w:val="0"/>
        </w:rPr>
      </w:pPr>
      <w:r w:rsidRPr="00D3243D">
        <w:rPr>
          <w:rStyle w:val="BookTitle"/>
          <w:b w:val="0"/>
          <w:bCs w:val="0"/>
          <w:smallCaps w:val="0"/>
        </w:rPr>
        <w:t>{</w:t>
      </w:r>
    </w:p>
    <w:p w14:paraId="7F5503F5" w14:textId="3B7B3DFE" w:rsidR="00D3243D" w:rsidRPr="00D3243D" w:rsidRDefault="00D3243D" w:rsidP="00D3243D">
      <w:pPr>
        <w:pStyle w:val="NoSpacing"/>
        <w:rPr>
          <w:rStyle w:val="BookTitle"/>
          <w:b w:val="0"/>
          <w:bCs w:val="0"/>
          <w:smallCaps w:val="0"/>
        </w:rPr>
      </w:pPr>
      <w:r w:rsidRPr="00D3243D">
        <w:rPr>
          <w:rStyle w:val="BookTitle"/>
          <w:b w:val="0"/>
          <w:bCs w:val="0"/>
          <w:smallCaps w:val="0"/>
        </w:rPr>
        <w:t xml:space="preserve">     </w:t>
      </w:r>
      <w:r w:rsidRPr="00685879">
        <w:rPr>
          <w:rStyle w:val="BookTitle"/>
          <w:smallCaps w:val="0"/>
          <w:color w:val="3A0000"/>
        </w:rPr>
        <w:t>System.out.println</w:t>
      </w:r>
      <w:r w:rsidRPr="00D3243D">
        <w:rPr>
          <w:rStyle w:val="BookTitle"/>
          <w:b w:val="0"/>
          <w:bCs w:val="0"/>
          <w:smallCaps w:val="0"/>
        </w:rPr>
        <w:t>("you will get promotion");</w:t>
      </w:r>
    </w:p>
    <w:p w14:paraId="7E0EB66E" w14:textId="7B85DCD0" w:rsidR="00D93198" w:rsidRDefault="00D3243D" w:rsidP="00D3243D">
      <w:pPr>
        <w:pStyle w:val="NoSpacing"/>
        <w:rPr>
          <w:rStyle w:val="BookTitle"/>
          <w:b w:val="0"/>
          <w:bCs w:val="0"/>
          <w:smallCaps w:val="0"/>
        </w:rPr>
      </w:pPr>
      <w:r w:rsidRPr="00D3243D">
        <w:rPr>
          <w:rStyle w:val="BookTitle"/>
          <w:b w:val="0"/>
          <w:bCs w:val="0"/>
          <w:smallCaps w:val="0"/>
        </w:rPr>
        <w:t>}}}</w:t>
      </w:r>
    </w:p>
    <w:p w14:paraId="52D07B71" w14:textId="77777777" w:rsidR="00D3243D" w:rsidRDefault="00D3243D" w:rsidP="00D3243D">
      <w:pPr>
        <w:pStyle w:val="NoSpacing"/>
        <w:rPr>
          <w:rStyle w:val="BookTitle"/>
          <w:b w:val="0"/>
          <w:bCs w:val="0"/>
          <w:smallCaps w:val="0"/>
        </w:rPr>
      </w:pPr>
    </w:p>
    <w:p w14:paraId="15BD3CAD" w14:textId="33CA36D1" w:rsidR="00D3243D" w:rsidRDefault="006F238C" w:rsidP="006F238C">
      <w:pPr>
        <w:pStyle w:val="Heading3"/>
        <w:rPr>
          <w:rStyle w:val="BookTitle"/>
          <w:b w:val="0"/>
          <w:bCs w:val="0"/>
          <w:smallCaps w:val="0"/>
        </w:rPr>
      </w:pPr>
      <w:r>
        <w:rPr>
          <w:rStyle w:val="BookTitle"/>
          <w:b w:val="0"/>
          <w:bCs w:val="0"/>
          <w:smallCaps w:val="0"/>
        </w:rPr>
        <w:t xml:space="preserve">2 </w:t>
      </w:r>
      <w:r w:rsidR="004B6D38">
        <w:rPr>
          <w:rStyle w:val="BookTitle"/>
          <w:b w:val="0"/>
          <w:bCs w:val="0"/>
          <w:smallCaps w:val="0"/>
        </w:rPr>
        <w:t>IF ELSE=</w:t>
      </w:r>
    </w:p>
    <w:p w14:paraId="6F9224B7" w14:textId="0E89F5A0" w:rsidR="0084520E" w:rsidRDefault="00DC3A0E" w:rsidP="008C1D4F">
      <w:pPr>
        <w:pStyle w:val="ListParagraph"/>
        <w:numPr>
          <w:ilvl w:val="0"/>
          <w:numId w:val="69"/>
        </w:numPr>
      </w:pPr>
      <w:r>
        <w:t xml:space="preserve">IN JAVA WE WILL GO FOR IF ELSE WHEN WE WANT TO </w:t>
      </w:r>
      <w:r w:rsidRPr="00715950">
        <w:rPr>
          <w:highlight w:val="yellow"/>
        </w:rPr>
        <w:t xml:space="preserve">CHECK </w:t>
      </w:r>
      <w:r w:rsidR="0084520E" w:rsidRPr="00715950">
        <w:rPr>
          <w:highlight w:val="yellow"/>
        </w:rPr>
        <w:t>EITHER OR OR CONDITIONS</w:t>
      </w:r>
      <w:r w:rsidR="0084520E">
        <w:t xml:space="preserve"> .</w:t>
      </w:r>
    </w:p>
    <w:p w14:paraId="1FEF5A16" w14:textId="3075FDE6" w:rsidR="009237D8" w:rsidRDefault="009237D8" w:rsidP="008C1D4F">
      <w:pPr>
        <w:pStyle w:val="ListParagraph"/>
        <w:numPr>
          <w:ilvl w:val="0"/>
          <w:numId w:val="69"/>
        </w:numPr>
      </w:pPr>
      <w:r>
        <w:t>SYNTAX        IF(CONDITION)</w:t>
      </w:r>
    </w:p>
    <w:p w14:paraId="689D35F4" w14:textId="45DFE65D" w:rsidR="009237D8" w:rsidRDefault="00C518A0" w:rsidP="008C1D4F">
      <w:pPr>
        <w:pStyle w:val="ListParagraph"/>
        <w:numPr>
          <w:ilvl w:val="0"/>
          <w:numId w:val="69"/>
        </w:numPr>
      </w:pPr>
      <w:r>
        <w:t xml:space="preserve">                  </w:t>
      </w:r>
      <w:r w:rsidR="009237D8">
        <w:t>{</w:t>
      </w:r>
    </w:p>
    <w:p w14:paraId="24A7065E" w14:textId="3B87EFBF" w:rsidR="009237D8" w:rsidRDefault="00C518A0" w:rsidP="008C1D4F">
      <w:pPr>
        <w:pStyle w:val="ListParagraph"/>
        <w:numPr>
          <w:ilvl w:val="0"/>
          <w:numId w:val="69"/>
        </w:numPr>
      </w:pPr>
      <w:r>
        <w:t xml:space="preserve">                                                 </w:t>
      </w:r>
      <w:r w:rsidR="009237D8">
        <w:t>}</w:t>
      </w:r>
    </w:p>
    <w:p w14:paraId="24938EFE" w14:textId="272204B7" w:rsidR="009237D8" w:rsidRDefault="00C518A0" w:rsidP="008C1D4F">
      <w:pPr>
        <w:pStyle w:val="ListParagraph"/>
        <w:numPr>
          <w:ilvl w:val="0"/>
          <w:numId w:val="69"/>
        </w:numPr>
      </w:pPr>
      <w:r>
        <w:t xml:space="preserve">                         </w:t>
      </w:r>
      <w:r w:rsidR="009237D8">
        <w:t>ELSE</w:t>
      </w:r>
    </w:p>
    <w:p w14:paraId="3E8C0B99" w14:textId="14D50309" w:rsidR="009237D8" w:rsidRDefault="00C518A0" w:rsidP="008C1D4F">
      <w:pPr>
        <w:pStyle w:val="ListParagraph"/>
        <w:numPr>
          <w:ilvl w:val="0"/>
          <w:numId w:val="69"/>
        </w:numPr>
      </w:pPr>
      <w:r>
        <w:t xml:space="preserve">                            </w:t>
      </w:r>
      <w:r w:rsidR="009237D8">
        <w:t>{</w:t>
      </w:r>
    </w:p>
    <w:p w14:paraId="21798497" w14:textId="50DFA24C" w:rsidR="009237D8" w:rsidRDefault="00C518A0" w:rsidP="008C1D4F">
      <w:pPr>
        <w:pStyle w:val="ListParagraph"/>
        <w:numPr>
          <w:ilvl w:val="0"/>
          <w:numId w:val="69"/>
        </w:numPr>
      </w:pPr>
      <w:r>
        <w:t xml:space="preserve">                                                  </w:t>
      </w:r>
      <w:r w:rsidR="009237D8">
        <w:t>}</w:t>
      </w:r>
    </w:p>
    <w:p w14:paraId="7D461C66" w14:textId="58632C22" w:rsidR="00157D79" w:rsidRDefault="00157D79" w:rsidP="008C1D4F">
      <w:pPr>
        <w:pStyle w:val="ListParagraph"/>
        <w:numPr>
          <w:ilvl w:val="0"/>
          <w:numId w:val="69"/>
        </w:numPr>
      </w:pPr>
      <w:r>
        <w:t xml:space="preserve">IN CASE OF IF ELSE </w:t>
      </w:r>
      <w:r w:rsidRPr="00715950">
        <w:rPr>
          <w:highlight w:val="yellow"/>
        </w:rPr>
        <w:t>FIREST</w:t>
      </w:r>
      <w:r>
        <w:t xml:space="preserve"> THE CONDITION </w:t>
      </w:r>
      <w:r w:rsidR="00B5356A">
        <w:t xml:space="preserve">WILL BE </w:t>
      </w:r>
      <w:r w:rsidR="00B5356A" w:rsidRPr="00715950">
        <w:rPr>
          <w:highlight w:val="yellow"/>
        </w:rPr>
        <w:t>CHECKED</w:t>
      </w:r>
      <w:r w:rsidR="00B5356A">
        <w:t xml:space="preserve"> </w:t>
      </w:r>
    </w:p>
    <w:p w14:paraId="0BF2BE92" w14:textId="29E2A4CF" w:rsidR="00B5356A" w:rsidRPr="00715950" w:rsidRDefault="00B5356A" w:rsidP="008C1D4F">
      <w:pPr>
        <w:pStyle w:val="ListParagraph"/>
        <w:numPr>
          <w:ilvl w:val="0"/>
          <w:numId w:val="69"/>
        </w:numPr>
        <w:rPr>
          <w:highlight w:val="yellow"/>
        </w:rPr>
      </w:pPr>
      <w:r>
        <w:t xml:space="preserve">IF THE CONDITION IS </w:t>
      </w:r>
      <w:r w:rsidRPr="00715950">
        <w:rPr>
          <w:highlight w:val="yellow"/>
        </w:rPr>
        <w:t xml:space="preserve">TRUE </w:t>
      </w:r>
      <w:r w:rsidR="00F90979" w:rsidRPr="00715950">
        <w:rPr>
          <w:highlight w:val="yellow"/>
        </w:rPr>
        <w:t>T</w:t>
      </w:r>
      <w:r w:rsidR="00F90979">
        <w:t xml:space="preserve">HEN THE </w:t>
      </w:r>
      <w:r w:rsidR="00F90979" w:rsidRPr="00715950">
        <w:rPr>
          <w:highlight w:val="yellow"/>
        </w:rPr>
        <w:t>SET OF INSTRUCTIONS</w:t>
      </w:r>
      <w:r w:rsidR="00F90979">
        <w:t xml:space="preserve"> </w:t>
      </w:r>
      <w:r w:rsidR="00107162">
        <w:t xml:space="preserve">WHICH ARE PRESENT INSIDE </w:t>
      </w:r>
      <w:r w:rsidR="00107162" w:rsidRPr="00715950">
        <w:rPr>
          <w:highlight w:val="yellow"/>
        </w:rPr>
        <w:t xml:space="preserve">IF BLOCK </w:t>
      </w:r>
      <w:r w:rsidR="0047472C" w:rsidRPr="00715950">
        <w:rPr>
          <w:highlight w:val="yellow"/>
        </w:rPr>
        <w:t>WILL GET EXECUTED AND ELSE BLOCK WILL BE SKIPPED.</w:t>
      </w:r>
    </w:p>
    <w:p w14:paraId="0E2AC34D" w14:textId="658AA1AB" w:rsidR="00F03431" w:rsidRPr="00715950" w:rsidRDefault="00F03431" w:rsidP="008C1D4F">
      <w:pPr>
        <w:pStyle w:val="ListParagraph"/>
        <w:numPr>
          <w:ilvl w:val="0"/>
          <w:numId w:val="69"/>
        </w:numPr>
        <w:rPr>
          <w:highlight w:val="yellow"/>
        </w:rPr>
      </w:pPr>
      <w:r>
        <w:t xml:space="preserve">IF CONDITION IS </w:t>
      </w:r>
      <w:r w:rsidRPr="00715950">
        <w:rPr>
          <w:highlight w:val="yellow"/>
        </w:rPr>
        <w:t>FALLS</w:t>
      </w:r>
      <w:r>
        <w:t xml:space="preserve"> THAN THE </w:t>
      </w:r>
      <w:r w:rsidRPr="00715950">
        <w:rPr>
          <w:highlight w:val="yellow"/>
        </w:rPr>
        <w:t xml:space="preserve">SET OF </w:t>
      </w:r>
      <w:r w:rsidR="00496F60" w:rsidRPr="00715950">
        <w:rPr>
          <w:highlight w:val="yellow"/>
        </w:rPr>
        <w:t>INSTRUCTIONS</w:t>
      </w:r>
      <w:r w:rsidR="00496F60">
        <w:t xml:space="preserve"> WHICH ARE PRESENT INSIDE </w:t>
      </w:r>
      <w:r w:rsidR="00F41FEC" w:rsidRPr="00715950">
        <w:rPr>
          <w:highlight w:val="yellow"/>
        </w:rPr>
        <w:t xml:space="preserve">IF BLOCK WILL BE SKKIPED AND ELSE BLOCK </w:t>
      </w:r>
      <w:r w:rsidR="00C17EBA" w:rsidRPr="00715950">
        <w:rPr>
          <w:highlight w:val="yellow"/>
        </w:rPr>
        <w:t>WILL GET EXECUTED.</w:t>
      </w:r>
    </w:p>
    <w:p w14:paraId="5FF3CBBF" w14:textId="6BCA83B1" w:rsidR="00C17EBA" w:rsidRDefault="00C17EBA" w:rsidP="00A76176">
      <w:pPr>
        <w:jc w:val="right"/>
        <w:rPr>
          <w:color w:val="C00000"/>
        </w:rPr>
      </w:pPr>
      <w:r w:rsidRPr="004E64F6">
        <w:rPr>
          <w:color w:val="C00000"/>
        </w:rPr>
        <w:t xml:space="preserve">1 WRITE A JAVA PROGRAMME </w:t>
      </w:r>
      <w:r w:rsidR="00EC6E84" w:rsidRPr="004E64F6">
        <w:rPr>
          <w:color w:val="C00000"/>
        </w:rPr>
        <w:t>TO CHECK WHETHER THE GIVEN NUMBER IS EVEN OR ODD PRINT WITH SUITABLE MESSAGE.</w:t>
      </w:r>
    </w:p>
    <w:p w14:paraId="41E7FADC" w14:textId="77777777" w:rsidR="00A4443F" w:rsidRPr="0099478B" w:rsidRDefault="00A4443F" w:rsidP="00A4443F">
      <w:pPr>
        <w:pStyle w:val="PlainText"/>
        <w:rPr>
          <w:rFonts w:ascii="Courier New" w:hAnsi="Courier New" w:cs="Courier New"/>
        </w:rPr>
      </w:pPr>
      <w:r w:rsidRPr="0099478B">
        <w:rPr>
          <w:rFonts w:ascii="Courier New" w:hAnsi="Courier New" w:cs="Courier New"/>
        </w:rPr>
        <w:t>import java.util.Scanner;</w:t>
      </w:r>
    </w:p>
    <w:p w14:paraId="7B8FB4B1" w14:textId="77777777" w:rsidR="00A4443F" w:rsidRPr="0099478B" w:rsidRDefault="00A4443F" w:rsidP="00A4443F">
      <w:pPr>
        <w:pStyle w:val="PlainText"/>
        <w:rPr>
          <w:rFonts w:ascii="Courier New" w:hAnsi="Courier New" w:cs="Courier New"/>
        </w:rPr>
      </w:pPr>
      <w:r w:rsidRPr="0099478B">
        <w:rPr>
          <w:rFonts w:ascii="Courier New" w:hAnsi="Courier New" w:cs="Courier New"/>
        </w:rPr>
        <w:t>class eblse</w:t>
      </w:r>
    </w:p>
    <w:p w14:paraId="5313E448" w14:textId="77777777" w:rsidR="00A4443F" w:rsidRPr="0099478B" w:rsidRDefault="00A4443F" w:rsidP="00A4443F">
      <w:pPr>
        <w:pStyle w:val="PlainText"/>
        <w:rPr>
          <w:rFonts w:ascii="Courier New" w:hAnsi="Courier New" w:cs="Courier New"/>
        </w:rPr>
      </w:pPr>
      <w:r w:rsidRPr="0099478B">
        <w:rPr>
          <w:rFonts w:ascii="Courier New" w:hAnsi="Courier New" w:cs="Courier New"/>
        </w:rPr>
        <w:t>{</w:t>
      </w:r>
    </w:p>
    <w:p w14:paraId="3D299345" w14:textId="7F0811CD" w:rsidR="00A4443F" w:rsidRPr="0099478B" w:rsidRDefault="00A4443F" w:rsidP="00A4443F">
      <w:pPr>
        <w:pStyle w:val="PlainText"/>
        <w:rPr>
          <w:rFonts w:ascii="Courier New" w:hAnsi="Courier New" w:cs="Courier New"/>
        </w:rPr>
      </w:pPr>
      <w:r w:rsidRPr="0099478B">
        <w:rPr>
          <w:rFonts w:ascii="Courier New" w:hAnsi="Courier New" w:cs="Courier New"/>
        </w:rPr>
        <w:t xml:space="preserve">    </w:t>
      </w:r>
      <w:r w:rsidRPr="00685879">
        <w:rPr>
          <w:rFonts w:ascii="Courier New" w:hAnsi="Courier New" w:cs="Courier New"/>
          <w:color w:val="002060"/>
          <w:sz w:val="22"/>
        </w:rPr>
        <w:t>public static void main</w:t>
      </w:r>
      <w:r w:rsidRPr="0099478B">
        <w:rPr>
          <w:rFonts w:ascii="Courier New" w:hAnsi="Courier New" w:cs="Courier New"/>
        </w:rPr>
        <w:t xml:space="preserve"> (String[]args)</w:t>
      </w:r>
    </w:p>
    <w:p w14:paraId="7F03943B" w14:textId="77777777" w:rsidR="00A4443F" w:rsidRPr="0099478B" w:rsidRDefault="00A4443F" w:rsidP="00A4443F">
      <w:pPr>
        <w:pStyle w:val="PlainText"/>
        <w:rPr>
          <w:rFonts w:ascii="Courier New" w:hAnsi="Courier New" w:cs="Courier New"/>
        </w:rPr>
      </w:pPr>
      <w:r w:rsidRPr="0099478B">
        <w:rPr>
          <w:rFonts w:ascii="Courier New" w:hAnsi="Courier New" w:cs="Courier New"/>
        </w:rPr>
        <w:t>{</w:t>
      </w:r>
    </w:p>
    <w:p w14:paraId="475A974A" w14:textId="77777777" w:rsidR="00A4443F" w:rsidRPr="0099478B" w:rsidRDefault="00A4443F" w:rsidP="00A4443F">
      <w:pPr>
        <w:pStyle w:val="PlainText"/>
        <w:rPr>
          <w:rFonts w:ascii="Courier New" w:hAnsi="Courier New" w:cs="Courier New"/>
        </w:rPr>
      </w:pPr>
      <w:r w:rsidRPr="0099478B">
        <w:rPr>
          <w:rFonts w:ascii="Courier New" w:hAnsi="Courier New" w:cs="Courier New"/>
        </w:rPr>
        <w:t xml:space="preserve">     Scanner s=new Scanner (System.in);</w:t>
      </w:r>
    </w:p>
    <w:p w14:paraId="796AD576" w14:textId="3C718438" w:rsidR="00A4443F" w:rsidRPr="0099478B" w:rsidRDefault="00A4443F" w:rsidP="00A4443F">
      <w:pPr>
        <w:pStyle w:val="PlainText"/>
        <w:rPr>
          <w:rFonts w:ascii="Courier New" w:hAnsi="Courier New" w:cs="Courier New"/>
        </w:rPr>
      </w:pPr>
      <w:r w:rsidRPr="0099478B">
        <w:rPr>
          <w:rFonts w:ascii="Courier New" w:hAnsi="Courier New" w:cs="Courier New"/>
        </w:rPr>
        <w:t xml:space="preserve">    </w:t>
      </w:r>
      <w:r w:rsidRPr="00685879">
        <w:rPr>
          <w:rFonts w:ascii="Courier New" w:hAnsi="Courier New" w:cs="Courier New"/>
          <w:b/>
          <w:color w:val="3A0000"/>
          <w:sz w:val="22"/>
        </w:rPr>
        <w:t>System.out.println</w:t>
      </w:r>
      <w:r w:rsidRPr="0099478B">
        <w:rPr>
          <w:rFonts w:ascii="Courier New" w:hAnsi="Courier New" w:cs="Courier New"/>
        </w:rPr>
        <w:t>("enter the number ");</w:t>
      </w:r>
    </w:p>
    <w:p w14:paraId="128BF912" w14:textId="77777777" w:rsidR="00A4443F" w:rsidRPr="0099478B" w:rsidRDefault="00A4443F" w:rsidP="00A4443F">
      <w:pPr>
        <w:pStyle w:val="PlainText"/>
        <w:rPr>
          <w:rFonts w:ascii="Courier New" w:hAnsi="Courier New" w:cs="Courier New"/>
        </w:rPr>
      </w:pPr>
      <w:r w:rsidRPr="0099478B">
        <w:rPr>
          <w:rFonts w:ascii="Courier New" w:hAnsi="Courier New" w:cs="Courier New"/>
        </w:rPr>
        <w:t xml:space="preserve">     int a=s.nextInt();</w:t>
      </w:r>
    </w:p>
    <w:p w14:paraId="1EDEDBEB" w14:textId="77777777" w:rsidR="00A4443F" w:rsidRPr="0099478B" w:rsidRDefault="00A4443F" w:rsidP="00A4443F">
      <w:pPr>
        <w:pStyle w:val="PlainText"/>
        <w:rPr>
          <w:rFonts w:ascii="Courier New" w:hAnsi="Courier New" w:cs="Courier New"/>
        </w:rPr>
      </w:pPr>
      <w:r w:rsidRPr="0099478B">
        <w:rPr>
          <w:rFonts w:ascii="Courier New" w:hAnsi="Courier New" w:cs="Courier New"/>
        </w:rPr>
        <w:t>if(a%2==0)</w:t>
      </w:r>
    </w:p>
    <w:p w14:paraId="66A77892" w14:textId="77777777" w:rsidR="00A4443F" w:rsidRPr="0099478B" w:rsidRDefault="00A4443F" w:rsidP="00A4443F">
      <w:pPr>
        <w:pStyle w:val="PlainText"/>
        <w:rPr>
          <w:rFonts w:ascii="Courier New" w:hAnsi="Courier New" w:cs="Courier New"/>
        </w:rPr>
      </w:pPr>
      <w:r w:rsidRPr="0099478B">
        <w:rPr>
          <w:rFonts w:ascii="Courier New" w:hAnsi="Courier New" w:cs="Courier New"/>
        </w:rPr>
        <w:t>{</w:t>
      </w:r>
    </w:p>
    <w:p w14:paraId="41C96DB4" w14:textId="574F4C5D" w:rsidR="00A4443F" w:rsidRPr="0099478B" w:rsidRDefault="00A4443F" w:rsidP="00A4443F">
      <w:pPr>
        <w:pStyle w:val="PlainText"/>
        <w:rPr>
          <w:rFonts w:ascii="Courier New" w:hAnsi="Courier New" w:cs="Courier New"/>
        </w:rPr>
      </w:pPr>
      <w:r w:rsidRPr="0099478B">
        <w:rPr>
          <w:rFonts w:ascii="Courier New" w:hAnsi="Courier New" w:cs="Courier New"/>
        </w:rPr>
        <w:t xml:space="preserve">        </w:t>
      </w:r>
      <w:r w:rsidRPr="00685879">
        <w:rPr>
          <w:rFonts w:ascii="Courier New" w:hAnsi="Courier New" w:cs="Courier New"/>
          <w:b/>
          <w:color w:val="3A0000"/>
          <w:sz w:val="22"/>
        </w:rPr>
        <w:t>System.out.println</w:t>
      </w:r>
      <w:r w:rsidRPr="0099478B">
        <w:rPr>
          <w:rFonts w:ascii="Courier New" w:hAnsi="Courier New" w:cs="Courier New"/>
        </w:rPr>
        <w:t>(a+"is enen");</w:t>
      </w:r>
    </w:p>
    <w:p w14:paraId="6782651C" w14:textId="77777777" w:rsidR="00A4443F" w:rsidRPr="0099478B" w:rsidRDefault="00A4443F" w:rsidP="00A4443F">
      <w:pPr>
        <w:pStyle w:val="PlainText"/>
        <w:rPr>
          <w:rFonts w:ascii="Courier New" w:hAnsi="Courier New" w:cs="Courier New"/>
        </w:rPr>
      </w:pPr>
      <w:r w:rsidRPr="0099478B">
        <w:rPr>
          <w:rFonts w:ascii="Courier New" w:hAnsi="Courier New" w:cs="Courier New"/>
        </w:rPr>
        <w:t>}</w:t>
      </w:r>
    </w:p>
    <w:p w14:paraId="106DD165" w14:textId="77777777" w:rsidR="00A4443F" w:rsidRPr="0099478B" w:rsidRDefault="00A4443F" w:rsidP="00A4443F">
      <w:pPr>
        <w:pStyle w:val="PlainText"/>
        <w:rPr>
          <w:rFonts w:ascii="Courier New" w:hAnsi="Courier New" w:cs="Courier New"/>
        </w:rPr>
      </w:pPr>
      <w:r w:rsidRPr="0099478B">
        <w:rPr>
          <w:rFonts w:ascii="Courier New" w:hAnsi="Courier New" w:cs="Courier New"/>
        </w:rPr>
        <w:t xml:space="preserve">     else</w:t>
      </w:r>
    </w:p>
    <w:p w14:paraId="6006CA95" w14:textId="77777777" w:rsidR="00A4443F" w:rsidRPr="0099478B" w:rsidRDefault="00A4443F" w:rsidP="00A4443F">
      <w:pPr>
        <w:pStyle w:val="PlainText"/>
        <w:rPr>
          <w:rFonts w:ascii="Courier New" w:hAnsi="Courier New" w:cs="Courier New"/>
        </w:rPr>
      </w:pPr>
      <w:r w:rsidRPr="0099478B">
        <w:rPr>
          <w:rFonts w:ascii="Courier New" w:hAnsi="Courier New" w:cs="Courier New"/>
        </w:rPr>
        <w:t>{</w:t>
      </w:r>
    </w:p>
    <w:p w14:paraId="7F96AD7C" w14:textId="3973840A" w:rsidR="00A4443F" w:rsidRPr="0099478B" w:rsidRDefault="00A4443F" w:rsidP="00A4443F">
      <w:pPr>
        <w:pStyle w:val="PlainText"/>
        <w:rPr>
          <w:rFonts w:ascii="Courier New" w:hAnsi="Courier New" w:cs="Courier New"/>
        </w:rPr>
      </w:pPr>
      <w:r w:rsidRPr="0099478B">
        <w:rPr>
          <w:rFonts w:ascii="Courier New" w:hAnsi="Courier New" w:cs="Courier New"/>
        </w:rPr>
        <w:t xml:space="preserve">     </w:t>
      </w:r>
      <w:r w:rsidRPr="00685879">
        <w:rPr>
          <w:rFonts w:ascii="Courier New" w:hAnsi="Courier New" w:cs="Courier New"/>
          <w:b/>
          <w:color w:val="3A0000"/>
          <w:sz w:val="22"/>
        </w:rPr>
        <w:t>System.out.println</w:t>
      </w:r>
      <w:r w:rsidRPr="0099478B">
        <w:rPr>
          <w:rFonts w:ascii="Courier New" w:hAnsi="Courier New" w:cs="Courier New"/>
        </w:rPr>
        <w:t>(a+"is odd");</w:t>
      </w:r>
    </w:p>
    <w:p w14:paraId="528A7BCF" w14:textId="77777777" w:rsidR="00A4443F" w:rsidRPr="0099478B" w:rsidRDefault="00A4443F" w:rsidP="00A4443F">
      <w:pPr>
        <w:pStyle w:val="PlainText"/>
        <w:rPr>
          <w:rFonts w:ascii="Courier New" w:hAnsi="Courier New" w:cs="Courier New"/>
        </w:rPr>
      </w:pPr>
      <w:r w:rsidRPr="0099478B">
        <w:rPr>
          <w:rFonts w:ascii="Courier New" w:hAnsi="Courier New" w:cs="Courier New"/>
        </w:rPr>
        <w:t>}</w:t>
      </w:r>
    </w:p>
    <w:p w14:paraId="25BCA784" w14:textId="77777777" w:rsidR="00A4443F" w:rsidRPr="0099478B" w:rsidRDefault="00A4443F" w:rsidP="00A4443F">
      <w:pPr>
        <w:pStyle w:val="PlainText"/>
        <w:rPr>
          <w:rFonts w:ascii="Courier New" w:hAnsi="Courier New" w:cs="Courier New"/>
        </w:rPr>
      </w:pPr>
      <w:r w:rsidRPr="0099478B">
        <w:rPr>
          <w:rFonts w:ascii="Courier New" w:hAnsi="Courier New" w:cs="Courier New"/>
        </w:rPr>
        <w:t>}</w:t>
      </w:r>
    </w:p>
    <w:p w14:paraId="51733B55" w14:textId="77777777" w:rsidR="00A4443F" w:rsidRPr="0099478B" w:rsidRDefault="00A4443F" w:rsidP="00A4443F">
      <w:pPr>
        <w:pStyle w:val="PlainText"/>
        <w:rPr>
          <w:rFonts w:ascii="Courier New" w:hAnsi="Courier New" w:cs="Courier New"/>
        </w:rPr>
      </w:pPr>
      <w:r w:rsidRPr="0099478B">
        <w:rPr>
          <w:rFonts w:ascii="Courier New" w:hAnsi="Courier New" w:cs="Courier New"/>
        </w:rPr>
        <w:t>}</w:t>
      </w:r>
    </w:p>
    <w:p w14:paraId="394C44B2" w14:textId="77777777" w:rsidR="004E64F6" w:rsidRDefault="004E64F6" w:rsidP="004E64F6"/>
    <w:p w14:paraId="0E25B640" w14:textId="661E5ED0" w:rsidR="00A4443F" w:rsidRDefault="00A4443F" w:rsidP="004E64F6">
      <w:pPr>
        <w:rPr>
          <w:color w:val="C00000"/>
        </w:rPr>
      </w:pPr>
      <w:r w:rsidRPr="001147D6">
        <w:rPr>
          <w:color w:val="C00000"/>
        </w:rPr>
        <w:t xml:space="preserve">2 </w:t>
      </w:r>
      <w:r w:rsidR="00357574" w:rsidRPr="001147D6">
        <w:rPr>
          <w:color w:val="C00000"/>
        </w:rPr>
        <w:t xml:space="preserve">write a java programme to check weather the </w:t>
      </w:r>
      <w:r w:rsidR="00464A24" w:rsidRPr="001147D6">
        <w:rPr>
          <w:color w:val="C00000"/>
        </w:rPr>
        <w:t xml:space="preserve">given age is eligible for marrage </w:t>
      </w:r>
      <w:r w:rsidR="001147D6" w:rsidRPr="001147D6">
        <w:rPr>
          <w:color w:val="C00000"/>
        </w:rPr>
        <w:t>are notif eligible print bava else print java.</w:t>
      </w:r>
    </w:p>
    <w:p w14:paraId="1A5D5D7A" w14:textId="77777777" w:rsidR="00C43447" w:rsidRPr="00C43447" w:rsidRDefault="00C43447" w:rsidP="00C43447">
      <w:pPr>
        <w:pStyle w:val="PlainText"/>
        <w:rPr>
          <w:rFonts w:ascii="Courier New" w:hAnsi="Courier New" w:cs="Courier New"/>
        </w:rPr>
      </w:pPr>
      <w:r w:rsidRPr="00C43447">
        <w:rPr>
          <w:rFonts w:ascii="Courier New" w:hAnsi="Courier New" w:cs="Courier New"/>
        </w:rPr>
        <w:t>import java.util.Scanner;</w:t>
      </w:r>
    </w:p>
    <w:p w14:paraId="0AD7C58D" w14:textId="77777777" w:rsidR="00C43447" w:rsidRPr="00C43447" w:rsidRDefault="00C43447" w:rsidP="00C43447">
      <w:pPr>
        <w:pStyle w:val="PlainText"/>
        <w:rPr>
          <w:rFonts w:ascii="Courier New" w:hAnsi="Courier New" w:cs="Courier New"/>
        </w:rPr>
      </w:pPr>
      <w:r w:rsidRPr="00C43447">
        <w:rPr>
          <w:rFonts w:ascii="Courier New" w:hAnsi="Courier New" w:cs="Courier New"/>
        </w:rPr>
        <w:t xml:space="preserve">   class bbl</w:t>
      </w:r>
    </w:p>
    <w:p w14:paraId="12C2567E" w14:textId="77777777" w:rsidR="00C43447" w:rsidRPr="00C43447" w:rsidRDefault="00C43447" w:rsidP="00C43447">
      <w:pPr>
        <w:pStyle w:val="PlainText"/>
        <w:rPr>
          <w:rFonts w:ascii="Courier New" w:hAnsi="Courier New" w:cs="Courier New"/>
        </w:rPr>
      </w:pPr>
      <w:r w:rsidRPr="00C43447">
        <w:rPr>
          <w:rFonts w:ascii="Courier New" w:hAnsi="Courier New" w:cs="Courier New"/>
        </w:rPr>
        <w:t xml:space="preserve">         {</w:t>
      </w:r>
    </w:p>
    <w:p w14:paraId="447CCFF4" w14:textId="589F8B24" w:rsidR="00C43447" w:rsidRPr="00C43447" w:rsidRDefault="00C43447" w:rsidP="00C43447">
      <w:pPr>
        <w:pStyle w:val="PlainText"/>
        <w:rPr>
          <w:rFonts w:ascii="Courier New" w:hAnsi="Courier New" w:cs="Courier New"/>
        </w:rPr>
      </w:pPr>
      <w:r w:rsidRPr="00C43447">
        <w:rPr>
          <w:rFonts w:ascii="Courier New" w:hAnsi="Courier New" w:cs="Courier New"/>
        </w:rPr>
        <w:t xml:space="preserve">                 </w:t>
      </w:r>
      <w:r w:rsidRPr="00685879">
        <w:rPr>
          <w:rFonts w:ascii="Courier New" w:hAnsi="Courier New" w:cs="Courier New"/>
          <w:color w:val="002060"/>
          <w:sz w:val="22"/>
        </w:rPr>
        <w:t>public static void main</w:t>
      </w:r>
      <w:r w:rsidRPr="00C43447">
        <w:rPr>
          <w:rFonts w:ascii="Courier New" w:hAnsi="Courier New" w:cs="Courier New"/>
        </w:rPr>
        <w:t xml:space="preserve"> (String [] args)</w:t>
      </w:r>
    </w:p>
    <w:p w14:paraId="0342959E" w14:textId="77777777" w:rsidR="00C43447" w:rsidRPr="00C43447" w:rsidRDefault="00C43447" w:rsidP="00C43447">
      <w:pPr>
        <w:pStyle w:val="PlainText"/>
        <w:rPr>
          <w:rFonts w:ascii="Courier New" w:hAnsi="Courier New" w:cs="Courier New"/>
        </w:rPr>
      </w:pPr>
      <w:r w:rsidRPr="00C43447">
        <w:rPr>
          <w:rFonts w:ascii="Courier New" w:hAnsi="Courier New" w:cs="Courier New"/>
        </w:rPr>
        <w:t xml:space="preserve">         {</w:t>
      </w:r>
    </w:p>
    <w:p w14:paraId="2C7276F0" w14:textId="77777777" w:rsidR="00C43447" w:rsidRPr="00C43447" w:rsidRDefault="00C43447" w:rsidP="00C43447">
      <w:pPr>
        <w:pStyle w:val="PlainText"/>
        <w:rPr>
          <w:rFonts w:ascii="Courier New" w:hAnsi="Courier New" w:cs="Courier New"/>
        </w:rPr>
      </w:pPr>
      <w:r w:rsidRPr="00C43447">
        <w:rPr>
          <w:rFonts w:ascii="Courier New" w:hAnsi="Courier New" w:cs="Courier New"/>
        </w:rPr>
        <w:t xml:space="preserve">             Scanner s=new Scanner (System.in);</w:t>
      </w:r>
    </w:p>
    <w:p w14:paraId="3E4992EE" w14:textId="70B7AC5E" w:rsidR="00C43447" w:rsidRPr="00C43447" w:rsidRDefault="00C43447" w:rsidP="00C43447">
      <w:pPr>
        <w:pStyle w:val="PlainText"/>
        <w:rPr>
          <w:rFonts w:ascii="Courier New" w:hAnsi="Courier New" w:cs="Courier New"/>
        </w:rPr>
      </w:pPr>
      <w:r w:rsidRPr="00C43447">
        <w:rPr>
          <w:rFonts w:ascii="Courier New" w:hAnsi="Courier New" w:cs="Courier New"/>
        </w:rPr>
        <w:t xml:space="preserve">              </w:t>
      </w:r>
      <w:r w:rsidRPr="00685879">
        <w:rPr>
          <w:rFonts w:ascii="Courier New" w:hAnsi="Courier New" w:cs="Courier New"/>
          <w:b/>
          <w:color w:val="3A0000"/>
          <w:sz w:val="22"/>
        </w:rPr>
        <w:t>System.out.println</w:t>
      </w:r>
      <w:r w:rsidRPr="00C43447">
        <w:rPr>
          <w:rFonts w:ascii="Courier New" w:hAnsi="Courier New" w:cs="Courier New"/>
        </w:rPr>
        <w:t>(" enter age");</w:t>
      </w:r>
    </w:p>
    <w:p w14:paraId="279698B8" w14:textId="77777777" w:rsidR="00C43447" w:rsidRPr="00C43447" w:rsidRDefault="00C43447" w:rsidP="00C43447">
      <w:pPr>
        <w:pStyle w:val="PlainText"/>
        <w:rPr>
          <w:rFonts w:ascii="Courier New" w:hAnsi="Courier New" w:cs="Courier New"/>
        </w:rPr>
      </w:pPr>
      <w:r w:rsidRPr="00C43447">
        <w:rPr>
          <w:rFonts w:ascii="Courier New" w:hAnsi="Courier New" w:cs="Courier New"/>
        </w:rPr>
        <w:t xml:space="preserve">             int age=s.nextInt();</w:t>
      </w:r>
    </w:p>
    <w:p w14:paraId="576D7FAB" w14:textId="77777777" w:rsidR="00C43447" w:rsidRPr="00C43447" w:rsidRDefault="00C43447" w:rsidP="00C43447">
      <w:pPr>
        <w:pStyle w:val="PlainText"/>
        <w:rPr>
          <w:rFonts w:ascii="Courier New" w:hAnsi="Courier New" w:cs="Courier New"/>
        </w:rPr>
      </w:pPr>
      <w:r w:rsidRPr="00C43447">
        <w:rPr>
          <w:rFonts w:ascii="Courier New" w:hAnsi="Courier New" w:cs="Courier New"/>
        </w:rPr>
        <w:t xml:space="preserve">           if(age&gt;21 &amp;&amp; age&lt;30)</w:t>
      </w:r>
    </w:p>
    <w:p w14:paraId="1EC79F23" w14:textId="77777777" w:rsidR="00C43447" w:rsidRPr="00C43447" w:rsidRDefault="00C43447" w:rsidP="00C43447">
      <w:pPr>
        <w:pStyle w:val="PlainText"/>
        <w:rPr>
          <w:rFonts w:ascii="Courier New" w:hAnsi="Courier New" w:cs="Courier New"/>
        </w:rPr>
      </w:pPr>
      <w:r w:rsidRPr="00C43447">
        <w:rPr>
          <w:rFonts w:ascii="Courier New" w:hAnsi="Courier New" w:cs="Courier New"/>
        </w:rPr>
        <w:t xml:space="preserve">         {</w:t>
      </w:r>
    </w:p>
    <w:p w14:paraId="6B30B749" w14:textId="6619E771" w:rsidR="00C43447" w:rsidRPr="00C43447" w:rsidRDefault="00C43447" w:rsidP="00C43447">
      <w:pPr>
        <w:pStyle w:val="PlainText"/>
        <w:rPr>
          <w:rFonts w:ascii="Courier New" w:hAnsi="Courier New" w:cs="Courier New"/>
        </w:rPr>
      </w:pPr>
      <w:r w:rsidRPr="00C43447">
        <w:rPr>
          <w:rFonts w:ascii="Courier New" w:hAnsi="Courier New" w:cs="Courier New"/>
        </w:rPr>
        <w:t xml:space="preserve">            </w:t>
      </w:r>
      <w:r w:rsidRPr="00685879">
        <w:rPr>
          <w:rFonts w:ascii="Courier New" w:hAnsi="Courier New" w:cs="Courier New"/>
          <w:b/>
          <w:color w:val="3A0000"/>
          <w:sz w:val="22"/>
        </w:rPr>
        <w:t>System.out.println</w:t>
      </w:r>
      <w:r w:rsidRPr="00C43447">
        <w:rPr>
          <w:rFonts w:ascii="Courier New" w:hAnsi="Courier New" w:cs="Courier New"/>
        </w:rPr>
        <w:t>("dava");</w:t>
      </w:r>
    </w:p>
    <w:p w14:paraId="46F466DA" w14:textId="77777777" w:rsidR="00C43447" w:rsidRPr="00C43447" w:rsidRDefault="00C43447" w:rsidP="00C43447">
      <w:pPr>
        <w:pStyle w:val="PlainText"/>
        <w:rPr>
          <w:rFonts w:ascii="Courier New" w:hAnsi="Courier New" w:cs="Courier New"/>
        </w:rPr>
      </w:pPr>
      <w:r w:rsidRPr="00C43447">
        <w:rPr>
          <w:rFonts w:ascii="Courier New" w:hAnsi="Courier New" w:cs="Courier New"/>
        </w:rPr>
        <w:t xml:space="preserve">           }</w:t>
      </w:r>
    </w:p>
    <w:p w14:paraId="291A9270" w14:textId="77777777" w:rsidR="00C43447" w:rsidRPr="00C43447" w:rsidRDefault="00C43447" w:rsidP="00C43447">
      <w:pPr>
        <w:pStyle w:val="PlainText"/>
        <w:rPr>
          <w:rFonts w:ascii="Courier New" w:hAnsi="Courier New" w:cs="Courier New"/>
        </w:rPr>
      </w:pPr>
      <w:r w:rsidRPr="00C43447">
        <w:rPr>
          <w:rFonts w:ascii="Courier New" w:hAnsi="Courier New" w:cs="Courier New"/>
        </w:rPr>
        <w:t xml:space="preserve">              else {</w:t>
      </w:r>
    </w:p>
    <w:p w14:paraId="7B7092F9" w14:textId="073279BB" w:rsidR="00C43447" w:rsidRPr="00C43447" w:rsidRDefault="00C43447" w:rsidP="00C43447">
      <w:pPr>
        <w:pStyle w:val="PlainText"/>
        <w:rPr>
          <w:rFonts w:ascii="Courier New" w:hAnsi="Courier New" w:cs="Courier New"/>
        </w:rPr>
      </w:pPr>
      <w:r w:rsidRPr="00C43447">
        <w:rPr>
          <w:rFonts w:ascii="Courier New" w:hAnsi="Courier New" w:cs="Courier New"/>
        </w:rPr>
        <w:t xml:space="preserve">                           </w:t>
      </w:r>
      <w:r w:rsidRPr="00685879">
        <w:rPr>
          <w:rFonts w:ascii="Courier New" w:hAnsi="Courier New" w:cs="Courier New"/>
          <w:b/>
          <w:color w:val="3A0000"/>
          <w:sz w:val="22"/>
        </w:rPr>
        <w:t>System.out.println</w:t>
      </w:r>
      <w:r w:rsidRPr="00C43447">
        <w:rPr>
          <w:rFonts w:ascii="Courier New" w:hAnsi="Courier New" w:cs="Courier New"/>
        </w:rPr>
        <w:t>("java");       }</w:t>
      </w:r>
    </w:p>
    <w:p w14:paraId="28C354D1" w14:textId="77777777" w:rsidR="00C43447" w:rsidRPr="00C43447" w:rsidRDefault="00C43447" w:rsidP="00C43447">
      <w:pPr>
        <w:pStyle w:val="PlainText"/>
        <w:rPr>
          <w:rFonts w:ascii="Courier New" w:hAnsi="Courier New" w:cs="Courier New"/>
        </w:rPr>
      </w:pPr>
      <w:r w:rsidRPr="00C43447">
        <w:rPr>
          <w:rFonts w:ascii="Courier New" w:hAnsi="Courier New" w:cs="Courier New"/>
        </w:rPr>
        <w:t xml:space="preserve">             }</w:t>
      </w:r>
    </w:p>
    <w:p w14:paraId="536D1F16" w14:textId="6899A13A" w:rsidR="00E24C21" w:rsidRDefault="00C43447" w:rsidP="00C43447">
      <w:pPr>
        <w:pStyle w:val="PlainText"/>
        <w:rPr>
          <w:rFonts w:ascii="Courier New" w:hAnsi="Courier New" w:cs="Courier New"/>
        </w:rPr>
      </w:pPr>
      <w:r w:rsidRPr="00C43447">
        <w:rPr>
          <w:rFonts w:ascii="Courier New" w:hAnsi="Courier New" w:cs="Courier New"/>
        </w:rPr>
        <w:t xml:space="preserve">            }</w:t>
      </w:r>
    </w:p>
    <w:p w14:paraId="209E7B19" w14:textId="77777777" w:rsidR="00F73F20" w:rsidRDefault="00F73F20" w:rsidP="00E24C21">
      <w:pPr>
        <w:pStyle w:val="PlainText"/>
        <w:rPr>
          <w:rFonts w:ascii="Courier New" w:hAnsi="Courier New" w:cs="Courier New"/>
        </w:rPr>
      </w:pPr>
    </w:p>
    <w:p w14:paraId="50A49ACC" w14:textId="281A4A44" w:rsidR="00B8714D" w:rsidRPr="0099478B" w:rsidRDefault="00F73F20" w:rsidP="00E24C21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`</w:t>
      </w:r>
    </w:p>
    <w:p w14:paraId="2985C61A" w14:textId="056282D9" w:rsidR="00BD3D30" w:rsidRPr="001147D6" w:rsidRDefault="007163FC" w:rsidP="004E64F6">
      <w:pPr>
        <w:rPr>
          <w:color w:val="C00000"/>
        </w:rPr>
      </w:pPr>
      <w:r>
        <w:rPr>
          <w:color w:val="C00000"/>
        </w:rPr>
        <w:t xml:space="preserve">3 write a java programme to print greatest </w:t>
      </w:r>
      <w:r w:rsidR="00F73F20">
        <w:rPr>
          <w:color w:val="C00000"/>
        </w:rPr>
        <w:t>number amongst 2 numbers.</w:t>
      </w:r>
    </w:p>
    <w:p w14:paraId="27801AE8" w14:textId="77777777" w:rsidR="00D567FA" w:rsidRPr="00D567FA" w:rsidRDefault="00D567FA" w:rsidP="00D567FA">
      <w:pPr>
        <w:pStyle w:val="NoSpacing"/>
      </w:pPr>
      <w:r w:rsidRPr="00D567FA">
        <w:t>import java.util.Scanner;</w:t>
      </w:r>
    </w:p>
    <w:p w14:paraId="78950B79" w14:textId="77777777" w:rsidR="00D567FA" w:rsidRPr="00D567FA" w:rsidRDefault="00D567FA" w:rsidP="00D567FA">
      <w:pPr>
        <w:pStyle w:val="NoSpacing"/>
      </w:pPr>
      <w:r w:rsidRPr="00D567FA">
        <w:t>class java</w:t>
      </w:r>
    </w:p>
    <w:p w14:paraId="08E60EF5" w14:textId="77777777" w:rsidR="00D567FA" w:rsidRPr="00D567FA" w:rsidRDefault="00D567FA" w:rsidP="00D567FA">
      <w:pPr>
        <w:pStyle w:val="NoSpacing"/>
      </w:pPr>
      <w:r w:rsidRPr="00D567FA">
        <w:t>{</w:t>
      </w:r>
    </w:p>
    <w:p w14:paraId="7CD872FD" w14:textId="3D518ABA" w:rsidR="00D567FA" w:rsidRPr="00D567FA" w:rsidRDefault="00D567FA" w:rsidP="00D567FA">
      <w:pPr>
        <w:pStyle w:val="NoSpacing"/>
      </w:pPr>
      <w:r w:rsidRPr="00D567FA">
        <w:t xml:space="preserve">   </w:t>
      </w:r>
      <w:r w:rsidRPr="00685879">
        <w:rPr>
          <w:color w:val="002060"/>
        </w:rPr>
        <w:t>public static void main</w:t>
      </w:r>
      <w:r w:rsidRPr="00D567FA">
        <w:t xml:space="preserve"> (String [] args)</w:t>
      </w:r>
    </w:p>
    <w:p w14:paraId="16C057A3" w14:textId="77777777" w:rsidR="00D567FA" w:rsidRPr="00D567FA" w:rsidRDefault="00D567FA" w:rsidP="00D567FA">
      <w:pPr>
        <w:pStyle w:val="NoSpacing"/>
      </w:pPr>
      <w:r w:rsidRPr="00D567FA">
        <w:t>{</w:t>
      </w:r>
    </w:p>
    <w:p w14:paraId="6BEEC847" w14:textId="77777777" w:rsidR="00D567FA" w:rsidRPr="00D567FA" w:rsidRDefault="00D567FA" w:rsidP="00D567FA">
      <w:pPr>
        <w:pStyle w:val="NoSpacing"/>
      </w:pPr>
      <w:r w:rsidRPr="00D567FA">
        <w:t xml:space="preserve">    Scanner s=new Scanner (System.in);</w:t>
      </w:r>
    </w:p>
    <w:p w14:paraId="4286313F" w14:textId="3700108C" w:rsidR="00D567FA" w:rsidRPr="00D567FA" w:rsidRDefault="00D567FA" w:rsidP="00D567FA">
      <w:pPr>
        <w:pStyle w:val="NoSpacing"/>
      </w:pPr>
      <w:r w:rsidRPr="00D567FA">
        <w:t xml:space="preserve">    </w:t>
      </w:r>
      <w:r w:rsidRPr="00685879">
        <w:rPr>
          <w:b/>
          <w:color w:val="3A0000"/>
        </w:rPr>
        <w:t>System.out.println</w:t>
      </w:r>
      <w:r w:rsidRPr="00D567FA">
        <w:t>("ENTER THE NUMBER");</w:t>
      </w:r>
    </w:p>
    <w:p w14:paraId="311C15A1" w14:textId="77777777" w:rsidR="00D567FA" w:rsidRPr="00D567FA" w:rsidRDefault="00D567FA" w:rsidP="00D567FA">
      <w:pPr>
        <w:pStyle w:val="NoSpacing"/>
      </w:pPr>
      <w:r w:rsidRPr="00D567FA">
        <w:t xml:space="preserve">  int a=s.nextInt(),b=s.nextInt();</w:t>
      </w:r>
    </w:p>
    <w:p w14:paraId="1D768FDE" w14:textId="77777777" w:rsidR="00D567FA" w:rsidRPr="00D567FA" w:rsidRDefault="00D567FA" w:rsidP="00D567FA">
      <w:pPr>
        <w:pStyle w:val="NoSpacing"/>
      </w:pPr>
      <w:r w:rsidRPr="00D567FA">
        <w:t xml:space="preserve"> if (a&gt;b)</w:t>
      </w:r>
    </w:p>
    <w:p w14:paraId="6879EAF9" w14:textId="26AC59DD" w:rsidR="00D567FA" w:rsidRPr="00D567FA" w:rsidRDefault="00D567FA" w:rsidP="00D567FA">
      <w:pPr>
        <w:pStyle w:val="NoSpacing"/>
      </w:pPr>
      <w:r w:rsidRPr="00D567FA">
        <w:t xml:space="preserve">    </w:t>
      </w:r>
      <w:r w:rsidRPr="00685879">
        <w:rPr>
          <w:b/>
          <w:color w:val="3A0000"/>
        </w:rPr>
        <w:t>System.out.println</w:t>
      </w:r>
      <w:r w:rsidRPr="00D567FA">
        <w:t>(a+"is greater");</w:t>
      </w:r>
    </w:p>
    <w:p w14:paraId="28383C8F" w14:textId="77777777" w:rsidR="00D567FA" w:rsidRPr="00D567FA" w:rsidRDefault="00D567FA" w:rsidP="00D567FA">
      <w:pPr>
        <w:pStyle w:val="NoSpacing"/>
      </w:pPr>
      <w:r w:rsidRPr="00D567FA">
        <w:t>else</w:t>
      </w:r>
    </w:p>
    <w:p w14:paraId="1077F539" w14:textId="4F597945" w:rsidR="00D567FA" w:rsidRPr="00D567FA" w:rsidRDefault="00D567FA" w:rsidP="00D567FA">
      <w:pPr>
        <w:pStyle w:val="NoSpacing"/>
      </w:pPr>
      <w:r w:rsidRPr="00D567FA">
        <w:t xml:space="preserve">    </w:t>
      </w:r>
      <w:r w:rsidRPr="00685879">
        <w:rPr>
          <w:b/>
          <w:color w:val="3A0000"/>
        </w:rPr>
        <w:t>System.out.println</w:t>
      </w:r>
      <w:r w:rsidRPr="00D567FA">
        <w:t>(b+"is lesserthan");</w:t>
      </w:r>
    </w:p>
    <w:p w14:paraId="41AAD6D6" w14:textId="650732D1" w:rsidR="001147D6" w:rsidRDefault="00D567FA" w:rsidP="00D567FA">
      <w:pPr>
        <w:pStyle w:val="NoSpacing"/>
      </w:pPr>
      <w:r w:rsidRPr="00D567FA">
        <w:t>}}</w:t>
      </w:r>
    </w:p>
    <w:p w14:paraId="2CF3F935" w14:textId="77777777" w:rsidR="00D567FA" w:rsidRDefault="00D567FA" w:rsidP="00D567FA">
      <w:pPr>
        <w:pStyle w:val="NoSpacing"/>
      </w:pPr>
    </w:p>
    <w:p w14:paraId="35FBEEBB" w14:textId="77777777" w:rsidR="00D567FA" w:rsidRDefault="00D567FA" w:rsidP="00D567FA">
      <w:pPr>
        <w:pStyle w:val="NoSpacing"/>
      </w:pPr>
    </w:p>
    <w:p w14:paraId="53CF6D9D" w14:textId="2522193F" w:rsidR="00A76665" w:rsidRDefault="00A76665" w:rsidP="008C1D4F">
      <w:pPr>
        <w:pStyle w:val="Heading3"/>
        <w:numPr>
          <w:ilvl w:val="0"/>
          <w:numId w:val="70"/>
        </w:numPr>
      </w:pPr>
      <w:r>
        <w:t>if else if =</w:t>
      </w:r>
    </w:p>
    <w:p w14:paraId="4AEAE750" w14:textId="549E4FD7" w:rsidR="00A76665" w:rsidRDefault="00352818" w:rsidP="008C1D4F">
      <w:pPr>
        <w:pStyle w:val="ListParagraph"/>
        <w:numPr>
          <w:ilvl w:val="0"/>
          <w:numId w:val="71"/>
        </w:numPr>
      </w:pPr>
      <w:r>
        <w:t xml:space="preserve">if else if used to check multiple condition </w:t>
      </w:r>
      <w:r w:rsidR="004278C0" w:rsidRPr="00715950">
        <w:rPr>
          <w:highlight w:val="yellow"/>
        </w:rPr>
        <w:t>(morethan 1 condition</w:t>
      </w:r>
      <w:r w:rsidR="004278C0">
        <w:t>);</w:t>
      </w:r>
    </w:p>
    <w:p w14:paraId="28DBFC64" w14:textId="529D4A2F" w:rsidR="004278C0" w:rsidRDefault="004278C0" w:rsidP="008C1D4F">
      <w:pPr>
        <w:pStyle w:val="ListParagraph"/>
        <w:numPr>
          <w:ilvl w:val="0"/>
          <w:numId w:val="71"/>
        </w:numPr>
      </w:pPr>
      <w:r>
        <w:t>syntax=         if (</w:t>
      </w:r>
      <w:r w:rsidR="00D861DA">
        <w:t>condition)</w:t>
      </w:r>
    </w:p>
    <w:p w14:paraId="18B90CCD" w14:textId="7C5453E5" w:rsidR="00D861DA" w:rsidRDefault="00D861DA" w:rsidP="008C1D4F">
      <w:pPr>
        <w:pStyle w:val="ListParagraph"/>
        <w:numPr>
          <w:ilvl w:val="0"/>
          <w:numId w:val="71"/>
        </w:numPr>
      </w:pPr>
      <w:r>
        <w:t xml:space="preserve">                   {</w:t>
      </w:r>
    </w:p>
    <w:p w14:paraId="4FB73674" w14:textId="0B580194" w:rsidR="00D861DA" w:rsidRDefault="00D861DA" w:rsidP="008C1D4F">
      <w:pPr>
        <w:pStyle w:val="ListParagraph"/>
        <w:numPr>
          <w:ilvl w:val="0"/>
          <w:numId w:val="71"/>
        </w:numPr>
      </w:pPr>
      <w:r>
        <w:t xml:space="preserve">                                                }</w:t>
      </w:r>
    </w:p>
    <w:p w14:paraId="428DB2C0" w14:textId="5182D5BD" w:rsidR="00D861DA" w:rsidRDefault="00D861DA" w:rsidP="008C1D4F">
      <w:pPr>
        <w:pStyle w:val="ListParagraph"/>
        <w:numPr>
          <w:ilvl w:val="0"/>
          <w:numId w:val="71"/>
        </w:numPr>
      </w:pPr>
      <w:r>
        <w:t xml:space="preserve">                    Else if(condition)</w:t>
      </w:r>
    </w:p>
    <w:p w14:paraId="1ADE9369" w14:textId="16CFB6EF" w:rsidR="00D861DA" w:rsidRDefault="00D861DA" w:rsidP="008C1D4F">
      <w:pPr>
        <w:pStyle w:val="ListParagraph"/>
        <w:numPr>
          <w:ilvl w:val="0"/>
          <w:numId w:val="71"/>
        </w:numPr>
      </w:pPr>
      <w:r>
        <w:t xml:space="preserve">              {                                    }</w:t>
      </w:r>
      <w:r>
        <w:br/>
        <w:t xml:space="preserve">                   else</w:t>
      </w:r>
    </w:p>
    <w:p w14:paraId="3B8D981A" w14:textId="56C4D37E" w:rsidR="00D861DA" w:rsidRDefault="00D861DA" w:rsidP="008C1D4F">
      <w:pPr>
        <w:pStyle w:val="ListParagraph"/>
        <w:numPr>
          <w:ilvl w:val="0"/>
          <w:numId w:val="71"/>
        </w:numPr>
      </w:pPr>
      <w:r>
        <w:t xml:space="preserve">                 {                                 }</w:t>
      </w:r>
    </w:p>
    <w:p w14:paraId="05F86D82" w14:textId="7A0DBA4B" w:rsidR="00D04E0C" w:rsidRPr="00715950" w:rsidRDefault="00D04E0C" w:rsidP="008C1D4F">
      <w:pPr>
        <w:pStyle w:val="ListParagraph"/>
        <w:numPr>
          <w:ilvl w:val="0"/>
          <w:numId w:val="71"/>
        </w:numPr>
        <w:rPr>
          <w:highlight w:val="yellow"/>
        </w:rPr>
      </w:pPr>
      <w:r>
        <w:t>IN CASE OF IF ELSE IF</w:t>
      </w:r>
      <w:r w:rsidR="00861D09">
        <w:t xml:space="preserve"> ,</w:t>
      </w:r>
      <w:r>
        <w:t xml:space="preserve"> </w:t>
      </w:r>
      <w:r w:rsidRPr="00715950">
        <w:rPr>
          <w:highlight w:val="yellow"/>
        </w:rPr>
        <w:t xml:space="preserve">ELSE BLOCK </w:t>
      </w:r>
      <w:r w:rsidR="00861D09" w:rsidRPr="00715950">
        <w:rPr>
          <w:highlight w:val="yellow"/>
        </w:rPr>
        <w:t>IS NOT MANDETORY</w:t>
      </w:r>
      <w:r w:rsidR="00861D09">
        <w:t xml:space="preserve"> IT IS TOTALLY BASED </w:t>
      </w:r>
      <w:r w:rsidR="00CA0883">
        <w:t xml:space="preserve">ON THE </w:t>
      </w:r>
      <w:r w:rsidR="00CA0883" w:rsidRPr="00715950">
        <w:rPr>
          <w:highlight w:val="yellow"/>
        </w:rPr>
        <w:t xml:space="preserve">REQUIREMENT </w:t>
      </w:r>
    </w:p>
    <w:p w14:paraId="473615FE" w14:textId="0D75C49B" w:rsidR="00CA0883" w:rsidRPr="00715950" w:rsidRDefault="00CA0883" w:rsidP="008C1D4F">
      <w:pPr>
        <w:pStyle w:val="ListParagraph"/>
        <w:numPr>
          <w:ilvl w:val="0"/>
          <w:numId w:val="71"/>
        </w:numPr>
        <w:rPr>
          <w:highlight w:val="yellow"/>
        </w:rPr>
      </w:pPr>
      <w:r>
        <w:t xml:space="preserve">ONCE AFTER WRITING </w:t>
      </w:r>
      <w:r w:rsidR="00A115D2">
        <w:t xml:space="preserve">IF CONDITION ONLY WE CAN WRITE </w:t>
      </w:r>
      <w:r w:rsidR="009318E5">
        <w:t>ELSE IF CONDITION (</w:t>
      </w:r>
      <w:r w:rsidR="009318E5" w:rsidRPr="00715950">
        <w:rPr>
          <w:highlight w:val="yellow"/>
        </w:rPr>
        <w:t xml:space="preserve">WITHOUT IF </w:t>
      </w:r>
      <w:r w:rsidR="00DC57AF" w:rsidRPr="00715950">
        <w:rPr>
          <w:highlight w:val="yellow"/>
        </w:rPr>
        <w:t xml:space="preserve">WE CANNOT USE ELSE IF </w:t>
      </w:r>
      <w:r w:rsidR="002E2427" w:rsidRPr="00715950">
        <w:rPr>
          <w:highlight w:val="yellow"/>
        </w:rPr>
        <w:t>)</w:t>
      </w:r>
    </w:p>
    <w:p w14:paraId="0CB62081" w14:textId="7CF20FDB" w:rsidR="002E2427" w:rsidRPr="00715950" w:rsidRDefault="002E2427" w:rsidP="008C1D4F">
      <w:pPr>
        <w:pStyle w:val="ListParagraph"/>
        <w:numPr>
          <w:ilvl w:val="0"/>
          <w:numId w:val="71"/>
        </w:numPr>
        <w:rPr>
          <w:highlight w:val="yellow"/>
        </w:rPr>
      </w:pPr>
      <w:r>
        <w:t xml:space="preserve">IN CASE OF IF ELSE IF CONDITION </w:t>
      </w:r>
      <w:r w:rsidR="00F05465">
        <w:t xml:space="preserve">ONCE </w:t>
      </w:r>
      <w:r w:rsidR="00F05465" w:rsidRPr="00715950">
        <w:rPr>
          <w:highlight w:val="yellow"/>
        </w:rPr>
        <w:t xml:space="preserve">ANY CONDITION IS TRUE THEN THE SET OF INSTRUCTIONS </w:t>
      </w:r>
      <w:r w:rsidR="00F800FD" w:rsidRPr="00715950">
        <w:rPr>
          <w:highlight w:val="yellow"/>
        </w:rPr>
        <w:t xml:space="preserve">OF PARTICULAR BLOCK WILL BE EXECUTED </w:t>
      </w:r>
      <w:r w:rsidR="00347BD9" w:rsidRPr="00715950">
        <w:rPr>
          <w:highlight w:val="yellow"/>
        </w:rPr>
        <w:t>OTHER CONDITIONS WILL BE SKKIPED</w:t>
      </w:r>
      <w:r w:rsidR="00E65906" w:rsidRPr="00715950">
        <w:rPr>
          <w:highlight w:val="yellow"/>
        </w:rPr>
        <w:t>.</w:t>
      </w:r>
    </w:p>
    <w:p w14:paraId="48D5F480" w14:textId="2F27B3E3" w:rsidR="00E65906" w:rsidRPr="00A76665" w:rsidRDefault="00E65906" w:rsidP="008C1D4F">
      <w:pPr>
        <w:pStyle w:val="ListParagraph"/>
        <w:numPr>
          <w:ilvl w:val="0"/>
          <w:numId w:val="71"/>
        </w:numPr>
      </w:pPr>
      <w:r>
        <w:t xml:space="preserve">IF ELSE IF    , -ELSE </w:t>
      </w:r>
      <w:r w:rsidR="00E706CF">
        <w:t xml:space="preserve">BLOCK WILL BE EXECUTED </w:t>
      </w:r>
      <w:r w:rsidR="00E706CF" w:rsidRPr="00715950">
        <w:rPr>
          <w:highlight w:val="yellow"/>
        </w:rPr>
        <w:t xml:space="preserve">ONLY WHEN ALL THE CONDITIONS </w:t>
      </w:r>
      <w:r w:rsidR="00021E8E" w:rsidRPr="00715950">
        <w:rPr>
          <w:highlight w:val="yellow"/>
        </w:rPr>
        <w:t>ARE FALLS</w:t>
      </w:r>
      <w:r w:rsidR="00021E8E">
        <w:t>.</w:t>
      </w:r>
    </w:p>
    <w:p w14:paraId="73B460D3" w14:textId="77777777" w:rsidR="00A76665" w:rsidRDefault="00A76665" w:rsidP="00A76665">
      <w:pPr>
        <w:pStyle w:val="ListParagraph"/>
      </w:pPr>
    </w:p>
    <w:p w14:paraId="543200B8" w14:textId="2E9D2F23" w:rsidR="00F30BF5" w:rsidRPr="001A5F55" w:rsidRDefault="00F30BF5" w:rsidP="00A76665">
      <w:pPr>
        <w:pStyle w:val="ListParagraph"/>
        <w:rPr>
          <w:color w:val="FF0000"/>
        </w:rPr>
      </w:pPr>
      <w:r w:rsidRPr="001A5F55">
        <w:rPr>
          <w:color w:val="FF0000"/>
        </w:rPr>
        <w:t xml:space="preserve">1 write a java PROGRAME </w:t>
      </w:r>
      <w:r w:rsidR="001A5F55" w:rsidRPr="001A5F55">
        <w:rPr>
          <w:color w:val="FF0000"/>
        </w:rPr>
        <w:t>TO PRINT GREATEST NUMBER AMONGST 3 NUMBERS.</w:t>
      </w:r>
    </w:p>
    <w:p w14:paraId="463AEABE" w14:textId="77777777" w:rsidR="00B50E42" w:rsidRPr="00B50E42" w:rsidRDefault="00B50E42" w:rsidP="00B50E42">
      <w:r w:rsidRPr="00B50E42">
        <w:t>import java.util.Scanner;</w:t>
      </w:r>
    </w:p>
    <w:p w14:paraId="5D4C626C" w14:textId="77777777" w:rsidR="00B50E42" w:rsidRPr="00B50E42" w:rsidRDefault="00B50E42" w:rsidP="00B50E42">
      <w:r w:rsidRPr="00B50E42">
        <w:t>class greatest3</w:t>
      </w:r>
    </w:p>
    <w:p w14:paraId="5668BC8C" w14:textId="77777777" w:rsidR="00B50E42" w:rsidRPr="00B50E42" w:rsidRDefault="00B50E42" w:rsidP="00B50E42">
      <w:r w:rsidRPr="00B50E42">
        <w:t xml:space="preserve"> {</w:t>
      </w:r>
    </w:p>
    <w:p w14:paraId="0B16359B" w14:textId="54338692" w:rsidR="00B50E42" w:rsidRPr="00B50E42" w:rsidRDefault="00B50E42" w:rsidP="00B50E42">
      <w:r w:rsidRPr="00B50E42">
        <w:t xml:space="preserve">    </w:t>
      </w:r>
      <w:r w:rsidRPr="00685879">
        <w:rPr>
          <w:color w:val="002060"/>
        </w:rPr>
        <w:t>public static void main</w:t>
      </w:r>
      <w:r w:rsidRPr="00B50E42">
        <w:t>(String[] args)</w:t>
      </w:r>
    </w:p>
    <w:p w14:paraId="6E13409D" w14:textId="77777777" w:rsidR="00B50E42" w:rsidRPr="00B50E42" w:rsidRDefault="00B50E42" w:rsidP="00B50E42">
      <w:r w:rsidRPr="00B50E42">
        <w:t xml:space="preserve"> {</w:t>
      </w:r>
    </w:p>
    <w:p w14:paraId="73A2C7E9" w14:textId="77777777" w:rsidR="00B50E42" w:rsidRPr="00B50E42" w:rsidRDefault="00B50E42" w:rsidP="00B50E42">
      <w:r w:rsidRPr="00B50E42">
        <w:t xml:space="preserve">        Scanner s= new Scanner(System.in);</w:t>
      </w:r>
    </w:p>
    <w:p w14:paraId="46DC1FAB" w14:textId="08F48891" w:rsidR="00B50E42" w:rsidRPr="00B50E42" w:rsidRDefault="00B50E42" w:rsidP="00B50E42">
      <w:r w:rsidRPr="00685879">
        <w:rPr>
          <w:b/>
          <w:color w:val="3A0000"/>
        </w:rPr>
        <w:t>System.out.println</w:t>
      </w:r>
      <w:r w:rsidRPr="00B50E42">
        <w:t>("enter the number");</w:t>
      </w:r>
    </w:p>
    <w:p w14:paraId="05B7BDDD" w14:textId="77777777" w:rsidR="00B50E42" w:rsidRPr="00B50E42" w:rsidRDefault="00B50E42" w:rsidP="00B50E42">
      <w:r w:rsidRPr="00B50E42">
        <w:t>int a=s.nextInt(),b=s.nextInt(),c=s.nextInt();</w:t>
      </w:r>
    </w:p>
    <w:p w14:paraId="74FB797C" w14:textId="77777777" w:rsidR="00B50E42" w:rsidRPr="00B50E42" w:rsidRDefault="00B50E42" w:rsidP="00B50E42">
      <w:r w:rsidRPr="00B50E42">
        <w:t>if (a&gt;b&amp;&amp;a&gt;c)</w:t>
      </w:r>
    </w:p>
    <w:p w14:paraId="6E707EB5" w14:textId="19D6D8C9" w:rsidR="00B50E42" w:rsidRPr="00B50E42" w:rsidRDefault="00B50E42" w:rsidP="00B50E42">
      <w:r w:rsidRPr="00B50E42">
        <w:t xml:space="preserve">   </w:t>
      </w:r>
      <w:r w:rsidRPr="00685879">
        <w:rPr>
          <w:b/>
          <w:color w:val="3A0000"/>
        </w:rPr>
        <w:t>System.out.println</w:t>
      </w:r>
      <w:r w:rsidRPr="00B50E42">
        <w:t>(a+"first great");</w:t>
      </w:r>
    </w:p>
    <w:p w14:paraId="6CB9DEE9" w14:textId="77777777" w:rsidR="00B50E42" w:rsidRPr="00B50E42" w:rsidRDefault="00B50E42" w:rsidP="00B50E42">
      <w:r w:rsidRPr="00B50E42">
        <w:t>else if(b&gt;c)</w:t>
      </w:r>
    </w:p>
    <w:p w14:paraId="31A985E9" w14:textId="645AD7CC" w:rsidR="00B50E42" w:rsidRPr="00B50E42" w:rsidRDefault="00B50E42" w:rsidP="00B50E42">
      <w:r w:rsidRPr="00B50E42">
        <w:t xml:space="preserve">   </w:t>
      </w:r>
      <w:r w:rsidRPr="00685879">
        <w:rPr>
          <w:b/>
          <w:color w:val="3A0000"/>
        </w:rPr>
        <w:t>System.out.println</w:t>
      </w:r>
      <w:r w:rsidRPr="00B50E42">
        <w:t>(b+"second great");</w:t>
      </w:r>
    </w:p>
    <w:p w14:paraId="4F82F976" w14:textId="77777777" w:rsidR="00B50E42" w:rsidRPr="00B50E42" w:rsidRDefault="00B50E42" w:rsidP="00B50E42">
      <w:r w:rsidRPr="00B50E42">
        <w:t>else</w:t>
      </w:r>
    </w:p>
    <w:p w14:paraId="6EA8F816" w14:textId="34AF9E5E" w:rsidR="00B50E42" w:rsidRPr="00B50E42" w:rsidRDefault="00B50E42" w:rsidP="00B50E42">
      <w:r w:rsidRPr="00B50E42">
        <w:t xml:space="preserve">   </w:t>
      </w:r>
      <w:r w:rsidRPr="00685879">
        <w:rPr>
          <w:b/>
          <w:color w:val="3A0000"/>
        </w:rPr>
        <w:t>System.out.println</w:t>
      </w:r>
      <w:r w:rsidRPr="00B50E42">
        <w:t>(c+"third great");</w:t>
      </w:r>
    </w:p>
    <w:p w14:paraId="08B21747" w14:textId="63424420" w:rsidR="006F238C" w:rsidRDefault="00B50E42" w:rsidP="00B50E42">
      <w:r w:rsidRPr="00B50E42">
        <w:t>}}</w:t>
      </w:r>
    </w:p>
    <w:p w14:paraId="435A7EE6" w14:textId="200FEBBE" w:rsidR="00B50E42" w:rsidRDefault="003F4951" w:rsidP="00B50E42">
      <w:pPr>
        <w:rPr>
          <w:sz w:val="40"/>
          <w:szCs w:val="40"/>
        </w:rPr>
      </w:pPr>
      <w:r>
        <w:rPr>
          <w:sz w:val="40"/>
          <w:szCs w:val="40"/>
        </w:rPr>
        <w:t>Mistakes</w:t>
      </w:r>
      <w:r w:rsidR="00734FE4">
        <w:rPr>
          <w:sz w:val="40"/>
          <w:szCs w:val="40"/>
        </w:rPr>
        <w:t>=</w:t>
      </w:r>
    </w:p>
    <w:p w14:paraId="1C52DA50" w14:textId="734A8EBB" w:rsidR="003F4951" w:rsidRPr="00D81A8B" w:rsidRDefault="003F4951" w:rsidP="00D81A8B">
      <w:pPr>
        <w:pStyle w:val="NoSpacing"/>
      </w:pPr>
      <w:r w:rsidRPr="00D81A8B">
        <w:t xml:space="preserve">1 class sample </w:t>
      </w:r>
    </w:p>
    <w:p w14:paraId="1239DCAB" w14:textId="50D35134" w:rsidR="003F4951" w:rsidRPr="00D81A8B" w:rsidRDefault="003F4951" w:rsidP="00D81A8B">
      <w:pPr>
        <w:pStyle w:val="NoSpacing"/>
      </w:pPr>
      <w:r w:rsidRPr="00D81A8B">
        <w:t>{</w:t>
      </w:r>
    </w:p>
    <w:p w14:paraId="6C6FA54E" w14:textId="41C12F45" w:rsidR="003F4951" w:rsidRPr="00D81A8B" w:rsidRDefault="003F4951" w:rsidP="00D81A8B">
      <w:pPr>
        <w:pStyle w:val="NoSpacing"/>
      </w:pPr>
      <w:r w:rsidRPr="00D81A8B">
        <w:t xml:space="preserve"> </w:t>
      </w:r>
      <w:r w:rsidRPr="00685879">
        <w:rPr>
          <w:color w:val="002060"/>
        </w:rPr>
        <w:t>Public static void main</w:t>
      </w:r>
      <w:r w:rsidRPr="00D81A8B">
        <w:t xml:space="preserve"> (String[]args)</w:t>
      </w:r>
    </w:p>
    <w:p w14:paraId="7873D1F2" w14:textId="2956DF45" w:rsidR="003F4951" w:rsidRPr="00D81A8B" w:rsidRDefault="003F4951" w:rsidP="00D81A8B">
      <w:pPr>
        <w:pStyle w:val="NoSpacing"/>
      </w:pPr>
      <w:r w:rsidRPr="00D81A8B">
        <w:t xml:space="preserve">{ </w:t>
      </w:r>
    </w:p>
    <w:p w14:paraId="65C405B1" w14:textId="4BD1D830" w:rsidR="00962784" w:rsidRPr="00D81A8B" w:rsidRDefault="00962784" w:rsidP="00D81A8B">
      <w:pPr>
        <w:pStyle w:val="NoSpacing"/>
      </w:pPr>
      <w:r w:rsidRPr="00D81A8B">
        <w:t>Int a=10;</w:t>
      </w:r>
    </w:p>
    <w:p w14:paraId="08C01B02" w14:textId="774A8F4C" w:rsidR="00962784" w:rsidRPr="00D81A8B" w:rsidRDefault="00962784" w:rsidP="00D81A8B">
      <w:pPr>
        <w:pStyle w:val="NoSpacing"/>
      </w:pPr>
      <w:r w:rsidRPr="00D81A8B">
        <w:t>If (a</w:t>
      </w:r>
      <w:r w:rsidR="00A83224" w:rsidRPr="00D81A8B">
        <w:t>%2=0)</w:t>
      </w:r>
    </w:p>
    <w:p w14:paraId="7CB9A819" w14:textId="3DBBB97B" w:rsidR="00A83224" w:rsidRPr="00D81A8B" w:rsidRDefault="006476C9" w:rsidP="00D81A8B">
      <w:pPr>
        <w:pStyle w:val="NoSpacing"/>
      </w:pPr>
      <w:r w:rsidRPr="00D81A8B">
        <w:t>{</w:t>
      </w:r>
    </w:p>
    <w:p w14:paraId="325D18F6" w14:textId="59C54AAD" w:rsidR="00A83224" w:rsidRPr="00D81A8B" w:rsidRDefault="00A83224" w:rsidP="00D81A8B">
      <w:pPr>
        <w:pStyle w:val="NoSpacing"/>
      </w:pPr>
      <w:r w:rsidRPr="00685879">
        <w:rPr>
          <w:b/>
          <w:color w:val="3A0000"/>
        </w:rPr>
        <w:t>System.out.println</w:t>
      </w:r>
      <w:r w:rsidRPr="00D81A8B">
        <w:t>(</w:t>
      </w:r>
      <w:r w:rsidR="006476C9" w:rsidRPr="00D81A8B">
        <w:t>a);</w:t>
      </w:r>
    </w:p>
    <w:p w14:paraId="30B45487" w14:textId="172C6B71" w:rsidR="006476C9" w:rsidRPr="00D81A8B" w:rsidRDefault="006476C9" w:rsidP="00D81A8B">
      <w:pPr>
        <w:pStyle w:val="NoSpacing"/>
      </w:pPr>
      <w:r w:rsidRPr="00D81A8B">
        <w:t>}</w:t>
      </w:r>
      <w:r w:rsidRPr="00D81A8B">
        <w:br/>
      </w:r>
      <w:r w:rsidRPr="00685879">
        <w:rPr>
          <w:b/>
          <w:color w:val="3A0000"/>
        </w:rPr>
        <w:t>System.out.println</w:t>
      </w:r>
      <w:r w:rsidRPr="00D81A8B">
        <w:t>(</w:t>
      </w:r>
      <w:r w:rsidR="00F645C6" w:rsidRPr="00D81A8B">
        <w:t xml:space="preserve">“is bla”);(compile time error cant use at </w:t>
      </w:r>
      <w:r w:rsidR="00D81A8B" w:rsidRPr="00D81A8B">
        <w:t>here)</w:t>
      </w:r>
    </w:p>
    <w:p w14:paraId="2C1375FB" w14:textId="2D4C3BA9" w:rsidR="00F645C6" w:rsidRPr="00D81A8B" w:rsidRDefault="00F645C6" w:rsidP="00D81A8B">
      <w:pPr>
        <w:pStyle w:val="NoSpacing"/>
      </w:pPr>
      <w:r w:rsidRPr="00D81A8B">
        <w:t>Else</w:t>
      </w:r>
    </w:p>
    <w:p w14:paraId="67810D04" w14:textId="68C2FE00" w:rsidR="00F645C6" w:rsidRDefault="00F645C6" w:rsidP="00D81A8B">
      <w:pPr>
        <w:pStyle w:val="NoSpacing"/>
        <w:rPr>
          <w:sz w:val="40"/>
          <w:szCs w:val="40"/>
        </w:rPr>
      </w:pPr>
      <w:r w:rsidRPr="00D81A8B">
        <w:t>{</w:t>
      </w:r>
      <w:r w:rsidRPr="00D81A8B">
        <w:br/>
        <w:t xml:space="preserve">                                             </w:t>
      </w:r>
      <w:r>
        <w:rPr>
          <w:sz w:val="40"/>
          <w:szCs w:val="40"/>
        </w:rPr>
        <w:t>}</w:t>
      </w:r>
    </w:p>
    <w:p w14:paraId="5C3BC9E3" w14:textId="77777777" w:rsidR="00734FE4" w:rsidRDefault="00734FE4" w:rsidP="00D81A8B">
      <w:pPr>
        <w:pStyle w:val="NoSpacing"/>
        <w:rPr>
          <w:sz w:val="40"/>
          <w:szCs w:val="40"/>
        </w:rPr>
      </w:pPr>
    </w:p>
    <w:p w14:paraId="799C08A3" w14:textId="166B70FE" w:rsidR="00734FE4" w:rsidRDefault="00B27757" w:rsidP="00D81A8B">
      <w:pPr>
        <w:pStyle w:val="NoSpacing"/>
        <w:rPr>
          <w:color w:val="FF0000"/>
          <w:sz w:val="28"/>
          <w:szCs w:val="28"/>
        </w:rPr>
      </w:pPr>
      <w:r w:rsidRPr="00B27757">
        <w:rPr>
          <w:color w:val="FF0000"/>
          <w:sz w:val="28"/>
          <w:szCs w:val="28"/>
        </w:rPr>
        <w:t xml:space="preserve">2 </w:t>
      </w:r>
      <w:r w:rsidR="00734FE4" w:rsidRPr="00B27757">
        <w:rPr>
          <w:color w:val="FF0000"/>
          <w:sz w:val="28"/>
          <w:szCs w:val="28"/>
        </w:rPr>
        <w:t xml:space="preserve">Write A JAVA PROGRAMME </w:t>
      </w:r>
      <w:r w:rsidR="006E6B39" w:rsidRPr="00B27757">
        <w:rPr>
          <w:color w:val="FF0000"/>
          <w:sz w:val="28"/>
          <w:szCs w:val="28"/>
        </w:rPr>
        <w:t xml:space="preserve">TO CHECK WEATER THE GIVEN NUMBER IS POSITIVE </w:t>
      </w:r>
      <w:r w:rsidRPr="00B27757">
        <w:rPr>
          <w:color w:val="FF0000"/>
          <w:sz w:val="28"/>
          <w:szCs w:val="28"/>
        </w:rPr>
        <w:t>,NEGATIVE AND NEUTRAL.</w:t>
      </w:r>
    </w:p>
    <w:p w14:paraId="3FD3BE1B" w14:textId="4568077C" w:rsidR="000004E4" w:rsidRPr="000004E4" w:rsidRDefault="000004E4" w:rsidP="000004E4">
      <w:r w:rsidRPr="000004E4">
        <w:t>import java.util.Scanner;</w:t>
      </w:r>
    </w:p>
    <w:p w14:paraId="3930F35E" w14:textId="77777777" w:rsidR="000004E4" w:rsidRPr="000004E4" w:rsidRDefault="000004E4" w:rsidP="000004E4">
      <w:r w:rsidRPr="000004E4">
        <w:t>class Neutral {</w:t>
      </w:r>
    </w:p>
    <w:p w14:paraId="25F523A8" w14:textId="32FAC587" w:rsidR="000004E4" w:rsidRPr="000004E4" w:rsidRDefault="000004E4" w:rsidP="000004E4">
      <w:r w:rsidRPr="000004E4">
        <w:t xml:space="preserve">    </w:t>
      </w:r>
      <w:r w:rsidRPr="00685879">
        <w:rPr>
          <w:color w:val="002060"/>
        </w:rPr>
        <w:t>public static void main</w:t>
      </w:r>
      <w:r w:rsidRPr="000004E4">
        <w:t>(String[] args) {</w:t>
      </w:r>
    </w:p>
    <w:p w14:paraId="4865BAF3" w14:textId="77777777" w:rsidR="000004E4" w:rsidRPr="000004E4" w:rsidRDefault="000004E4" w:rsidP="000004E4">
      <w:r w:rsidRPr="000004E4">
        <w:t xml:space="preserve">        Scanner s = new Scanner(System.in);</w:t>
      </w:r>
    </w:p>
    <w:p w14:paraId="01C1CABB" w14:textId="307BEAEE" w:rsidR="000004E4" w:rsidRPr="000004E4" w:rsidRDefault="000004E4" w:rsidP="000004E4">
      <w:r w:rsidRPr="000004E4">
        <w:t xml:space="preserve">        </w:t>
      </w:r>
      <w:r w:rsidRPr="00685879">
        <w:rPr>
          <w:b/>
          <w:color w:val="3A0000"/>
        </w:rPr>
        <w:t>System.out.println</w:t>
      </w:r>
      <w:r w:rsidRPr="000004E4">
        <w:t>("Enter a number");</w:t>
      </w:r>
    </w:p>
    <w:p w14:paraId="2EACF10D" w14:textId="2141D8B7" w:rsidR="000004E4" w:rsidRPr="000004E4" w:rsidRDefault="000004E4" w:rsidP="000004E4">
      <w:r w:rsidRPr="000004E4">
        <w:t xml:space="preserve">        int a = s.nextInt(); </w:t>
      </w:r>
    </w:p>
    <w:p w14:paraId="3BA8525D" w14:textId="77777777" w:rsidR="000004E4" w:rsidRPr="000004E4" w:rsidRDefault="000004E4" w:rsidP="000004E4">
      <w:r w:rsidRPr="000004E4">
        <w:t xml:space="preserve">        if (a &gt; 0) {</w:t>
      </w:r>
    </w:p>
    <w:p w14:paraId="436C9965" w14:textId="4E032BC2" w:rsidR="000004E4" w:rsidRPr="000004E4" w:rsidRDefault="000004E4" w:rsidP="000004E4">
      <w:r w:rsidRPr="000004E4">
        <w:t xml:space="preserve">            </w:t>
      </w:r>
      <w:r w:rsidRPr="00685879">
        <w:rPr>
          <w:b/>
          <w:color w:val="3A0000"/>
        </w:rPr>
        <w:t>System.out.println</w:t>
      </w:r>
      <w:r w:rsidRPr="000004E4">
        <w:t>(a + " is positive");</w:t>
      </w:r>
    </w:p>
    <w:p w14:paraId="384588D7" w14:textId="77777777" w:rsidR="000004E4" w:rsidRPr="000004E4" w:rsidRDefault="000004E4" w:rsidP="000004E4">
      <w:r w:rsidRPr="000004E4">
        <w:t xml:space="preserve">        } else if (a &lt; 0) {</w:t>
      </w:r>
    </w:p>
    <w:p w14:paraId="5E9F6F14" w14:textId="5F3F9C7E" w:rsidR="000004E4" w:rsidRPr="000004E4" w:rsidRDefault="000004E4" w:rsidP="000004E4">
      <w:r w:rsidRPr="000004E4">
        <w:t xml:space="preserve">            </w:t>
      </w:r>
      <w:r w:rsidRPr="00685879">
        <w:rPr>
          <w:b/>
          <w:color w:val="3A0000"/>
        </w:rPr>
        <w:t>System.out.println</w:t>
      </w:r>
      <w:r w:rsidRPr="000004E4">
        <w:t>(a + " is negative");</w:t>
      </w:r>
    </w:p>
    <w:p w14:paraId="25753D57" w14:textId="77777777" w:rsidR="000004E4" w:rsidRPr="000004E4" w:rsidRDefault="000004E4" w:rsidP="000004E4">
      <w:r w:rsidRPr="000004E4">
        <w:t xml:space="preserve">        } else {</w:t>
      </w:r>
    </w:p>
    <w:p w14:paraId="1DBEFBBD" w14:textId="52115B19" w:rsidR="000004E4" w:rsidRPr="000004E4" w:rsidRDefault="000004E4" w:rsidP="000004E4">
      <w:r w:rsidRPr="000004E4">
        <w:t xml:space="preserve">            </w:t>
      </w:r>
      <w:r w:rsidRPr="00685879">
        <w:rPr>
          <w:b/>
          <w:color w:val="3A0000"/>
        </w:rPr>
        <w:t>System.out.println</w:t>
      </w:r>
      <w:r w:rsidRPr="000004E4">
        <w:t>(a + " is neutral");</w:t>
      </w:r>
    </w:p>
    <w:p w14:paraId="42CC3FED" w14:textId="3B17A70A" w:rsidR="000004E4" w:rsidRDefault="000004E4" w:rsidP="000004E4">
      <w:r w:rsidRPr="000004E4">
        <w:t xml:space="preserve">        }</w:t>
      </w:r>
      <w:r w:rsidR="001F3F6E">
        <w:t>}}</w:t>
      </w:r>
    </w:p>
    <w:p w14:paraId="05C183A0" w14:textId="49680136" w:rsidR="001F3F6E" w:rsidRDefault="005734B6" w:rsidP="000004E4">
      <w:r w:rsidRPr="00515E35">
        <w:rPr>
          <w:color w:val="FF0000"/>
          <w:sz w:val="28"/>
          <w:szCs w:val="28"/>
        </w:rPr>
        <w:t xml:space="preserve">3 write a JAVA PROGRAME TO PRINT SMALLEST NUMBER AMONGST 3 </w:t>
      </w:r>
      <w:r w:rsidR="00515E35" w:rsidRPr="00515E35">
        <w:rPr>
          <w:color w:val="FF0000"/>
          <w:sz w:val="28"/>
          <w:szCs w:val="28"/>
        </w:rPr>
        <w:t>NUMBERS</w:t>
      </w:r>
      <w:r w:rsidR="00515E35">
        <w:t>.</w:t>
      </w:r>
    </w:p>
    <w:p w14:paraId="5220B9D7" w14:textId="77777777" w:rsidR="00A151AC" w:rsidRDefault="00A151AC" w:rsidP="00A151AC">
      <w:r>
        <w:t>import java.util.Scanner;</w:t>
      </w:r>
    </w:p>
    <w:p w14:paraId="4C864765" w14:textId="77777777" w:rsidR="00A151AC" w:rsidRDefault="00A151AC" w:rsidP="00A151AC"/>
    <w:p w14:paraId="566DC2CF" w14:textId="77777777" w:rsidR="00A151AC" w:rsidRDefault="00A151AC" w:rsidP="00A151AC">
      <w:r>
        <w:t>class Under3 {</w:t>
      </w:r>
    </w:p>
    <w:p w14:paraId="4BD7663A" w14:textId="010B489C" w:rsidR="00A151AC" w:rsidRDefault="00A151AC" w:rsidP="00A151AC">
      <w:r>
        <w:t xml:space="preserve">    </w:t>
      </w:r>
      <w:r w:rsidRPr="00685879">
        <w:rPr>
          <w:color w:val="002060"/>
        </w:rPr>
        <w:t>public static void main</w:t>
      </w:r>
      <w:r>
        <w:t>(String[] args) {</w:t>
      </w:r>
    </w:p>
    <w:p w14:paraId="21798F8C" w14:textId="77777777" w:rsidR="00A151AC" w:rsidRDefault="00A151AC" w:rsidP="00A151AC">
      <w:r>
        <w:t xml:space="preserve">        Scanner s = new Scanner(System.in);</w:t>
      </w:r>
    </w:p>
    <w:p w14:paraId="4F84A47B" w14:textId="0D124957" w:rsidR="00A151AC" w:rsidRDefault="00A151AC" w:rsidP="00A151AC">
      <w:r>
        <w:t xml:space="preserve">        </w:t>
      </w:r>
      <w:r w:rsidRPr="00685879">
        <w:rPr>
          <w:b/>
          <w:color w:val="3A0000"/>
        </w:rPr>
        <w:t>System.out.println</w:t>
      </w:r>
      <w:r>
        <w:t>("Enter a number");</w:t>
      </w:r>
    </w:p>
    <w:p w14:paraId="2EA6EC7C" w14:textId="77777777" w:rsidR="00A151AC" w:rsidRDefault="00A151AC" w:rsidP="00A151AC">
      <w:r>
        <w:t xml:space="preserve">       int a=s.nextInt(),b=s.nextInt(),c=s.nextInt();</w:t>
      </w:r>
    </w:p>
    <w:p w14:paraId="54CB16CE" w14:textId="77777777" w:rsidR="00A151AC" w:rsidRDefault="00A151AC" w:rsidP="00A151AC">
      <w:r>
        <w:t xml:space="preserve">      if (a&lt;b&amp;&amp;a&lt;C)</w:t>
      </w:r>
    </w:p>
    <w:p w14:paraId="0E36BACD" w14:textId="7EA3FDB6" w:rsidR="00A151AC" w:rsidRDefault="00A151AC" w:rsidP="00A151AC">
      <w:r>
        <w:t xml:space="preserve">   </w:t>
      </w:r>
      <w:r w:rsidRPr="00685879">
        <w:rPr>
          <w:b/>
          <w:color w:val="3A0000"/>
        </w:rPr>
        <w:t>System.out.println</w:t>
      </w:r>
      <w:r>
        <w:t>(a+"smalllest");</w:t>
      </w:r>
    </w:p>
    <w:p w14:paraId="64A8F568" w14:textId="77777777" w:rsidR="00A151AC" w:rsidRDefault="00A151AC" w:rsidP="00A151AC">
      <w:r>
        <w:t>else if (b&lt;c)</w:t>
      </w:r>
    </w:p>
    <w:p w14:paraId="40DB73B1" w14:textId="3863DA9F" w:rsidR="00A151AC" w:rsidRDefault="00A151AC" w:rsidP="00A151AC">
      <w:r>
        <w:t xml:space="preserve">   </w:t>
      </w:r>
      <w:r w:rsidRPr="00685879">
        <w:rPr>
          <w:b/>
          <w:color w:val="3A0000"/>
        </w:rPr>
        <w:t>System.out.println</w:t>
      </w:r>
      <w:r>
        <w:t>(b+"smallest");</w:t>
      </w:r>
    </w:p>
    <w:p w14:paraId="3DF23022" w14:textId="77777777" w:rsidR="00A151AC" w:rsidRDefault="00A151AC" w:rsidP="00A151AC">
      <w:r>
        <w:t xml:space="preserve"> else</w:t>
      </w:r>
    </w:p>
    <w:p w14:paraId="0F2D523C" w14:textId="0B5AC131" w:rsidR="00A151AC" w:rsidRDefault="00A151AC" w:rsidP="00A151AC">
      <w:r>
        <w:t xml:space="preserve">   </w:t>
      </w:r>
      <w:r w:rsidRPr="00685879">
        <w:rPr>
          <w:b/>
          <w:color w:val="3A0000"/>
        </w:rPr>
        <w:t>System.out.println</w:t>
      </w:r>
      <w:r>
        <w:t>("c+small");</w:t>
      </w:r>
    </w:p>
    <w:p w14:paraId="44F0C58E" w14:textId="44A675D7" w:rsidR="00E304BC" w:rsidRDefault="00A151AC" w:rsidP="00A151AC">
      <w:r>
        <w:t>}}</w:t>
      </w:r>
    </w:p>
    <w:p w14:paraId="47C08647" w14:textId="3C72A3B5" w:rsidR="00362F06" w:rsidRPr="00E304BC" w:rsidRDefault="00362F06" w:rsidP="008C1D4F">
      <w:pPr>
        <w:pStyle w:val="ListParagraph"/>
        <w:numPr>
          <w:ilvl w:val="0"/>
          <w:numId w:val="70"/>
        </w:numPr>
        <w:rPr>
          <w:color w:val="FF0000"/>
        </w:rPr>
      </w:pPr>
      <w:r w:rsidRPr="00E304BC">
        <w:rPr>
          <w:color w:val="FF0000"/>
        </w:rPr>
        <w:t xml:space="preserve">PROGRAME TO PRINT </w:t>
      </w:r>
      <w:r w:rsidR="00E304BC" w:rsidRPr="00E304BC">
        <w:rPr>
          <w:color w:val="FF0000"/>
        </w:rPr>
        <w:t>GREATEST NUMBER AMONGST 4 NUMBERS.</w:t>
      </w:r>
    </w:p>
    <w:p w14:paraId="503BBB08" w14:textId="77777777" w:rsidR="00AB25E7" w:rsidRPr="00AB25E7" w:rsidRDefault="00AB25E7" w:rsidP="00AB25E7">
      <w:r w:rsidRPr="00AB25E7">
        <w:t>import java.util.Scanner;</w:t>
      </w:r>
    </w:p>
    <w:p w14:paraId="1E8309C2" w14:textId="77777777" w:rsidR="00AB25E7" w:rsidRPr="00AB25E7" w:rsidRDefault="00AB25E7" w:rsidP="00AB25E7"/>
    <w:p w14:paraId="241A27E0" w14:textId="77777777" w:rsidR="00AB25E7" w:rsidRPr="00AB25E7" w:rsidRDefault="00AB25E7" w:rsidP="00AB25E7">
      <w:r w:rsidRPr="00AB25E7">
        <w:t>class under4 {</w:t>
      </w:r>
    </w:p>
    <w:p w14:paraId="1A789265" w14:textId="30968A91" w:rsidR="00AB25E7" w:rsidRPr="00AB25E7" w:rsidRDefault="00AB25E7" w:rsidP="00AB25E7">
      <w:r w:rsidRPr="00AB25E7">
        <w:t xml:space="preserve">    </w:t>
      </w:r>
      <w:r w:rsidRPr="00685879">
        <w:rPr>
          <w:color w:val="002060"/>
        </w:rPr>
        <w:t>public static void main</w:t>
      </w:r>
      <w:r w:rsidRPr="00AB25E7">
        <w:t>(String[] args) {</w:t>
      </w:r>
    </w:p>
    <w:p w14:paraId="1E94F440" w14:textId="77777777" w:rsidR="00AB25E7" w:rsidRPr="00AB25E7" w:rsidRDefault="00AB25E7" w:rsidP="00AB25E7">
      <w:r w:rsidRPr="00AB25E7">
        <w:t xml:space="preserve">        Scanner s = new Scanner(System.in);</w:t>
      </w:r>
    </w:p>
    <w:p w14:paraId="536B00A2" w14:textId="570A6315" w:rsidR="00AB25E7" w:rsidRPr="00AB25E7" w:rsidRDefault="00AB25E7" w:rsidP="00AB25E7">
      <w:r w:rsidRPr="00AB25E7">
        <w:t xml:space="preserve">        </w:t>
      </w:r>
      <w:r w:rsidRPr="00685879">
        <w:rPr>
          <w:b/>
          <w:color w:val="3A0000"/>
        </w:rPr>
        <w:t>System.out.println</w:t>
      </w:r>
      <w:r w:rsidRPr="00AB25E7">
        <w:t>("Enter a number");</w:t>
      </w:r>
    </w:p>
    <w:p w14:paraId="4B042855" w14:textId="77777777" w:rsidR="00AB25E7" w:rsidRPr="00AB25E7" w:rsidRDefault="00AB25E7" w:rsidP="00AB25E7">
      <w:r w:rsidRPr="00AB25E7">
        <w:t xml:space="preserve">       int a=s.nextInt(),b=s.nextInt(),c=s.nextInt(),d=s.nextInt();</w:t>
      </w:r>
    </w:p>
    <w:p w14:paraId="798C2AC7" w14:textId="77777777" w:rsidR="00AB25E7" w:rsidRPr="00AB25E7" w:rsidRDefault="00AB25E7" w:rsidP="00AB25E7">
      <w:r w:rsidRPr="00AB25E7">
        <w:t xml:space="preserve"> if (a&gt;b &amp;&amp; a&gt;d  &amp;&amp;  a&gt;c)</w:t>
      </w:r>
    </w:p>
    <w:p w14:paraId="115215B3" w14:textId="2F74665A" w:rsidR="00AB25E7" w:rsidRPr="00AB25E7" w:rsidRDefault="00AB25E7" w:rsidP="00AB25E7">
      <w:r w:rsidRPr="00685879">
        <w:rPr>
          <w:b/>
          <w:color w:val="3A0000"/>
        </w:rPr>
        <w:t>System.out.println</w:t>
      </w:r>
      <w:r w:rsidRPr="00AB25E7">
        <w:t>(a+"1st big");</w:t>
      </w:r>
    </w:p>
    <w:p w14:paraId="15171BD1" w14:textId="77777777" w:rsidR="00AB25E7" w:rsidRPr="00AB25E7" w:rsidRDefault="00AB25E7" w:rsidP="00AB25E7">
      <w:r w:rsidRPr="00AB25E7">
        <w:t>else if ( b&gt;c &amp;&amp; b&gt;d)</w:t>
      </w:r>
    </w:p>
    <w:p w14:paraId="3292E5B6" w14:textId="279EB3A7" w:rsidR="00AB25E7" w:rsidRPr="00AB25E7" w:rsidRDefault="00AB25E7" w:rsidP="00AB25E7">
      <w:r w:rsidRPr="00AB25E7">
        <w:t xml:space="preserve">  </w:t>
      </w:r>
      <w:r w:rsidRPr="00685879">
        <w:rPr>
          <w:b/>
          <w:color w:val="3A0000"/>
        </w:rPr>
        <w:t>System.out.println</w:t>
      </w:r>
      <w:r w:rsidRPr="00AB25E7">
        <w:t>(b+"2nd big");</w:t>
      </w:r>
    </w:p>
    <w:p w14:paraId="48834737" w14:textId="77777777" w:rsidR="00AB25E7" w:rsidRPr="00AB25E7" w:rsidRDefault="00AB25E7" w:rsidP="00AB25E7">
      <w:r w:rsidRPr="00AB25E7">
        <w:t>else</w:t>
      </w:r>
    </w:p>
    <w:p w14:paraId="6F4FE97C" w14:textId="77777777" w:rsidR="00AB25E7" w:rsidRPr="00AB25E7" w:rsidRDefault="00AB25E7" w:rsidP="00AB25E7">
      <w:r w:rsidRPr="00AB25E7">
        <w:t xml:space="preserve">{ </w:t>
      </w:r>
    </w:p>
    <w:p w14:paraId="67BD3873" w14:textId="64F9308B" w:rsidR="00AB25E7" w:rsidRPr="00AB25E7" w:rsidRDefault="00AB25E7" w:rsidP="00AB25E7">
      <w:r w:rsidRPr="00AB25E7">
        <w:t xml:space="preserve">   </w:t>
      </w:r>
      <w:r w:rsidRPr="00685879">
        <w:rPr>
          <w:b/>
          <w:color w:val="3A0000"/>
        </w:rPr>
        <w:t>System.out.println</w:t>
      </w:r>
      <w:r w:rsidRPr="00AB25E7">
        <w:t>(c+"3rd");</w:t>
      </w:r>
    </w:p>
    <w:p w14:paraId="612B7E19" w14:textId="067A1855" w:rsidR="00AB25E7" w:rsidRPr="00AB25E7" w:rsidRDefault="00AB25E7" w:rsidP="00AB25E7">
      <w:r w:rsidRPr="00AB25E7">
        <w:t xml:space="preserve">    </w:t>
      </w:r>
      <w:r w:rsidRPr="00685879">
        <w:rPr>
          <w:b/>
          <w:color w:val="3A0000"/>
        </w:rPr>
        <w:t>System.out.println</w:t>
      </w:r>
      <w:r w:rsidRPr="00AB25E7">
        <w:t>(d+"4th");</w:t>
      </w:r>
    </w:p>
    <w:p w14:paraId="5C917B9E" w14:textId="77777777" w:rsidR="00AB25E7" w:rsidRPr="00AB25E7" w:rsidRDefault="00AB25E7" w:rsidP="00AB25E7">
      <w:r w:rsidRPr="00AB25E7">
        <w:t>}</w:t>
      </w:r>
    </w:p>
    <w:p w14:paraId="544043E0" w14:textId="77777777" w:rsidR="00AB25E7" w:rsidRDefault="00AB25E7" w:rsidP="00AB25E7">
      <w:r w:rsidRPr="00AB25E7">
        <w:t>}}</w:t>
      </w:r>
    </w:p>
    <w:p w14:paraId="7E67BC97" w14:textId="77777777" w:rsidR="00AD4477" w:rsidRDefault="00AD4477" w:rsidP="00AB25E7"/>
    <w:p w14:paraId="58959C19" w14:textId="7BC08093" w:rsidR="00AD4477" w:rsidRDefault="00F02BE3" w:rsidP="00AB25E7">
      <w:pPr>
        <w:rPr>
          <w:sz w:val="28"/>
          <w:szCs w:val="28"/>
        </w:rPr>
      </w:pPr>
      <w:r w:rsidRPr="00F02BE3">
        <w:rPr>
          <w:sz w:val="28"/>
          <w:szCs w:val="28"/>
        </w:rPr>
        <w:t>Medium qeutions=</w:t>
      </w:r>
    </w:p>
    <w:p w14:paraId="714A258A" w14:textId="06EF8758" w:rsidR="00F02BE3" w:rsidRPr="00CF5C6B" w:rsidRDefault="00F02BE3" w:rsidP="00CF5C6B">
      <w:pPr>
        <w:pStyle w:val="NoSpacing"/>
        <w:rPr>
          <w:color w:val="FF0000"/>
        </w:rPr>
      </w:pPr>
      <w:r w:rsidRPr="00CF5C6B">
        <w:rPr>
          <w:color w:val="FF0000"/>
          <w:sz w:val="28"/>
          <w:szCs w:val="28"/>
        </w:rPr>
        <w:t xml:space="preserve">1 </w:t>
      </w:r>
      <w:r w:rsidR="008E67EF" w:rsidRPr="00CF5C6B">
        <w:rPr>
          <w:color w:val="FF0000"/>
        </w:rPr>
        <w:t xml:space="preserve">WRITE A JAVA PROGRAMME A TRAFFIC DEPARTMENT ISSUES </w:t>
      </w:r>
      <w:r w:rsidR="004105D0" w:rsidRPr="00CF5C6B">
        <w:rPr>
          <w:color w:val="FF0000"/>
        </w:rPr>
        <w:t>TICKETS BASED ON SPEED.</w:t>
      </w:r>
    </w:p>
    <w:p w14:paraId="4C8BE1BE" w14:textId="3BBA07F4" w:rsidR="004105D0" w:rsidRPr="00CF5C6B" w:rsidRDefault="004105D0" w:rsidP="00CF5C6B">
      <w:pPr>
        <w:pStyle w:val="NoSpacing"/>
        <w:rPr>
          <w:color w:val="FF0000"/>
        </w:rPr>
      </w:pPr>
      <w:r w:rsidRPr="00CF5C6B">
        <w:rPr>
          <w:color w:val="FF0000"/>
        </w:rPr>
        <w:t>-</w:t>
      </w:r>
      <w:r w:rsidR="004015B6" w:rsidRPr="00CF5C6B">
        <w:rPr>
          <w:color w:val="FF0000"/>
        </w:rPr>
        <w:t>NO FINE SPEED &lt;=60</w:t>
      </w:r>
    </w:p>
    <w:p w14:paraId="4895EF82" w14:textId="65118AD4" w:rsidR="004015B6" w:rsidRPr="00CF5C6B" w:rsidRDefault="004015B6" w:rsidP="00CF5C6B">
      <w:pPr>
        <w:pStyle w:val="NoSpacing"/>
        <w:rPr>
          <w:color w:val="FF0000"/>
        </w:rPr>
      </w:pPr>
      <w:r w:rsidRPr="00CF5C6B">
        <w:rPr>
          <w:color w:val="FF0000"/>
        </w:rPr>
        <w:t>-WARNING 61</w:t>
      </w:r>
      <w:r w:rsidR="00CF5C6B" w:rsidRPr="00CF5C6B">
        <w:rPr>
          <w:color w:val="FF0000"/>
        </w:rPr>
        <w:t>&gt; SPEED &lt;=80</w:t>
      </w:r>
    </w:p>
    <w:p w14:paraId="62B1475A" w14:textId="14C6158E" w:rsidR="00CF5C6B" w:rsidRDefault="00CF5C6B" w:rsidP="00CF5C6B">
      <w:pPr>
        <w:pStyle w:val="NoSpacing"/>
        <w:rPr>
          <w:color w:val="FF0000"/>
        </w:rPr>
      </w:pPr>
      <w:r w:rsidRPr="00CF5C6B">
        <w:rPr>
          <w:color w:val="FF0000"/>
        </w:rPr>
        <w:t>-FINE SPEED &gt;80</w:t>
      </w:r>
    </w:p>
    <w:p w14:paraId="03EFCF2E" w14:textId="77777777" w:rsidR="00E11FDE" w:rsidRDefault="00E11FDE" w:rsidP="00E11FDE">
      <w:r>
        <w:t>mport java.util.Scanner;</w:t>
      </w:r>
    </w:p>
    <w:p w14:paraId="21EBC8B7" w14:textId="77777777" w:rsidR="00E11FDE" w:rsidRDefault="00E11FDE" w:rsidP="00E11FDE"/>
    <w:p w14:paraId="6D7FE660" w14:textId="77777777" w:rsidR="00E11FDE" w:rsidRDefault="00E11FDE" w:rsidP="00E11FDE">
      <w:r>
        <w:t xml:space="preserve"> class traffic {</w:t>
      </w:r>
    </w:p>
    <w:p w14:paraId="5EB5DF2B" w14:textId="542C3C32" w:rsidR="00E11FDE" w:rsidRDefault="00E11FDE" w:rsidP="00E11FDE">
      <w:r>
        <w:t xml:space="preserve">    </w:t>
      </w:r>
      <w:r w:rsidRPr="00685879">
        <w:rPr>
          <w:color w:val="002060"/>
        </w:rPr>
        <w:t>public static void main</w:t>
      </w:r>
      <w:r>
        <w:t>(String[] args) {</w:t>
      </w:r>
    </w:p>
    <w:p w14:paraId="53D9BDB5" w14:textId="5BF0B318" w:rsidR="00E11FDE" w:rsidRDefault="00E11FDE" w:rsidP="00E11FDE">
      <w:r>
        <w:t xml:space="preserve">        Scanner scanner = new Scanner(System.in);</w:t>
      </w:r>
    </w:p>
    <w:p w14:paraId="634FB088" w14:textId="5AA14755" w:rsidR="00E11FDE" w:rsidRDefault="00E11FDE" w:rsidP="00E11FDE">
      <w:r>
        <w:t xml:space="preserve">        </w:t>
      </w:r>
      <w:r w:rsidRPr="00685879">
        <w:rPr>
          <w:b/>
          <w:color w:val="3A0000"/>
        </w:rPr>
        <w:t>System.out.println</w:t>
      </w:r>
      <w:r>
        <w:t>("Enter the speed ");</w:t>
      </w:r>
    </w:p>
    <w:p w14:paraId="0468D62F" w14:textId="410E4B57" w:rsidR="00E11FDE" w:rsidRDefault="00E11FDE" w:rsidP="00E11FDE">
      <w:r>
        <w:t xml:space="preserve">        int speed = s.nextInt();</w:t>
      </w:r>
    </w:p>
    <w:p w14:paraId="44ED6AB8" w14:textId="77777777" w:rsidR="00E11FDE" w:rsidRDefault="00E11FDE" w:rsidP="00E11FDE">
      <w:r>
        <w:t xml:space="preserve">        if (speed &lt;= 60) {</w:t>
      </w:r>
    </w:p>
    <w:p w14:paraId="6323F4AA" w14:textId="77586CBF" w:rsidR="00E11FDE" w:rsidRDefault="00E11FDE" w:rsidP="00E11FDE">
      <w:r>
        <w:t xml:space="preserve">            </w:t>
      </w:r>
      <w:r w:rsidRPr="00685879">
        <w:rPr>
          <w:b/>
          <w:color w:val="3A0000"/>
        </w:rPr>
        <w:t>System.out.println</w:t>
      </w:r>
      <w:r>
        <w:t>("No fine.");</w:t>
      </w:r>
    </w:p>
    <w:p w14:paraId="756E1AE3" w14:textId="77777777" w:rsidR="00E11FDE" w:rsidRDefault="00E11FDE" w:rsidP="00E11FDE">
      <w:r>
        <w:t xml:space="preserve">        } else if (speed &gt; 60 &amp;&amp; speed &lt;= 80) {</w:t>
      </w:r>
    </w:p>
    <w:p w14:paraId="1C0A5D58" w14:textId="37F676BD" w:rsidR="00E11FDE" w:rsidRDefault="00E11FDE" w:rsidP="00E11FDE">
      <w:r>
        <w:t xml:space="preserve">            </w:t>
      </w:r>
      <w:r w:rsidRPr="00685879">
        <w:rPr>
          <w:b/>
          <w:color w:val="3A0000"/>
        </w:rPr>
        <w:t>System.out.println</w:t>
      </w:r>
      <w:r>
        <w:t>("Warning issued.");</w:t>
      </w:r>
    </w:p>
    <w:p w14:paraId="54ABBB94" w14:textId="77777777" w:rsidR="00E11FDE" w:rsidRDefault="00E11FDE" w:rsidP="00E11FDE">
      <w:r>
        <w:t xml:space="preserve">        } else {</w:t>
      </w:r>
    </w:p>
    <w:p w14:paraId="5B4808F6" w14:textId="0615387A" w:rsidR="00E11FDE" w:rsidRDefault="00E11FDE" w:rsidP="00E11FDE">
      <w:r>
        <w:t xml:space="preserve">            </w:t>
      </w:r>
      <w:r w:rsidRPr="00685879">
        <w:rPr>
          <w:b/>
          <w:color w:val="3A0000"/>
        </w:rPr>
        <w:t>System.out.println</w:t>
      </w:r>
      <w:r>
        <w:t>("Fine issued.");</w:t>
      </w:r>
    </w:p>
    <w:p w14:paraId="2802EB90" w14:textId="4CEB4F86" w:rsidR="00CF5C6B" w:rsidRPr="00AB0622" w:rsidRDefault="00E11FDE" w:rsidP="00AB0622">
      <w:r w:rsidRPr="00AB0622">
        <w:t xml:space="preserve">        </w:t>
      </w:r>
      <w:r w:rsidR="00130AC9">
        <w:t>}}}</w:t>
      </w:r>
    </w:p>
    <w:p w14:paraId="5EF24210" w14:textId="13DDEB7C" w:rsidR="00E11FDE" w:rsidRPr="00B832A5" w:rsidRDefault="00E11FDE" w:rsidP="00B832A5">
      <w:pPr>
        <w:pStyle w:val="NoSpacing"/>
        <w:rPr>
          <w:color w:val="FF0000"/>
        </w:rPr>
      </w:pPr>
      <w:r w:rsidRPr="00B832A5">
        <w:rPr>
          <w:color w:val="FF0000"/>
        </w:rPr>
        <w:t xml:space="preserve">2 </w:t>
      </w:r>
      <w:r w:rsidR="001C5B57" w:rsidRPr="00B832A5">
        <w:rPr>
          <w:color w:val="FF0000"/>
        </w:rPr>
        <w:t xml:space="preserve">WRITE A JAVA PROGRAMME YOU NEED TO DETERMINE </w:t>
      </w:r>
      <w:r w:rsidR="00AB0622" w:rsidRPr="00B832A5">
        <w:rPr>
          <w:color w:val="FF0000"/>
        </w:rPr>
        <w:t>THE TAX BRACKET BASED ON INCOME.</w:t>
      </w:r>
    </w:p>
    <w:p w14:paraId="68206141" w14:textId="738E648B" w:rsidR="00130AC9" w:rsidRPr="00B832A5" w:rsidRDefault="00130AC9" w:rsidP="00B832A5">
      <w:pPr>
        <w:pStyle w:val="NoSpacing"/>
        <w:rPr>
          <w:color w:val="FF0000"/>
        </w:rPr>
      </w:pPr>
      <w:r w:rsidRPr="00B832A5">
        <w:rPr>
          <w:color w:val="FF0000"/>
        </w:rPr>
        <w:t>10% FOR INCOME UP TO 100000</w:t>
      </w:r>
    </w:p>
    <w:p w14:paraId="71CF5541" w14:textId="1A98D19C" w:rsidR="00130AC9" w:rsidRPr="00B832A5" w:rsidRDefault="00130AC9" w:rsidP="00B832A5">
      <w:pPr>
        <w:pStyle w:val="NoSpacing"/>
        <w:rPr>
          <w:color w:val="FF0000"/>
        </w:rPr>
      </w:pPr>
      <w:r w:rsidRPr="00B832A5">
        <w:rPr>
          <w:color w:val="FF0000"/>
        </w:rPr>
        <w:t xml:space="preserve">12% FOR INCOME </w:t>
      </w:r>
      <w:r w:rsidR="007B1A94" w:rsidRPr="00B832A5">
        <w:rPr>
          <w:color w:val="FF0000"/>
        </w:rPr>
        <w:t>BETWEEN 100001 AND 400000</w:t>
      </w:r>
    </w:p>
    <w:p w14:paraId="77744932" w14:textId="236D78EF" w:rsidR="007B1A94" w:rsidRPr="00B832A5" w:rsidRDefault="007B1A94" w:rsidP="00B832A5">
      <w:pPr>
        <w:pStyle w:val="NoSpacing"/>
        <w:rPr>
          <w:color w:val="FF0000"/>
        </w:rPr>
      </w:pPr>
      <w:r w:rsidRPr="00B832A5">
        <w:rPr>
          <w:color w:val="FF0000"/>
        </w:rPr>
        <w:t xml:space="preserve">22% FOR INCOME </w:t>
      </w:r>
      <w:r w:rsidR="00B832A5" w:rsidRPr="00B832A5">
        <w:rPr>
          <w:color w:val="FF0000"/>
        </w:rPr>
        <w:t>BETWEEN 850000</w:t>
      </w:r>
    </w:p>
    <w:p w14:paraId="73176672" w14:textId="77777777" w:rsidR="00CF5C6B" w:rsidRPr="00B832A5" w:rsidRDefault="00CF5C6B" w:rsidP="00B832A5">
      <w:pPr>
        <w:pStyle w:val="NoSpacing"/>
        <w:rPr>
          <w:color w:val="FF0000"/>
        </w:rPr>
      </w:pPr>
    </w:p>
    <w:p w14:paraId="3FAAD4BE" w14:textId="77777777" w:rsidR="00046924" w:rsidRPr="00046924" w:rsidRDefault="00AB25E7" w:rsidP="00A138F5">
      <w:pPr>
        <w:pStyle w:val="NoSpacing"/>
        <w:spacing w:line="360" w:lineRule="auto"/>
      </w:pPr>
      <w:r w:rsidRPr="00B832A5">
        <w:t xml:space="preserve">      </w:t>
      </w:r>
      <w:r w:rsidR="00046924" w:rsidRPr="00046924">
        <w:t>import java.util.Scanner;</w:t>
      </w:r>
    </w:p>
    <w:p w14:paraId="17B0628E" w14:textId="77777777" w:rsidR="00046924" w:rsidRPr="00046924" w:rsidRDefault="00046924" w:rsidP="00A138F5">
      <w:pPr>
        <w:pStyle w:val="NoSpacing"/>
        <w:spacing w:line="360" w:lineRule="auto"/>
      </w:pPr>
    </w:p>
    <w:p w14:paraId="64C199C8" w14:textId="77777777" w:rsidR="00046924" w:rsidRPr="00046924" w:rsidRDefault="00046924" w:rsidP="00A138F5">
      <w:pPr>
        <w:pStyle w:val="NoSpacing"/>
        <w:spacing w:line="360" w:lineRule="auto"/>
      </w:pPr>
      <w:r w:rsidRPr="00046924">
        <w:t>class TaxBracket {</w:t>
      </w:r>
    </w:p>
    <w:p w14:paraId="72357056" w14:textId="7A6C91CA" w:rsidR="00046924" w:rsidRPr="00046924" w:rsidRDefault="00046924" w:rsidP="00A138F5">
      <w:pPr>
        <w:pStyle w:val="NoSpacing"/>
        <w:spacing w:line="360" w:lineRule="auto"/>
      </w:pPr>
      <w:r w:rsidRPr="00046924">
        <w:t xml:space="preserve">    </w:t>
      </w:r>
      <w:r w:rsidRPr="00685879">
        <w:rPr>
          <w:color w:val="002060"/>
        </w:rPr>
        <w:t>public static void main</w:t>
      </w:r>
      <w:r w:rsidRPr="00046924">
        <w:t>(String[] args) {</w:t>
      </w:r>
    </w:p>
    <w:p w14:paraId="0723758D" w14:textId="77777777" w:rsidR="00046924" w:rsidRPr="00046924" w:rsidRDefault="00046924" w:rsidP="00A138F5">
      <w:pPr>
        <w:pStyle w:val="NoSpacing"/>
        <w:spacing w:line="360" w:lineRule="auto"/>
      </w:pPr>
      <w:r w:rsidRPr="00046924">
        <w:t xml:space="preserve">        Scanner scanner = new Scanner(System.in);</w:t>
      </w:r>
    </w:p>
    <w:p w14:paraId="766161AF" w14:textId="474AEF4F" w:rsidR="00046924" w:rsidRPr="00046924" w:rsidRDefault="00046924" w:rsidP="00A138F5">
      <w:pPr>
        <w:pStyle w:val="NoSpacing"/>
        <w:spacing w:line="360" w:lineRule="auto"/>
      </w:pPr>
      <w:r w:rsidRPr="00046924">
        <w:t xml:space="preserve">        </w:t>
      </w:r>
      <w:r w:rsidRPr="00685879">
        <w:rPr>
          <w:b/>
          <w:color w:val="3A0000"/>
        </w:rPr>
        <w:t>System.out.println</w:t>
      </w:r>
      <w:r w:rsidRPr="00046924">
        <w:t>("Enter the income: ");</w:t>
      </w:r>
    </w:p>
    <w:p w14:paraId="10ED7103" w14:textId="77777777" w:rsidR="00046924" w:rsidRPr="00046924" w:rsidRDefault="00046924" w:rsidP="00A138F5">
      <w:pPr>
        <w:pStyle w:val="NoSpacing"/>
        <w:spacing w:line="360" w:lineRule="auto"/>
      </w:pPr>
      <w:r w:rsidRPr="00046924">
        <w:t xml:space="preserve">        int income = scanner.nextInt();</w:t>
      </w:r>
    </w:p>
    <w:p w14:paraId="00152C14" w14:textId="77777777" w:rsidR="00046924" w:rsidRPr="00046924" w:rsidRDefault="00046924" w:rsidP="00A138F5">
      <w:pPr>
        <w:pStyle w:val="NoSpacing"/>
        <w:spacing w:line="360" w:lineRule="auto"/>
      </w:pPr>
    </w:p>
    <w:p w14:paraId="4748A048" w14:textId="77777777" w:rsidR="00046924" w:rsidRPr="00046924" w:rsidRDefault="00046924" w:rsidP="00A138F5">
      <w:pPr>
        <w:pStyle w:val="NoSpacing"/>
        <w:spacing w:line="360" w:lineRule="auto"/>
      </w:pPr>
      <w:r w:rsidRPr="00046924">
        <w:t xml:space="preserve">        if (income &lt;= 100000) {</w:t>
      </w:r>
    </w:p>
    <w:p w14:paraId="4839B9A8" w14:textId="3912275C" w:rsidR="00046924" w:rsidRPr="00046924" w:rsidRDefault="00046924" w:rsidP="00A138F5">
      <w:pPr>
        <w:pStyle w:val="NoSpacing"/>
        <w:spacing w:line="360" w:lineRule="auto"/>
      </w:pPr>
      <w:r w:rsidRPr="00046924">
        <w:t xml:space="preserve">            </w:t>
      </w:r>
      <w:r w:rsidRPr="00685879">
        <w:rPr>
          <w:b/>
          <w:color w:val="3A0000"/>
        </w:rPr>
        <w:t>System.out.println</w:t>
      </w:r>
      <w:r w:rsidRPr="00046924">
        <w:t>(income + " 10% of tax");</w:t>
      </w:r>
    </w:p>
    <w:p w14:paraId="69943ECA" w14:textId="77777777" w:rsidR="00046924" w:rsidRPr="00046924" w:rsidRDefault="00046924" w:rsidP="00A138F5">
      <w:pPr>
        <w:pStyle w:val="NoSpacing"/>
        <w:spacing w:line="360" w:lineRule="auto"/>
      </w:pPr>
      <w:r w:rsidRPr="00046924">
        <w:t xml:space="preserve">        } else if (income &lt;= 400000) {</w:t>
      </w:r>
    </w:p>
    <w:p w14:paraId="7739C6A3" w14:textId="35808358" w:rsidR="00046924" w:rsidRPr="00046924" w:rsidRDefault="00046924" w:rsidP="00A138F5">
      <w:pPr>
        <w:pStyle w:val="NoSpacing"/>
        <w:spacing w:line="360" w:lineRule="auto"/>
      </w:pPr>
      <w:r w:rsidRPr="00046924">
        <w:t xml:space="preserve">            </w:t>
      </w:r>
      <w:r w:rsidRPr="00685879">
        <w:rPr>
          <w:b/>
          <w:color w:val="3A0000"/>
        </w:rPr>
        <w:t>System.out.println</w:t>
      </w:r>
      <w:r w:rsidRPr="00046924">
        <w:t>(income + " 12% of tax");</w:t>
      </w:r>
    </w:p>
    <w:p w14:paraId="7E8653B2" w14:textId="77777777" w:rsidR="00046924" w:rsidRPr="00046924" w:rsidRDefault="00046924" w:rsidP="00A138F5">
      <w:pPr>
        <w:pStyle w:val="NoSpacing"/>
        <w:spacing w:line="360" w:lineRule="auto"/>
      </w:pPr>
      <w:r w:rsidRPr="00046924">
        <w:t xml:space="preserve">        } else if (income &lt;= 850000) {</w:t>
      </w:r>
    </w:p>
    <w:p w14:paraId="0245D6DE" w14:textId="6D089FBC" w:rsidR="00046924" w:rsidRPr="00046924" w:rsidRDefault="00046924" w:rsidP="00A138F5">
      <w:pPr>
        <w:pStyle w:val="NoSpacing"/>
        <w:spacing w:line="360" w:lineRule="auto"/>
      </w:pPr>
      <w:r w:rsidRPr="00046924">
        <w:t xml:space="preserve">            </w:t>
      </w:r>
      <w:r w:rsidRPr="00685879">
        <w:rPr>
          <w:b/>
          <w:color w:val="3A0000"/>
        </w:rPr>
        <w:t>System.out.println</w:t>
      </w:r>
      <w:r w:rsidRPr="00046924">
        <w:t>(income + " 22% of tax");</w:t>
      </w:r>
    </w:p>
    <w:p w14:paraId="4C50B839" w14:textId="77777777" w:rsidR="00046924" w:rsidRPr="00046924" w:rsidRDefault="00046924" w:rsidP="00A138F5">
      <w:pPr>
        <w:pStyle w:val="NoSpacing"/>
        <w:spacing w:line="360" w:lineRule="auto"/>
      </w:pPr>
      <w:r w:rsidRPr="00046924">
        <w:t xml:space="preserve">        } else {</w:t>
      </w:r>
    </w:p>
    <w:p w14:paraId="4FB837AD" w14:textId="2F6317A5" w:rsidR="00046924" w:rsidRPr="00046924" w:rsidRDefault="00046924" w:rsidP="00A138F5">
      <w:pPr>
        <w:pStyle w:val="NoSpacing"/>
        <w:spacing w:line="360" w:lineRule="auto"/>
      </w:pPr>
      <w:r w:rsidRPr="00046924">
        <w:t xml:space="preserve">            </w:t>
      </w:r>
      <w:r w:rsidRPr="00685879">
        <w:rPr>
          <w:b/>
          <w:color w:val="3A0000"/>
        </w:rPr>
        <w:t>System.out.println</w:t>
      </w:r>
      <w:r w:rsidRPr="00046924">
        <w:t>(income + " 24% of tax");</w:t>
      </w:r>
    </w:p>
    <w:p w14:paraId="693CD7F0" w14:textId="77777777" w:rsidR="00046924" w:rsidRPr="00046924" w:rsidRDefault="00046924" w:rsidP="00A138F5">
      <w:pPr>
        <w:pStyle w:val="NoSpacing"/>
        <w:spacing w:line="360" w:lineRule="auto"/>
      </w:pPr>
      <w:r w:rsidRPr="00046924">
        <w:t xml:space="preserve">        }</w:t>
      </w:r>
    </w:p>
    <w:p w14:paraId="5E350833" w14:textId="77777777" w:rsidR="00046924" w:rsidRPr="00046924" w:rsidRDefault="00046924" w:rsidP="00A138F5">
      <w:pPr>
        <w:pStyle w:val="NoSpacing"/>
        <w:spacing w:line="360" w:lineRule="auto"/>
      </w:pPr>
      <w:r w:rsidRPr="00046924">
        <w:t xml:space="preserve">    }</w:t>
      </w:r>
    </w:p>
    <w:p w14:paraId="33886997" w14:textId="77777777" w:rsidR="00046924" w:rsidRDefault="00046924" w:rsidP="00A138F5">
      <w:pPr>
        <w:pStyle w:val="NoSpacing"/>
        <w:spacing w:line="360" w:lineRule="auto"/>
      </w:pPr>
      <w:r w:rsidRPr="00046924">
        <w:t>}</w:t>
      </w:r>
    </w:p>
    <w:p w14:paraId="09071AB7" w14:textId="7614F0D1" w:rsidR="00743437" w:rsidRPr="008824B3" w:rsidRDefault="00743437" w:rsidP="00A138F5">
      <w:pPr>
        <w:pStyle w:val="NoSpacing"/>
        <w:spacing w:line="360" w:lineRule="auto"/>
        <w:rPr>
          <w:color w:val="FF0000"/>
        </w:rPr>
      </w:pPr>
      <w:r w:rsidRPr="008824B3">
        <w:rPr>
          <w:color w:val="FF0000"/>
        </w:rPr>
        <w:t xml:space="preserve">3 </w:t>
      </w:r>
      <w:r w:rsidR="00790E49" w:rsidRPr="008824B3">
        <w:rPr>
          <w:color w:val="FF0000"/>
        </w:rPr>
        <w:t xml:space="preserve">WRITE A JAVA PROGRAMME YPU WANT TO PRINT </w:t>
      </w:r>
      <w:r w:rsidR="00065D79" w:rsidRPr="008824B3">
        <w:rPr>
          <w:color w:val="FF0000"/>
        </w:rPr>
        <w:t>THE NAME OF THE DAY BASED ON AN INTIGER (1 FOR MONDAY ,2 FOR TUESDAY</w:t>
      </w:r>
      <w:r w:rsidR="004425D9" w:rsidRPr="008824B3">
        <w:rPr>
          <w:color w:val="FF0000"/>
        </w:rPr>
        <w:t>…,</w:t>
      </w:r>
      <w:r w:rsidR="00065D79" w:rsidRPr="008824B3">
        <w:rPr>
          <w:color w:val="FF0000"/>
        </w:rPr>
        <w:t xml:space="preserve"> </w:t>
      </w:r>
      <w:r w:rsidR="00BA0B24" w:rsidRPr="008824B3">
        <w:rPr>
          <w:color w:val="FF0000"/>
        </w:rPr>
        <w:t xml:space="preserve"> 7 FOR SUNDAY</w:t>
      </w:r>
      <w:r w:rsidR="004425D9" w:rsidRPr="008824B3">
        <w:rPr>
          <w:color w:val="FF0000"/>
        </w:rPr>
        <w:t xml:space="preserve">) IF THE INPUT </w:t>
      </w:r>
      <w:r w:rsidR="008824B3" w:rsidRPr="008824B3">
        <w:rPr>
          <w:color w:val="FF0000"/>
        </w:rPr>
        <w:t>IS INVALID ,PRINT INVALID DAY.</w:t>
      </w:r>
    </w:p>
    <w:p w14:paraId="1979B166" w14:textId="77777777" w:rsidR="00517352" w:rsidRPr="00517352" w:rsidRDefault="00517352" w:rsidP="00517352">
      <w:r w:rsidRPr="00517352">
        <w:t>import java.util.Scanner;</w:t>
      </w:r>
    </w:p>
    <w:p w14:paraId="6C9767A6" w14:textId="77777777" w:rsidR="00517352" w:rsidRPr="00517352" w:rsidRDefault="00517352" w:rsidP="00517352"/>
    <w:p w14:paraId="07704418" w14:textId="4B8B9661" w:rsidR="00517352" w:rsidRPr="00517352" w:rsidRDefault="00517352" w:rsidP="00517352">
      <w:r w:rsidRPr="00517352">
        <w:t>class DayOfWeek {</w:t>
      </w:r>
    </w:p>
    <w:p w14:paraId="78F0F8B3" w14:textId="58BDD4C2" w:rsidR="00517352" w:rsidRPr="00517352" w:rsidRDefault="00517352" w:rsidP="00517352">
      <w:r w:rsidRPr="00517352">
        <w:t xml:space="preserve">    </w:t>
      </w:r>
      <w:r w:rsidRPr="00685879">
        <w:rPr>
          <w:color w:val="002060"/>
        </w:rPr>
        <w:t>public static void main</w:t>
      </w:r>
      <w:r w:rsidRPr="00517352">
        <w:t>(String[] args) {</w:t>
      </w:r>
    </w:p>
    <w:p w14:paraId="4F81DCC5" w14:textId="77777777" w:rsidR="00517352" w:rsidRPr="00517352" w:rsidRDefault="00517352" w:rsidP="00517352">
      <w:r w:rsidRPr="00517352">
        <w:t xml:space="preserve">        Scanner scanner = new Scanner(System.in);</w:t>
      </w:r>
    </w:p>
    <w:p w14:paraId="43FF4137" w14:textId="10688BF8" w:rsidR="00517352" w:rsidRPr="00517352" w:rsidRDefault="00517352" w:rsidP="00517352">
      <w:r w:rsidRPr="00517352">
        <w:t xml:space="preserve">        </w:t>
      </w:r>
      <w:r w:rsidRPr="00685879">
        <w:rPr>
          <w:b/>
          <w:color w:val="3A0000"/>
        </w:rPr>
        <w:t>System.out.println</w:t>
      </w:r>
      <w:r w:rsidRPr="00517352">
        <w:t>("Enter a number between 1 and 7:");</w:t>
      </w:r>
    </w:p>
    <w:p w14:paraId="69224866" w14:textId="16FE9A9D" w:rsidR="00517352" w:rsidRPr="00517352" w:rsidRDefault="00517352" w:rsidP="00517352">
      <w:r w:rsidRPr="00517352">
        <w:t xml:space="preserve">        int day = scanner.nextInt()</w:t>
      </w:r>
      <w:r w:rsidR="00781A48">
        <w:t>;</w:t>
      </w:r>
    </w:p>
    <w:p w14:paraId="6340590E" w14:textId="77777777" w:rsidR="00517352" w:rsidRPr="00517352" w:rsidRDefault="00517352" w:rsidP="00517352">
      <w:pPr>
        <w:pStyle w:val="NoSpacing"/>
      </w:pPr>
      <w:r w:rsidRPr="00517352">
        <w:t xml:space="preserve">        switch (day) {</w:t>
      </w:r>
    </w:p>
    <w:p w14:paraId="36A54C6C" w14:textId="77777777" w:rsidR="00517352" w:rsidRPr="00517352" w:rsidRDefault="00517352" w:rsidP="00517352">
      <w:pPr>
        <w:pStyle w:val="NoSpacing"/>
      </w:pPr>
      <w:r w:rsidRPr="00517352">
        <w:t xml:space="preserve">            case 1:</w:t>
      </w:r>
    </w:p>
    <w:p w14:paraId="7E719902" w14:textId="2C87F342" w:rsidR="00517352" w:rsidRPr="00517352" w:rsidRDefault="00517352" w:rsidP="00517352">
      <w:pPr>
        <w:pStyle w:val="NoSpacing"/>
      </w:pPr>
      <w:r w:rsidRPr="00517352">
        <w:t xml:space="preserve">                </w:t>
      </w:r>
      <w:r w:rsidRPr="00685879">
        <w:rPr>
          <w:b/>
          <w:color w:val="3A0000"/>
        </w:rPr>
        <w:t>System.out.println</w:t>
      </w:r>
      <w:r w:rsidRPr="00517352">
        <w:t>("Monday");</w:t>
      </w:r>
    </w:p>
    <w:p w14:paraId="6707D065" w14:textId="77777777" w:rsidR="00517352" w:rsidRPr="00517352" w:rsidRDefault="00517352" w:rsidP="00517352">
      <w:pPr>
        <w:pStyle w:val="NoSpacing"/>
      </w:pPr>
      <w:r w:rsidRPr="00517352">
        <w:t xml:space="preserve">                break;</w:t>
      </w:r>
    </w:p>
    <w:p w14:paraId="31D29779" w14:textId="77777777" w:rsidR="00517352" w:rsidRPr="00517352" w:rsidRDefault="00517352" w:rsidP="00517352">
      <w:pPr>
        <w:pStyle w:val="NoSpacing"/>
      </w:pPr>
      <w:r w:rsidRPr="00517352">
        <w:t xml:space="preserve">            case 2:</w:t>
      </w:r>
    </w:p>
    <w:p w14:paraId="7709BC32" w14:textId="74065E94" w:rsidR="00517352" w:rsidRPr="00517352" w:rsidRDefault="00517352" w:rsidP="00517352">
      <w:pPr>
        <w:pStyle w:val="NoSpacing"/>
      </w:pPr>
      <w:r w:rsidRPr="00517352">
        <w:t xml:space="preserve">                </w:t>
      </w:r>
      <w:r w:rsidRPr="00685879">
        <w:rPr>
          <w:b/>
          <w:color w:val="3A0000"/>
        </w:rPr>
        <w:t>System.out.println</w:t>
      </w:r>
      <w:r w:rsidRPr="00517352">
        <w:t>("Tuesday");</w:t>
      </w:r>
    </w:p>
    <w:p w14:paraId="4B85AFB1" w14:textId="77777777" w:rsidR="00517352" w:rsidRPr="00517352" w:rsidRDefault="00517352" w:rsidP="00517352">
      <w:pPr>
        <w:pStyle w:val="NoSpacing"/>
      </w:pPr>
      <w:r w:rsidRPr="00517352">
        <w:t xml:space="preserve">                break;</w:t>
      </w:r>
    </w:p>
    <w:p w14:paraId="62B1F7EF" w14:textId="77777777" w:rsidR="00517352" w:rsidRPr="00517352" w:rsidRDefault="00517352" w:rsidP="00517352">
      <w:pPr>
        <w:pStyle w:val="NoSpacing"/>
      </w:pPr>
      <w:r w:rsidRPr="00517352">
        <w:t xml:space="preserve">            case 3:</w:t>
      </w:r>
    </w:p>
    <w:p w14:paraId="60817579" w14:textId="1CD6B0CF" w:rsidR="00517352" w:rsidRPr="00517352" w:rsidRDefault="00517352" w:rsidP="00517352">
      <w:pPr>
        <w:pStyle w:val="NoSpacing"/>
      </w:pPr>
      <w:r w:rsidRPr="00517352">
        <w:t xml:space="preserve">                </w:t>
      </w:r>
      <w:r w:rsidRPr="00685879">
        <w:rPr>
          <w:b/>
          <w:color w:val="3A0000"/>
        </w:rPr>
        <w:t>System.out.println</w:t>
      </w:r>
      <w:r w:rsidRPr="00517352">
        <w:t>("Wednesday");</w:t>
      </w:r>
    </w:p>
    <w:p w14:paraId="61848124" w14:textId="77777777" w:rsidR="00517352" w:rsidRPr="00517352" w:rsidRDefault="00517352" w:rsidP="00517352">
      <w:pPr>
        <w:pStyle w:val="NoSpacing"/>
      </w:pPr>
      <w:r w:rsidRPr="00517352">
        <w:t xml:space="preserve">                break;</w:t>
      </w:r>
    </w:p>
    <w:p w14:paraId="335B2848" w14:textId="77777777" w:rsidR="00517352" w:rsidRPr="00517352" w:rsidRDefault="00517352" w:rsidP="00517352">
      <w:pPr>
        <w:pStyle w:val="NoSpacing"/>
      </w:pPr>
      <w:r w:rsidRPr="00517352">
        <w:t xml:space="preserve">            case 4:</w:t>
      </w:r>
    </w:p>
    <w:p w14:paraId="4B2522B4" w14:textId="7048336F" w:rsidR="00517352" w:rsidRPr="00517352" w:rsidRDefault="00517352" w:rsidP="00517352">
      <w:pPr>
        <w:pStyle w:val="NoSpacing"/>
      </w:pPr>
      <w:r w:rsidRPr="00517352">
        <w:t xml:space="preserve">                </w:t>
      </w:r>
      <w:r w:rsidRPr="00685879">
        <w:rPr>
          <w:b/>
          <w:color w:val="3A0000"/>
        </w:rPr>
        <w:t>System.out.println</w:t>
      </w:r>
      <w:r w:rsidRPr="00517352">
        <w:t>("Thursday");</w:t>
      </w:r>
    </w:p>
    <w:p w14:paraId="6AB13758" w14:textId="77777777" w:rsidR="00517352" w:rsidRPr="00517352" w:rsidRDefault="00517352" w:rsidP="00517352">
      <w:pPr>
        <w:pStyle w:val="NoSpacing"/>
      </w:pPr>
      <w:r w:rsidRPr="00517352">
        <w:t xml:space="preserve">                break;</w:t>
      </w:r>
    </w:p>
    <w:p w14:paraId="2BA510A6" w14:textId="77777777" w:rsidR="00517352" w:rsidRPr="00517352" w:rsidRDefault="00517352" w:rsidP="00517352">
      <w:pPr>
        <w:pStyle w:val="NoSpacing"/>
      </w:pPr>
      <w:r w:rsidRPr="00517352">
        <w:t xml:space="preserve">            case 5:</w:t>
      </w:r>
    </w:p>
    <w:p w14:paraId="767C766F" w14:textId="5BBE4F04" w:rsidR="00517352" w:rsidRPr="00517352" w:rsidRDefault="00517352" w:rsidP="00517352">
      <w:pPr>
        <w:pStyle w:val="NoSpacing"/>
      </w:pPr>
      <w:r w:rsidRPr="00517352">
        <w:t xml:space="preserve">                </w:t>
      </w:r>
      <w:r w:rsidRPr="00685879">
        <w:rPr>
          <w:b/>
          <w:color w:val="3A0000"/>
        </w:rPr>
        <w:t>System.out.println</w:t>
      </w:r>
      <w:r w:rsidRPr="00517352">
        <w:t>("Friday");</w:t>
      </w:r>
    </w:p>
    <w:p w14:paraId="1FD88121" w14:textId="77777777" w:rsidR="00517352" w:rsidRPr="00517352" w:rsidRDefault="00517352" w:rsidP="00517352">
      <w:pPr>
        <w:pStyle w:val="NoSpacing"/>
      </w:pPr>
      <w:r w:rsidRPr="00517352">
        <w:t xml:space="preserve">                break;</w:t>
      </w:r>
    </w:p>
    <w:p w14:paraId="4FDE8BC1" w14:textId="77777777" w:rsidR="00517352" w:rsidRPr="00517352" w:rsidRDefault="00517352" w:rsidP="00517352">
      <w:pPr>
        <w:pStyle w:val="NoSpacing"/>
      </w:pPr>
      <w:r w:rsidRPr="00517352">
        <w:t xml:space="preserve">            case 6:</w:t>
      </w:r>
    </w:p>
    <w:p w14:paraId="27A450DE" w14:textId="6A5E1F4D" w:rsidR="00517352" w:rsidRPr="00517352" w:rsidRDefault="00517352" w:rsidP="00517352">
      <w:pPr>
        <w:pStyle w:val="NoSpacing"/>
      </w:pPr>
      <w:r w:rsidRPr="00517352">
        <w:t xml:space="preserve">                </w:t>
      </w:r>
      <w:r w:rsidRPr="00685879">
        <w:rPr>
          <w:b/>
          <w:color w:val="3A0000"/>
        </w:rPr>
        <w:t>System.out.println</w:t>
      </w:r>
      <w:r w:rsidRPr="00517352">
        <w:t>("Saturday");</w:t>
      </w:r>
    </w:p>
    <w:p w14:paraId="65BF21BF" w14:textId="77777777" w:rsidR="00517352" w:rsidRPr="00517352" w:rsidRDefault="00517352" w:rsidP="00517352">
      <w:pPr>
        <w:pStyle w:val="NoSpacing"/>
      </w:pPr>
      <w:r w:rsidRPr="00517352">
        <w:t xml:space="preserve">                break;</w:t>
      </w:r>
    </w:p>
    <w:p w14:paraId="707E9911" w14:textId="77777777" w:rsidR="00517352" w:rsidRPr="00517352" w:rsidRDefault="00517352" w:rsidP="00517352">
      <w:pPr>
        <w:pStyle w:val="NoSpacing"/>
      </w:pPr>
      <w:r w:rsidRPr="00517352">
        <w:t xml:space="preserve">            case 7:</w:t>
      </w:r>
    </w:p>
    <w:p w14:paraId="43C3049B" w14:textId="35BF5180" w:rsidR="00517352" w:rsidRPr="00517352" w:rsidRDefault="00517352" w:rsidP="00517352">
      <w:pPr>
        <w:pStyle w:val="NoSpacing"/>
      </w:pPr>
      <w:r w:rsidRPr="00517352">
        <w:t xml:space="preserve">                </w:t>
      </w:r>
      <w:r w:rsidRPr="00685879">
        <w:rPr>
          <w:b/>
          <w:color w:val="3A0000"/>
        </w:rPr>
        <w:t>System.out.println</w:t>
      </w:r>
      <w:r w:rsidRPr="00517352">
        <w:t>("Sunday");</w:t>
      </w:r>
    </w:p>
    <w:p w14:paraId="2B9489A6" w14:textId="77777777" w:rsidR="00517352" w:rsidRPr="00517352" w:rsidRDefault="00517352" w:rsidP="00517352">
      <w:pPr>
        <w:pStyle w:val="NoSpacing"/>
      </w:pPr>
      <w:r w:rsidRPr="00517352">
        <w:t xml:space="preserve">                break;</w:t>
      </w:r>
    </w:p>
    <w:p w14:paraId="7C7168E3" w14:textId="1626DA56" w:rsidR="00517352" w:rsidRPr="00517352" w:rsidRDefault="00517352" w:rsidP="00517352">
      <w:pPr>
        <w:pStyle w:val="NoSpacing"/>
      </w:pPr>
      <w:r w:rsidRPr="00517352">
        <w:t xml:space="preserve">            </w:t>
      </w:r>
      <w:r w:rsidR="00781A48">
        <w:t>default</w:t>
      </w:r>
      <w:r w:rsidR="00F62B3A">
        <w:t>:</w:t>
      </w:r>
    </w:p>
    <w:p w14:paraId="25D1C686" w14:textId="15B45604" w:rsidR="00517352" w:rsidRPr="00517352" w:rsidRDefault="00517352" w:rsidP="00517352">
      <w:pPr>
        <w:pStyle w:val="NoSpacing"/>
      </w:pPr>
      <w:r w:rsidRPr="00517352">
        <w:t xml:space="preserve">                </w:t>
      </w:r>
      <w:r w:rsidRPr="00685879">
        <w:rPr>
          <w:b/>
          <w:color w:val="3A0000"/>
        </w:rPr>
        <w:t>System.out.println</w:t>
      </w:r>
      <w:r w:rsidRPr="00517352">
        <w:t>("Invalid day");</w:t>
      </w:r>
    </w:p>
    <w:p w14:paraId="7BB9D878" w14:textId="77777777" w:rsidR="00517352" w:rsidRPr="00517352" w:rsidRDefault="00517352" w:rsidP="00517352">
      <w:pPr>
        <w:pStyle w:val="NoSpacing"/>
      </w:pPr>
      <w:r w:rsidRPr="00517352">
        <w:t xml:space="preserve">                break;</w:t>
      </w:r>
    </w:p>
    <w:p w14:paraId="23B272F9" w14:textId="77777777" w:rsidR="00517352" w:rsidRPr="00517352" w:rsidRDefault="00517352" w:rsidP="00517352">
      <w:pPr>
        <w:pStyle w:val="NoSpacing"/>
      </w:pPr>
      <w:r w:rsidRPr="00517352">
        <w:t xml:space="preserve">        }</w:t>
      </w:r>
    </w:p>
    <w:p w14:paraId="0FF18C35" w14:textId="77777777" w:rsidR="00517352" w:rsidRPr="00517352" w:rsidRDefault="00517352" w:rsidP="00517352">
      <w:pPr>
        <w:pStyle w:val="NoSpacing"/>
      </w:pPr>
      <w:r w:rsidRPr="00517352">
        <w:t xml:space="preserve">    }</w:t>
      </w:r>
    </w:p>
    <w:p w14:paraId="409C8740" w14:textId="77777777" w:rsidR="00517352" w:rsidRDefault="00517352" w:rsidP="00517352">
      <w:pPr>
        <w:pStyle w:val="NoSpacing"/>
      </w:pPr>
      <w:r w:rsidRPr="00517352">
        <w:t>}</w:t>
      </w:r>
    </w:p>
    <w:p w14:paraId="79E0245D" w14:textId="33101C89" w:rsidR="00F62B3A" w:rsidRDefault="00FD5443" w:rsidP="00517352">
      <w:pPr>
        <w:pStyle w:val="NoSpacing"/>
        <w:rPr>
          <w:color w:val="FF0000"/>
        </w:rPr>
      </w:pPr>
      <w:r w:rsidRPr="007523E7">
        <w:rPr>
          <w:color w:val="FF0000"/>
        </w:rPr>
        <w:t xml:space="preserve">4 write a JAVA PROGRAMME YOU WANT TO CLASSIFY </w:t>
      </w:r>
      <w:r w:rsidR="007523E7" w:rsidRPr="007523E7">
        <w:rPr>
          <w:color w:val="FF0000"/>
        </w:rPr>
        <w:t>STUDENTS BASED ON THEIR AVERAGE MARKS.</w:t>
      </w:r>
    </w:p>
    <w:p w14:paraId="483F0AE6" w14:textId="01492AEE" w:rsidR="007523E7" w:rsidRDefault="00286CEE" w:rsidP="00517352">
      <w:pPr>
        <w:pStyle w:val="NoSpacing"/>
        <w:rPr>
          <w:color w:val="FF0000"/>
        </w:rPr>
      </w:pPr>
      <w:r>
        <w:rPr>
          <w:color w:val="FF0000"/>
        </w:rPr>
        <w:t>1</w:t>
      </w:r>
      <w:r w:rsidRPr="00286CEE">
        <w:rPr>
          <w:color w:val="FF0000"/>
          <w:vertAlign w:val="superscript"/>
        </w:rPr>
        <w:t>ST</w:t>
      </w:r>
      <w:r>
        <w:rPr>
          <w:color w:val="FF0000"/>
        </w:rPr>
        <w:t xml:space="preserve"> CLASS =60 AND ABOVE </w:t>
      </w:r>
    </w:p>
    <w:p w14:paraId="0868D051" w14:textId="4AFBCEF2" w:rsidR="00286CEE" w:rsidRDefault="00286CEE" w:rsidP="00517352">
      <w:pPr>
        <w:pStyle w:val="NoSpacing"/>
        <w:rPr>
          <w:color w:val="FF0000"/>
        </w:rPr>
      </w:pPr>
      <w:r>
        <w:rPr>
          <w:color w:val="FF0000"/>
        </w:rPr>
        <w:t>2</w:t>
      </w:r>
      <w:r w:rsidRPr="00286CEE">
        <w:rPr>
          <w:color w:val="FF0000"/>
          <w:vertAlign w:val="superscript"/>
        </w:rPr>
        <w:t>ND</w:t>
      </w:r>
      <w:r>
        <w:rPr>
          <w:color w:val="FF0000"/>
        </w:rPr>
        <w:t xml:space="preserve"> CLASS</w:t>
      </w:r>
      <w:r w:rsidR="004566D5">
        <w:rPr>
          <w:color w:val="FF0000"/>
        </w:rPr>
        <w:t>=</w:t>
      </w:r>
      <w:r>
        <w:rPr>
          <w:color w:val="FF0000"/>
        </w:rPr>
        <w:t xml:space="preserve"> 50 TO 59</w:t>
      </w:r>
    </w:p>
    <w:p w14:paraId="39CAC181" w14:textId="393EFEFE" w:rsidR="00286CEE" w:rsidRDefault="00286CEE" w:rsidP="00517352">
      <w:pPr>
        <w:pStyle w:val="NoSpacing"/>
        <w:rPr>
          <w:color w:val="FF0000"/>
        </w:rPr>
      </w:pPr>
      <w:r>
        <w:rPr>
          <w:color w:val="FF0000"/>
        </w:rPr>
        <w:t>3</w:t>
      </w:r>
      <w:r w:rsidRPr="00286CEE">
        <w:rPr>
          <w:color w:val="FF0000"/>
          <w:vertAlign w:val="superscript"/>
        </w:rPr>
        <w:t>RD</w:t>
      </w:r>
      <w:r>
        <w:rPr>
          <w:color w:val="FF0000"/>
        </w:rPr>
        <w:t xml:space="preserve"> CLASS </w:t>
      </w:r>
      <w:r w:rsidR="004566D5">
        <w:rPr>
          <w:color w:val="FF0000"/>
        </w:rPr>
        <w:t>=40 TO 49</w:t>
      </w:r>
    </w:p>
    <w:p w14:paraId="052108E8" w14:textId="6A72A39E" w:rsidR="004566D5" w:rsidRDefault="004566D5" w:rsidP="00517352">
      <w:pPr>
        <w:pStyle w:val="NoSpacing"/>
        <w:rPr>
          <w:color w:val="FF0000"/>
        </w:rPr>
      </w:pPr>
      <w:r>
        <w:rPr>
          <w:color w:val="FF0000"/>
        </w:rPr>
        <w:t>FAIL =BELOW 40</w:t>
      </w:r>
    </w:p>
    <w:p w14:paraId="41DFD9A5" w14:textId="77777777" w:rsidR="0092221F" w:rsidRPr="0092221F" w:rsidRDefault="0092221F" w:rsidP="0092221F">
      <w:pPr>
        <w:pStyle w:val="NoSpacing"/>
        <w:spacing w:line="276" w:lineRule="auto"/>
      </w:pPr>
      <w:r w:rsidRPr="0092221F">
        <w:t>import java.util.Scanner;</w:t>
      </w:r>
    </w:p>
    <w:p w14:paraId="43AD760B" w14:textId="77777777" w:rsidR="0092221F" w:rsidRPr="0092221F" w:rsidRDefault="0092221F" w:rsidP="0092221F">
      <w:pPr>
        <w:pStyle w:val="NoSpacing"/>
        <w:spacing w:line="276" w:lineRule="auto"/>
      </w:pPr>
      <w:r w:rsidRPr="0092221F">
        <w:t>class marks {</w:t>
      </w:r>
    </w:p>
    <w:p w14:paraId="70965B6F" w14:textId="33EAA292" w:rsidR="0092221F" w:rsidRPr="0092221F" w:rsidRDefault="0092221F" w:rsidP="0092221F">
      <w:pPr>
        <w:pStyle w:val="NoSpacing"/>
        <w:spacing w:line="276" w:lineRule="auto"/>
      </w:pPr>
      <w:r w:rsidRPr="0092221F">
        <w:t xml:space="preserve">    </w:t>
      </w:r>
      <w:r w:rsidRPr="00685879">
        <w:rPr>
          <w:color w:val="002060"/>
        </w:rPr>
        <w:t>public static void main</w:t>
      </w:r>
      <w:r w:rsidRPr="0092221F">
        <w:t>(String[] args) {</w:t>
      </w:r>
    </w:p>
    <w:p w14:paraId="533EB08D" w14:textId="77777777" w:rsidR="0092221F" w:rsidRPr="0092221F" w:rsidRDefault="0092221F" w:rsidP="0092221F">
      <w:pPr>
        <w:pStyle w:val="NoSpacing"/>
        <w:spacing w:line="276" w:lineRule="auto"/>
      </w:pPr>
      <w:r w:rsidRPr="0092221F">
        <w:t xml:space="preserve">        Scanner scanner = new Scanner(System.in);</w:t>
      </w:r>
    </w:p>
    <w:p w14:paraId="2707FB8C" w14:textId="427C25F3" w:rsidR="0092221F" w:rsidRPr="0092221F" w:rsidRDefault="0092221F" w:rsidP="0092221F">
      <w:pPr>
        <w:pStyle w:val="NoSpacing"/>
        <w:spacing w:line="276" w:lineRule="auto"/>
      </w:pPr>
      <w:r w:rsidRPr="0092221F">
        <w:t xml:space="preserve">        </w:t>
      </w:r>
      <w:r w:rsidRPr="00685879">
        <w:rPr>
          <w:b/>
          <w:color w:val="3A0000"/>
        </w:rPr>
        <w:t>System.out.println</w:t>
      </w:r>
      <w:r w:rsidRPr="0092221F">
        <w:t>("Enter student marks");</w:t>
      </w:r>
    </w:p>
    <w:p w14:paraId="7849FA08" w14:textId="77777777" w:rsidR="0092221F" w:rsidRPr="0092221F" w:rsidRDefault="0092221F" w:rsidP="0092221F">
      <w:pPr>
        <w:pStyle w:val="NoSpacing"/>
        <w:spacing w:line="276" w:lineRule="auto"/>
      </w:pPr>
      <w:r w:rsidRPr="0092221F">
        <w:t xml:space="preserve">        </w:t>
      </w:r>
    </w:p>
    <w:p w14:paraId="4909EC62" w14:textId="77777777" w:rsidR="0092221F" w:rsidRPr="0092221F" w:rsidRDefault="0092221F" w:rsidP="0092221F">
      <w:pPr>
        <w:pStyle w:val="NoSpacing"/>
        <w:spacing w:line="276" w:lineRule="auto"/>
      </w:pPr>
      <w:r w:rsidRPr="0092221F">
        <w:t>int marks=scanner.nextInt();</w:t>
      </w:r>
    </w:p>
    <w:p w14:paraId="1CBE3F99" w14:textId="77777777" w:rsidR="0092221F" w:rsidRPr="0092221F" w:rsidRDefault="0092221F" w:rsidP="0092221F">
      <w:pPr>
        <w:pStyle w:val="NoSpacing"/>
        <w:spacing w:line="276" w:lineRule="auto"/>
      </w:pPr>
      <w:r w:rsidRPr="0092221F">
        <w:t>if (marks&gt;=60)</w:t>
      </w:r>
    </w:p>
    <w:p w14:paraId="499A9BCF" w14:textId="4146782B" w:rsidR="0092221F" w:rsidRPr="0092221F" w:rsidRDefault="0092221F" w:rsidP="0092221F">
      <w:pPr>
        <w:pStyle w:val="NoSpacing"/>
        <w:spacing w:line="276" w:lineRule="auto"/>
      </w:pPr>
      <w:r w:rsidRPr="0092221F">
        <w:t>{</w:t>
      </w:r>
      <w:r w:rsidRPr="00685879">
        <w:rPr>
          <w:b/>
          <w:color w:val="3A0000"/>
        </w:rPr>
        <w:t>System.out.println</w:t>
      </w:r>
      <w:r w:rsidRPr="0092221F">
        <w:t>("first class");</w:t>
      </w:r>
    </w:p>
    <w:p w14:paraId="4B583C20" w14:textId="77777777" w:rsidR="0092221F" w:rsidRPr="0092221F" w:rsidRDefault="0092221F" w:rsidP="0092221F">
      <w:pPr>
        <w:pStyle w:val="NoSpacing"/>
        <w:spacing w:line="276" w:lineRule="auto"/>
      </w:pPr>
      <w:r w:rsidRPr="0092221F">
        <w:t>}</w:t>
      </w:r>
    </w:p>
    <w:p w14:paraId="13076EFF" w14:textId="77777777" w:rsidR="0092221F" w:rsidRPr="0092221F" w:rsidRDefault="0092221F" w:rsidP="0092221F">
      <w:pPr>
        <w:pStyle w:val="NoSpacing"/>
        <w:spacing w:line="276" w:lineRule="auto"/>
      </w:pPr>
      <w:r w:rsidRPr="0092221F">
        <w:t>else if (marks &gt;=50)</w:t>
      </w:r>
    </w:p>
    <w:p w14:paraId="1F39D82C" w14:textId="77777777" w:rsidR="0092221F" w:rsidRPr="0092221F" w:rsidRDefault="0092221F" w:rsidP="0092221F">
      <w:pPr>
        <w:pStyle w:val="NoSpacing"/>
        <w:spacing w:line="276" w:lineRule="auto"/>
      </w:pPr>
      <w:r w:rsidRPr="0092221F">
        <w:t>{</w:t>
      </w:r>
    </w:p>
    <w:p w14:paraId="0926D7EB" w14:textId="1A1E3AD9" w:rsidR="0092221F" w:rsidRPr="0092221F" w:rsidRDefault="0092221F" w:rsidP="0092221F">
      <w:pPr>
        <w:pStyle w:val="NoSpacing"/>
        <w:spacing w:line="276" w:lineRule="auto"/>
      </w:pPr>
      <w:r w:rsidRPr="0092221F">
        <w:t xml:space="preserve">   </w:t>
      </w:r>
      <w:r w:rsidRPr="00685879">
        <w:rPr>
          <w:b/>
          <w:color w:val="3A0000"/>
        </w:rPr>
        <w:t>System.out.println</w:t>
      </w:r>
      <w:r w:rsidRPr="0092221F">
        <w:t>("second class");}</w:t>
      </w:r>
    </w:p>
    <w:p w14:paraId="3236143C" w14:textId="77777777" w:rsidR="0092221F" w:rsidRPr="0092221F" w:rsidRDefault="0092221F" w:rsidP="0092221F">
      <w:pPr>
        <w:pStyle w:val="NoSpacing"/>
        <w:spacing w:line="276" w:lineRule="auto"/>
      </w:pPr>
      <w:r w:rsidRPr="0092221F">
        <w:t>else if (marks &gt;=40)</w:t>
      </w:r>
    </w:p>
    <w:p w14:paraId="5FB30EAC" w14:textId="4B32558D" w:rsidR="0092221F" w:rsidRPr="0092221F" w:rsidRDefault="0092221F" w:rsidP="0092221F">
      <w:pPr>
        <w:pStyle w:val="NoSpacing"/>
        <w:spacing w:line="276" w:lineRule="auto"/>
      </w:pPr>
      <w:r w:rsidRPr="0092221F">
        <w:t xml:space="preserve">{ </w:t>
      </w:r>
      <w:r w:rsidRPr="00685879">
        <w:rPr>
          <w:b/>
          <w:color w:val="3A0000"/>
        </w:rPr>
        <w:t>System.out.println</w:t>
      </w:r>
      <w:r w:rsidRPr="0092221F">
        <w:t>("third class");}</w:t>
      </w:r>
    </w:p>
    <w:p w14:paraId="7346C442" w14:textId="77777777" w:rsidR="0092221F" w:rsidRPr="0092221F" w:rsidRDefault="0092221F" w:rsidP="0092221F">
      <w:pPr>
        <w:pStyle w:val="NoSpacing"/>
        <w:spacing w:line="276" w:lineRule="auto"/>
      </w:pPr>
      <w:r w:rsidRPr="0092221F">
        <w:t>else {</w:t>
      </w:r>
    </w:p>
    <w:p w14:paraId="14F3C370" w14:textId="1E2BD7CA" w:rsidR="0092221F" w:rsidRPr="007523E7" w:rsidRDefault="0092221F" w:rsidP="0092221F">
      <w:pPr>
        <w:pStyle w:val="NoSpacing"/>
        <w:spacing w:line="276" w:lineRule="auto"/>
      </w:pPr>
      <w:r w:rsidRPr="00685879">
        <w:rPr>
          <w:b/>
          <w:color w:val="3A0000"/>
        </w:rPr>
        <w:t>System.out.println</w:t>
      </w:r>
      <w:r w:rsidRPr="0092221F">
        <w:t>("fail");}}}</w:t>
      </w:r>
    </w:p>
    <w:p w14:paraId="400C8C64" w14:textId="13479043" w:rsidR="00E304BC" w:rsidRDefault="00E304BC" w:rsidP="0092221F">
      <w:pPr>
        <w:pStyle w:val="NoSpacing"/>
        <w:spacing w:line="276" w:lineRule="auto"/>
      </w:pPr>
    </w:p>
    <w:p w14:paraId="3A5930C5" w14:textId="69EAA66C" w:rsidR="0092221F" w:rsidRDefault="005B6C68" w:rsidP="008C1D4F">
      <w:pPr>
        <w:pStyle w:val="NoSpacing"/>
        <w:numPr>
          <w:ilvl w:val="0"/>
          <w:numId w:val="70"/>
        </w:numPr>
        <w:spacing w:line="276" w:lineRule="auto"/>
        <w:rPr>
          <w:color w:val="FF0000"/>
          <w:sz w:val="24"/>
          <w:szCs w:val="24"/>
        </w:rPr>
      </w:pPr>
      <w:r w:rsidRPr="00750E8E">
        <w:rPr>
          <w:color w:val="FF0000"/>
          <w:sz w:val="24"/>
          <w:szCs w:val="24"/>
        </w:rPr>
        <w:t xml:space="preserve">WRITE A JAVA PROGRAME </w:t>
      </w:r>
      <w:r w:rsidR="00627590" w:rsidRPr="00750E8E">
        <w:rPr>
          <w:color w:val="FF0000"/>
          <w:sz w:val="24"/>
          <w:szCs w:val="24"/>
        </w:rPr>
        <w:t xml:space="preserve">YOU WANT TO DISPLAY ACTIONS BASED ON </w:t>
      </w:r>
      <w:r w:rsidR="00750E8E" w:rsidRPr="00750E8E">
        <w:rPr>
          <w:color w:val="FF0000"/>
          <w:sz w:val="24"/>
          <w:szCs w:val="24"/>
        </w:rPr>
        <w:t>THE COLOR OF A TRAFFIC LIGHT.</w:t>
      </w:r>
    </w:p>
    <w:p w14:paraId="3EAC29E8" w14:textId="1CD2A506" w:rsidR="00326FB3" w:rsidRDefault="00326FB3" w:rsidP="00326FB3">
      <w:pPr>
        <w:pStyle w:val="NoSpacing"/>
        <w:spacing w:line="276" w:lineRule="auto"/>
        <w:ind w:left="10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Red =stop</w:t>
      </w:r>
    </w:p>
    <w:p w14:paraId="188E5407" w14:textId="2E5D5A09" w:rsidR="00DB00C1" w:rsidRDefault="00DB00C1" w:rsidP="00326FB3">
      <w:pPr>
        <w:pStyle w:val="NoSpacing"/>
        <w:spacing w:line="276" w:lineRule="auto"/>
        <w:ind w:left="10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Yello=caution</w:t>
      </w:r>
    </w:p>
    <w:p w14:paraId="04160E83" w14:textId="54CF51F1" w:rsidR="00DB00C1" w:rsidRDefault="00DB00C1" w:rsidP="00326FB3">
      <w:pPr>
        <w:pStyle w:val="NoSpacing"/>
        <w:spacing w:line="276" w:lineRule="auto"/>
        <w:ind w:left="108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Green =go</w:t>
      </w:r>
    </w:p>
    <w:p w14:paraId="5C073AA0" w14:textId="77777777" w:rsidR="008C1D4F" w:rsidRDefault="008C1D4F" w:rsidP="008C1D4F">
      <w:r>
        <w:t>import java.util.Scanner;</w:t>
      </w:r>
    </w:p>
    <w:p w14:paraId="1C60E4C5" w14:textId="77777777" w:rsidR="008C1D4F" w:rsidRDefault="008C1D4F" w:rsidP="008C1D4F"/>
    <w:p w14:paraId="4C350879" w14:textId="77777777" w:rsidR="008C1D4F" w:rsidRDefault="008C1D4F" w:rsidP="008C1D4F">
      <w:r>
        <w:t>public class Traffic{</w:t>
      </w:r>
    </w:p>
    <w:p w14:paraId="2992D88F" w14:textId="753EDB51" w:rsidR="008C1D4F" w:rsidRDefault="008C1D4F" w:rsidP="008C1D4F">
      <w:r>
        <w:t xml:space="preserve">    </w:t>
      </w:r>
      <w:r w:rsidRPr="00685879">
        <w:rPr>
          <w:color w:val="002060"/>
        </w:rPr>
        <w:t>public static void main</w:t>
      </w:r>
      <w:r>
        <w:t>(String[] args) {</w:t>
      </w:r>
    </w:p>
    <w:p w14:paraId="018AAE2F" w14:textId="77777777" w:rsidR="008C1D4F" w:rsidRDefault="008C1D4F" w:rsidP="008C1D4F">
      <w:r>
        <w:t xml:space="preserve">        Scanner scanner = new Scanner(System.in);</w:t>
      </w:r>
    </w:p>
    <w:p w14:paraId="4048F872" w14:textId="56A8D814" w:rsidR="008C1D4F" w:rsidRDefault="008C1D4F" w:rsidP="008C1D4F">
      <w:r>
        <w:t xml:space="preserve">        </w:t>
      </w:r>
      <w:r w:rsidRPr="00685879">
        <w:rPr>
          <w:b/>
          <w:color w:val="3A0000"/>
        </w:rPr>
        <w:t>System.out.println</w:t>
      </w:r>
      <w:r>
        <w:t>("Enter the color of the traffic:");</w:t>
      </w:r>
    </w:p>
    <w:p w14:paraId="4A70102C" w14:textId="77777777" w:rsidR="008C1D4F" w:rsidRDefault="008C1D4F" w:rsidP="008C1D4F">
      <w:r>
        <w:t xml:space="preserve">        String color = scanner.next().toLowerCase();</w:t>
      </w:r>
    </w:p>
    <w:p w14:paraId="4829365C" w14:textId="77777777" w:rsidR="008C1D4F" w:rsidRDefault="008C1D4F" w:rsidP="008C1D4F"/>
    <w:p w14:paraId="7017411C" w14:textId="77777777" w:rsidR="008C1D4F" w:rsidRDefault="008C1D4F" w:rsidP="008C1D4F">
      <w:r>
        <w:t xml:space="preserve">        if (color.equals("red")) {</w:t>
      </w:r>
    </w:p>
    <w:p w14:paraId="4729B945" w14:textId="24546782" w:rsidR="008C1D4F" w:rsidRDefault="008C1D4F" w:rsidP="008C1D4F">
      <w:r>
        <w:t xml:space="preserve">            </w:t>
      </w:r>
      <w:r w:rsidRPr="00685879">
        <w:rPr>
          <w:b/>
          <w:color w:val="3A0000"/>
        </w:rPr>
        <w:t>System.out.println</w:t>
      </w:r>
      <w:r>
        <w:t>("Stop");</w:t>
      </w:r>
    </w:p>
    <w:p w14:paraId="26B56DB3" w14:textId="77777777" w:rsidR="008C1D4F" w:rsidRDefault="008C1D4F" w:rsidP="008C1D4F">
      <w:r>
        <w:t xml:space="preserve">        } else if (color.equals("yellow")) {</w:t>
      </w:r>
    </w:p>
    <w:p w14:paraId="193E3982" w14:textId="6EF61DCA" w:rsidR="008C1D4F" w:rsidRDefault="008C1D4F" w:rsidP="008C1D4F">
      <w:r>
        <w:t xml:space="preserve">            </w:t>
      </w:r>
      <w:r w:rsidRPr="00685879">
        <w:rPr>
          <w:b/>
          <w:color w:val="3A0000"/>
        </w:rPr>
        <w:t>System.out.println</w:t>
      </w:r>
      <w:r>
        <w:t>("Caution");</w:t>
      </w:r>
    </w:p>
    <w:p w14:paraId="0330DCAA" w14:textId="77777777" w:rsidR="008C1D4F" w:rsidRDefault="008C1D4F" w:rsidP="008C1D4F">
      <w:r>
        <w:t xml:space="preserve">        } else if (color.equals("green")) {</w:t>
      </w:r>
    </w:p>
    <w:p w14:paraId="048E0E39" w14:textId="58FEE1FF" w:rsidR="008C1D4F" w:rsidRDefault="008C1D4F" w:rsidP="008C1D4F">
      <w:r>
        <w:t xml:space="preserve">            </w:t>
      </w:r>
      <w:r w:rsidRPr="00685879">
        <w:rPr>
          <w:b/>
          <w:color w:val="3A0000"/>
        </w:rPr>
        <w:t>System.out.println</w:t>
      </w:r>
      <w:r>
        <w:t>("Go");</w:t>
      </w:r>
    </w:p>
    <w:p w14:paraId="58C4577B" w14:textId="77777777" w:rsidR="008C1D4F" w:rsidRDefault="008C1D4F" w:rsidP="008C1D4F">
      <w:r>
        <w:t xml:space="preserve">        } else {</w:t>
      </w:r>
    </w:p>
    <w:p w14:paraId="7F5CF20C" w14:textId="00246682" w:rsidR="008C1D4F" w:rsidRDefault="008C1D4F" w:rsidP="008C1D4F">
      <w:r>
        <w:t xml:space="preserve">            </w:t>
      </w:r>
      <w:r w:rsidRPr="00685879">
        <w:rPr>
          <w:b/>
          <w:color w:val="3A0000"/>
        </w:rPr>
        <w:t>System.out.println</w:t>
      </w:r>
      <w:r>
        <w:t>("Invalid color");</w:t>
      </w:r>
    </w:p>
    <w:p w14:paraId="2BBEA840" w14:textId="77777777" w:rsidR="008C1D4F" w:rsidRDefault="008C1D4F" w:rsidP="008C1D4F">
      <w:r>
        <w:t xml:space="preserve">        }</w:t>
      </w:r>
    </w:p>
    <w:p w14:paraId="7DF2E290" w14:textId="43653F2B" w:rsidR="00750E8E" w:rsidRDefault="008C1D4F" w:rsidP="008C1D4F">
      <w:r>
        <w:t xml:space="preserve">    }}</w:t>
      </w:r>
    </w:p>
    <w:p w14:paraId="57C9837A" w14:textId="5C27C4DF" w:rsidR="00DB00C1" w:rsidRPr="00334891" w:rsidRDefault="00A42B31" w:rsidP="00CB0692">
      <w:pPr>
        <w:pStyle w:val="ListParagraph"/>
        <w:numPr>
          <w:ilvl w:val="0"/>
          <w:numId w:val="70"/>
        </w:numPr>
        <w:rPr>
          <w:color w:val="FF0000"/>
        </w:rPr>
      </w:pPr>
      <w:r w:rsidRPr="00334891">
        <w:rPr>
          <w:color w:val="FF0000"/>
        </w:rPr>
        <w:t xml:space="preserve">write a JAVA PROGRAME YOU ARE DETERMINING </w:t>
      </w:r>
      <w:r w:rsidR="00CB0692" w:rsidRPr="00334891">
        <w:rPr>
          <w:color w:val="FF0000"/>
        </w:rPr>
        <w:t>LOAN ELIGIBILITY BASED ON CREDIT SCORE</w:t>
      </w:r>
    </w:p>
    <w:p w14:paraId="7A63A7C2" w14:textId="171AFFF7" w:rsidR="00CB0692" w:rsidRPr="00334891" w:rsidRDefault="00CB0692" w:rsidP="00CB0692">
      <w:pPr>
        <w:pStyle w:val="ListParagraph"/>
        <w:ind w:left="1080"/>
        <w:rPr>
          <w:color w:val="FF0000"/>
        </w:rPr>
      </w:pPr>
      <w:r w:rsidRPr="00334891">
        <w:rPr>
          <w:color w:val="FF0000"/>
        </w:rPr>
        <w:t>EXCELLENT =</w:t>
      </w:r>
      <w:r w:rsidR="00E047C8" w:rsidRPr="00334891">
        <w:rPr>
          <w:color w:val="FF0000"/>
        </w:rPr>
        <w:t xml:space="preserve">750 AND ABOVE </w:t>
      </w:r>
    </w:p>
    <w:p w14:paraId="2FDD7F46" w14:textId="5578ED1C" w:rsidR="00E047C8" w:rsidRPr="00334891" w:rsidRDefault="00E047C8" w:rsidP="00CB0692">
      <w:pPr>
        <w:pStyle w:val="ListParagraph"/>
        <w:ind w:left="1080"/>
        <w:rPr>
          <w:color w:val="FF0000"/>
        </w:rPr>
      </w:pPr>
      <w:r w:rsidRPr="00334891">
        <w:rPr>
          <w:color w:val="FF0000"/>
        </w:rPr>
        <w:t>GOOD=650 TO 749</w:t>
      </w:r>
    </w:p>
    <w:p w14:paraId="31335042" w14:textId="4995C6D6" w:rsidR="00E047C8" w:rsidRPr="00334891" w:rsidRDefault="00E047C8" w:rsidP="00CB0692">
      <w:pPr>
        <w:pStyle w:val="ListParagraph"/>
        <w:ind w:left="1080"/>
        <w:rPr>
          <w:color w:val="FF0000"/>
        </w:rPr>
      </w:pPr>
      <w:r w:rsidRPr="00334891">
        <w:rPr>
          <w:color w:val="FF0000"/>
        </w:rPr>
        <w:t>FAIR=</w:t>
      </w:r>
      <w:r w:rsidR="00334891" w:rsidRPr="00334891">
        <w:rPr>
          <w:color w:val="FF0000"/>
        </w:rPr>
        <w:t>550 TO 649</w:t>
      </w:r>
    </w:p>
    <w:p w14:paraId="373CF066" w14:textId="052113F3" w:rsidR="00334891" w:rsidRDefault="00334891" w:rsidP="00CB0692">
      <w:pPr>
        <w:pStyle w:val="ListParagraph"/>
        <w:ind w:left="1080"/>
        <w:rPr>
          <w:color w:val="FF0000"/>
        </w:rPr>
      </w:pPr>
      <w:r w:rsidRPr="00334891">
        <w:rPr>
          <w:color w:val="FF0000"/>
        </w:rPr>
        <w:t>POOR=BELOW 550</w:t>
      </w:r>
    </w:p>
    <w:p w14:paraId="7707F2E0" w14:textId="1C8E1B9C" w:rsidR="00CE5689" w:rsidRDefault="00CE5689" w:rsidP="00CE5689">
      <w:r>
        <w:t>import java.util.Scanner;</w:t>
      </w:r>
    </w:p>
    <w:p w14:paraId="06FD7F67" w14:textId="77777777" w:rsidR="00CE5689" w:rsidRDefault="00CE5689" w:rsidP="00CE5689">
      <w:r>
        <w:t>class loan{</w:t>
      </w:r>
    </w:p>
    <w:p w14:paraId="460D47FE" w14:textId="0A36B42B" w:rsidR="00CE5689" w:rsidRDefault="00CE5689" w:rsidP="00CE5689">
      <w:r>
        <w:t xml:space="preserve">    </w:t>
      </w:r>
      <w:r w:rsidRPr="00685879">
        <w:rPr>
          <w:color w:val="002060"/>
        </w:rPr>
        <w:t>public static void main</w:t>
      </w:r>
      <w:r>
        <w:t>(String[] args) {</w:t>
      </w:r>
    </w:p>
    <w:p w14:paraId="068FB03F" w14:textId="77777777" w:rsidR="00CE5689" w:rsidRDefault="00CE5689" w:rsidP="00CE5689">
      <w:r>
        <w:t xml:space="preserve">        Scanner scanner = new Scanner(System.in);</w:t>
      </w:r>
    </w:p>
    <w:p w14:paraId="5169139D" w14:textId="52C254BC" w:rsidR="00CE5689" w:rsidRDefault="00CE5689" w:rsidP="00CE5689">
      <w:r>
        <w:t xml:space="preserve">        </w:t>
      </w:r>
      <w:r w:rsidRPr="00685879">
        <w:rPr>
          <w:b/>
          <w:color w:val="3A0000"/>
        </w:rPr>
        <w:t>System.out.println</w:t>
      </w:r>
      <w:r>
        <w:t>("Enter credit score");</w:t>
      </w:r>
    </w:p>
    <w:p w14:paraId="09010FFE" w14:textId="2D5982BE" w:rsidR="00CE5689" w:rsidRDefault="00CE5689" w:rsidP="00CE5689">
      <w:r>
        <w:t xml:space="preserve">        int score=scanner.nextInt();</w:t>
      </w:r>
    </w:p>
    <w:p w14:paraId="08CF2764" w14:textId="77777777" w:rsidR="00CE5689" w:rsidRDefault="00CE5689" w:rsidP="00CE5689">
      <w:r>
        <w:t xml:space="preserve">        if (score &gt;=750){</w:t>
      </w:r>
    </w:p>
    <w:p w14:paraId="0E26EFF0" w14:textId="30ECDDFD" w:rsidR="00CE5689" w:rsidRDefault="00CE5689" w:rsidP="00CE5689">
      <w:r>
        <w:t xml:space="preserve">       </w:t>
      </w:r>
      <w:r w:rsidRPr="00685879">
        <w:rPr>
          <w:b/>
          <w:color w:val="3A0000"/>
        </w:rPr>
        <w:t>System.out.println</w:t>
      </w:r>
      <w:r>
        <w:t>("excellent");}</w:t>
      </w:r>
    </w:p>
    <w:p w14:paraId="06CF7E0B" w14:textId="77777777" w:rsidR="00CE5689" w:rsidRDefault="00CE5689" w:rsidP="00CE5689">
      <w:r>
        <w:t xml:space="preserve">       else if (score &gt;=650){</w:t>
      </w:r>
    </w:p>
    <w:p w14:paraId="612313C8" w14:textId="2E64B951" w:rsidR="00CE5689" w:rsidRDefault="00CE5689" w:rsidP="00CE5689">
      <w:r>
        <w:t xml:space="preserve">           </w:t>
      </w:r>
      <w:r w:rsidRPr="00685879">
        <w:rPr>
          <w:b/>
          <w:color w:val="3A0000"/>
        </w:rPr>
        <w:t>System.out.println</w:t>
      </w:r>
      <w:r>
        <w:t>("good");}</w:t>
      </w:r>
    </w:p>
    <w:p w14:paraId="19BACACE" w14:textId="77777777" w:rsidR="00CE5689" w:rsidRDefault="00CE5689" w:rsidP="00CE5689">
      <w:r>
        <w:t>else if (score &gt;=550)</w:t>
      </w:r>
    </w:p>
    <w:p w14:paraId="2E0310F0" w14:textId="764CAFF0" w:rsidR="00CE5689" w:rsidRDefault="00CE5689" w:rsidP="00CE5689">
      <w:r>
        <w:t xml:space="preserve">{ </w:t>
      </w:r>
      <w:r w:rsidRPr="00685879">
        <w:rPr>
          <w:b/>
          <w:color w:val="3A0000"/>
        </w:rPr>
        <w:t>System.out.println</w:t>
      </w:r>
      <w:r>
        <w:t>("fair");</w:t>
      </w:r>
    </w:p>
    <w:p w14:paraId="46AD8155" w14:textId="77777777" w:rsidR="00CE5689" w:rsidRDefault="00CE5689" w:rsidP="00CE5689">
      <w:pPr>
        <w:pStyle w:val="NoSpacing"/>
      </w:pPr>
      <w:r>
        <w:t>}</w:t>
      </w:r>
    </w:p>
    <w:p w14:paraId="094771EC" w14:textId="77777777" w:rsidR="00CE5689" w:rsidRDefault="00CE5689" w:rsidP="00CE5689">
      <w:pPr>
        <w:pStyle w:val="NoSpacing"/>
      </w:pPr>
      <w:r>
        <w:t xml:space="preserve">    else</w:t>
      </w:r>
    </w:p>
    <w:p w14:paraId="14EA2E9F" w14:textId="77777777" w:rsidR="00CE5689" w:rsidRDefault="00CE5689" w:rsidP="00CE5689">
      <w:pPr>
        <w:pStyle w:val="NoSpacing"/>
      </w:pPr>
      <w:r>
        <w:t>{</w:t>
      </w:r>
    </w:p>
    <w:p w14:paraId="770B52F7" w14:textId="4E432F51" w:rsidR="00CE5689" w:rsidRDefault="00CE5689" w:rsidP="00CE5689">
      <w:pPr>
        <w:pStyle w:val="NoSpacing"/>
      </w:pPr>
      <w:r>
        <w:t xml:space="preserve">    </w:t>
      </w:r>
      <w:r w:rsidRPr="00685879">
        <w:rPr>
          <w:b/>
          <w:color w:val="3A0000"/>
        </w:rPr>
        <w:t>System.out.println</w:t>
      </w:r>
      <w:r>
        <w:t>(" po poor");</w:t>
      </w:r>
    </w:p>
    <w:p w14:paraId="087AB955" w14:textId="77777777" w:rsidR="00CE5689" w:rsidRDefault="00CE5689" w:rsidP="00CE5689">
      <w:pPr>
        <w:pStyle w:val="NoSpacing"/>
      </w:pPr>
      <w:r>
        <w:t>}}}</w:t>
      </w:r>
    </w:p>
    <w:p w14:paraId="21CBE2A3" w14:textId="778B51C5" w:rsidR="00CE5689" w:rsidRDefault="00CE5689" w:rsidP="00CE5689">
      <w:pPr>
        <w:pStyle w:val="NoSpacing"/>
      </w:pPr>
    </w:p>
    <w:p w14:paraId="7C31824C" w14:textId="059E4739" w:rsidR="008D1A1A" w:rsidRPr="00214E39" w:rsidRDefault="00F817CB" w:rsidP="00214E39">
      <w:pPr>
        <w:pStyle w:val="NoSpacing"/>
        <w:numPr>
          <w:ilvl w:val="0"/>
          <w:numId w:val="70"/>
        </w:numPr>
        <w:rPr>
          <w:color w:val="FF0000"/>
        </w:rPr>
      </w:pPr>
      <w:r w:rsidRPr="00214E39">
        <w:rPr>
          <w:color w:val="FF0000"/>
        </w:rPr>
        <w:t xml:space="preserve">WRITE A JAVA PROGRAMME YOU NEED TO DETERMINE </w:t>
      </w:r>
      <w:r w:rsidR="001E6F46" w:rsidRPr="00214E39">
        <w:rPr>
          <w:color w:val="FF0000"/>
        </w:rPr>
        <w:t xml:space="preserve"> THE STATE OF WATER BASED ON TEMPERATURE </w:t>
      </w:r>
      <w:r w:rsidR="001D0D19" w:rsidRPr="00214E39">
        <w:rPr>
          <w:color w:val="FF0000"/>
        </w:rPr>
        <w:t>:</w:t>
      </w:r>
    </w:p>
    <w:p w14:paraId="4529D3ED" w14:textId="2F182430" w:rsidR="001D0D19" w:rsidRPr="00214E39" w:rsidRDefault="001D0D19" w:rsidP="001D0D19">
      <w:pPr>
        <w:pStyle w:val="NoSpacing"/>
        <w:ind w:left="1080"/>
        <w:rPr>
          <w:color w:val="FF0000"/>
        </w:rPr>
      </w:pPr>
      <w:r w:rsidRPr="00214E39">
        <w:rPr>
          <w:color w:val="FF0000"/>
        </w:rPr>
        <w:t>SOLID:below 0</w:t>
      </w:r>
      <w:r w:rsidR="00214E39" w:rsidRPr="00214E39">
        <w:rPr>
          <w:color w:val="FF0000"/>
        </w:rPr>
        <w:t xml:space="preserve"> degree  </w:t>
      </w:r>
      <w:r w:rsidR="005E52AE" w:rsidRPr="00214E39">
        <w:rPr>
          <w:color w:val="FF0000"/>
        </w:rPr>
        <w:t xml:space="preserve"> c</w:t>
      </w:r>
    </w:p>
    <w:p w14:paraId="6D44815E" w14:textId="687F86DD" w:rsidR="005E52AE" w:rsidRPr="00214E39" w:rsidRDefault="005E52AE" w:rsidP="001D0D19">
      <w:pPr>
        <w:pStyle w:val="NoSpacing"/>
        <w:ind w:left="1080"/>
        <w:rPr>
          <w:color w:val="FF0000"/>
        </w:rPr>
      </w:pPr>
      <w:r w:rsidRPr="00214E39">
        <w:rPr>
          <w:color w:val="FF0000"/>
        </w:rPr>
        <w:t>Liquid:0 to 100</w:t>
      </w:r>
      <w:r w:rsidR="00214E39" w:rsidRPr="00214E39">
        <w:rPr>
          <w:color w:val="FF0000"/>
        </w:rPr>
        <w:t xml:space="preserve"> degree  </w:t>
      </w:r>
      <w:r w:rsidRPr="00214E39">
        <w:rPr>
          <w:color w:val="FF0000"/>
        </w:rPr>
        <w:t>c</w:t>
      </w:r>
    </w:p>
    <w:p w14:paraId="1621B232" w14:textId="7F65AFA3" w:rsidR="005E52AE" w:rsidRPr="00214E39" w:rsidRDefault="005E52AE" w:rsidP="001D0D19">
      <w:pPr>
        <w:pStyle w:val="NoSpacing"/>
        <w:ind w:left="1080"/>
        <w:rPr>
          <w:color w:val="FF0000"/>
        </w:rPr>
      </w:pPr>
      <w:r w:rsidRPr="00214E39">
        <w:rPr>
          <w:color w:val="FF0000"/>
        </w:rPr>
        <w:t>Gas:</w:t>
      </w:r>
      <w:r w:rsidR="00214E39" w:rsidRPr="00214E39">
        <w:rPr>
          <w:color w:val="FF0000"/>
        </w:rPr>
        <w:t>above 100 degree  c</w:t>
      </w:r>
    </w:p>
    <w:p w14:paraId="4C8FDE66" w14:textId="67249F0F" w:rsidR="00334891" w:rsidRPr="00214E39" w:rsidRDefault="00CE5689" w:rsidP="00CE5689">
      <w:pPr>
        <w:pStyle w:val="NoSpacing"/>
        <w:rPr>
          <w:color w:val="FF0000"/>
        </w:rPr>
      </w:pPr>
      <w:r w:rsidRPr="00214E39">
        <w:rPr>
          <w:color w:val="FF0000"/>
        </w:rPr>
        <w:t xml:space="preserve">       </w:t>
      </w:r>
    </w:p>
    <w:p w14:paraId="196E815F" w14:textId="7FD85485" w:rsidR="00D71A27" w:rsidRPr="00D71A27" w:rsidRDefault="00D71A27" w:rsidP="00D71A27">
      <w:r w:rsidRPr="00D71A27">
        <w:t>import java.util.Scanner;</w:t>
      </w:r>
    </w:p>
    <w:p w14:paraId="3F65D6CE" w14:textId="77777777" w:rsidR="00D71A27" w:rsidRPr="00D71A27" w:rsidRDefault="00D71A27" w:rsidP="00D71A27">
      <w:r w:rsidRPr="00D71A27">
        <w:t>class Heat {</w:t>
      </w:r>
    </w:p>
    <w:p w14:paraId="40EE66A4" w14:textId="79F6114C" w:rsidR="00D71A27" w:rsidRPr="00D71A27" w:rsidRDefault="00D71A27" w:rsidP="00D71A27">
      <w:r w:rsidRPr="00D71A27">
        <w:t xml:space="preserve">    </w:t>
      </w:r>
      <w:r w:rsidRPr="00685879">
        <w:rPr>
          <w:color w:val="002060"/>
        </w:rPr>
        <w:t>public static void main</w:t>
      </w:r>
      <w:r w:rsidRPr="00D71A27">
        <w:t>(String[] args) {</w:t>
      </w:r>
    </w:p>
    <w:p w14:paraId="14E47833" w14:textId="77777777" w:rsidR="00D71A27" w:rsidRPr="00D71A27" w:rsidRDefault="00D71A27" w:rsidP="00D71A27">
      <w:r w:rsidRPr="00D71A27">
        <w:t xml:space="preserve">        Scanner s = new Scanner(System.in);</w:t>
      </w:r>
    </w:p>
    <w:p w14:paraId="1BE3EF1B" w14:textId="47904257" w:rsidR="00D71A27" w:rsidRPr="00D71A27" w:rsidRDefault="00D71A27" w:rsidP="00D71A27">
      <w:r w:rsidRPr="00D71A27">
        <w:t xml:space="preserve">        </w:t>
      </w:r>
      <w:r w:rsidRPr="00685879">
        <w:rPr>
          <w:b/>
          <w:color w:val="3A0000"/>
        </w:rPr>
        <w:t>System.out.println</w:t>
      </w:r>
      <w:r w:rsidRPr="00D71A27">
        <w:t>("Enter temperature:");</w:t>
      </w:r>
    </w:p>
    <w:p w14:paraId="6E6EC3F8" w14:textId="0F9F9D8E" w:rsidR="00D71A27" w:rsidRPr="00D71A27" w:rsidRDefault="00D71A27" w:rsidP="00D71A27">
      <w:r w:rsidRPr="00D71A27">
        <w:t xml:space="preserve">        int bloo = s.nextInt();</w:t>
      </w:r>
    </w:p>
    <w:p w14:paraId="2A60F130" w14:textId="77777777" w:rsidR="00D71A27" w:rsidRPr="00D71A27" w:rsidRDefault="00D71A27" w:rsidP="00D71A27">
      <w:r w:rsidRPr="00D71A27">
        <w:t xml:space="preserve">        if (bloo &lt; 0) {</w:t>
      </w:r>
    </w:p>
    <w:p w14:paraId="64118E16" w14:textId="384C9D13" w:rsidR="00D71A27" w:rsidRPr="00D71A27" w:rsidRDefault="00D71A27" w:rsidP="00D71A27">
      <w:r w:rsidRPr="00D71A27">
        <w:t xml:space="preserve">            </w:t>
      </w:r>
      <w:r w:rsidRPr="00685879">
        <w:rPr>
          <w:b/>
          <w:color w:val="3A0000"/>
        </w:rPr>
        <w:t>System.out.println</w:t>
      </w:r>
      <w:r w:rsidRPr="00D71A27">
        <w:t>("Solid");</w:t>
      </w:r>
    </w:p>
    <w:p w14:paraId="1084BF0E" w14:textId="77777777" w:rsidR="00D71A27" w:rsidRPr="00D71A27" w:rsidRDefault="00D71A27" w:rsidP="00D71A27">
      <w:r w:rsidRPr="00D71A27">
        <w:t xml:space="preserve">        } else if (bloo &gt; 0 &amp;&amp; bloo &lt;= 100) {</w:t>
      </w:r>
    </w:p>
    <w:p w14:paraId="4FA2467D" w14:textId="2B6D58CB" w:rsidR="00D71A27" w:rsidRPr="00D71A27" w:rsidRDefault="00D71A27" w:rsidP="00D71A27">
      <w:r w:rsidRPr="00D71A27">
        <w:t xml:space="preserve">            </w:t>
      </w:r>
      <w:r w:rsidRPr="00685879">
        <w:rPr>
          <w:b/>
          <w:color w:val="3A0000"/>
        </w:rPr>
        <w:t>System.out.println</w:t>
      </w:r>
      <w:r w:rsidRPr="00D71A27">
        <w:t>("Liquid");</w:t>
      </w:r>
    </w:p>
    <w:p w14:paraId="1F77116A" w14:textId="77777777" w:rsidR="00D71A27" w:rsidRPr="00D71A27" w:rsidRDefault="00D71A27" w:rsidP="00D71A27">
      <w:r w:rsidRPr="00D71A27">
        <w:t xml:space="preserve">        } else {</w:t>
      </w:r>
    </w:p>
    <w:p w14:paraId="35E3C77B" w14:textId="5C8A679A" w:rsidR="00D71A27" w:rsidRPr="00D71A27" w:rsidRDefault="00D71A27" w:rsidP="00D71A27">
      <w:r w:rsidRPr="00D71A27">
        <w:t xml:space="preserve">            </w:t>
      </w:r>
      <w:r w:rsidRPr="00685879">
        <w:rPr>
          <w:b/>
          <w:color w:val="3A0000"/>
        </w:rPr>
        <w:t>System.out.println</w:t>
      </w:r>
      <w:r w:rsidRPr="00D71A27">
        <w:t>("Gas");</w:t>
      </w:r>
    </w:p>
    <w:p w14:paraId="7E688775" w14:textId="4B193870" w:rsidR="00D71A27" w:rsidRPr="00D71A27" w:rsidRDefault="00D71A27" w:rsidP="00D71A27">
      <w:r w:rsidRPr="00D71A27">
        <w:t xml:space="preserve">        }</w:t>
      </w:r>
    </w:p>
    <w:p w14:paraId="0B21822D" w14:textId="77777777" w:rsidR="00D71A27" w:rsidRPr="00D71A27" w:rsidRDefault="00D71A27" w:rsidP="00D71A27">
      <w:r w:rsidRPr="00D71A27">
        <w:t xml:space="preserve">    }</w:t>
      </w:r>
    </w:p>
    <w:p w14:paraId="64D23024" w14:textId="1F8BB6C4" w:rsidR="00A151AC" w:rsidRDefault="00D71A27" w:rsidP="00D71A27">
      <w:r w:rsidRPr="00D71A27">
        <w:t>}</w:t>
      </w:r>
    </w:p>
    <w:p w14:paraId="36865CDB" w14:textId="5F60CE21" w:rsidR="008A4BAB" w:rsidRDefault="001A6B9F" w:rsidP="001A6B9F">
      <w:pPr>
        <w:pStyle w:val="Heading1"/>
      </w:pPr>
      <w:r>
        <w:t>4 NESTED IF-</w:t>
      </w:r>
    </w:p>
    <w:p w14:paraId="05F83F31" w14:textId="7A490D33" w:rsidR="001A6B9F" w:rsidRPr="00715950" w:rsidRDefault="001A6B9F" w:rsidP="006E4F11">
      <w:pPr>
        <w:pStyle w:val="ListParagraph"/>
        <w:numPr>
          <w:ilvl w:val="0"/>
          <w:numId w:val="72"/>
        </w:numPr>
        <w:rPr>
          <w:highlight w:val="yellow"/>
        </w:rPr>
      </w:pPr>
      <w:r w:rsidRPr="00715950">
        <w:rPr>
          <w:highlight w:val="yellow"/>
        </w:rPr>
        <w:t>WRITI</w:t>
      </w:r>
      <w:r w:rsidR="009F5ECB" w:rsidRPr="00715950">
        <w:rPr>
          <w:highlight w:val="yellow"/>
        </w:rPr>
        <w:t xml:space="preserve">NG 1 CONDITION INSIDE ANOTHER CONDITION </w:t>
      </w:r>
      <w:r w:rsidR="00AE38E0" w:rsidRPr="00715950">
        <w:rPr>
          <w:highlight w:val="yellow"/>
        </w:rPr>
        <w:t>IS KNOWN AS NESTED IF.</w:t>
      </w:r>
    </w:p>
    <w:p w14:paraId="25EF0C60" w14:textId="60308F5C" w:rsidR="00AE38E0" w:rsidRPr="001C2C15" w:rsidRDefault="00AE38E0" w:rsidP="001C2C15">
      <w:pPr>
        <w:pStyle w:val="NoSpacing"/>
        <w:rPr>
          <w:color w:val="FF0000"/>
        </w:rPr>
      </w:pPr>
      <w:r w:rsidRPr="001C2C15">
        <w:rPr>
          <w:color w:val="FF0000"/>
        </w:rPr>
        <w:t xml:space="preserve">1 WRITE A JAVA PROGRAMME </w:t>
      </w:r>
      <w:r w:rsidR="0052681E" w:rsidRPr="001C2C15">
        <w:rPr>
          <w:color w:val="FF0000"/>
        </w:rPr>
        <w:t xml:space="preserve">TO CHECK WEATHER THE GIVEN NUMBER IS </w:t>
      </w:r>
      <w:r w:rsidR="00C53FC6" w:rsidRPr="001C2C15">
        <w:rPr>
          <w:color w:val="FF0000"/>
        </w:rPr>
        <w:t>EVEN OR ODD .</w:t>
      </w:r>
    </w:p>
    <w:p w14:paraId="784A7E47" w14:textId="171431CE" w:rsidR="00C53FC6" w:rsidRPr="001C2C15" w:rsidRDefault="001C2C15" w:rsidP="001C2C15">
      <w:pPr>
        <w:pStyle w:val="NoSpacing"/>
        <w:rPr>
          <w:color w:val="FF0000"/>
        </w:rPr>
      </w:pPr>
      <w:r w:rsidRPr="001C2C15">
        <w:rPr>
          <w:color w:val="FF0000"/>
        </w:rPr>
        <w:t>-</w:t>
      </w:r>
      <w:r w:rsidR="00C53FC6" w:rsidRPr="001C2C15">
        <w:rPr>
          <w:color w:val="FF0000"/>
        </w:rPr>
        <w:t xml:space="preserve">IF IT IS EVEN CHECK </w:t>
      </w:r>
      <w:r w:rsidR="00AA6F7B" w:rsidRPr="001C2C15">
        <w:rPr>
          <w:color w:val="FF0000"/>
        </w:rPr>
        <w:t>WHEATER NUMBER IS GREATER THAN 60 OR NOT</w:t>
      </w:r>
    </w:p>
    <w:p w14:paraId="4212EE08" w14:textId="348E5781" w:rsidR="001C2C15" w:rsidRPr="001C2C15" w:rsidRDefault="001C2C15" w:rsidP="001C2C15">
      <w:pPr>
        <w:pStyle w:val="NoSpacing"/>
        <w:rPr>
          <w:color w:val="FF0000"/>
        </w:rPr>
      </w:pPr>
      <w:r w:rsidRPr="001C2C15">
        <w:rPr>
          <w:color w:val="FF0000"/>
        </w:rPr>
        <w:t>-</w:t>
      </w:r>
      <w:r w:rsidR="00EB6D68" w:rsidRPr="001C2C15">
        <w:rPr>
          <w:color w:val="FF0000"/>
        </w:rPr>
        <w:t xml:space="preserve">IF IT IS ODD CHECK WEATER </w:t>
      </w:r>
      <w:r w:rsidR="00F0735D" w:rsidRPr="001C2C15">
        <w:rPr>
          <w:color w:val="FF0000"/>
        </w:rPr>
        <w:t xml:space="preserve">THE NUMBER IS LESS THAN 50 OR NOT PRINT WITH SUITABLE </w:t>
      </w:r>
      <w:r w:rsidRPr="001C2C15">
        <w:rPr>
          <w:color w:val="FF0000"/>
        </w:rPr>
        <w:t>MESSAGE</w:t>
      </w:r>
    </w:p>
    <w:p w14:paraId="382AAD13" w14:textId="77777777" w:rsidR="00515E35" w:rsidRPr="001C2C15" w:rsidRDefault="00515E35" w:rsidP="001C2C15">
      <w:pPr>
        <w:pStyle w:val="NoSpacing"/>
        <w:rPr>
          <w:color w:val="FF0000"/>
        </w:rPr>
      </w:pPr>
    </w:p>
    <w:p w14:paraId="278B47A5" w14:textId="77777777" w:rsidR="000A2756" w:rsidRPr="000A2756" w:rsidRDefault="000004E4" w:rsidP="00EB7E22">
      <w:pPr>
        <w:pStyle w:val="NoSpacing"/>
      </w:pPr>
      <w:r w:rsidRPr="001C2C15">
        <w:t xml:space="preserve">        </w:t>
      </w:r>
      <w:r w:rsidR="000A2756" w:rsidRPr="000A2756">
        <w:t>import java.util.Scanner;</w:t>
      </w:r>
    </w:p>
    <w:p w14:paraId="25484754" w14:textId="77777777" w:rsidR="000A2756" w:rsidRPr="000A2756" w:rsidRDefault="000A2756" w:rsidP="00EB7E22">
      <w:pPr>
        <w:pStyle w:val="NoSpacing"/>
      </w:pPr>
    </w:p>
    <w:p w14:paraId="60E538CE" w14:textId="77777777" w:rsidR="000A2756" w:rsidRPr="000A2756" w:rsidRDefault="000A2756" w:rsidP="00EB7E22">
      <w:pPr>
        <w:pStyle w:val="NoSpacing"/>
        <w:spacing w:line="276" w:lineRule="auto"/>
      </w:pPr>
      <w:r w:rsidRPr="000A2756">
        <w:t>class nested {</w:t>
      </w:r>
    </w:p>
    <w:p w14:paraId="54C12820" w14:textId="2CBC95D9" w:rsidR="000A2756" w:rsidRPr="000A2756" w:rsidRDefault="000A2756" w:rsidP="00EB7E22">
      <w:pPr>
        <w:pStyle w:val="NoSpacing"/>
        <w:spacing w:line="276" w:lineRule="auto"/>
      </w:pPr>
      <w:r w:rsidRPr="000A2756">
        <w:t xml:space="preserve">    </w:t>
      </w:r>
      <w:r w:rsidRPr="00685879">
        <w:rPr>
          <w:color w:val="002060"/>
        </w:rPr>
        <w:t>public static void main</w:t>
      </w:r>
      <w:r w:rsidRPr="000A2756">
        <w:t>(String[] args) {</w:t>
      </w:r>
    </w:p>
    <w:p w14:paraId="112D460B" w14:textId="77777777" w:rsidR="000A2756" w:rsidRPr="000A2756" w:rsidRDefault="000A2756" w:rsidP="00EB7E22">
      <w:pPr>
        <w:pStyle w:val="NoSpacing"/>
        <w:spacing w:line="276" w:lineRule="auto"/>
      </w:pPr>
      <w:r w:rsidRPr="000A2756">
        <w:t xml:space="preserve">        Scanner s = new Scanner(System.in);</w:t>
      </w:r>
    </w:p>
    <w:p w14:paraId="10E4D57D" w14:textId="7B6F7073" w:rsidR="000A2756" w:rsidRPr="000A2756" w:rsidRDefault="000A2756" w:rsidP="00EB7E22">
      <w:pPr>
        <w:pStyle w:val="NoSpacing"/>
        <w:spacing w:line="276" w:lineRule="auto"/>
      </w:pPr>
      <w:r w:rsidRPr="000A2756">
        <w:t xml:space="preserve">        </w:t>
      </w:r>
      <w:r w:rsidRPr="00685879">
        <w:rPr>
          <w:b/>
          <w:color w:val="3A0000"/>
        </w:rPr>
        <w:t>System.out.println</w:t>
      </w:r>
      <w:r w:rsidRPr="000A2756">
        <w:t>("Enter a number:");</w:t>
      </w:r>
    </w:p>
    <w:p w14:paraId="35DEC672" w14:textId="77777777" w:rsidR="000A2756" w:rsidRPr="000A2756" w:rsidRDefault="000A2756" w:rsidP="00EB7E22">
      <w:pPr>
        <w:pStyle w:val="NoSpacing"/>
        <w:spacing w:line="276" w:lineRule="auto"/>
      </w:pPr>
      <w:r w:rsidRPr="000A2756">
        <w:t xml:space="preserve">        int n = s.nextInt();</w:t>
      </w:r>
    </w:p>
    <w:p w14:paraId="3E6FD96F" w14:textId="77777777" w:rsidR="000A2756" w:rsidRPr="000A2756" w:rsidRDefault="000A2756" w:rsidP="00EB7E22">
      <w:pPr>
        <w:pStyle w:val="NoSpacing"/>
        <w:spacing w:line="276" w:lineRule="auto"/>
      </w:pPr>
    </w:p>
    <w:p w14:paraId="63F53EE1" w14:textId="77777777" w:rsidR="000A2756" w:rsidRPr="000A2756" w:rsidRDefault="000A2756" w:rsidP="00EB7E22">
      <w:pPr>
        <w:pStyle w:val="NoSpacing"/>
        <w:spacing w:line="276" w:lineRule="auto"/>
      </w:pPr>
      <w:r w:rsidRPr="000A2756">
        <w:t xml:space="preserve">        if (n % 2 == 0) {</w:t>
      </w:r>
    </w:p>
    <w:p w14:paraId="527A297C" w14:textId="77777777" w:rsidR="000A2756" w:rsidRPr="000A2756" w:rsidRDefault="000A2756" w:rsidP="00EB7E22">
      <w:pPr>
        <w:pStyle w:val="NoSpacing"/>
        <w:spacing w:line="276" w:lineRule="auto"/>
      </w:pPr>
      <w:r w:rsidRPr="000A2756">
        <w:t xml:space="preserve">            if (n &gt; 60) {</w:t>
      </w:r>
    </w:p>
    <w:p w14:paraId="33965B88" w14:textId="2EDD3370" w:rsidR="000A2756" w:rsidRPr="000A2756" w:rsidRDefault="000A2756" w:rsidP="00EB7E22">
      <w:pPr>
        <w:pStyle w:val="NoSpacing"/>
        <w:spacing w:line="276" w:lineRule="auto"/>
      </w:pPr>
      <w:r w:rsidRPr="000A2756">
        <w:t xml:space="preserve">                </w:t>
      </w:r>
      <w:r w:rsidRPr="00685879">
        <w:rPr>
          <w:b/>
          <w:color w:val="3A0000"/>
        </w:rPr>
        <w:t>System.out.println</w:t>
      </w:r>
      <w:r w:rsidRPr="000A2756">
        <w:t>(n + " is even and &gt; 60");</w:t>
      </w:r>
    </w:p>
    <w:p w14:paraId="2A422FF2" w14:textId="77777777" w:rsidR="000A2756" w:rsidRPr="000A2756" w:rsidRDefault="000A2756" w:rsidP="00EB7E22">
      <w:pPr>
        <w:pStyle w:val="NoSpacing"/>
        <w:spacing w:line="276" w:lineRule="auto"/>
      </w:pPr>
      <w:r w:rsidRPr="000A2756">
        <w:t xml:space="preserve">            } else {</w:t>
      </w:r>
    </w:p>
    <w:p w14:paraId="483631F4" w14:textId="7E625E75" w:rsidR="000A2756" w:rsidRPr="000A2756" w:rsidRDefault="000A2756" w:rsidP="00EB7E22">
      <w:pPr>
        <w:pStyle w:val="NoSpacing"/>
        <w:spacing w:line="276" w:lineRule="auto"/>
      </w:pPr>
      <w:r w:rsidRPr="000A2756">
        <w:t xml:space="preserve">                </w:t>
      </w:r>
      <w:r w:rsidRPr="00685879">
        <w:rPr>
          <w:b/>
          <w:color w:val="3A0000"/>
        </w:rPr>
        <w:t>System.out.println</w:t>
      </w:r>
      <w:r w:rsidRPr="000A2756">
        <w:t>(n + " is even and &lt;= 60");</w:t>
      </w:r>
    </w:p>
    <w:p w14:paraId="62272BB7" w14:textId="77777777" w:rsidR="000A2756" w:rsidRPr="000A2756" w:rsidRDefault="000A2756" w:rsidP="00EB7E22">
      <w:pPr>
        <w:pStyle w:val="NoSpacing"/>
        <w:spacing w:line="276" w:lineRule="auto"/>
      </w:pPr>
      <w:r w:rsidRPr="000A2756">
        <w:t xml:space="preserve">            }</w:t>
      </w:r>
    </w:p>
    <w:p w14:paraId="13C4EFAA" w14:textId="77777777" w:rsidR="000A2756" w:rsidRPr="000A2756" w:rsidRDefault="000A2756" w:rsidP="00EB7E22">
      <w:pPr>
        <w:pStyle w:val="NoSpacing"/>
        <w:spacing w:line="276" w:lineRule="auto"/>
      </w:pPr>
      <w:r w:rsidRPr="000A2756">
        <w:t xml:space="preserve">        } else {</w:t>
      </w:r>
    </w:p>
    <w:p w14:paraId="052AFA9E" w14:textId="77777777" w:rsidR="000A2756" w:rsidRPr="000A2756" w:rsidRDefault="000A2756" w:rsidP="00EB7E22">
      <w:pPr>
        <w:pStyle w:val="NoSpacing"/>
        <w:spacing w:line="276" w:lineRule="auto"/>
      </w:pPr>
      <w:r w:rsidRPr="000A2756">
        <w:t xml:space="preserve">            if (n &lt; 50) {</w:t>
      </w:r>
    </w:p>
    <w:p w14:paraId="5CDD392B" w14:textId="7AF71D27" w:rsidR="000A2756" w:rsidRPr="000A2756" w:rsidRDefault="000A2756" w:rsidP="00EB7E22">
      <w:pPr>
        <w:pStyle w:val="NoSpacing"/>
        <w:spacing w:line="276" w:lineRule="auto"/>
      </w:pPr>
      <w:r w:rsidRPr="000A2756">
        <w:t xml:space="preserve">                </w:t>
      </w:r>
      <w:r w:rsidRPr="00685879">
        <w:rPr>
          <w:b/>
          <w:color w:val="3A0000"/>
        </w:rPr>
        <w:t>System.out.println</w:t>
      </w:r>
      <w:r w:rsidRPr="000A2756">
        <w:t>(n + " is odd and &lt; 50");</w:t>
      </w:r>
    </w:p>
    <w:p w14:paraId="2DE7022F" w14:textId="77777777" w:rsidR="000A2756" w:rsidRPr="000A2756" w:rsidRDefault="000A2756" w:rsidP="00EB7E22">
      <w:pPr>
        <w:pStyle w:val="NoSpacing"/>
        <w:spacing w:line="276" w:lineRule="auto"/>
      </w:pPr>
      <w:r w:rsidRPr="000A2756">
        <w:t xml:space="preserve">            } else {</w:t>
      </w:r>
    </w:p>
    <w:p w14:paraId="124B9D91" w14:textId="5A028765" w:rsidR="000A2756" w:rsidRPr="000A2756" w:rsidRDefault="000A2756" w:rsidP="00EB7E22">
      <w:pPr>
        <w:pStyle w:val="NoSpacing"/>
        <w:spacing w:line="276" w:lineRule="auto"/>
      </w:pPr>
      <w:r w:rsidRPr="000A2756">
        <w:t xml:space="preserve">                </w:t>
      </w:r>
      <w:r w:rsidRPr="00685879">
        <w:rPr>
          <w:b/>
          <w:color w:val="3A0000"/>
        </w:rPr>
        <w:t>System.out.println</w:t>
      </w:r>
      <w:r w:rsidRPr="000A2756">
        <w:t>(n + " is odd and &gt;= 50");</w:t>
      </w:r>
    </w:p>
    <w:p w14:paraId="79E88B01" w14:textId="77777777" w:rsidR="000A2756" w:rsidRPr="000A2756" w:rsidRDefault="000A2756" w:rsidP="00EB7E22">
      <w:pPr>
        <w:pStyle w:val="NoSpacing"/>
        <w:spacing w:line="276" w:lineRule="auto"/>
      </w:pPr>
      <w:r w:rsidRPr="000A2756">
        <w:t xml:space="preserve">            }</w:t>
      </w:r>
    </w:p>
    <w:p w14:paraId="6929A291" w14:textId="77777777" w:rsidR="000A2756" w:rsidRPr="000A2756" w:rsidRDefault="000A2756" w:rsidP="00EB7E22">
      <w:pPr>
        <w:pStyle w:val="NoSpacing"/>
        <w:spacing w:line="276" w:lineRule="auto"/>
      </w:pPr>
      <w:r w:rsidRPr="000A2756">
        <w:t xml:space="preserve">        }</w:t>
      </w:r>
    </w:p>
    <w:p w14:paraId="7D4E8298" w14:textId="77777777" w:rsidR="000A2756" w:rsidRPr="000A2756" w:rsidRDefault="000A2756" w:rsidP="00EB7E22">
      <w:pPr>
        <w:pStyle w:val="NoSpacing"/>
        <w:spacing w:line="276" w:lineRule="auto"/>
      </w:pPr>
      <w:r w:rsidRPr="000A2756">
        <w:t xml:space="preserve">    }</w:t>
      </w:r>
    </w:p>
    <w:p w14:paraId="47F4ECF7" w14:textId="55457428" w:rsidR="000A2756" w:rsidRDefault="000A2756" w:rsidP="00EB7E22">
      <w:pPr>
        <w:pStyle w:val="NoSpacing"/>
        <w:spacing w:line="276" w:lineRule="auto"/>
      </w:pPr>
      <w:r w:rsidRPr="000A2756">
        <w:t>}</w:t>
      </w:r>
    </w:p>
    <w:p w14:paraId="3A0D1D2B" w14:textId="77777777" w:rsidR="00C23785" w:rsidRDefault="00C23785" w:rsidP="00EB7E22">
      <w:pPr>
        <w:pStyle w:val="NoSpacing"/>
        <w:spacing w:line="276" w:lineRule="auto"/>
      </w:pPr>
    </w:p>
    <w:p w14:paraId="37E5B226" w14:textId="3CD098BD" w:rsidR="00EB7E22" w:rsidRPr="00C23785" w:rsidRDefault="009B2DBB" w:rsidP="00EB7E22">
      <w:pPr>
        <w:pStyle w:val="NoSpacing"/>
        <w:spacing w:line="276" w:lineRule="auto"/>
        <w:rPr>
          <w:color w:val="FF0000"/>
        </w:rPr>
      </w:pPr>
      <w:r w:rsidRPr="00C23785">
        <w:rPr>
          <w:color w:val="FF0000"/>
        </w:rPr>
        <w:t xml:space="preserve">2 WRITE A JAVA PROGRAMME TO CHECK WEATHER THE GIVEN NUMBER IS </w:t>
      </w:r>
      <w:r w:rsidR="002001EA" w:rsidRPr="00C23785">
        <w:rPr>
          <w:color w:val="FF0000"/>
        </w:rPr>
        <w:t xml:space="preserve">POSITIVE NEGATIVE OR NEUTRAL IF IT IS POSITIVE </w:t>
      </w:r>
      <w:r w:rsidR="00FD6A9D" w:rsidRPr="00C23785">
        <w:rPr>
          <w:color w:val="FF0000"/>
        </w:rPr>
        <w:t xml:space="preserve">CHECK WEATER THE NUMBER IS DIVISION ABLE FOR </w:t>
      </w:r>
      <w:r w:rsidR="007333E3" w:rsidRPr="00C23785">
        <w:rPr>
          <w:color w:val="FF0000"/>
        </w:rPr>
        <w:t xml:space="preserve">3 OR NOT IF IT IS NEGATIVE CHECK WEATHER THE NUMBER IS </w:t>
      </w:r>
      <w:r w:rsidR="00C23785" w:rsidRPr="00C23785">
        <w:rPr>
          <w:color w:val="FF0000"/>
        </w:rPr>
        <w:t>EVEN OR ODD  PRINT WITH SUTABLE MESSAGE.</w:t>
      </w:r>
    </w:p>
    <w:p w14:paraId="30BD3EC4" w14:textId="1A33A15D" w:rsidR="000004E4" w:rsidRPr="00C23785" w:rsidRDefault="000004E4" w:rsidP="00EB7E22">
      <w:pPr>
        <w:pStyle w:val="NoSpacing"/>
        <w:spacing w:line="276" w:lineRule="auto"/>
        <w:rPr>
          <w:color w:val="FF0000"/>
        </w:rPr>
      </w:pPr>
    </w:p>
    <w:p w14:paraId="5DE2E450" w14:textId="77777777" w:rsidR="00065C50" w:rsidRPr="00065C50" w:rsidRDefault="00065C50" w:rsidP="00065C50">
      <w:pPr>
        <w:pStyle w:val="NoSpacing"/>
      </w:pPr>
      <w:r w:rsidRPr="00065C50">
        <w:t>import java.util.Scanner;</w:t>
      </w:r>
    </w:p>
    <w:p w14:paraId="645DB577" w14:textId="77777777" w:rsidR="00065C50" w:rsidRPr="00065C50" w:rsidRDefault="00065C50" w:rsidP="00065C50">
      <w:pPr>
        <w:pStyle w:val="NoSpacing"/>
      </w:pPr>
    </w:p>
    <w:p w14:paraId="7A077F5A" w14:textId="77777777" w:rsidR="00065C50" w:rsidRPr="00065C50" w:rsidRDefault="00065C50" w:rsidP="00065C50">
      <w:pPr>
        <w:pStyle w:val="NoSpacing"/>
      </w:pPr>
      <w:r w:rsidRPr="00065C50">
        <w:t>class nested {</w:t>
      </w:r>
    </w:p>
    <w:p w14:paraId="0CAD99D5" w14:textId="37692C0B" w:rsidR="00065C50" w:rsidRPr="00065C50" w:rsidRDefault="00065C50" w:rsidP="00065C50">
      <w:pPr>
        <w:pStyle w:val="NoSpacing"/>
      </w:pPr>
      <w:r w:rsidRPr="00065C50">
        <w:t xml:space="preserve">    </w:t>
      </w:r>
      <w:r w:rsidRPr="00685879">
        <w:rPr>
          <w:color w:val="002060"/>
        </w:rPr>
        <w:t>public static void main</w:t>
      </w:r>
      <w:r w:rsidRPr="00065C50">
        <w:t>(String[] args) {</w:t>
      </w:r>
    </w:p>
    <w:p w14:paraId="7AF336D9" w14:textId="77777777" w:rsidR="00065C50" w:rsidRPr="00065C50" w:rsidRDefault="00065C50" w:rsidP="00065C50">
      <w:pPr>
        <w:pStyle w:val="NoSpacing"/>
      </w:pPr>
      <w:r w:rsidRPr="00065C50">
        <w:t xml:space="preserve">        Scanner s = new Scanner(System.in);</w:t>
      </w:r>
    </w:p>
    <w:p w14:paraId="5F8C250E" w14:textId="622C121B" w:rsidR="00065C50" w:rsidRPr="00065C50" w:rsidRDefault="00065C50" w:rsidP="00065C50">
      <w:pPr>
        <w:pStyle w:val="NoSpacing"/>
      </w:pPr>
      <w:r w:rsidRPr="00065C50">
        <w:t xml:space="preserve">        </w:t>
      </w:r>
      <w:r w:rsidRPr="00685879">
        <w:rPr>
          <w:b/>
          <w:color w:val="3A0000"/>
        </w:rPr>
        <w:t>System.out.println</w:t>
      </w:r>
      <w:r w:rsidRPr="00065C50">
        <w:t>("Enter a number:");</w:t>
      </w:r>
    </w:p>
    <w:p w14:paraId="1E767E9A" w14:textId="77777777" w:rsidR="00065C50" w:rsidRPr="00065C50" w:rsidRDefault="00065C50" w:rsidP="00065C50">
      <w:pPr>
        <w:pStyle w:val="NoSpacing"/>
      </w:pPr>
      <w:r w:rsidRPr="00065C50">
        <w:t xml:space="preserve">       int n=s.nextInt();</w:t>
      </w:r>
    </w:p>
    <w:p w14:paraId="42E39EBB" w14:textId="77777777" w:rsidR="00065C50" w:rsidRPr="00065C50" w:rsidRDefault="00065C50" w:rsidP="00065C50">
      <w:pPr>
        <w:pStyle w:val="NoSpacing"/>
      </w:pPr>
      <w:r w:rsidRPr="00065C50">
        <w:t xml:space="preserve">    if (n&gt;0){</w:t>
      </w:r>
    </w:p>
    <w:p w14:paraId="314D3C08" w14:textId="77777777" w:rsidR="00065C50" w:rsidRPr="00065C50" w:rsidRDefault="00065C50" w:rsidP="00065C50">
      <w:pPr>
        <w:pStyle w:val="NoSpacing"/>
      </w:pPr>
      <w:r w:rsidRPr="00065C50">
        <w:t xml:space="preserve">            if (n%3==0){</w:t>
      </w:r>
    </w:p>
    <w:p w14:paraId="7B04DF69" w14:textId="00D72633" w:rsidR="00065C50" w:rsidRPr="00065C50" w:rsidRDefault="00065C50" w:rsidP="00065C50">
      <w:pPr>
        <w:pStyle w:val="NoSpacing"/>
      </w:pPr>
      <w:r w:rsidRPr="00065C50">
        <w:t xml:space="preserve">                  </w:t>
      </w:r>
      <w:r w:rsidRPr="00685879">
        <w:rPr>
          <w:b/>
          <w:color w:val="3A0000"/>
        </w:rPr>
        <w:t>System.out.println</w:t>
      </w:r>
      <w:r w:rsidRPr="00065C50">
        <w:t>(n+" is positive and /3");</w:t>
      </w:r>
    </w:p>
    <w:p w14:paraId="04FBBD8D" w14:textId="77777777" w:rsidR="00065C50" w:rsidRPr="00065C50" w:rsidRDefault="00065C50" w:rsidP="00065C50">
      <w:pPr>
        <w:pStyle w:val="NoSpacing"/>
      </w:pPr>
      <w:r w:rsidRPr="00065C50">
        <w:t xml:space="preserve">           } </w:t>
      </w:r>
    </w:p>
    <w:p w14:paraId="48A38E2F" w14:textId="77777777" w:rsidR="00065C50" w:rsidRPr="00065C50" w:rsidRDefault="00065C50" w:rsidP="00065C50">
      <w:pPr>
        <w:pStyle w:val="NoSpacing"/>
      </w:pPr>
      <w:r w:rsidRPr="00065C50">
        <w:t xml:space="preserve">              else {  </w:t>
      </w:r>
    </w:p>
    <w:p w14:paraId="4592713F" w14:textId="52E8AA1A" w:rsidR="00065C50" w:rsidRPr="00065C50" w:rsidRDefault="00065C50" w:rsidP="00065C50">
      <w:pPr>
        <w:pStyle w:val="NoSpacing"/>
      </w:pPr>
      <w:r w:rsidRPr="00065C50">
        <w:t xml:space="preserve">                       </w:t>
      </w:r>
      <w:r w:rsidRPr="00685879">
        <w:rPr>
          <w:b/>
          <w:color w:val="3A0000"/>
        </w:rPr>
        <w:t>System.out.println</w:t>
      </w:r>
      <w:r w:rsidRPr="00065C50">
        <w:t>(n+"is not +ve and /3");}</w:t>
      </w:r>
    </w:p>
    <w:p w14:paraId="1E0F655D" w14:textId="77777777" w:rsidR="00065C50" w:rsidRPr="00065C50" w:rsidRDefault="00065C50" w:rsidP="00065C50">
      <w:pPr>
        <w:pStyle w:val="NoSpacing"/>
      </w:pPr>
      <w:r w:rsidRPr="00065C50">
        <w:t xml:space="preserve">                   }</w:t>
      </w:r>
    </w:p>
    <w:p w14:paraId="4FB074B4" w14:textId="77777777" w:rsidR="00065C50" w:rsidRPr="00065C50" w:rsidRDefault="00065C50" w:rsidP="00065C50">
      <w:pPr>
        <w:pStyle w:val="NoSpacing"/>
      </w:pPr>
      <w:r w:rsidRPr="00065C50">
        <w:t xml:space="preserve">     else if (n&lt;0){</w:t>
      </w:r>
    </w:p>
    <w:p w14:paraId="3F7A0804" w14:textId="77777777" w:rsidR="00065C50" w:rsidRPr="00065C50" w:rsidRDefault="00065C50" w:rsidP="00065C50">
      <w:pPr>
        <w:pStyle w:val="NoSpacing"/>
      </w:pPr>
      <w:r w:rsidRPr="00065C50">
        <w:t xml:space="preserve">                   if (n%2==0){</w:t>
      </w:r>
    </w:p>
    <w:p w14:paraId="47924723" w14:textId="213239A2" w:rsidR="00065C50" w:rsidRPr="00065C50" w:rsidRDefault="00065C50" w:rsidP="00065C50">
      <w:pPr>
        <w:pStyle w:val="NoSpacing"/>
      </w:pPr>
      <w:r w:rsidRPr="00065C50">
        <w:t xml:space="preserve">                         </w:t>
      </w:r>
      <w:r w:rsidRPr="00685879">
        <w:rPr>
          <w:b/>
          <w:color w:val="3A0000"/>
        </w:rPr>
        <w:t>System.out.println</w:t>
      </w:r>
      <w:r w:rsidRPr="00065C50">
        <w:t>(n+"is negative and even");</w:t>
      </w:r>
    </w:p>
    <w:p w14:paraId="51BFE0B5" w14:textId="77777777" w:rsidR="00065C50" w:rsidRPr="00065C50" w:rsidRDefault="00065C50" w:rsidP="00065C50">
      <w:pPr>
        <w:pStyle w:val="NoSpacing"/>
      </w:pPr>
      <w:r w:rsidRPr="00065C50">
        <w:t xml:space="preserve">                   }else {</w:t>
      </w:r>
    </w:p>
    <w:p w14:paraId="491C552C" w14:textId="224742BF" w:rsidR="00065C50" w:rsidRPr="00065C50" w:rsidRDefault="00065C50" w:rsidP="00065C50">
      <w:pPr>
        <w:pStyle w:val="NoSpacing"/>
      </w:pPr>
      <w:r w:rsidRPr="00065C50">
        <w:t xml:space="preserve">                         </w:t>
      </w:r>
      <w:r w:rsidRPr="00685879">
        <w:rPr>
          <w:b/>
          <w:color w:val="3A0000"/>
        </w:rPr>
        <w:t>System.out.println</w:t>
      </w:r>
      <w:r w:rsidRPr="00065C50">
        <w:t>(n+"is negateve and odd ");</w:t>
      </w:r>
    </w:p>
    <w:p w14:paraId="5EFC5585" w14:textId="77777777" w:rsidR="00065C50" w:rsidRPr="00065C50" w:rsidRDefault="00065C50" w:rsidP="00065C50">
      <w:pPr>
        <w:pStyle w:val="NoSpacing"/>
      </w:pPr>
      <w:r w:rsidRPr="00065C50">
        <w:t xml:space="preserve">                          }</w:t>
      </w:r>
    </w:p>
    <w:p w14:paraId="1169B5AC" w14:textId="77777777" w:rsidR="00065C50" w:rsidRPr="00065C50" w:rsidRDefault="00065C50" w:rsidP="00065C50">
      <w:pPr>
        <w:pStyle w:val="NoSpacing"/>
      </w:pPr>
      <w:r w:rsidRPr="00065C50">
        <w:t xml:space="preserve">                        }</w:t>
      </w:r>
    </w:p>
    <w:p w14:paraId="1F6B3F9C" w14:textId="77777777" w:rsidR="00065C50" w:rsidRPr="00065C50" w:rsidRDefault="00065C50" w:rsidP="00065C50">
      <w:pPr>
        <w:pStyle w:val="NoSpacing"/>
      </w:pPr>
      <w:r w:rsidRPr="00065C50">
        <w:t xml:space="preserve">     else {  </w:t>
      </w:r>
    </w:p>
    <w:p w14:paraId="7073F905" w14:textId="62FA7E90" w:rsidR="00065C50" w:rsidRPr="00065C50" w:rsidRDefault="00065C50" w:rsidP="00065C50">
      <w:pPr>
        <w:pStyle w:val="NoSpacing"/>
      </w:pPr>
      <w:r w:rsidRPr="00065C50">
        <w:t xml:space="preserve">                 </w:t>
      </w:r>
      <w:r w:rsidRPr="00685879">
        <w:rPr>
          <w:b/>
          <w:color w:val="3A0000"/>
        </w:rPr>
        <w:t>System.out.println</w:t>
      </w:r>
      <w:r w:rsidRPr="00065C50">
        <w:t>(n+"is neutral ");</w:t>
      </w:r>
    </w:p>
    <w:p w14:paraId="2C251B3F" w14:textId="77777777" w:rsidR="00065C50" w:rsidRPr="00065C50" w:rsidRDefault="00065C50" w:rsidP="00065C50">
      <w:pPr>
        <w:pStyle w:val="NoSpacing"/>
      </w:pPr>
      <w:r w:rsidRPr="00065C50">
        <w:t>}</w:t>
      </w:r>
    </w:p>
    <w:p w14:paraId="0582914A" w14:textId="2692FF0E" w:rsidR="00B27757" w:rsidRDefault="00065C50" w:rsidP="00065C50">
      <w:pPr>
        <w:pStyle w:val="NoSpacing"/>
      </w:pPr>
      <w:r w:rsidRPr="00065C50">
        <w:t>}}</w:t>
      </w:r>
    </w:p>
    <w:p w14:paraId="7252DF95" w14:textId="77777777" w:rsidR="00065C50" w:rsidRDefault="00065C50" w:rsidP="00065C50">
      <w:pPr>
        <w:pStyle w:val="NoSpacing"/>
      </w:pPr>
    </w:p>
    <w:p w14:paraId="0449D59A" w14:textId="5962E7E5" w:rsidR="00065C50" w:rsidRPr="00925391" w:rsidRDefault="00065C50" w:rsidP="00065C50">
      <w:pPr>
        <w:pStyle w:val="NoSpacing"/>
        <w:rPr>
          <w:color w:val="FF0000"/>
          <w:sz w:val="24"/>
          <w:szCs w:val="24"/>
        </w:rPr>
      </w:pPr>
      <w:r w:rsidRPr="00925391">
        <w:rPr>
          <w:color w:val="FF0000"/>
          <w:sz w:val="24"/>
          <w:szCs w:val="24"/>
        </w:rPr>
        <w:t>3</w:t>
      </w:r>
      <w:r w:rsidR="00DB6675" w:rsidRPr="00925391">
        <w:rPr>
          <w:color w:val="FF0000"/>
          <w:sz w:val="24"/>
          <w:szCs w:val="24"/>
        </w:rPr>
        <w:t xml:space="preserve"> WRITE A JAVA PROGRAME TO PRINT </w:t>
      </w:r>
      <w:r w:rsidR="008742E9" w:rsidRPr="00925391">
        <w:rPr>
          <w:color w:val="FF0000"/>
          <w:sz w:val="24"/>
          <w:szCs w:val="24"/>
        </w:rPr>
        <w:t xml:space="preserve">GREATEST NUMBER AMONGST </w:t>
      </w:r>
      <w:r w:rsidR="00BC577B" w:rsidRPr="00925391">
        <w:rPr>
          <w:color w:val="FF0000"/>
          <w:sz w:val="24"/>
          <w:szCs w:val="24"/>
        </w:rPr>
        <w:t xml:space="preserve"> 3 NUMBERS USING </w:t>
      </w:r>
      <w:r w:rsidR="00925391" w:rsidRPr="00925391">
        <w:rPr>
          <w:color w:val="FF0000"/>
          <w:sz w:val="24"/>
          <w:szCs w:val="24"/>
        </w:rPr>
        <w:t>TURNERY OPERATOR.</w:t>
      </w:r>
    </w:p>
    <w:p w14:paraId="471CAF2E" w14:textId="77777777" w:rsidR="006476C9" w:rsidRPr="00925391" w:rsidRDefault="006476C9" w:rsidP="00065C50">
      <w:pPr>
        <w:pStyle w:val="NoSpacing"/>
        <w:rPr>
          <w:color w:val="FF0000"/>
          <w:sz w:val="24"/>
          <w:szCs w:val="24"/>
        </w:rPr>
      </w:pPr>
    </w:p>
    <w:p w14:paraId="53FB52BE" w14:textId="77777777" w:rsidR="009A048D" w:rsidRPr="009A048D" w:rsidRDefault="009A048D" w:rsidP="00D70792">
      <w:r w:rsidRPr="009A048D">
        <w:t>import java.util.Scanner;</w:t>
      </w:r>
    </w:p>
    <w:p w14:paraId="6BA22EC5" w14:textId="77777777" w:rsidR="009A048D" w:rsidRPr="009A048D" w:rsidRDefault="009A048D" w:rsidP="00D70792"/>
    <w:p w14:paraId="47E91D0C" w14:textId="77777777" w:rsidR="009A048D" w:rsidRPr="009A048D" w:rsidRDefault="009A048D" w:rsidP="00D70792">
      <w:r w:rsidRPr="009A048D">
        <w:t>class turnery {</w:t>
      </w:r>
    </w:p>
    <w:p w14:paraId="550C3B56" w14:textId="0F04AD51" w:rsidR="009A048D" w:rsidRPr="009A048D" w:rsidRDefault="009A048D" w:rsidP="00D70792">
      <w:r w:rsidRPr="009A048D">
        <w:t xml:space="preserve">    </w:t>
      </w:r>
      <w:r w:rsidRPr="00685879">
        <w:rPr>
          <w:color w:val="002060"/>
        </w:rPr>
        <w:t>public static void main</w:t>
      </w:r>
      <w:r w:rsidRPr="009A048D">
        <w:t>(String[] args) {</w:t>
      </w:r>
    </w:p>
    <w:p w14:paraId="514D343F" w14:textId="77777777" w:rsidR="009A048D" w:rsidRPr="009A048D" w:rsidRDefault="009A048D" w:rsidP="00D70792">
      <w:r w:rsidRPr="009A048D">
        <w:t xml:space="preserve">        Scanner s= new Scanner(System.in);</w:t>
      </w:r>
    </w:p>
    <w:p w14:paraId="19DA4535" w14:textId="3C3C5B17" w:rsidR="009A048D" w:rsidRPr="009A048D" w:rsidRDefault="009A048D" w:rsidP="00D70792">
      <w:r w:rsidRPr="009A048D">
        <w:t xml:space="preserve">        </w:t>
      </w:r>
      <w:r w:rsidRPr="00685879">
        <w:rPr>
          <w:b/>
          <w:color w:val="3A0000"/>
        </w:rPr>
        <w:t>System.out.println</w:t>
      </w:r>
      <w:r w:rsidRPr="009A048D">
        <w:t>("Enter greatest3");</w:t>
      </w:r>
    </w:p>
    <w:p w14:paraId="659DC071" w14:textId="77777777" w:rsidR="009A048D" w:rsidRPr="009A048D" w:rsidRDefault="009A048D" w:rsidP="00D70792">
      <w:r w:rsidRPr="009A048D">
        <w:t xml:space="preserve">     int a=s.nextInt(),b=s.nextInt(),c=s.nextInt();</w:t>
      </w:r>
    </w:p>
    <w:p w14:paraId="6FECA61C" w14:textId="77777777" w:rsidR="009A048D" w:rsidRPr="009A048D" w:rsidRDefault="009A048D" w:rsidP="00D70792">
      <w:r w:rsidRPr="009A048D">
        <w:t xml:space="preserve">        int result=a&gt;b &amp;&amp; a&gt;c? a:b &gt;c? b:c;</w:t>
      </w:r>
    </w:p>
    <w:p w14:paraId="64AD7210" w14:textId="177925C4" w:rsidR="009A048D" w:rsidRPr="009A048D" w:rsidRDefault="009A048D" w:rsidP="00D70792">
      <w:r w:rsidRPr="009A048D">
        <w:t xml:space="preserve">            </w:t>
      </w:r>
      <w:r w:rsidRPr="00685879">
        <w:rPr>
          <w:b/>
          <w:color w:val="3A0000"/>
        </w:rPr>
        <w:t>System.out.println</w:t>
      </w:r>
      <w:r w:rsidRPr="009A048D">
        <w:t>(result+"is greater ");</w:t>
      </w:r>
    </w:p>
    <w:p w14:paraId="6CFDAD3F" w14:textId="77777777" w:rsidR="009A048D" w:rsidRPr="009A048D" w:rsidRDefault="009A048D" w:rsidP="00D70792">
      <w:r w:rsidRPr="009A048D">
        <w:t xml:space="preserve">          }</w:t>
      </w:r>
    </w:p>
    <w:p w14:paraId="08E314EF" w14:textId="5AEC3722" w:rsidR="007C7D67" w:rsidRDefault="009A048D" w:rsidP="00D70792">
      <w:r w:rsidRPr="009A048D">
        <w:t>}</w:t>
      </w:r>
    </w:p>
    <w:p w14:paraId="704ABA98" w14:textId="6169E365" w:rsidR="00D70792" w:rsidRPr="009F132B" w:rsidRDefault="00D70792" w:rsidP="00D70792">
      <w:pPr>
        <w:rPr>
          <w:color w:val="FF0000"/>
          <w:sz w:val="24"/>
          <w:szCs w:val="24"/>
        </w:rPr>
      </w:pPr>
      <w:r w:rsidRPr="009F132B">
        <w:rPr>
          <w:color w:val="FF0000"/>
          <w:sz w:val="24"/>
          <w:szCs w:val="24"/>
        </w:rPr>
        <w:t>4</w:t>
      </w:r>
      <w:r w:rsidR="00606DB0" w:rsidRPr="009F132B">
        <w:rPr>
          <w:color w:val="FF0000"/>
          <w:sz w:val="24"/>
          <w:szCs w:val="24"/>
        </w:rPr>
        <w:t xml:space="preserve"> LET US ASUME USER PURCHASED </w:t>
      </w:r>
      <w:r w:rsidR="00932394" w:rsidRPr="009F132B">
        <w:rPr>
          <w:color w:val="FF0000"/>
          <w:sz w:val="24"/>
          <w:szCs w:val="24"/>
        </w:rPr>
        <w:t>2 PRODUCTS OF 1 IS</w:t>
      </w:r>
      <w:r w:rsidR="00CB672C" w:rsidRPr="009F132B">
        <w:rPr>
          <w:color w:val="FF0000"/>
          <w:sz w:val="24"/>
          <w:szCs w:val="24"/>
        </w:rPr>
        <w:t xml:space="preserve"> 1725 AND PRODUCT 2 COST 5999 AND CHECK WEATHER </w:t>
      </w:r>
      <w:r w:rsidR="005A2695" w:rsidRPr="009F132B">
        <w:rPr>
          <w:color w:val="FF0000"/>
          <w:sz w:val="24"/>
          <w:szCs w:val="24"/>
        </w:rPr>
        <w:t xml:space="preserve">THE TOTAL COST OF A PRODUCT IS GREATER THAN 7000 OR NOT </w:t>
      </w:r>
    </w:p>
    <w:p w14:paraId="4F7F55CD" w14:textId="05E5E24A" w:rsidR="00C13DD9" w:rsidRPr="009F132B" w:rsidRDefault="00C13DD9" w:rsidP="00D70792">
      <w:pPr>
        <w:rPr>
          <w:color w:val="FF0000"/>
          <w:sz w:val="24"/>
          <w:szCs w:val="24"/>
        </w:rPr>
      </w:pPr>
      <w:r w:rsidRPr="009F132B">
        <w:rPr>
          <w:color w:val="FF0000"/>
          <w:sz w:val="24"/>
          <w:szCs w:val="24"/>
        </w:rPr>
        <w:t xml:space="preserve">IF IT IS GREATER THAN 7000 THEN GIVE 2%DISCOUNT </w:t>
      </w:r>
      <w:r w:rsidR="006E694B" w:rsidRPr="009F132B">
        <w:rPr>
          <w:color w:val="FF0000"/>
          <w:sz w:val="24"/>
          <w:szCs w:val="24"/>
        </w:rPr>
        <w:t xml:space="preserve"> INTO 5%  DISCOUNT AND PRINT TOTAL CASE OF </w:t>
      </w:r>
      <w:r w:rsidR="009F132B" w:rsidRPr="009F132B">
        <w:rPr>
          <w:color w:val="FF0000"/>
          <w:sz w:val="24"/>
          <w:szCs w:val="24"/>
        </w:rPr>
        <w:t>A PRODUCT.</w:t>
      </w:r>
    </w:p>
    <w:p w14:paraId="448FD110" w14:textId="77777777" w:rsidR="006E7C43" w:rsidRPr="006E7C43" w:rsidRDefault="006E7C43" w:rsidP="006E7C43">
      <w:pPr>
        <w:pStyle w:val="NoSpacing"/>
        <w:spacing w:line="276" w:lineRule="auto"/>
      </w:pPr>
      <w:r w:rsidRPr="006E7C43">
        <w:t>import java.util.Scanner;</w:t>
      </w:r>
    </w:p>
    <w:p w14:paraId="5C541DF7" w14:textId="77777777" w:rsidR="006E7C43" w:rsidRPr="006E7C43" w:rsidRDefault="006E7C43" w:rsidP="006E7C43">
      <w:pPr>
        <w:pStyle w:val="NoSpacing"/>
        <w:spacing w:line="276" w:lineRule="auto"/>
      </w:pPr>
    </w:p>
    <w:p w14:paraId="220E6DB1" w14:textId="77777777" w:rsidR="006E7C43" w:rsidRPr="006E7C43" w:rsidRDefault="006E7C43" w:rsidP="006E7C43">
      <w:pPr>
        <w:pStyle w:val="NoSpacing"/>
        <w:spacing w:line="276" w:lineRule="auto"/>
      </w:pPr>
      <w:r w:rsidRPr="006E7C43">
        <w:t>class ProductDiscount {</w:t>
      </w:r>
    </w:p>
    <w:p w14:paraId="1E92D46D" w14:textId="7646AC9A" w:rsidR="006E7C43" w:rsidRPr="006E7C43" w:rsidRDefault="006E7C43" w:rsidP="006E7C43">
      <w:pPr>
        <w:pStyle w:val="NoSpacing"/>
        <w:spacing w:line="276" w:lineRule="auto"/>
      </w:pPr>
      <w:r w:rsidRPr="006E7C43">
        <w:t xml:space="preserve">    </w:t>
      </w:r>
      <w:r w:rsidRPr="00685879">
        <w:rPr>
          <w:color w:val="002060"/>
        </w:rPr>
        <w:t>public static void main</w:t>
      </w:r>
      <w:r w:rsidRPr="006E7C43">
        <w:t>(String[] args) {</w:t>
      </w:r>
    </w:p>
    <w:p w14:paraId="01EC2B20" w14:textId="77777777" w:rsidR="006E7C43" w:rsidRPr="006E7C43" w:rsidRDefault="006E7C43" w:rsidP="006E7C43">
      <w:pPr>
        <w:pStyle w:val="NoSpacing"/>
        <w:spacing w:line="276" w:lineRule="auto"/>
      </w:pPr>
      <w:r w:rsidRPr="006E7C43">
        <w:t xml:space="preserve">        Scanner s = new Scanner(System.in);</w:t>
      </w:r>
    </w:p>
    <w:p w14:paraId="5C3F0FB7" w14:textId="3367A66A" w:rsidR="006E7C43" w:rsidRPr="006E7C43" w:rsidRDefault="006E7C43" w:rsidP="006E7C43">
      <w:pPr>
        <w:pStyle w:val="NoSpacing"/>
        <w:spacing w:line="276" w:lineRule="auto"/>
      </w:pPr>
      <w:r w:rsidRPr="006E7C43">
        <w:t xml:space="preserve">        </w:t>
      </w:r>
      <w:r w:rsidRPr="00685879">
        <w:rPr>
          <w:b/>
          <w:color w:val="3A0000"/>
        </w:rPr>
        <w:t>System.out.println</w:t>
      </w:r>
      <w:r w:rsidRPr="006E7C43">
        <w:t>("Enter the cost of product 1:");</w:t>
      </w:r>
    </w:p>
    <w:p w14:paraId="7A4AB5F2" w14:textId="77777777" w:rsidR="006E7C43" w:rsidRPr="006E7C43" w:rsidRDefault="006E7C43" w:rsidP="006E7C43">
      <w:pPr>
        <w:pStyle w:val="NoSpacing"/>
        <w:spacing w:line="276" w:lineRule="auto"/>
      </w:pPr>
      <w:r w:rsidRPr="006E7C43">
        <w:t xml:space="preserve">        double product1 = s.nextDouble();</w:t>
      </w:r>
    </w:p>
    <w:p w14:paraId="1F330D49" w14:textId="7547BFA8" w:rsidR="006E7C43" w:rsidRPr="006E7C43" w:rsidRDefault="006E7C43" w:rsidP="006E7C43">
      <w:pPr>
        <w:pStyle w:val="NoSpacing"/>
        <w:spacing w:line="276" w:lineRule="auto"/>
      </w:pPr>
      <w:r w:rsidRPr="006E7C43">
        <w:t xml:space="preserve">        </w:t>
      </w:r>
      <w:r w:rsidRPr="00685879">
        <w:rPr>
          <w:b/>
          <w:color w:val="3A0000"/>
        </w:rPr>
        <w:t>System.out.println</w:t>
      </w:r>
      <w:r w:rsidRPr="006E7C43">
        <w:t>("Enter the cost of product 2:");</w:t>
      </w:r>
    </w:p>
    <w:p w14:paraId="0491737A" w14:textId="77777777" w:rsidR="006E7C43" w:rsidRPr="006E7C43" w:rsidRDefault="006E7C43" w:rsidP="006E7C43">
      <w:pPr>
        <w:pStyle w:val="NoSpacing"/>
        <w:spacing w:line="276" w:lineRule="auto"/>
      </w:pPr>
      <w:r w:rsidRPr="006E7C43">
        <w:t xml:space="preserve">        double product2 = s.nextDouble();</w:t>
      </w:r>
    </w:p>
    <w:p w14:paraId="5B07CD82" w14:textId="77777777" w:rsidR="006E7C43" w:rsidRPr="006E7C43" w:rsidRDefault="006E7C43" w:rsidP="006E7C43">
      <w:pPr>
        <w:pStyle w:val="NoSpacing"/>
        <w:spacing w:line="276" w:lineRule="auto"/>
      </w:pPr>
    </w:p>
    <w:p w14:paraId="5563EB49" w14:textId="77777777" w:rsidR="006E7C43" w:rsidRPr="006E7C43" w:rsidRDefault="006E7C43" w:rsidP="006E7C43">
      <w:pPr>
        <w:pStyle w:val="NoSpacing"/>
        <w:spacing w:line="276" w:lineRule="auto"/>
      </w:pPr>
      <w:r w:rsidRPr="006E7C43">
        <w:t xml:space="preserve">        double totalCost = product1 + product2;</w:t>
      </w:r>
    </w:p>
    <w:p w14:paraId="75464168" w14:textId="77777777" w:rsidR="006E7C43" w:rsidRPr="006E7C43" w:rsidRDefault="006E7C43" w:rsidP="006E7C43">
      <w:pPr>
        <w:pStyle w:val="NoSpacing"/>
        <w:spacing w:line="276" w:lineRule="auto"/>
      </w:pPr>
      <w:r w:rsidRPr="006E7C43">
        <w:t xml:space="preserve">        </w:t>
      </w:r>
    </w:p>
    <w:p w14:paraId="23483695" w14:textId="77777777" w:rsidR="006E7C43" w:rsidRPr="006E7C43" w:rsidRDefault="006E7C43" w:rsidP="006E7C43">
      <w:pPr>
        <w:pStyle w:val="NoSpacing"/>
        <w:spacing w:line="276" w:lineRule="auto"/>
      </w:pPr>
      <w:r w:rsidRPr="006E7C43">
        <w:t xml:space="preserve">        if (totalCost &gt; 7000) {</w:t>
      </w:r>
    </w:p>
    <w:p w14:paraId="2462B917" w14:textId="69734E79" w:rsidR="006E7C43" w:rsidRPr="006E7C43" w:rsidRDefault="006E7C43" w:rsidP="006E7C43">
      <w:pPr>
        <w:pStyle w:val="NoSpacing"/>
        <w:spacing w:line="276" w:lineRule="auto"/>
      </w:pPr>
      <w:r w:rsidRPr="006E7C43">
        <w:t xml:space="preserve">            double discount = totalCost  * 0.05;</w:t>
      </w:r>
    </w:p>
    <w:p w14:paraId="7A635B5A" w14:textId="77777777" w:rsidR="006E7C43" w:rsidRPr="006E7C43" w:rsidRDefault="006E7C43" w:rsidP="006E7C43">
      <w:pPr>
        <w:pStyle w:val="NoSpacing"/>
        <w:spacing w:line="276" w:lineRule="auto"/>
      </w:pPr>
      <w:r w:rsidRPr="006E7C43">
        <w:t xml:space="preserve">            double finalCost = totalCost - discount;</w:t>
      </w:r>
    </w:p>
    <w:p w14:paraId="50B48E25" w14:textId="2D7F07A3" w:rsidR="006E7C43" w:rsidRPr="006E7C43" w:rsidRDefault="006E7C43" w:rsidP="006E7C43">
      <w:pPr>
        <w:pStyle w:val="NoSpacing"/>
        <w:spacing w:line="276" w:lineRule="auto"/>
      </w:pPr>
      <w:r w:rsidRPr="006E7C43">
        <w:t xml:space="preserve">            </w:t>
      </w:r>
      <w:r w:rsidRPr="00685879">
        <w:rPr>
          <w:b/>
          <w:color w:val="3A0000"/>
        </w:rPr>
        <w:t>System.out.println</w:t>
      </w:r>
      <w:r w:rsidRPr="006E7C43">
        <w:t>("Total cost after discount: " + finalCost);</w:t>
      </w:r>
    </w:p>
    <w:p w14:paraId="39BE046C" w14:textId="77777777" w:rsidR="006E7C43" w:rsidRPr="006E7C43" w:rsidRDefault="006E7C43" w:rsidP="006E7C43">
      <w:pPr>
        <w:pStyle w:val="NoSpacing"/>
        <w:spacing w:line="276" w:lineRule="auto"/>
      </w:pPr>
      <w:r w:rsidRPr="006E7C43">
        <w:t xml:space="preserve">        } else {</w:t>
      </w:r>
    </w:p>
    <w:p w14:paraId="49BC7B0D" w14:textId="370037CE" w:rsidR="006E7C43" w:rsidRPr="006E7C43" w:rsidRDefault="006E7C43" w:rsidP="006E7C43">
      <w:pPr>
        <w:pStyle w:val="NoSpacing"/>
        <w:spacing w:line="276" w:lineRule="auto"/>
      </w:pPr>
      <w:r w:rsidRPr="006E7C43">
        <w:t xml:space="preserve">            </w:t>
      </w:r>
      <w:r w:rsidRPr="00685879">
        <w:rPr>
          <w:b/>
          <w:color w:val="3A0000"/>
        </w:rPr>
        <w:t>System.out.println</w:t>
      </w:r>
      <w:r w:rsidRPr="006E7C43">
        <w:t>("Total cost: " + totalCost);</w:t>
      </w:r>
    </w:p>
    <w:p w14:paraId="5EC97710" w14:textId="77777777" w:rsidR="006E7C43" w:rsidRPr="006E7C43" w:rsidRDefault="006E7C43" w:rsidP="006E7C43">
      <w:pPr>
        <w:pStyle w:val="NoSpacing"/>
        <w:spacing w:line="276" w:lineRule="auto"/>
      </w:pPr>
      <w:r w:rsidRPr="006E7C43">
        <w:t xml:space="preserve">        }</w:t>
      </w:r>
    </w:p>
    <w:p w14:paraId="71E99CBE" w14:textId="77777777" w:rsidR="006E7C43" w:rsidRPr="006E7C43" w:rsidRDefault="006E7C43" w:rsidP="006E7C43">
      <w:pPr>
        <w:pStyle w:val="NoSpacing"/>
        <w:spacing w:line="276" w:lineRule="auto"/>
      </w:pPr>
      <w:r w:rsidRPr="006E7C43">
        <w:t xml:space="preserve">    }</w:t>
      </w:r>
    </w:p>
    <w:p w14:paraId="2A2F0F80" w14:textId="77777777" w:rsidR="006E7C43" w:rsidRDefault="006E7C43" w:rsidP="006E7C43">
      <w:pPr>
        <w:pStyle w:val="NoSpacing"/>
        <w:spacing w:line="276" w:lineRule="auto"/>
      </w:pPr>
      <w:r w:rsidRPr="006E7C43">
        <w:t>}</w:t>
      </w:r>
    </w:p>
    <w:p w14:paraId="4FE8366B" w14:textId="77777777" w:rsidR="00034BB0" w:rsidRDefault="00034BB0" w:rsidP="006E7C43">
      <w:pPr>
        <w:pStyle w:val="NoSpacing"/>
        <w:spacing w:line="276" w:lineRule="auto"/>
      </w:pPr>
    </w:p>
    <w:p w14:paraId="06338AE7" w14:textId="39C2A7B9" w:rsidR="00EC3E4A" w:rsidRPr="00034BB0" w:rsidRDefault="00EC3E4A" w:rsidP="006E7C43">
      <w:pPr>
        <w:pStyle w:val="NoSpacing"/>
        <w:spacing w:line="276" w:lineRule="auto"/>
        <w:rPr>
          <w:color w:val="FF0000"/>
        </w:rPr>
      </w:pPr>
      <w:r w:rsidRPr="00034BB0">
        <w:rPr>
          <w:color w:val="FF0000"/>
        </w:rPr>
        <w:t xml:space="preserve">5 A STORE OFFERS DISCOUNTS </w:t>
      </w:r>
      <w:r w:rsidR="00DF3A67" w:rsidRPr="00034BB0">
        <w:rPr>
          <w:color w:val="FF0000"/>
        </w:rPr>
        <w:t xml:space="preserve">BASED ON MEMBERSHIP STATUS  </w:t>
      </w:r>
      <w:r w:rsidR="003111C9" w:rsidRPr="00034BB0">
        <w:rPr>
          <w:color w:val="FF0000"/>
        </w:rPr>
        <w:t>A</w:t>
      </w:r>
      <w:r w:rsidR="00991E75" w:rsidRPr="00034BB0">
        <w:rPr>
          <w:color w:val="FF0000"/>
        </w:rPr>
        <w:t>ND PURCHASE AMOUNT=</w:t>
      </w:r>
    </w:p>
    <w:p w14:paraId="51A595D1" w14:textId="71C58347" w:rsidR="00991E75" w:rsidRPr="00034BB0" w:rsidRDefault="00991E75" w:rsidP="006E7C43">
      <w:pPr>
        <w:pStyle w:val="NoSpacing"/>
        <w:spacing w:line="276" w:lineRule="auto"/>
        <w:rPr>
          <w:color w:val="FF0000"/>
        </w:rPr>
      </w:pPr>
      <w:r w:rsidRPr="00034BB0">
        <w:rPr>
          <w:color w:val="FF0000"/>
        </w:rPr>
        <w:t xml:space="preserve">IF A CUSTOMER IS A MEMBER AND </w:t>
      </w:r>
      <w:r w:rsidR="00D1317E" w:rsidRPr="00034BB0">
        <w:rPr>
          <w:color w:val="FF0000"/>
        </w:rPr>
        <w:t>PURCHASE EXCEEDS 10000 THEY RECIVE A 20% DISCOUNT .</w:t>
      </w:r>
    </w:p>
    <w:p w14:paraId="53D527B3" w14:textId="06334DA1" w:rsidR="00D1317E" w:rsidRPr="00034BB0" w:rsidRDefault="00526CED" w:rsidP="006E7C43">
      <w:pPr>
        <w:pStyle w:val="NoSpacing"/>
        <w:spacing w:line="276" w:lineRule="auto"/>
        <w:rPr>
          <w:color w:val="FF0000"/>
        </w:rPr>
      </w:pPr>
      <w:r w:rsidRPr="00034BB0">
        <w:rPr>
          <w:color w:val="FF0000"/>
        </w:rPr>
        <w:t xml:space="preserve">IF THEY ARE A MEMBER BUT THEIR PURCHASE IS </w:t>
      </w:r>
      <w:r w:rsidR="00447694" w:rsidRPr="00034BB0">
        <w:rPr>
          <w:color w:val="FF0000"/>
        </w:rPr>
        <w:t>10000 OR LESS THEY RECIVE A 10% DISCOUNT .</w:t>
      </w:r>
    </w:p>
    <w:p w14:paraId="1EE29E77" w14:textId="14EBB3AB" w:rsidR="00447694" w:rsidRPr="00034BB0" w:rsidRDefault="00A876E2" w:rsidP="006E7C43">
      <w:pPr>
        <w:pStyle w:val="NoSpacing"/>
        <w:spacing w:line="276" w:lineRule="auto"/>
        <w:rPr>
          <w:color w:val="FF0000"/>
        </w:rPr>
      </w:pPr>
      <w:r w:rsidRPr="00034BB0">
        <w:rPr>
          <w:color w:val="FF0000"/>
        </w:rPr>
        <w:t xml:space="preserve">IF THEY ARE NOT A MEMBER AND THEIR PURCHASE EXCEEDS </w:t>
      </w:r>
      <w:r w:rsidR="003111C9" w:rsidRPr="00034BB0">
        <w:rPr>
          <w:color w:val="FF0000"/>
        </w:rPr>
        <w:t>10000 THEY RECIVE  5% DISCOUNT .</w:t>
      </w:r>
    </w:p>
    <w:p w14:paraId="2E1761E9" w14:textId="27A605F7" w:rsidR="0078200A" w:rsidRPr="00034BB0" w:rsidRDefault="003111C9" w:rsidP="006E7C43">
      <w:pPr>
        <w:pStyle w:val="NoSpacing"/>
        <w:spacing w:line="276" w:lineRule="auto"/>
        <w:rPr>
          <w:color w:val="FF0000"/>
        </w:rPr>
      </w:pPr>
      <w:r w:rsidRPr="00034BB0">
        <w:rPr>
          <w:color w:val="FF0000"/>
        </w:rPr>
        <w:t xml:space="preserve">IF THEY ARE NOT A MEMBER </w:t>
      </w:r>
      <w:r w:rsidR="00EA3021" w:rsidRPr="00034BB0">
        <w:rPr>
          <w:color w:val="FF0000"/>
        </w:rPr>
        <w:t xml:space="preserve">AND THEIR PURCHASE 10000 OR LESS </w:t>
      </w:r>
      <w:r w:rsidR="00034BB0" w:rsidRPr="00034BB0">
        <w:rPr>
          <w:color w:val="FF0000"/>
        </w:rPr>
        <w:t xml:space="preserve">THER IS NO DISCOOUTN </w:t>
      </w:r>
    </w:p>
    <w:p w14:paraId="69A9DCDF" w14:textId="77777777" w:rsidR="00E72D53" w:rsidRPr="00034BB0" w:rsidRDefault="00E72D53" w:rsidP="00034BB0"/>
    <w:p w14:paraId="2E5FE783" w14:textId="77777777" w:rsidR="00BA550A" w:rsidRPr="00034BB0" w:rsidRDefault="00BA550A" w:rsidP="006E7C43">
      <w:pPr>
        <w:spacing w:line="276" w:lineRule="auto"/>
        <w:rPr>
          <w:color w:val="FF0000"/>
          <w:sz w:val="24"/>
          <w:szCs w:val="24"/>
        </w:rPr>
      </w:pPr>
    </w:p>
    <w:p w14:paraId="32537BD4" w14:textId="77777777" w:rsidR="006379E8" w:rsidRPr="006379E8" w:rsidRDefault="006379E8" w:rsidP="006379E8">
      <w:r w:rsidRPr="006379E8">
        <w:t>import java.util.Scanner;</w:t>
      </w:r>
    </w:p>
    <w:p w14:paraId="47C239C6" w14:textId="77777777" w:rsidR="006379E8" w:rsidRPr="006379E8" w:rsidRDefault="006379E8" w:rsidP="006379E8">
      <w:r w:rsidRPr="006379E8">
        <w:t>class Free {</w:t>
      </w:r>
    </w:p>
    <w:p w14:paraId="012F3EE5" w14:textId="2F0C65A9" w:rsidR="006379E8" w:rsidRPr="006379E8" w:rsidRDefault="006379E8" w:rsidP="006379E8">
      <w:r w:rsidRPr="006379E8">
        <w:t xml:space="preserve">      </w:t>
      </w:r>
      <w:r w:rsidRPr="00685879">
        <w:rPr>
          <w:color w:val="002060"/>
        </w:rPr>
        <w:t>public static void main</w:t>
      </w:r>
      <w:r w:rsidRPr="006379E8">
        <w:t xml:space="preserve"> (String [] args)</w:t>
      </w:r>
    </w:p>
    <w:p w14:paraId="0C8C8221" w14:textId="77777777" w:rsidR="006379E8" w:rsidRPr="006379E8" w:rsidRDefault="006379E8" w:rsidP="006379E8">
      <w:r w:rsidRPr="006379E8">
        <w:t>{</w:t>
      </w:r>
    </w:p>
    <w:p w14:paraId="0568E28B" w14:textId="77777777" w:rsidR="006379E8" w:rsidRPr="006379E8" w:rsidRDefault="006379E8" w:rsidP="006379E8">
      <w:r w:rsidRPr="006379E8">
        <w:t xml:space="preserve">      Scanner s=new Scanner (System.in);</w:t>
      </w:r>
    </w:p>
    <w:p w14:paraId="23C7901A" w14:textId="58B43ECB" w:rsidR="006379E8" w:rsidRPr="006379E8" w:rsidRDefault="006379E8" w:rsidP="006379E8">
      <w:r w:rsidRPr="006379E8">
        <w:t xml:space="preserve">        </w:t>
      </w:r>
      <w:r w:rsidRPr="00685879">
        <w:rPr>
          <w:b/>
          <w:color w:val="3A0000"/>
        </w:rPr>
        <w:t>System.out.println</w:t>
      </w:r>
      <w:r w:rsidRPr="006379E8">
        <w:t>(" enter total price ");</w:t>
      </w:r>
    </w:p>
    <w:p w14:paraId="39F00DF9" w14:textId="77777777" w:rsidR="006379E8" w:rsidRPr="006379E8" w:rsidRDefault="006379E8" w:rsidP="006379E8">
      <w:r w:rsidRPr="006379E8">
        <w:t xml:space="preserve">      double price=s.nextDouble();</w:t>
      </w:r>
    </w:p>
    <w:p w14:paraId="4954E774" w14:textId="61B43085" w:rsidR="006379E8" w:rsidRPr="006379E8" w:rsidRDefault="006379E8" w:rsidP="006379E8">
      <w:r w:rsidRPr="006379E8">
        <w:t xml:space="preserve">     </w:t>
      </w:r>
      <w:r w:rsidRPr="00685879">
        <w:rPr>
          <w:b/>
          <w:color w:val="3A0000"/>
        </w:rPr>
        <w:t>System.out.println</w:t>
      </w:r>
      <w:r w:rsidRPr="006379E8">
        <w:t xml:space="preserve"> (" enter 1 if you have a membership card");</w:t>
      </w:r>
    </w:p>
    <w:p w14:paraId="59403524" w14:textId="6685EF4C" w:rsidR="006379E8" w:rsidRPr="006379E8" w:rsidRDefault="006379E8" w:rsidP="006379E8">
      <w:r w:rsidRPr="006379E8">
        <w:t xml:space="preserve">     </w:t>
      </w:r>
      <w:r w:rsidRPr="00685879">
        <w:rPr>
          <w:b/>
          <w:color w:val="3A0000"/>
        </w:rPr>
        <w:t>System.out.println</w:t>
      </w:r>
      <w:r w:rsidRPr="006379E8">
        <w:t>("enter 2 if you dont have membership card");</w:t>
      </w:r>
    </w:p>
    <w:p w14:paraId="0F43846B" w14:textId="77777777" w:rsidR="006379E8" w:rsidRPr="006379E8" w:rsidRDefault="006379E8" w:rsidP="006379E8">
      <w:r w:rsidRPr="006379E8">
        <w:t xml:space="preserve">         int number=s.nextInt();</w:t>
      </w:r>
    </w:p>
    <w:p w14:paraId="2C3BA449" w14:textId="77777777" w:rsidR="006379E8" w:rsidRPr="006379E8" w:rsidRDefault="006379E8" w:rsidP="006379E8">
      <w:r w:rsidRPr="006379E8">
        <w:t xml:space="preserve">   if (number==1){</w:t>
      </w:r>
    </w:p>
    <w:p w14:paraId="071A4CD4" w14:textId="77777777" w:rsidR="006379E8" w:rsidRPr="006379E8" w:rsidRDefault="006379E8" w:rsidP="006379E8">
      <w:r w:rsidRPr="006379E8">
        <w:t xml:space="preserve">                   if (price&gt;10000){</w:t>
      </w:r>
    </w:p>
    <w:p w14:paraId="17021F5C" w14:textId="77777777" w:rsidR="006379E8" w:rsidRPr="006379E8" w:rsidRDefault="006379E8" w:rsidP="006379E8">
      <w:r w:rsidRPr="006379E8">
        <w:t xml:space="preserve">                       double dis=price*20/100;</w:t>
      </w:r>
    </w:p>
    <w:p w14:paraId="4779C4B1" w14:textId="77777777" w:rsidR="006379E8" w:rsidRPr="006379E8" w:rsidRDefault="006379E8" w:rsidP="006379E8">
      <w:r w:rsidRPr="006379E8">
        <w:t xml:space="preserve">                       double priceDis=price-dis;</w:t>
      </w:r>
    </w:p>
    <w:p w14:paraId="257BA3F4" w14:textId="41BD6D99" w:rsidR="006379E8" w:rsidRPr="006379E8" w:rsidRDefault="006379E8" w:rsidP="006379E8">
      <w:r w:rsidRPr="006379E8">
        <w:t xml:space="preserve">                   </w:t>
      </w:r>
      <w:r w:rsidRPr="00685879">
        <w:rPr>
          <w:b/>
          <w:color w:val="3A0000"/>
        </w:rPr>
        <w:t>System.out.println</w:t>
      </w:r>
      <w:r w:rsidRPr="006379E8">
        <w:t>(" total cost after discount:"+priceDis);}</w:t>
      </w:r>
    </w:p>
    <w:p w14:paraId="134D7F77" w14:textId="77777777" w:rsidR="006379E8" w:rsidRPr="006379E8" w:rsidRDefault="006379E8" w:rsidP="006379E8">
      <w:r w:rsidRPr="006379E8">
        <w:t xml:space="preserve">                   else {   </w:t>
      </w:r>
    </w:p>
    <w:p w14:paraId="1F1FB812" w14:textId="77777777" w:rsidR="006379E8" w:rsidRPr="006379E8" w:rsidRDefault="006379E8" w:rsidP="006379E8">
      <w:r w:rsidRPr="006379E8">
        <w:t xml:space="preserve">                       double dis=price*10/100;</w:t>
      </w:r>
    </w:p>
    <w:p w14:paraId="1EE55B17" w14:textId="77777777" w:rsidR="006379E8" w:rsidRPr="006379E8" w:rsidRDefault="006379E8" w:rsidP="006379E8">
      <w:r w:rsidRPr="006379E8">
        <w:t xml:space="preserve">                       double priceDis=price-dis;</w:t>
      </w:r>
    </w:p>
    <w:p w14:paraId="5FE43EF2" w14:textId="123E50DF" w:rsidR="006379E8" w:rsidRPr="006379E8" w:rsidRDefault="006379E8" w:rsidP="006379E8">
      <w:r w:rsidRPr="006379E8">
        <w:t xml:space="preserve">              </w:t>
      </w:r>
      <w:r w:rsidRPr="00685879">
        <w:rPr>
          <w:b/>
          <w:color w:val="3A0000"/>
        </w:rPr>
        <w:t>System.out.println</w:t>
      </w:r>
      <w:r w:rsidRPr="006379E8">
        <w:t>("total cost after discount:"+priceDis);</w:t>
      </w:r>
    </w:p>
    <w:p w14:paraId="524FAF97" w14:textId="77777777" w:rsidR="006379E8" w:rsidRPr="006379E8" w:rsidRDefault="006379E8" w:rsidP="006379E8">
      <w:r w:rsidRPr="006379E8">
        <w:t xml:space="preserve">        } }</w:t>
      </w:r>
    </w:p>
    <w:p w14:paraId="5610205A" w14:textId="77777777" w:rsidR="006379E8" w:rsidRPr="006379E8" w:rsidRDefault="006379E8" w:rsidP="006379E8">
      <w:r w:rsidRPr="006379E8">
        <w:t xml:space="preserve">    else if (number==2){</w:t>
      </w:r>
    </w:p>
    <w:p w14:paraId="43B5F722" w14:textId="77777777" w:rsidR="006379E8" w:rsidRPr="006379E8" w:rsidRDefault="006379E8" w:rsidP="006379E8">
      <w:r w:rsidRPr="006379E8">
        <w:t xml:space="preserve">                           if(price&gt;10000){</w:t>
      </w:r>
    </w:p>
    <w:p w14:paraId="36D6B668" w14:textId="77777777" w:rsidR="006379E8" w:rsidRPr="006379E8" w:rsidRDefault="006379E8" w:rsidP="006379E8">
      <w:r w:rsidRPr="006379E8">
        <w:t xml:space="preserve">                                  double dis=price*5/100;</w:t>
      </w:r>
    </w:p>
    <w:p w14:paraId="66209290" w14:textId="77777777" w:rsidR="006379E8" w:rsidRPr="006379E8" w:rsidRDefault="006379E8" w:rsidP="006379E8">
      <w:r w:rsidRPr="006379E8">
        <w:t xml:space="preserve">                                  double priceDis=price-dis;</w:t>
      </w:r>
    </w:p>
    <w:p w14:paraId="0AA395E7" w14:textId="5B2856DA" w:rsidR="006379E8" w:rsidRPr="006379E8" w:rsidRDefault="006379E8" w:rsidP="006379E8">
      <w:r w:rsidRPr="006379E8">
        <w:t xml:space="preserve">               </w:t>
      </w:r>
      <w:r w:rsidRPr="00685879">
        <w:rPr>
          <w:b/>
          <w:color w:val="3A0000"/>
        </w:rPr>
        <w:t>System.out.println</w:t>
      </w:r>
      <w:r w:rsidRPr="006379E8">
        <w:t>("total cost after discount:"+priceDis);}</w:t>
      </w:r>
    </w:p>
    <w:p w14:paraId="40BA6E7F" w14:textId="77777777" w:rsidR="006379E8" w:rsidRPr="006379E8" w:rsidRDefault="006379E8" w:rsidP="006379E8">
      <w:r w:rsidRPr="006379E8">
        <w:t xml:space="preserve">                                  else {</w:t>
      </w:r>
    </w:p>
    <w:p w14:paraId="4B2DE516" w14:textId="41EEF163" w:rsidR="006379E8" w:rsidRPr="006379E8" w:rsidRDefault="006379E8" w:rsidP="006379E8">
      <w:r w:rsidRPr="006379E8">
        <w:t xml:space="preserve">                 </w:t>
      </w:r>
      <w:r w:rsidRPr="00685879">
        <w:rPr>
          <w:b/>
          <w:color w:val="3A0000"/>
        </w:rPr>
        <w:t>System.out.println</w:t>
      </w:r>
      <w:r w:rsidRPr="006379E8">
        <w:t>("total cost:");</w:t>
      </w:r>
    </w:p>
    <w:p w14:paraId="3ABA6CDC" w14:textId="77777777" w:rsidR="006379E8" w:rsidRPr="006379E8" w:rsidRDefault="006379E8" w:rsidP="006379E8">
      <w:r w:rsidRPr="006379E8">
        <w:t xml:space="preserve">                  }}</w:t>
      </w:r>
    </w:p>
    <w:p w14:paraId="1CEF1508" w14:textId="77777777" w:rsidR="006379E8" w:rsidRPr="006379E8" w:rsidRDefault="006379E8" w:rsidP="006379E8">
      <w:r w:rsidRPr="006379E8">
        <w:t xml:space="preserve">       else {</w:t>
      </w:r>
    </w:p>
    <w:p w14:paraId="1B0696F8" w14:textId="0D1B2CBC" w:rsidR="006379E8" w:rsidRPr="006379E8" w:rsidRDefault="006379E8" w:rsidP="006379E8">
      <w:r w:rsidRPr="006379E8">
        <w:t xml:space="preserve">              </w:t>
      </w:r>
      <w:r w:rsidRPr="00685879">
        <w:rPr>
          <w:b/>
          <w:color w:val="3A0000"/>
        </w:rPr>
        <w:t>System.out.println</w:t>
      </w:r>
      <w:r w:rsidRPr="006379E8">
        <w:t>(" invalid input");</w:t>
      </w:r>
    </w:p>
    <w:p w14:paraId="66DA715F" w14:textId="77777777" w:rsidR="006379E8" w:rsidRPr="006379E8" w:rsidRDefault="006379E8" w:rsidP="006379E8">
      <w:r w:rsidRPr="006379E8">
        <w:t>}}}</w:t>
      </w:r>
    </w:p>
    <w:p w14:paraId="53F5AA52" w14:textId="6EE180F9" w:rsidR="00BA550A" w:rsidRPr="00077632" w:rsidRDefault="006379E8" w:rsidP="006379E8">
      <w:pPr>
        <w:rPr>
          <w:color w:val="FF0000"/>
          <w:sz w:val="24"/>
          <w:szCs w:val="24"/>
        </w:rPr>
      </w:pPr>
      <w:r w:rsidRPr="00077632">
        <w:rPr>
          <w:color w:val="FF0000"/>
          <w:sz w:val="24"/>
          <w:szCs w:val="24"/>
        </w:rPr>
        <w:t xml:space="preserve">        </w:t>
      </w:r>
      <w:r w:rsidR="00014E0E" w:rsidRPr="00077632">
        <w:rPr>
          <w:color w:val="FF0000"/>
          <w:sz w:val="24"/>
          <w:szCs w:val="24"/>
        </w:rPr>
        <w:t xml:space="preserve">6 </w:t>
      </w:r>
      <w:r w:rsidR="00F37FDD" w:rsidRPr="00077632">
        <w:rPr>
          <w:color w:val="FF0000"/>
          <w:sz w:val="24"/>
          <w:szCs w:val="24"/>
        </w:rPr>
        <w:t xml:space="preserve">IN ATM SYSTEM, YOU WANT TO CHECK WHETHER A USER CAN WITHDRAW </w:t>
      </w:r>
      <w:r w:rsidR="00F90AD1" w:rsidRPr="00077632">
        <w:rPr>
          <w:color w:val="FF0000"/>
          <w:sz w:val="24"/>
          <w:szCs w:val="24"/>
        </w:rPr>
        <w:t>A CERTAIN AMOUNT . THE CONDITIONS ARE:</w:t>
      </w:r>
    </w:p>
    <w:p w14:paraId="7A1DABB7" w14:textId="665877FE" w:rsidR="00F90AD1" w:rsidRPr="00077632" w:rsidRDefault="006C406F" w:rsidP="006C406F">
      <w:pPr>
        <w:pStyle w:val="ListParagraph"/>
        <w:numPr>
          <w:ilvl w:val="0"/>
          <w:numId w:val="22"/>
        </w:numPr>
        <w:rPr>
          <w:color w:val="FF0000"/>
          <w:sz w:val="24"/>
          <w:szCs w:val="24"/>
        </w:rPr>
      </w:pPr>
      <w:r w:rsidRPr="00077632">
        <w:rPr>
          <w:color w:val="FF0000"/>
          <w:sz w:val="24"/>
          <w:szCs w:val="24"/>
        </w:rPr>
        <w:t>IF THE ACCOUNT BALANCE IS</w:t>
      </w:r>
      <w:r w:rsidR="00FB3926" w:rsidRPr="00077632">
        <w:rPr>
          <w:color w:val="FF0000"/>
          <w:sz w:val="24"/>
          <w:szCs w:val="24"/>
        </w:rPr>
        <w:t xml:space="preserve"> IS GREATER THAN OR EQUAL TO THE REQUESTED </w:t>
      </w:r>
      <w:r w:rsidR="00685470" w:rsidRPr="00077632">
        <w:rPr>
          <w:color w:val="FF0000"/>
          <w:sz w:val="24"/>
          <w:szCs w:val="24"/>
        </w:rPr>
        <w:t>AMOUNT ,CHECK IF THE AMOUNT IS A MULITIPLE OF 2000</w:t>
      </w:r>
    </w:p>
    <w:p w14:paraId="0248BC6E" w14:textId="6E7AA2FE" w:rsidR="00685470" w:rsidRPr="00077632" w:rsidRDefault="00685470" w:rsidP="006C406F">
      <w:pPr>
        <w:pStyle w:val="ListParagraph"/>
        <w:numPr>
          <w:ilvl w:val="0"/>
          <w:numId w:val="22"/>
        </w:numPr>
        <w:rPr>
          <w:color w:val="FF0000"/>
          <w:sz w:val="24"/>
          <w:szCs w:val="24"/>
        </w:rPr>
      </w:pPr>
      <w:r w:rsidRPr="00077632">
        <w:rPr>
          <w:color w:val="FF0000"/>
          <w:sz w:val="24"/>
          <w:szCs w:val="24"/>
        </w:rPr>
        <w:t xml:space="preserve">IF BOTH CONDITIONS </w:t>
      </w:r>
      <w:r w:rsidR="005C3079" w:rsidRPr="00077632">
        <w:rPr>
          <w:color w:val="FF0000"/>
          <w:sz w:val="24"/>
          <w:szCs w:val="24"/>
        </w:rPr>
        <w:t>ARE MET ,ALLOW THE WITHDRAWEL .</w:t>
      </w:r>
    </w:p>
    <w:p w14:paraId="322C52E7" w14:textId="226F5C46" w:rsidR="005C3079" w:rsidRPr="00077632" w:rsidRDefault="00D63A09" w:rsidP="006C406F">
      <w:pPr>
        <w:pStyle w:val="ListParagraph"/>
        <w:numPr>
          <w:ilvl w:val="0"/>
          <w:numId w:val="22"/>
        </w:numPr>
        <w:rPr>
          <w:color w:val="FF0000"/>
          <w:sz w:val="24"/>
          <w:szCs w:val="24"/>
        </w:rPr>
      </w:pPr>
      <w:r w:rsidRPr="00077632">
        <w:rPr>
          <w:color w:val="FF0000"/>
          <w:sz w:val="24"/>
          <w:szCs w:val="24"/>
        </w:rPr>
        <w:t xml:space="preserve">IF THE BALANCE IS SUFFICIENT BUT NOT A MULTIPLE OF </w:t>
      </w:r>
      <w:r w:rsidR="00760F64" w:rsidRPr="00077632">
        <w:rPr>
          <w:color w:val="FF0000"/>
          <w:sz w:val="24"/>
          <w:szCs w:val="24"/>
        </w:rPr>
        <w:t>2000 ,DISPLAY MESSAGE INDICATING THE AMOUNT MUST BE IN MULTIPLE</w:t>
      </w:r>
      <w:r w:rsidR="00703E8E" w:rsidRPr="00077632">
        <w:rPr>
          <w:color w:val="FF0000"/>
          <w:sz w:val="24"/>
          <w:szCs w:val="24"/>
        </w:rPr>
        <w:t>S OF 2000.</w:t>
      </w:r>
    </w:p>
    <w:p w14:paraId="4867BE55" w14:textId="55CD2C72" w:rsidR="00703E8E" w:rsidRPr="00077632" w:rsidRDefault="00703E8E" w:rsidP="006C406F">
      <w:pPr>
        <w:pStyle w:val="ListParagraph"/>
        <w:numPr>
          <w:ilvl w:val="0"/>
          <w:numId w:val="22"/>
        </w:numPr>
        <w:rPr>
          <w:color w:val="FF0000"/>
          <w:sz w:val="24"/>
          <w:szCs w:val="24"/>
        </w:rPr>
      </w:pPr>
      <w:r w:rsidRPr="00077632">
        <w:rPr>
          <w:color w:val="FF0000"/>
          <w:sz w:val="24"/>
          <w:szCs w:val="24"/>
        </w:rPr>
        <w:t xml:space="preserve">IF BALANCE IS INSUFFICIENT ,DISPLAY A MESSAGE </w:t>
      </w:r>
      <w:r w:rsidR="00EF32BA" w:rsidRPr="00077632">
        <w:rPr>
          <w:color w:val="FF0000"/>
          <w:sz w:val="24"/>
          <w:szCs w:val="24"/>
        </w:rPr>
        <w:t>INDICATING INDUFFICIENT FUNDS.</w:t>
      </w:r>
    </w:p>
    <w:p w14:paraId="11E44FB6" w14:textId="635C3E9A" w:rsidR="00EF32BA" w:rsidRDefault="00572685" w:rsidP="00572685">
      <w:pPr>
        <w:pStyle w:val="ListParagraph"/>
        <w:rPr>
          <w:color w:val="FF0000"/>
          <w:sz w:val="24"/>
          <w:szCs w:val="24"/>
        </w:rPr>
      </w:pPr>
      <w:r w:rsidRPr="00077632">
        <w:rPr>
          <w:color w:val="FF0000"/>
          <w:sz w:val="24"/>
          <w:szCs w:val="24"/>
        </w:rPr>
        <w:t xml:space="preserve">WRITE A JAVA PROGRAME TO HANDLE ATM WITHDRAWEL </w:t>
      </w:r>
      <w:r w:rsidR="00806A55" w:rsidRPr="00077632">
        <w:rPr>
          <w:color w:val="FF0000"/>
          <w:sz w:val="24"/>
          <w:szCs w:val="24"/>
        </w:rPr>
        <w:t xml:space="preserve">REQUESTS USING NESTED IF STATEMENTS TO IMPLEMENT </w:t>
      </w:r>
      <w:r w:rsidR="00077632" w:rsidRPr="00077632">
        <w:rPr>
          <w:color w:val="FF0000"/>
          <w:sz w:val="24"/>
          <w:szCs w:val="24"/>
        </w:rPr>
        <w:t>THE LOGIC.</w:t>
      </w:r>
    </w:p>
    <w:p w14:paraId="3C60F044" w14:textId="573172EC" w:rsidR="00F70818" w:rsidRDefault="00F70818" w:rsidP="00F70818">
      <w:pPr>
        <w:pStyle w:val="NoSpacing"/>
        <w:spacing w:line="276" w:lineRule="auto"/>
      </w:pPr>
      <w:r>
        <w:t>import java.util.Scanner;</w:t>
      </w:r>
    </w:p>
    <w:p w14:paraId="6DEE3C30" w14:textId="77777777" w:rsidR="00F70818" w:rsidRDefault="00F70818" w:rsidP="00F70818">
      <w:pPr>
        <w:pStyle w:val="NoSpacing"/>
        <w:spacing w:line="276" w:lineRule="auto"/>
      </w:pPr>
      <w:r>
        <w:t>class atm{</w:t>
      </w:r>
    </w:p>
    <w:p w14:paraId="6787F552" w14:textId="106249D9" w:rsidR="00F70818" w:rsidRDefault="00F70818" w:rsidP="00F70818">
      <w:pPr>
        <w:pStyle w:val="NoSpacing"/>
        <w:spacing w:line="276" w:lineRule="auto"/>
      </w:pPr>
      <w:r>
        <w:t xml:space="preserve">    </w:t>
      </w:r>
      <w:r w:rsidRPr="00685879">
        <w:rPr>
          <w:color w:val="002060"/>
        </w:rPr>
        <w:t>public static void main</w:t>
      </w:r>
      <w:r>
        <w:t xml:space="preserve"> (String [] args){</w:t>
      </w:r>
    </w:p>
    <w:p w14:paraId="65DB3C9A" w14:textId="77777777" w:rsidR="00F70818" w:rsidRDefault="00F70818" w:rsidP="00F70818">
      <w:pPr>
        <w:pStyle w:val="NoSpacing"/>
        <w:spacing w:line="276" w:lineRule="auto"/>
      </w:pPr>
      <w:r>
        <w:t xml:space="preserve">    Scanner s=new Scanner(System.in);</w:t>
      </w:r>
    </w:p>
    <w:p w14:paraId="26B0DCC7" w14:textId="3742945D" w:rsidR="00F70818" w:rsidRDefault="00F70818" w:rsidP="00F70818">
      <w:pPr>
        <w:pStyle w:val="NoSpacing"/>
        <w:spacing w:line="276" w:lineRule="auto"/>
      </w:pPr>
      <w:r>
        <w:t xml:space="preserve">    </w:t>
      </w:r>
      <w:r w:rsidRPr="00685879">
        <w:rPr>
          <w:b/>
          <w:color w:val="3A0000"/>
        </w:rPr>
        <w:t>System.out.println</w:t>
      </w:r>
      <w:r>
        <w:t>("enter account balance");</w:t>
      </w:r>
    </w:p>
    <w:p w14:paraId="6A12894B" w14:textId="77777777" w:rsidR="00F70818" w:rsidRDefault="00F70818" w:rsidP="00F70818">
      <w:pPr>
        <w:pStyle w:val="NoSpacing"/>
        <w:spacing w:line="276" w:lineRule="auto"/>
      </w:pPr>
      <w:r>
        <w:t xml:space="preserve"> double balance =s.nextDouble();</w:t>
      </w:r>
    </w:p>
    <w:p w14:paraId="6429FBA1" w14:textId="60FE6A4D" w:rsidR="00F70818" w:rsidRDefault="00F70818" w:rsidP="00F70818">
      <w:pPr>
        <w:pStyle w:val="NoSpacing"/>
        <w:spacing w:line="276" w:lineRule="auto"/>
      </w:pPr>
      <w:r>
        <w:t xml:space="preserve">   </w:t>
      </w:r>
      <w:r w:rsidRPr="00685879">
        <w:rPr>
          <w:b/>
          <w:color w:val="3A0000"/>
        </w:rPr>
        <w:t>System.out.println</w:t>
      </w:r>
      <w:r>
        <w:t>("enter withdrawl amount");</w:t>
      </w:r>
    </w:p>
    <w:p w14:paraId="39A73338" w14:textId="77777777" w:rsidR="00F70818" w:rsidRDefault="00F70818" w:rsidP="00F70818">
      <w:pPr>
        <w:pStyle w:val="NoSpacing"/>
        <w:spacing w:line="276" w:lineRule="auto"/>
      </w:pPr>
      <w:r>
        <w:t xml:space="preserve"> double amount =s.nextDouble();</w:t>
      </w:r>
    </w:p>
    <w:p w14:paraId="5E64BC1D" w14:textId="77777777" w:rsidR="00F70818" w:rsidRDefault="00F70818" w:rsidP="00F70818">
      <w:pPr>
        <w:pStyle w:val="NoSpacing"/>
        <w:spacing w:line="276" w:lineRule="auto"/>
      </w:pPr>
      <w:r>
        <w:t xml:space="preserve">     </w:t>
      </w:r>
    </w:p>
    <w:p w14:paraId="59919D65" w14:textId="77777777" w:rsidR="00F70818" w:rsidRDefault="00F70818" w:rsidP="00F70818">
      <w:pPr>
        <w:pStyle w:val="NoSpacing"/>
        <w:spacing w:line="276" w:lineRule="auto"/>
      </w:pPr>
      <w:r>
        <w:t>if (balance &gt;= amount ){</w:t>
      </w:r>
    </w:p>
    <w:p w14:paraId="42500502" w14:textId="77777777" w:rsidR="00F70818" w:rsidRDefault="00F70818" w:rsidP="00F70818">
      <w:pPr>
        <w:pStyle w:val="NoSpacing"/>
        <w:spacing w:line="276" w:lineRule="auto"/>
      </w:pPr>
      <w:r>
        <w:t xml:space="preserve">     if (amount%2000==0){</w:t>
      </w:r>
    </w:p>
    <w:p w14:paraId="12DCE4FD" w14:textId="248C24ED" w:rsidR="00F70818" w:rsidRDefault="00F70818" w:rsidP="00F70818">
      <w:pPr>
        <w:pStyle w:val="NoSpacing"/>
        <w:spacing w:line="276" w:lineRule="auto"/>
      </w:pPr>
      <w:r>
        <w:t xml:space="preserve">           </w:t>
      </w:r>
      <w:r w:rsidRPr="00685879">
        <w:rPr>
          <w:b/>
          <w:color w:val="3A0000"/>
        </w:rPr>
        <w:t>System.out.println</w:t>
      </w:r>
      <w:r>
        <w:t>("withdraw succes .collect cash");</w:t>
      </w:r>
    </w:p>
    <w:p w14:paraId="3F49676C" w14:textId="77777777" w:rsidR="00F70818" w:rsidRDefault="00F70818" w:rsidP="00F70818">
      <w:pPr>
        <w:pStyle w:val="NoSpacing"/>
        <w:spacing w:line="276" w:lineRule="auto"/>
      </w:pPr>
      <w:r>
        <w:t xml:space="preserve">       } </w:t>
      </w:r>
    </w:p>
    <w:p w14:paraId="7E1165D5" w14:textId="77777777" w:rsidR="00F70818" w:rsidRDefault="00F70818" w:rsidP="00F70818">
      <w:pPr>
        <w:pStyle w:val="NoSpacing"/>
        <w:spacing w:line="276" w:lineRule="auto"/>
      </w:pPr>
      <w:r>
        <w:t xml:space="preserve">          else {    </w:t>
      </w:r>
    </w:p>
    <w:p w14:paraId="7C7CA725" w14:textId="29E2C743" w:rsidR="00F70818" w:rsidRDefault="00F70818" w:rsidP="00F70818">
      <w:pPr>
        <w:pStyle w:val="NoSpacing"/>
        <w:spacing w:line="276" w:lineRule="auto"/>
      </w:pPr>
      <w:r>
        <w:t xml:space="preserve">              </w:t>
      </w:r>
      <w:r w:rsidRPr="00685879">
        <w:rPr>
          <w:b/>
          <w:color w:val="3A0000"/>
        </w:rPr>
        <w:t>System.out.println</w:t>
      </w:r>
      <w:r>
        <w:t>("the amount must be in multiple of 2000");}</w:t>
      </w:r>
    </w:p>
    <w:p w14:paraId="55251F91" w14:textId="77777777" w:rsidR="00F70818" w:rsidRDefault="00F70818" w:rsidP="00F70818">
      <w:pPr>
        <w:pStyle w:val="NoSpacing"/>
        <w:spacing w:line="276" w:lineRule="auto"/>
      </w:pPr>
      <w:r>
        <w:t xml:space="preserve">      }</w:t>
      </w:r>
    </w:p>
    <w:p w14:paraId="0C38D186" w14:textId="77777777" w:rsidR="00F70818" w:rsidRDefault="00F70818" w:rsidP="00F70818">
      <w:pPr>
        <w:pStyle w:val="NoSpacing"/>
        <w:spacing w:line="276" w:lineRule="auto"/>
      </w:pPr>
      <w:r>
        <w:t xml:space="preserve">        else{  </w:t>
      </w:r>
    </w:p>
    <w:p w14:paraId="7ACABEF8" w14:textId="215847D5" w:rsidR="00F70818" w:rsidRDefault="00F70818" w:rsidP="00F70818">
      <w:pPr>
        <w:pStyle w:val="NoSpacing"/>
        <w:spacing w:line="276" w:lineRule="auto"/>
      </w:pPr>
      <w:r>
        <w:t xml:space="preserve">                </w:t>
      </w:r>
      <w:r w:rsidRPr="00685879">
        <w:rPr>
          <w:b/>
          <w:color w:val="3A0000"/>
        </w:rPr>
        <w:t>System.out.println</w:t>
      </w:r>
      <w:r>
        <w:t>(" insufficient funds");</w:t>
      </w:r>
    </w:p>
    <w:p w14:paraId="4F0D2043" w14:textId="77777777" w:rsidR="00F70818" w:rsidRDefault="00F70818" w:rsidP="00F70818">
      <w:pPr>
        <w:pStyle w:val="NoSpacing"/>
        <w:spacing w:line="276" w:lineRule="auto"/>
      </w:pPr>
      <w:r>
        <w:t xml:space="preserve">             }</w:t>
      </w:r>
    </w:p>
    <w:p w14:paraId="459B8108" w14:textId="77777777" w:rsidR="00F70818" w:rsidRDefault="00F70818" w:rsidP="00F70818">
      <w:pPr>
        <w:pStyle w:val="NoSpacing"/>
        <w:spacing w:line="276" w:lineRule="auto"/>
      </w:pPr>
      <w:r>
        <w:t xml:space="preserve">          }</w:t>
      </w:r>
    </w:p>
    <w:p w14:paraId="447C324A" w14:textId="79B1EFD0" w:rsidR="00077632" w:rsidRDefault="00F70818" w:rsidP="00F70818">
      <w:pPr>
        <w:pStyle w:val="NoSpacing"/>
        <w:spacing w:line="276" w:lineRule="auto"/>
      </w:pPr>
      <w:r>
        <w:t xml:space="preserve">            }</w:t>
      </w:r>
    </w:p>
    <w:p w14:paraId="6F379562" w14:textId="6052DDF2" w:rsidR="00EF07E1" w:rsidRDefault="00EF07E1" w:rsidP="00EF07E1">
      <w:pPr>
        <w:pStyle w:val="Heading1"/>
      </w:pPr>
      <w:r>
        <w:t>5 SWITCH=</w:t>
      </w:r>
    </w:p>
    <w:p w14:paraId="7E26042F" w14:textId="36DB163E" w:rsidR="008027BB" w:rsidRDefault="008027BB" w:rsidP="008027BB">
      <w:pPr>
        <w:pStyle w:val="Heading2"/>
      </w:pPr>
      <w:r>
        <w:t>SYNTAX=</w:t>
      </w:r>
    </w:p>
    <w:p w14:paraId="72CC48FA" w14:textId="0EFED8BE" w:rsidR="008027BB" w:rsidRDefault="008027BB" w:rsidP="008027BB">
      <w:r>
        <w:t xml:space="preserve">                         SWITCH(VARIABLE / VALUE /</w:t>
      </w:r>
      <w:r w:rsidR="00C00242">
        <w:t>EXPRESSION){</w:t>
      </w:r>
    </w:p>
    <w:p w14:paraId="2AF59F9C" w14:textId="434E617D" w:rsidR="00C00242" w:rsidRDefault="00C00242" w:rsidP="008027BB">
      <w:r>
        <w:t xml:space="preserve">                        CASE VARIABLE /VALUE/EXPRESSION</w:t>
      </w:r>
      <w:r w:rsidR="00060E48">
        <w:t>: }</w:t>
      </w:r>
    </w:p>
    <w:p w14:paraId="37E674AD" w14:textId="4502419D" w:rsidR="00060E48" w:rsidRDefault="00060E48" w:rsidP="00060E48">
      <w:r>
        <w:t xml:space="preserve">                            BREAK;</w:t>
      </w:r>
    </w:p>
    <w:p w14:paraId="318065D3" w14:textId="719C99AC" w:rsidR="00412D12" w:rsidRDefault="00412D12" w:rsidP="00060E48">
      <w:r>
        <w:t xml:space="preserve">                             </w:t>
      </w:r>
      <w:r w:rsidRPr="00685879">
        <w:rPr>
          <w:color w:val="3A0000"/>
        </w:rPr>
        <w:t>SYSTEM.OUT.PRINTLN</w:t>
      </w:r>
      <w:r w:rsidR="00222062">
        <w:t>( “      “);</w:t>
      </w:r>
    </w:p>
    <w:p w14:paraId="1E2E0B2A" w14:textId="77777777" w:rsidR="00222062" w:rsidRDefault="00222062" w:rsidP="00060E48"/>
    <w:p w14:paraId="2CDB7F6D" w14:textId="413B302C" w:rsidR="00222062" w:rsidRDefault="00222062" w:rsidP="00060E48">
      <w:r>
        <w:t xml:space="preserve">NOTE=IN CASE OF SWITCH BLOCK </w:t>
      </w:r>
      <w:r w:rsidR="00542F15" w:rsidRPr="00715950">
        <w:rPr>
          <w:highlight w:val="yellow"/>
        </w:rPr>
        <w:t>BREAK IS NOT MANDETORY</w:t>
      </w:r>
      <w:r w:rsidR="00542F15">
        <w:t xml:space="preserve"> IT IS OPTIONAL.</w:t>
      </w:r>
    </w:p>
    <w:p w14:paraId="6AA23472" w14:textId="3A883F30" w:rsidR="00DE05C7" w:rsidRDefault="00A735D9" w:rsidP="006E4F11">
      <w:pPr>
        <w:pStyle w:val="ListParagraph"/>
        <w:numPr>
          <w:ilvl w:val="0"/>
          <w:numId w:val="72"/>
        </w:numPr>
      </w:pPr>
      <w:r>
        <w:t xml:space="preserve">WHEN EVER </w:t>
      </w:r>
      <w:r w:rsidRPr="00715950">
        <w:rPr>
          <w:highlight w:val="yellow"/>
        </w:rPr>
        <w:t>SWITCH VALUE AND CASE VALUE IS MATCHING</w:t>
      </w:r>
      <w:r>
        <w:t xml:space="preserve"> </w:t>
      </w:r>
      <w:r w:rsidR="00CF40A6">
        <w:t xml:space="preserve"> FROM THAT PARTICULAR CASE ALL </w:t>
      </w:r>
      <w:r w:rsidR="00CF40A6" w:rsidRPr="00715950">
        <w:rPr>
          <w:highlight w:val="yellow"/>
        </w:rPr>
        <w:t xml:space="preserve">THE INSTRUCTIONS </w:t>
      </w:r>
      <w:r w:rsidR="00DE05C7" w:rsidRPr="00715950">
        <w:rPr>
          <w:highlight w:val="yellow"/>
        </w:rPr>
        <w:t>WILL GETS EXECUTED</w:t>
      </w:r>
      <w:r w:rsidR="00DE05C7">
        <w:t xml:space="preserve"> TILL LAST.</w:t>
      </w:r>
      <w:r w:rsidR="00757E12">
        <w:t xml:space="preserve">, IF </w:t>
      </w:r>
      <w:r w:rsidR="00757E12" w:rsidRPr="00715950">
        <w:rPr>
          <w:highlight w:val="yellow"/>
        </w:rPr>
        <w:t>BREAK IS NOT MANDETORY</w:t>
      </w:r>
      <w:r w:rsidR="00757E12">
        <w:t>.</w:t>
      </w:r>
    </w:p>
    <w:p w14:paraId="78F0BAC7" w14:textId="0C074666" w:rsidR="00757E12" w:rsidRDefault="00D15C51" w:rsidP="006E4F11">
      <w:pPr>
        <w:pStyle w:val="ListParagraph"/>
        <w:numPr>
          <w:ilvl w:val="0"/>
          <w:numId w:val="72"/>
        </w:numPr>
      </w:pPr>
      <w:r>
        <w:t xml:space="preserve">WE </w:t>
      </w:r>
      <w:r w:rsidRPr="00715950">
        <w:rPr>
          <w:highlight w:val="yellow"/>
        </w:rPr>
        <w:t>CANNOT</w:t>
      </w:r>
      <w:r>
        <w:t xml:space="preserve"> PASS </w:t>
      </w:r>
      <w:r w:rsidRPr="00715950">
        <w:rPr>
          <w:highlight w:val="yellow"/>
        </w:rPr>
        <w:t>BOOLEAN ,FLOAT,DOUBLE DATA</w:t>
      </w:r>
      <w:r>
        <w:t xml:space="preserve"> IN </w:t>
      </w:r>
      <w:r w:rsidR="0043481B">
        <w:t xml:space="preserve">SWITCH IF WE TRIED TO PASS WE WILL GET </w:t>
      </w:r>
      <w:r w:rsidR="0043481B" w:rsidRPr="00715950">
        <w:rPr>
          <w:highlight w:val="yellow"/>
        </w:rPr>
        <w:t>COM</w:t>
      </w:r>
      <w:r w:rsidR="002C6C4D" w:rsidRPr="00715950">
        <w:rPr>
          <w:highlight w:val="yellow"/>
        </w:rPr>
        <w:t>P</w:t>
      </w:r>
      <w:r w:rsidR="0043481B" w:rsidRPr="00715950">
        <w:rPr>
          <w:highlight w:val="yellow"/>
        </w:rPr>
        <w:t>ILE TIME ERROR</w:t>
      </w:r>
      <w:r w:rsidR="0043481B">
        <w:t>.</w:t>
      </w:r>
    </w:p>
    <w:p w14:paraId="25B5F97A" w14:textId="5B82F27A" w:rsidR="002C6C4D" w:rsidRPr="00715950" w:rsidRDefault="002C6C4D" w:rsidP="006E4F11">
      <w:pPr>
        <w:pStyle w:val="ListParagraph"/>
        <w:numPr>
          <w:ilvl w:val="0"/>
          <w:numId w:val="72"/>
        </w:numPr>
        <w:rPr>
          <w:highlight w:val="yellow"/>
        </w:rPr>
      </w:pPr>
      <w:r w:rsidRPr="00715950">
        <w:rPr>
          <w:highlight w:val="yellow"/>
        </w:rPr>
        <w:t>WE CANT PASS CONDITIONS.</w:t>
      </w:r>
    </w:p>
    <w:p w14:paraId="2CAE271D" w14:textId="74D3601F" w:rsidR="002C6C4D" w:rsidRDefault="002C6C4D" w:rsidP="002702B1">
      <w:pPr>
        <w:pStyle w:val="Heading1"/>
      </w:pPr>
      <w:r>
        <w:t>BREAK</w:t>
      </w:r>
      <w:r w:rsidR="002702B1">
        <w:t>=</w:t>
      </w:r>
    </w:p>
    <w:p w14:paraId="7401D8D3" w14:textId="2577F9CD" w:rsidR="002702B1" w:rsidRDefault="002702B1" w:rsidP="006E4F11">
      <w:pPr>
        <w:pStyle w:val="ListParagraph"/>
        <w:numPr>
          <w:ilvl w:val="0"/>
          <w:numId w:val="73"/>
        </w:numPr>
      </w:pPr>
      <w:r>
        <w:t xml:space="preserve">BREAK SHOULD BE REPRESENTED IN </w:t>
      </w:r>
      <w:r w:rsidRPr="00715950">
        <w:rPr>
          <w:highlight w:val="yellow"/>
        </w:rPr>
        <w:t>LOWER CASE</w:t>
      </w:r>
      <w:r>
        <w:t xml:space="preserve"> .</w:t>
      </w:r>
    </w:p>
    <w:p w14:paraId="34F873D0" w14:textId="227FA01B" w:rsidR="002702B1" w:rsidRDefault="0068333A" w:rsidP="006E4F11">
      <w:pPr>
        <w:pStyle w:val="ListParagraph"/>
        <w:numPr>
          <w:ilvl w:val="0"/>
          <w:numId w:val="73"/>
        </w:numPr>
      </w:pPr>
      <w:r>
        <w:t xml:space="preserve">IT IS A </w:t>
      </w:r>
      <w:r w:rsidRPr="00715950">
        <w:rPr>
          <w:highlight w:val="yellow"/>
        </w:rPr>
        <w:t>KEY WORD .</w:t>
      </w:r>
    </w:p>
    <w:p w14:paraId="1CBEF1FB" w14:textId="13007A71" w:rsidR="0068333A" w:rsidRDefault="0068333A" w:rsidP="006E4F11">
      <w:pPr>
        <w:pStyle w:val="ListParagraph"/>
        <w:numPr>
          <w:ilvl w:val="0"/>
          <w:numId w:val="73"/>
        </w:numPr>
      </w:pPr>
      <w:r>
        <w:t xml:space="preserve">IT IS USED TO </w:t>
      </w:r>
      <w:r w:rsidRPr="00715950">
        <w:rPr>
          <w:highlight w:val="yellow"/>
        </w:rPr>
        <w:t>STOP THE EXECUTION EXPLICITLY</w:t>
      </w:r>
      <w:r>
        <w:t xml:space="preserve"> (FORCE FULLY);</w:t>
      </w:r>
    </w:p>
    <w:p w14:paraId="269C2E21" w14:textId="137D6125" w:rsidR="0068333A" w:rsidRDefault="002E3283" w:rsidP="006E4F11">
      <w:pPr>
        <w:pStyle w:val="ListParagraph"/>
        <w:numPr>
          <w:ilvl w:val="0"/>
          <w:numId w:val="73"/>
        </w:numPr>
      </w:pPr>
      <w:r>
        <w:t xml:space="preserve">BREAK CAN BE USED ONLY </w:t>
      </w:r>
      <w:r w:rsidRPr="00715950">
        <w:rPr>
          <w:highlight w:val="yellow"/>
        </w:rPr>
        <w:t>INSIDE SWITCH BLOCK AND LOOPS</w:t>
      </w:r>
      <w:r>
        <w:t>.</w:t>
      </w:r>
    </w:p>
    <w:p w14:paraId="6197491D" w14:textId="77777777" w:rsidR="002E3283" w:rsidRPr="002702B1" w:rsidRDefault="002E3283" w:rsidP="002E3283"/>
    <w:p w14:paraId="6C9C278E" w14:textId="77777777" w:rsidR="000B662F" w:rsidRPr="00077632" w:rsidRDefault="000B662F" w:rsidP="00F70818">
      <w:pPr>
        <w:pStyle w:val="NoSpacing"/>
        <w:spacing w:line="276" w:lineRule="auto"/>
        <w:rPr>
          <w:color w:val="FF0000"/>
          <w:sz w:val="24"/>
          <w:szCs w:val="24"/>
        </w:rPr>
      </w:pPr>
    </w:p>
    <w:p w14:paraId="3401D2FA" w14:textId="77777777" w:rsidR="000B662F" w:rsidRPr="00077632" w:rsidRDefault="000B662F" w:rsidP="00F70818">
      <w:pPr>
        <w:pStyle w:val="NoSpacing"/>
        <w:spacing w:line="276" w:lineRule="auto"/>
        <w:rPr>
          <w:color w:val="FF0000"/>
          <w:sz w:val="24"/>
          <w:szCs w:val="24"/>
        </w:rPr>
      </w:pPr>
    </w:p>
    <w:p w14:paraId="6CB0E3F9" w14:textId="77777777" w:rsidR="00E440BB" w:rsidRPr="00E440BB" w:rsidRDefault="00E440BB" w:rsidP="00E440BB">
      <w:pPr>
        <w:pStyle w:val="NoSpacing"/>
      </w:pPr>
      <w:r w:rsidRPr="00E440BB">
        <w:t>class simple1 {</w:t>
      </w:r>
    </w:p>
    <w:p w14:paraId="5926B3A7" w14:textId="17BD90A8" w:rsidR="00E440BB" w:rsidRPr="00E440BB" w:rsidRDefault="00E440BB" w:rsidP="00E440BB">
      <w:pPr>
        <w:pStyle w:val="NoSpacing"/>
      </w:pPr>
      <w:r w:rsidRPr="00E440BB">
        <w:t xml:space="preserve">    </w:t>
      </w:r>
      <w:r w:rsidRPr="00685879">
        <w:rPr>
          <w:color w:val="002060"/>
        </w:rPr>
        <w:t>public static void main</w:t>
      </w:r>
      <w:r w:rsidRPr="00E440BB">
        <w:t>(String[] args) {</w:t>
      </w:r>
      <w:r>
        <w:t xml:space="preserve"> </w:t>
      </w:r>
    </w:p>
    <w:p w14:paraId="3CC6F299" w14:textId="77777777" w:rsidR="00E440BB" w:rsidRPr="00E440BB" w:rsidRDefault="00E440BB" w:rsidP="00E440BB">
      <w:pPr>
        <w:pStyle w:val="NoSpacing"/>
      </w:pPr>
      <w:r w:rsidRPr="00E440BB">
        <w:t xml:space="preserve">        int a = 3;</w:t>
      </w:r>
    </w:p>
    <w:p w14:paraId="3755A4C2" w14:textId="77777777" w:rsidR="00E440BB" w:rsidRPr="00E440BB" w:rsidRDefault="00E440BB" w:rsidP="00E440BB">
      <w:pPr>
        <w:pStyle w:val="NoSpacing"/>
      </w:pPr>
      <w:r w:rsidRPr="00E440BB">
        <w:t xml:space="preserve">        switch (a) {</w:t>
      </w:r>
    </w:p>
    <w:p w14:paraId="6B9E83C3" w14:textId="77777777" w:rsidR="00E440BB" w:rsidRPr="00E440BB" w:rsidRDefault="00E440BB" w:rsidP="00E440BB">
      <w:pPr>
        <w:pStyle w:val="NoSpacing"/>
      </w:pPr>
      <w:r w:rsidRPr="00E440BB">
        <w:t xml:space="preserve">            case 1:</w:t>
      </w:r>
    </w:p>
    <w:p w14:paraId="3B31AF26" w14:textId="2D9C2DF3" w:rsidR="00E440BB" w:rsidRPr="00E440BB" w:rsidRDefault="00E440BB" w:rsidP="00E440BB">
      <w:pPr>
        <w:pStyle w:val="NoSpacing"/>
      </w:pPr>
      <w:r w:rsidRPr="00E440BB">
        <w:t xml:space="preserve">                </w:t>
      </w:r>
      <w:r w:rsidRPr="00685879">
        <w:rPr>
          <w:b/>
          <w:color w:val="3A0000"/>
        </w:rPr>
        <w:t>System.out.println</w:t>
      </w:r>
      <w:r w:rsidRPr="00E440BB">
        <w:t>("one");</w:t>
      </w:r>
    </w:p>
    <w:p w14:paraId="7C192070" w14:textId="77777777" w:rsidR="00E440BB" w:rsidRPr="00E440BB" w:rsidRDefault="00E440BB" w:rsidP="00E440BB">
      <w:pPr>
        <w:pStyle w:val="NoSpacing"/>
      </w:pPr>
      <w:r w:rsidRPr="00E440BB">
        <w:t xml:space="preserve">                </w:t>
      </w:r>
    </w:p>
    <w:p w14:paraId="6AFE6E82" w14:textId="77777777" w:rsidR="00E440BB" w:rsidRPr="00E440BB" w:rsidRDefault="00E440BB" w:rsidP="00E440BB">
      <w:pPr>
        <w:pStyle w:val="NoSpacing"/>
      </w:pPr>
      <w:r w:rsidRPr="00E440BB">
        <w:t xml:space="preserve">            case 2:</w:t>
      </w:r>
    </w:p>
    <w:p w14:paraId="3DE25AF3" w14:textId="7A9148F5" w:rsidR="00E440BB" w:rsidRPr="00E440BB" w:rsidRDefault="00E440BB" w:rsidP="00E440BB">
      <w:pPr>
        <w:pStyle w:val="NoSpacing"/>
      </w:pPr>
      <w:r w:rsidRPr="00E440BB">
        <w:t xml:space="preserve">                </w:t>
      </w:r>
      <w:r w:rsidRPr="00685879">
        <w:rPr>
          <w:b/>
          <w:color w:val="3A0000"/>
        </w:rPr>
        <w:t>System.out.println</w:t>
      </w:r>
      <w:r w:rsidRPr="00E440BB">
        <w:t>("two");</w:t>
      </w:r>
    </w:p>
    <w:p w14:paraId="2FC80182" w14:textId="77777777" w:rsidR="00E440BB" w:rsidRPr="00E440BB" w:rsidRDefault="00E440BB" w:rsidP="00E440BB">
      <w:pPr>
        <w:pStyle w:val="NoSpacing"/>
      </w:pPr>
      <w:r w:rsidRPr="00E440BB">
        <w:t xml:space="preserve">                </w:t>
      </w:r>
    </w:p>
    <w:p w14:paraId="26EE9AEA" w14:textId="77777777" w:rsidR="00E440BB" w:rsidRPr="00E440BB" w:rsidRDefault="00E440BB" w:rsidP="00E440BB">
      <w:pPr>
        <w:pStyle w:val="NoSpacing"/>
      </w:pPr>
      <w:r w:rsidRPr="00E440BB">
        <w:t xml:space="preserve">            case 3:</w:t>
      </w:r>
    </w:p>
    <w:p w14:paraId="2AB9CFD0" w14:textId="12377536" w:rsidR="00E440BB" w:rsidRPr="00E440BB" w:rsidRDefault="00E440BB" w:rsidP="00E440BB">
      <w:pPr>
        <w:pStyle w:val="NoSpacing"/>
      </w:pPr>
      <w:r w:rsidRPr="00E440BB">
        <w:t xml:space="preserve">                </w:t>
      </w:r>
      <w:r w:rsidRPr="00685879">
        <w:rPr>
          <w:b/>
          <w:color w:val="3A0000"/>
        </w:rPr>
        <w:t>System.out.println</w:t>
      </w:r>
      <w:r w:rsidRPr="00E440BB">
        <w:t>("three");</w:t>
      </w:r>
    </w:p>
    <w:p w14:paraId="35661902" w14:textId="77777777" w:rsidR="00E440BB" w:rsidRPr="00E440BB" w:rsidRDefault="00E440BB" w:rsidP="00E440BB">
      <w:pPr>
        <w:pStyle w:val="NoSpacing"/>
      </w:pPr>
      <w:r w:rsidRPr="00E440BB">
        <w:t xml:space="preserve">                </w:t>
      </w:r>
    </w:p>
    <w:p w14:paraId="28DA2F47" w14:textId="77777777" w:rsidR="00E440BB" w:rsidRPr="00E440BB" w:rsidRDefault="00E440BB" w:rsidP="00E440BB">
      <w:pPr>
        <w:pStyle w:val="NoSpacing"/>
      </w:pPr>
      <w:r w:rsidRPr="00E440BB">
        <w:t xml:space="preserve">            case 4:</w:t>
      </w:r>
    </w:p>
    <w:p w14:paraId="5554908E" w14:textId="11362BB2" w:rsidR="00E440BB" w:rsidRPr="00E440BB" w:rsidRDefault="00E440BB" w:rsidP="00E440BB">
      <w:pPr>
        <w:pStyle w:val="NoSpacing"/>
      </w:pPr>
      <w:r w:rsidRPr="00E440BB">
        <w:t xml:space="preserve">                </w:t>
      </w:r>
      <w:r w:rsidRPr="00685879">
        <w:rPr>
          <w:b/>
          <w:color w:val="3A0000"/>
        </w:rPr>
        <w:t>System.out.println</w:t>
      </w:r>
      <w:r w:rsidRPr="00E440BB">
        <w:t>("four");</w:t>
      </w:r>
    </w:p>
    <w:p w14:paraId="283A88A8" w14:textId="77777777" w:rsidR="00E440BB" w:rsidRPr="00E440BB" w:rsidRDefault="00E440BB" w:rsidP="00E440BB">
      <w:pPr>
        <w:pStyle w:val="NoSpacing"/>
      </w:pPr>
      <w:r w:rsidRPr="00E440BB">
        <w:t xml:space="preserve">                </w:t>
      </w:r>
    </w:p>
    <w:p w14:paraId="68994C2D" w14:textId="77777777" w:rsidR="00E440BB" w:rsidRPr="00E440BB" w:rsidRDefault="00E440BB" w:rsidP="00E440BB">
      <w:pPr>
        <w:pStyle w:val="NoSpacing"/>
      </w:pPr>
      <w:r w:rsidRPr="00E440BB">
        <w:t xml:space="preserve">            case 5:</w:t>
      </w:r>
    </w:p>
    <w:p w14:paraId="5C0C4E8F" w14:textId="692B7FA0" w:rsidR="00E440BB" w:rsidRPr="00E440BB" w:rsidRDefault="00E440BB" w:rsidP="00E440BB">
      <w:pPr>
        <w:pStyle w:val="NoSpacing"/>
      </w:pPr>
      <w:r w:rsidRPr="00E440BB">
        <w:t xml:space="preserve">                </w:t>
      </w:r>
      <w:r w:rsidRPr="00685879">
        <w:rPr>
          <w:b/>
          <w:color w:val="3A0000"/>
        </w:rPr>
        <w:t>System.out.println</w:t>
      </w:r>
      <w:r w:rsidRPr="00E440BB">
        <w:t>("five");</w:t>
      </w:r>
    </w:p>
    <w:p w14:paraId="5F2EB996" w14:textId="77777777" w:rsidR="00E440BB" w:rsidRPr="00E440BB" w:rsidRDefault="00E440BB" w:rsidP="00E440BB">
      <w:pPr>
        <w:pStyle w:val="NoSpacing"/>
      </w:pPr>
      <w:r w:rsidRPr="00E440BB">
        <w:t xml:space="preserve">                </w:t>
      </w:r>
    </w:p>
    <w:p w14:paraId="1E929014" w14:textId="77777777" w:rsidR="00E440BB" w:rsidRPr="00E440BB" w:rsidRDefault="00E440BB" w:rsidP="00E440BB">
      <w:pPr>
        <w:pStyle w:val="NoSpacing"/>
      </w:pPr>
      <w:r w:rsidRPr="00E440BB">
        <w:t xml:space="preserve">                }</w:t>
      </w:r>
    </w:p>
    <w:p w14:paraId="77AE07E9" w14:textId="1EA87191" w:rsidR="00E440BB" w:rsidRPr="00E440BB" w:rsidRDefault="00E440BB" w:rsidP="00E440BB">
      <w:pPr>
        <w:pStyle w:val="NoSpacing"/>
      </w:pPr>
      <w:r w:rsidRPr="00E440BB">
        <w:t xml:space="preserve">                    }</w:t>
      </w:r>
      <w:r>
        <w:t xml:space="preserve">                       execution = three ,four, five</w:t>
      </w:r>
    </w:p>
    <w:p w14:paraId="35D4B1F7" w14:textId="6A725BC5" w:rsidR="00424E82" w:rsidRDefault="00E440BB" w:rsidP="00E440BB">
      <w:pPr>
        <w:pStyle w:val="NoSpacing"/>
      </w:pPr>
      <w:r w:rsidRPr="00E440BB">
        <w:t xml:space="preserve">               }</w:t>
      </w:r>
    </w:p>
    <w:p w14:paraId="5198E1B1" w14:textId="77777777" w:rsidR="00E440BB" w:rsidRDefault="00E440BB" w:rsidP="00E440BB">
      <w:pPr>
        <w:pStyle w:val="NoSpacing"/>
      </w:pPr>
    </w:p>
    <w:p w14:paraId="1D642FA9" w14:textId="5AEE3D17" w:rsidR="00E440BB" w:rsidRDefault="00147227" w:rsidP="001E311C">
      <w:pPr>
        <w:pStyle w:val="Heading3"/>
      </w:pPr>
      <w:r>
        <w:t>Break;</w:t>
      </w:r>
    </w:p>
    <w:p w14:paraId="11E7D9E8" w14:textId="77777777" w:rsidR="00147227" w:rsidRPr="00147227" w:rsidRDefault="00147227" w:rsidP="00147227">
      <w:pPr>
        <w:pStyle w:val="NoSpacing"/>
      </w:pPr>
      <w:r w:rsidRPr="00147227">
        <w:t>class Simple1 {</w:t>
      </w:r>
    </w:p>
    <w:p w14:paraId="069F633D" w14:textId="1D31E972" w:rsidR="00147227" w:rsidRPr="00147227" w:rsidRDefault="00147227" w:rsidP="00147227">
      <w:pPr>
        <w:pStyle w:val="NoSpacing"/>
      </w:pPr>
      <w:r w:rsidRPr="00147227">
        <w:t xml:space="preserve">    </w:t>
      </w:r>
      <w:r w:rsidRPr="00685879">
        <w:rPr>
          <w:color w:val="002060"/>
        </w:rPr>
        <w:t>public static void main</w:t>
      </w:r>
      <w:r w:rsidRPr="00147227">
        <w:t>(String[] args) {</w:t>
      </w:r>
    </w:p>
    <w:p w14:paraId="2BAED95A" w14:textId="77777777" w:rsidR="00147227" w:rsidRPr="00147227" w:rsidRDefault="00147227" w:rsidP="00147227">
      <w:pPr>
        <w:pStyle w:val="NoSpacing"/>
      </w:pPr>
      <w:r w:rsidRPr="00147227">
        <w:t xml:space="preserve">        int a = 3;</w:t>
      </w:r>
    </w:p>
    <w:p w14:paraId="6DD52264" w14:textId="77777777" w:rsidR="00147227" w:rsidRPr="00147227" w:rsidRDefault="00147227" w:rsidP="00147227">
      <w:pPr>
        <w:pStyle w:val="NoSpacing"/>
      </w:pPr>
      <w:r w:rsidRPr="00147227">
        <w:t xml:space="preserve">        switch (a) {</w:t>
      </w:r>
    </w:p>
    <w:p w14:paraId="24954839" w14:textId="77777777" w:rsidR="00147227" w:rsidRPr="00147227" w:rsidRDefault="00147227" w:rsidP="00147227">
      <w:pPr>
        <w:pStyle w:val="NoSpacing"/>
      </w:pPr>
      <w:r w:rsidRPr="00147227">
        <w:t xml:space="preserve">            case 1:</w:t>
      </w:r>
    </w:p>
    <w:p w14:paraId="0E0069C8" w14:textId="6177A043" w:rsidR="00147227" w:rsidRPr="00147227" w:rsidRDefault="00147227" w:rsidP="00147227">
      <w:pPr>
        <w:pStyle w:val="NoSpacing"/>
      </w:pPr>
      <w:r w:rsidRPr="00147227">
        <w:t xml:space="preserve">                </w:t>
      </w:r>
      <w:r w:rsidRPr="00685879">
        <w:rPr>
          <w:b/>
          <w:color w:val="3A0000"/>
        </w:rPr>
        <w:t>System.out.println</w:t>
      </w:r>
      <w:r w:rsidRPr="00147227">
        <w:t>("one");</w:t>
      </w:r>
    </w:p>
    <w:p w14:paraId="40E6E48A" w14:textId="77777777" w:rsidR="00147227" w:rsidRPr="00147227" w:rsidRDefault="00147227" w:rsidP="00147227">
      <w:pPr>
        <w:pStyle w:val="NoSpacing"/>
      </w:pPr>
      <w:r w:rsidRPr="00147227">
        <w:t xml:space="preserve">                break;</w:t>
      </w:r>
    </w:p>
    <w:p w14:paraId="74DA5586" w14:textId="77777777" w:rsidR="00147227" w:rsidRPr="00147227" w:rsidRDefault="00147227" w:rsidP="00147227">
      <w:pPr>
        <w:pStyle w:val="NoSpacing"/>
      </w:pPr>
      <w:r w:rsidRPr="00147227">
        <w:t xml:space="preserve">            case 2:</w:t>
      </w:r>
    </w:p>
    <w:p w14:paraId="770FFC3F" w14:textId="10CD6470" w:rsidR="00147227" w:rsidRPr="00147227" w:rsidRDefault="00147227" w:rsidP="00147227">
      <w:pPr>
        <w:pStyle w:val="NoSpacing"/>
      </w:pPr>
      <w:r w:rsidRPr="00147227">
        <w:t xml:space="preserve">                </w:t>
      </w:r>
      <w:r w:rsidRPr="00685879">
        <w:rPr>
          <w:b/>
          <w:color w:val="3A0000"/>
        </w:rPr>
        <w:t>System.out.println</w:t>
      </w:r>
      <w:r w:rsidRPr="00147227">
        <w:t>("two");</w:t>
      </w:r>
    </w:p>
    <w:p w14:paraId="3B4D05C8" w14:textId="77777777" w:rsidR="00147227" w:rsidRPr="00147227" w:rsidRDefault="00147227" w:rsidP="00147227">
      <w:pPr>
        <w:pStyle w:val="NoSpacing"/>
      </w:pPr>
      <w:r w:rsidRPr="00147227">
        <w:t xml:space="preserve">                break;</w:t>
      </w:r>
    </w:p>
    <w:p w14:paraId="14E39E1A" w14:textId="77777777" w:rsidR="00147227" w:rsidRPr="00147227" w:rsidRDefault="00147227" w:rsidP="00147227">
      <w:pPr>
        <w:pStyle w:val="NoSpacing"/>
      </w:pPr>
      <w:r w:rsidRPr="00147227">
        <w:t xml:space="preserve">            case 3:</w:t>
      </w:r>
    </w:p>
    <w:p w14:paraId="7B351A1E" w14:textId="458DA9D3" w:rsidR="00147227" w:rsidRPr="00147227" w:rsidRDefault="00147227" w:rsidP="00147227">
      <w:pPr>
        <w:pStyle w:val="NoSpacing"/>
      </w:pPr>
      <w:r w:rsidRPr="00147227">
        <w:t xml:space="preserve">                </w:t>
      </w:r>
      <w:r w:rsidRPr="00685879">
        <w:rPr>
          <w:b/>
          <w:color w:val="3A0000"/>
        </w:rPr>
        <w:t>System.out.println</w:t>
      </w:r>
      <w:r w:rsidRPr="00147227">
        <w:t>("three");</w:t>
      </w:r>
    </w:p>
    <w:p w14:paraId="3F37E676" w14:textId="77777777" w:rsidR="00147227" w:rsidRPr="00147227" w:rsidRDefault="00147227" w:rsidP="00147227">
      <w:pPr>
        <w:pStyle w:val="NoSpacing"/>
      </w:pPr>
      <w:r w:rsidRPr="00147227">
        <w:t xml:space="preserve">                break;</w:t>
      </w:r>
    </w:p>
    <w:p w14:paraId="5E91168E" w14:textId="77777777" w:rsidR="00147227" w:rsidRPr="00147227" w:rsidRDefault="00147227" w:rsidP="00147227">
      <w:pPr>
        <w:pStyle w:val="NoSpacing"/>
      </w:pPr>
      <w:r w:rsidRPr="00147227">
        <w:t xml:space="preserve">            case 4:</w:t>
      </w:r>
    </w:p>
    <w:p w14:paraId="7F1B2FAE" w14:textId="5F71A149" w:rsidR="00147227" w:rsidRPr="00147227" w:rsidRDefault="00147227" w:rsidP="00147227">
      <w:pPr>
        <w:pStyle w:val="NoSpacing"/>
      </w:pPr>
      <w:r w:rsidRPr="00147227">
        <w:t xml:space="preserve">                </w:t>
      </w:r>
      <w:r w:rsidRPr="00685879">
        <w:rPr>
          <w:b/>
          <w:color w:val="3A0000"/>
        </w:rPr>
        <w:t>System.out.println</w:t>
      </w:r>
      <w:r w:rsidRPr="00147227">
        <w:t>("four");</w:t>
      </w:r>
    </w:p>
    <w:p w14:paraId="51012E34" w14:textId="77777777" w:rsidR="00147227" w:rsidRPr="00147227" w:rsidRDefault="00147227" w:rsidP="00147227">
      <w:pPr>
        <w:pStyle w:val="NoSpacing"/>
      </w:pPr>
      <w:r w:rsidRPr="00147227">
        <w:t xml:space="preserve">                break;</w:t>
      </w:r>
    </w:p>
    <w:p w14:paraId="355674CE" w14:textId="77777777" w:rsidR="00147227" w:rsidRPr="00147227" w:rsidRDefault="00147227" w:rsidP="00147227">
      <w:pPr>
        <w:pStyle w:val="NoSpacing"/>
      </w:pPr>
      <w:r w:rsidRPr="00147227">
        <w:t xml:space="preserve">            case 5:</w:t>
      </w:r>
    </w:p>
    <w:p w14:paraId="50CBDC99" w14:textId="7047C9A4" w:rsidR="00147227" w:rsidRPr="00147227" w:rsidRDefault="00147227" w:rsidP="00147227">
      <w:pPr>
        <w:pStyle w:val="NoSpacing"/>
      </w:pPr>
      <w:r w:rsidRPr="00147227">
        <w:t xml:space="preserve">                </w:t>
      </w:r>
      <w:r w:rsidRPr="00685879">
        <w:rPr>
          <w:b/>
          <w:color w:val="3A0000"/>
        </w:rPr>
        <w:t>System.out.println</w:t>
      </w:r>
      <w:r w:rsidRPr="00147227">
        <w:t>("five");</w:t>
      </w:r>
    </w:p>
    <w:p w14:paraId="37DACAA6" w14:textId="77777777" w:rsidR="00147227" w:rsidRPr="00147227" w:rsidRDefault="00147227" w:rsidP="00147227">
      <w:pPr>
        <w:pStyle w:val="NoSpacing"/>
      </w:pPr>
      <w:r w:rsidRPr="00147227">
        <w:t xml:space="preserve">                break;</w:t>
      </w:r>
    </w:p>
    <w:p w14:paraId="5F9D1FD0" w14:textId="77777777" w:rsidR="00147227" w:rsidRPr="00147227" w:rsidRDefault="00147227" w:rsidP="00147227">
      <w:pPr>
        <w:pStyle w:val="NoSpacing"/>
      </w:pPr>
      <w:r w:rsidRPr="00147227">
        <w:t xml:space="preserve">            default:</w:t>
      </w:r>
    </w:p>
    <w:p w14:paraId="29DA62C7" w14:textId="26B06D15" w:rsidR="00147227" w:rsidRPr="00147227" w:rsidRDefault="00147227" w:rsidP="00147227">
      <w:pPr>
        <w:pStyle w:val="NoSpacing"/>
      </w:pPr>
      <w:r w:rsidRPr="00147227">
        <w:t xml:space="preserve">                </w:t>
      </w:r>
      <w:r w:rsidRPr="00685879">
        <w:rPr>
          <w:b/>
          <w:color w:val="3A0000"/>
        </w:rPr>
        <w:t>System.out.println</w:t>
      </w:r>
      <w:r w:rsidRPr="00147227">
        <w:t>("Invalid number");</w:t>
      </w:r>
    </w:p>
    <w:p w14:paraId="3A0C3B91" w14:textId="77777777" w:rsidR="00147227" w:rsidRPr="00147227" w:rsidRDefault="00147227" w:rsidP="00147227">
      <w:pPr>
        <w:pStyle w:val="NoSpacing"/>
      </w:pPr>
      <w:r w:rsidRPr="00147227">
        <w:t xml:space="preserve">                break;</w:t>
      </w:r>
    </w:p>
    <w:p w14:paraId="02560A43" w14:textId="1F9DB8C7" w:rsidR="00147227" w:rsidRPr="00147227" w:rsidRDefault="00147227" w:rsidP="00147227">
      <w:pPr>
        <w:pStyle w:val="NoSpacing"/>
      </w:pPr>
      <w:r w:rsidRPr="00147227">
        <w:t xml:space="preserve">        }</w:t>
      </w:r>
      <w:r w:rsidR="001E311C">
        <w:t xml:space="preserve">                                  execution = three.</w:t>
      </w:r>
    </w:p>
    <w:p w14:paraId="39D464FD" w14:textId="77777777" w:rsidR="00147227" w:rsidRDefault="00147227" w:rsidP="00147227">
      <w:pPr>
        <w:pStyle w:val="NoSpacing"/>
      </w:pPr>
      <w:r w:rsidRPr="00147227">
        <w:t xml:space="preserve">    }</w:t>
      </w:r>
    </w:p>
    <w:p w14:paraId="79CD3B53" w14:textId="7FA8FD6A" w:rsidR="002F03E0" w:rsidRDefault="00545BFF" w:rsidP="00147227">
      <w:pPr>
        <w:pStyle w:val="NoSpacing"/>
      </w:pPr>
      <w:r>
        <w:t xml:space="preserve"> </w:t>
      </w:r>
    </w:p>
    <w:p w14:paraId="7C220E70" w14:textId="77777777" w:rsidR="002F03E0" w:rsidRPr="002F03E0" w:rsidRDefault="002F03E0" w:rsidP="002F03E0">
      <w:pPr>
        <w:pStyle w:val="NoSpacing"/>
        <w:rPr>
          <w:b/>
          <w:bCs/>
        </w:rPr>
      </w:pPr>
      <w:r w:rsidRPr="002F03E0">
        <w:rPr>
          <w:b/>
          <w:bCs/>
        </w:rPr>
        <w:t xml:space="preserve">1. </w:t>
      </w:r>
      <w:r w:rsidRPr="002F03E0">
        <w:rPr>
          <w:rFonts w:ascii="Segoe UI Emoji" w:hAnsi="Segoe UI Emoji" w:cs="Segoe UI Emoji"/>
          <w:b/>
          <w:bCs/>
        </w:rPr>
        <w:t>✅</w:t>
      </w:r>
      <w:r w:rsidRPr="002F03E0">
        <w:rPr>
          <w:b/>
          <w:bCs/>
        </w:rPr>
        <w:t xml:space="preserve"> default in switch-case</w:t>
      </w:r>
    </w:p>
    <w:p w14:paraId="4190DE71" w14:textId="77777777" w:rsidR="002F03E0" w:rsidRPr="002F03E0" w:rsidRDefault="002F03E0" w:rsidP="002F03E0">
      <w:pPr>
        <w:pStyle w:val="NoSpacing"/>
      </w:pPr>
      <w:r w:rsidRPr="002F03E0">
        <w:t xml:space="preserve">Used to specify a block of code to execute </w:t>
      </w:r>
      <w:r w:rsidRPr="002F03E0">
        <w:rPr>
          <w:b/>
          <w:bCs/>
        </w:rPr>
        <w:t>when no case matches</w:t>
      </w:r>
      <w:r w:rsidRPr="002F03E0">
        <w:t>.</w:t>
      </w:r>
    </w:p>
    <w:p w14:paraId="6A5A62B0" w14:textId="77777777" w:rsidR="002F03E0" w:rsidRDefault="002F03E0" w:rsidP="00147227">
      <w:pPr>
        <w:pStyle w:val="NoSpacing"/>
      </w:pPr>
    </w:p>
    <w:p w14:paraId="5B027D3F" w14:textId="220A9EEF" w:rsidR="001E311C" w:rsidRDefault="001E311C" w:rsidP="00147227">
      <w:pPr>
        <w:pStyle w:val="NoSpacing"/>
      </w:pPr>
    </w:p>
    <w:p w14:paraId="23159498" w14:textId="33C69E6C" w:rsidR="007B051E" w:rsidRDefault="007B051E" w:rsidP="00147227">
      <w:pPr>
        <w:pStyle w:val="NoSpacing"/>
        <w:rPr>
          <w:color w:val="FF0000"/>
        </w:rPr>
      </w:pPr>
      <w:r w:rsidRPr="000E5C65">
        <w:rPr>
          <w:color w:val="FF0000"/>
        </w:rPr>
        <w:t xml:space="preserve">1 WRITE A JAVA PROGRAME </w:t>
      </w:r>
      <w:r w:rsidR="000E5C65" w:rsidRPr="000E5C65">
        <w:rPr>
          <w:color w:val="FF0000"/>
        </w:rPr>
        <w:t>TO CHECK THE GIVEN NUMBER IS EVEN OR ODD.</w:t>
      </w:r>
    </w:p>
    <w:p w14:paraId="57C4D4B0" w14:textId="77777777" w:rsidR="009367A6" w:rsidRPr="009367A6" w:rsidRDefault="009367A6" w:rsidP="009367A6">
      <w:r w:rsidRPr="009367A6">
        <w:t>import java.util.Scanner;</w:t>
      </w:r>
    </w:p>
    <w:p w14:paraId="35204545" w14:textId="77777777" w:rsidR="009367A6" w:rsidRPr="009367A6" w:rsidRDefault="009367A6" w:rsidP="009367A6">
      <w:r w:rsidRPr="009367A6">
        <w:t xml:space="preserve">  class simple1{</w:t>
      </w:r>
    </w:p>
    <w:p w14:paraId="320E4009" w14:textId="7F3E5A78" w:rsidR="009367A6" w:rsidRPr="009367A6" w:rsidRDefault="009367A6" w:rsidP="009367A6">
      <w:r w:rsidRPr="009367A6">
        <w:t xml:space="preserve">              </w:t>
      </w:r>
      <w:r w:rsidRPr="00685879">
        <w:rPr>
          <w:color w:val="002060"/>
        </w:rPr>
        <w:t>public static void main</w:t>
      </w:r>
      <w:r w:rsidRPr="009367A6">
        <w:t xml:space="preserve"> (String [] args){</w:t>
      </w:r>
    </w:p>
    <w:p w14:paraId="67BB562F" w14:textId="77777777" w:rsidR="009367A6" w:rsidRPr="009367A6" w:rsidRDefault="009367A6" w:rsidP="009367A6">
      <w:r w:rsidRPr="009367A6">
        <w:t xml:space="preserve">            Scanner s=new Scanner (System.in);</w:t>
      </w:r>
    </w:p>
    <w:p w14:paraId="18E63CC4" w14:textId="41967E7C" w:rsidR="009367A6" w:rsidRPr="009367A6" w:rsidRDefault="009367A6" w:rsidP="009367A6">
      <w:r w:rsidRPr="009367A6">
        <w:t xml:space="preserve">            </w:t>
      </w:r>
      <w:r w:rsidRPr="00685879">
        <w:rPr>
          <w:b/>
          <w:color w:val="3A0000"/>
        </w:rPr>
        <w:t>System.out.println</w:t>
      </w:r>
      <w:r w:rsidRPr="009367A6">
        <w:t>(" enter a number ");</w:t>
      </w:r>
    </w:p>
    <w:p w14:paraId="53B5F010" w14:textId="77777777" w:rsidR="009367A6" w:rsidRPr="009367A6" w:rsidRDefault="009367A6" w:rsidP="009367A6">
      <w:r w:rsidRPr="009367A6">
        <w:t xml:space="preserve">            int n=s.nextInt();</w:t>
      </w:r>
    </w:p>
    <w:p w14:paraId="05C76CE2" w14:textId="77777777" w:rsidR="009367A6" w:rsidRPr="009367A6" w:rsidRDefault="009367A6" w:rsidP="009367A6">
      <w:r w:rsidRPr="009367A6">
        <w:t xml:space="preserve">        switch(n % 2)</w:t>
      </w:r>
    </w:p>
    <w:p w14:paraId="4EA8D020" w14:textId="77777777" w:rsidR="009367A6" w:rsidRPr="009367A6" w:rsidRDefault="009367A6" w:rsidP="009367A6">
      <w:r w:rsidRPr="009367A6">
        <w:t xml:space="preserve">             { </w:t>
      </w:r>
    </w:p>
    <w:p w14:paraId="3D45340A" w14:textId="77777777" w:rsidR="009367A6" w:rsidRPr="009367A6" w:rsidRDefault="009367A6" w:rsidP="009367A6">
      <w:r w:rsidRPr="009367A6">
        <w:t xml:space="preserve">                case 0:</w:t>
      </w:r>
    </w:p>
    <w:p w14:paraId="22EA4A5D" w14:textId="3BBDDE68" w:rsidR="009367A6" w:rsidRPr="009367A6" w:rsidRDefault="009367A6" w:rsidP="009367A6">
      <w:r w:rsidRPr="009367A6">
        <w:t xml:space="preserve">                     </w:t>
      </w:r>
      <w:r w:rsidRPr="00685879">
        <w:rPr>
          <w:b/>
          <w:color w:val="3A0000"/>
        </w:rPr>
        <w:t>System.out.println</w:t>
      </w:r>
      <w:r w:rsidRPr="009367A6">
        <w:t xml:space="preserve"> (n+"is even number");</w:t>
      </w:r>
    </w:p>
    <w:p w14:paraId="11338663" w14:textId="77777777" w:rsidR="009367A6" w:rsidRPr="009367A6" w:rsidRDefault="009367A6" w:rsidP="009367A6">
      <w:r w:rsidRPr="009367A6">
        <w:t xml:space="preserve">                  break;</w:t>
      </w:r>
    </w:p>
    <w:p w14:paraId="00B74B13" w14:textId="77777777" w:rsidR="009367A6" w:rsidRPr="009367A6" w:rsidRDefault="009367A6" w:rsidP="009367A6">
      <w:r w:rsidRPr="009367A6">
        <w:t xml:space="preserve">                default:</w:t>
      </w:r>
    </w:p>
    <w:p w14:paraId="12C7D9D8" w14:textId="613D4557" w:rsidR="009367A6" w:rsidRPr="009367A6" w:rsidRDefault="009367A6" w:rsidP="009367A6">
      <w:r w:rsidRPr="009367A6">
        <w:t xml:space="preserve">                      </w:t>
      </w:r>
      <w:r w:rsidRPr="00685879">
        <w:rPr>
          <w:b/>
          <w:color w:val="3A0000"/>
        </w:rPr>
        <w:t>System.out.println</w:t>
      </w:r>
      <w:r w:rsidRPr="009367A6">
        <w:t xml:space="preserve"> (n+"is odd number");</w:t>
      </w:r>
    </w:p>
    <w:p w14:paraId="17FCE0F4" w14:textId="77777777" w:rsidR="009367A6" w:rsidRPr="009367A6" w:rsidRDefault="009367A6" w:rsidP="009367A6">
      <w:r w:rsidRPr="009367A6">
        <w:t>}</w:t>
      </w:r>
    </w:p>
    <w:p w14:paraId="5B4EB96F" w14:textId="77777777" w:rsidR="009367A6" w:rsidRPr="009367A6" w:rsidRDefault="009367A6" w:rsidP="009367A6">
      <w:r w:rsidRPr="009367A6">
        <w:t>}</w:t>
      </w:r>
    </w:p>
    <w:p w14:paraId="33AF586E" w14:textId="49F39F07" w:rsidR="009367A6" w:rsidRDefault="009367A6" w:rsidP="009367A6">
      <w:r w:rsidRPr="009367A6">
        <w:t>}</w:t>
      </w:r>
    </w:p>
    <w:p w14:paraId="1BD9542B" w14:textId="1F2BFD14" w:rsidR="009367A6" w:rsidRPr="003A6681" w:rsidRDefault="009367A6" w:rsidP="009367A6">
      <w:pPr>
        <w:rPr>
          <w:color w:val="FF0000"/>
        </w:rPr>
      </w:pPr>
      <w:r w:rsidRPr="003A6681">
        <w:rPr>
          <w:color w:val="FF0000"/>
        </w:rPr>
        <w:t xml:space="preserve">2 </w:t>
      </w:r>
      <w:r w:rsidR="00E52A2C" w:rsidRPr="003A6681">
        <w:rPr>
          <w:color w:val="FF0000"/>
        </w:rPr>
        <w:t xml:space="preserve">WRITE A JAVA PROGRAMME TO CHECK WEHTHER THE </w:t>
      </w:r>
      <w:r w:rsidR="005763FC" w:rsidRPr="003A6681">
        <w:rPr>
          <w:color w:val="FF0000"/>
        </w:rPr>
        <w:t xml:space="preserve">GIVEN CHARACTER IS VOWEL OR NOT USING IF ELSE </w:t>
      </w:r>
      <w:r w:rsidR="003A6681" w:rsidRPr="003A6681">
        <w:rPr>
          <w:color w:val="FF0000"/>
        </w:rPr>
        <w:t>AND SWITCH.</w:t>
      </w:r>
    </w:p>
    <w:p w14:paraId="7E9A1F88" w14:textId="77777777" w:rsidR="00A332CF" w:rsidRPr="00A332CF" w:rsidRDefault="00A332CF" w:rsidP="00A332CF">
      <w:pPr>
        <w:pStyle w:val="NoSpacing"/>
      </w:pPr>
      <w:r w:rsidRPr="00A332CF">
        <w:t>import java.util.Scanner;</w:t>
      </w:r>
    </w:p>
    <w:p w14:paraId="79B89C70" w14:textId="77777777" w:rsidR="00A332CF" w:rsidRPr="00A332CF" w:rsidRDefault="00A332CF" w:rsidP="00A332CF">
      <w:pPr>
        <w:pStyle w:val="NoSpacing"/>
      </w:pPr>
      <w:r w:rsidRPr="00A332CF">
        <w:t>class vowel</w:t>
      </w:r>
    </w:p>
    <w:p w14:paraId="3A567497" w14:textId="77777777" w:rsidR="00A332CF" w:rsidRPr="00A332CF" w:rsidRDefault="00A332CF" w:rsidP="00A332CF">
      <w:pPr>
        <w:pStyle w:val="NoSpacing"/>
      </w:pPr>
      <w:r w:rsidRPr="00A332CF">
        <w:t xml:space="preserve">       {</w:t>
      </w:r>
    </w:p>
    <w:p w14:paraId="21C3A118" w14:textId="226BFB95" w:rsidR="00A332CF" w:rsidRPr="00A332CF" w:rsidRDefault="00A332CF" w:rsidP="00A332CF">
      <w:pPr>
        <w:pStyle w:val="NoSpacing"/>
      </w:pPr>
      <w:r w:rsidRPr="00A332CF">
        <w:t xml:space="preserve">            </w:t>
      </w:r>
      <w:r w:rsidRPr="00685879">
        <w:rPr>
          <w:color w:val="002060"/>
        </w:rPr>
        <w:t>public static void main</w:t>
      </w:r>
      <w:r w:rsidRPr="00A332CF">
        <w:t xml:space="preserve"> (String [] args)</w:t>
      </w:r>
    </w:p>
    <w:p w14:paraId="6907E032" w14:textId="77777777" w:rsidR="00A332CF" w:rsidRPr="00A332CF" w:rsidRDefault="00A332CF" w:rsidP="00A332CF">
      <w:pPr>
        <w:pStyle w:val="NoSpacing"/>
      </w:pPr>
      <w:r w:rsidRPr="00A332CF">
        <w:t xml:space="preserve">           {</w:t>
      </w:r>
    </w:p>
    <w:p w14:paraId="6E30CD21" w14:textId="77777777" w:rsidR="00A332CF" w:rsidRPr="00A332CF" w:rsidRDefault="00A332CF" w:rsidP="00A332CF">
      <w:pPr>
        <w:pStyle w:val="NoSpacing"/>
      </w:pPr>
      <w:r w:rsidRPr="00A332CF">
        <w:t xml:space="preserve">               Scanner s=new Scanner (System.in);</w:t>
      </w:r>
    </w:p>
    <w:p w14:paraId="613A6B90" w14:textId="5F14DF1D" w:rsidR="00A332CF" w:rsidRPr="00A332CF" w:rsidRDefault="00A332CF" w:rsidP="00A332CF">
      <w:pPr>
        <w:pStyle w:val="NoSpacing"/>
      </w:pPr>
      <w:r w:rsidRPr="00A332CF">
        <w:t xml:space="preserve">               </w:t>
      </w:r>
      <w:r w:rsidRPr="00685879">
        <w:rPr>
          <w:b/>
          <w:color w:val="3A0000"/>
        </w:rPr>
        <w:t>System.out.println</w:t>
      </w:r>
      <w:r w:rsidRPr="00A332CF">
        <w:t>(" enter a charecter");</w:t>
      </w:r>
    </w:p>
    <w:p w14:paraId="193D67D4" w14:textId="77777777" w:rsidR="00A332CF" w:rsidRPr="00A332CF" w:rsidRDefault="00A332CF" w:rsidP="00A332CF">
      <w:pPr>
        <w:pStyle w:val="NoSpacing"/>
      </w:pPr>
      <w:r w:rsidRPr="00A332CF">
        <w:t xml:space="preserve">             char c=s.next().charAt(0);</w:t>
      </w:r>
    </w:p>
    <w:p w14:paraId="63C4F4CC" w14:textId="77777777" w:rsidR="00A332CF" w:rsidRPr="00A332CF" w:rsidRDefault="00A332CF" w:rsidP="00A332CF">
      <w:pPr>
        <w:pStyle w:val="NoSpacing"/>
      </w:pPr>
      <w:r w:rsidRPr="00A332CF">
        <w:t xml:space="preserve">       if (c=='a'||c=='e'||c=='i'||c=='o'||c=='u'||c=='A'||c=='E'||c=='I'||c=='O'||c=='U')</w:t>
      </w:r>
    </w:p>
    <w:p w14:paraId="15F02C93" w14:textId="77777777" w:rsidR="00A332CF" w:rsidRPr="00A332CF" w:rsidRDefault="00A332CF" w:rsidP="00A332CF">
      <w:pPr>
        <w:pStyle w:val="NoSpacing"/>
      </w:pPr>
      <w:r w:rsidRPr="00A332CF">
        <w:t xml:space="preserve">                   {</w:t>
      </w:r>
    </w:p>
    <w:p w14:paraId="39EABD8C" w14:textId="717896C4" w:rsidR="00A332CF" w:rsidRPr="00A332CF" w:rsidRDefault="00A332CF" w:rsidP="00A332CF">
      <w:pPr>
        <w:pStyle w:val="NoSpacing"/>
      </w:pPr>
      <w:r w:rsidRPr="00A332CF">
        <w:t xml:space="preserve">                             </w:t>
      </w:r>
      <w:r w:rsidRPr="00685879">
        <w:rPr>
          <w:b/>
          <w:color w:val="3A0000"/>
        </w:rPr>
        <w:t>System.out.println</w:t>
      </w:r>
      <w:r w:rsidRPr="00A332CF">
        <w:t>(c+ " is vowel");}</w:t>
      </w:r>
    </w:p>
    <w:p w14:paraId="7D767BE6" w14:textId="77777777" w:rsidR="00A332CF" w:rsidRPr="00A332CF" w:rsidRDefault="00A332CF" w:rsidP="00A332CF">
      <w:pPr>
        <w:pStyle w:val="NoSpacing"/>
      </w:pPr>
      <w:r w:rsidRPr="00A332CF">
        <w:t xml:space="preserve">        else {</w:t>
      </w:r>
    </w:p>
    <w:p w14:paraId="457C10CE" w14:textId="48B3D6CF" w:rsidR="00A332CF" w:rsidRPr="00A332CF" w:rsidRDefault="00A332CF" w:rsidP="00A332CF">
      <w:pPr>
        <w:pStyle w:val="NoSpacing"/>
      </w:pPr>
      <w:r w:rsidRPr="00A332CF">
        <w:t xml:space="preserve">               </w:t>
      </w:r>
      <w:r w:rsidRPr="00685879">
        <w:rPr>
          <w:b/>
          <w:color w:val="3A0000"/>
        </w:rPr>
        <w:t>System.out.println</w:t>
      </w:r>
      <w:r w:rsidRPr="00A332CF">
        <w:t>(c+"is consonent");}</w:t>
      </w:r>
    </w:p>
    <w:p w14:paraId="439D7831" w14:textId="77777777" w:rsidR="00A332CF" w:rsidRPr="00A332CF" w:rsidRDefault="00A332CF" w:rsidP="00A332CF">
      <w:pPr>
        <w:pStyle w:val="NoSpacing"/>
      </w:pPr>
      <w:r w:rsidRPr="00A332CF">
        <w:t>}</w:t>
      </w:r>
    </w:p>
    <w:p w14:paraId="0B18C2FA" w14:textId="77777777" w:rsidR="00A332CF" w:rsidRPr="00A332CF" w:rsidRDefault="00A332CF" w:rsidP="00A332CF">
      <w:pPr>
        <w:pStyle w:val="NoSpacing"/>
      </w:pPr>
      <w:r w:rsidRPr="00A332CF">
        <w:t>}</w:t>
      </w:r>
    </w:p>
    <w:p w14:paraId="60713B51" w14:textId="14337DAF" w:rsidR="001F6B76" w:rsidRDefault="00FB4117" w:rsidP="00FB4117">
      <w:pPr>
        <w:pStyle w:val="Heading2"/>
      </w:pPr>
      <w:r>
        <w:t>switch</w:t>
      </w:r>
    </w:p>
    <w:p w14:paraId="495CB7CE" w14:textId="77777777" w:rsidR="00FB4117" w:rsidRPr="00FB4117" w:rsidRDefault="00FB4117" w:rsidP="00FB4117">
      <w:pPr>
        <w:pStyle w:val="NoSpacing"/>
      </w:pPr>
      <w:r w:rsidRPr="00FB4117">
        <w:t>import java.util.Scanner;</w:t>
      </w:r>
    </w:p>
    <w:p w14:paraId="05043F5E" w14:textId="77777777" w:rsidR="00FB4117" w:rsidRPr="00FB4117" w:rsidRDefault="00FB4117" w:rsidP="00FB4117">
      <w:pPr>
        <w:pStyle w:val="NoSpacing"/>
      </w:pPr>
      <w:r w:rsidRPr="00FB4117">
        <w:t>class vowel   {</w:t>
      </w:r>
    </w:p>
    <w:p w14:paraId="0EFFB159" w14:textId="32A79450" w:rsidR="00FB4117" w:rsidRPr="00FB4117" w:rsidRDefault="00FB4117" w:rsidP="00FB4117">
      <w:pPr>
        <w:pStyle w:val="NoSpacing"/>
      </w:pPr>
      <w:r w:rsidRPr="00FB4117">
        <w:t xml:space="preserve">               </w:t>
      </w:r>
      <w:r w:rsidRPr="00685879">
        <w:rPr>
          <w:color w:val="002060"/>
        </w:rPr>
        <w:t>public static void main</w:t>
      </w:r>
      <w:r w:rsidRPr="00FB4117">
        <w:t xml:space="preserve"> (String [] args) {</w:t>
      </w:r>
    </w:p>
    <w:p w14:paraId="02435FA7" w14:textId="77777777" w:rsidR="00FB4117" w:rsidRPr="00FB4117" w:rsidRDefault="00FB4117" w:rsidP="00FB4117">
      <w:pPr>
        <w:pStyle w:val="NoSpacing"/>
      </w:pPr>
      <w:r w:rsidRPr="00FB4117">
        <w:t xml:space="preserve">               Scanner s=new Scanner(System.in);</w:t>
      </w:r>
    </w:p>
    <w:p w14:paraId="6DB9459C" w14:textId="01187C82" w:rsidR="00FB4117" w:rsidRPr="00FB4117" w:rsidRDefault="00FB4117" w:rsidP="00FB4117">
      <w:pPr>
        <w:pStyle w:val="NoSpacing"/>
      </w:pPr>
      <w:r w:rsidRPr="00FB4117">
        <w:t xml:space="preserve">               </w:t>
      </w:r>
      <w:r w:rsidRPr="00685879">
        <w:rPr>
          <w:b/>
          <w:color w:val="3A0000"/>
        </w:rPr>
        <w:t>System.out.println</w:t>
      </w:r>
      <w:r w:rsidRPr="00FB4117">
        <w:t>(" enter a charecter");</w:t>
      </w:r>
    </w:p>
    <w:p w14:paraId="77B05780" w14:textId="77777777" w:rsidR="00FB4117" w:rsidRPr="00FB4117" w:rsidRDefault="00FB4117" w:rsidP="00FB4117">
      <w:pPr>
        <w:pStyle w:val="NoSpacing"/>
      </w:pPr>
      <w:r w:rsidRPr="00FB4117">
        <w:t xml:space="preserve">                char c=s.next().charAt(0);</w:t>
      </w:r>
    </w:p>
    <w:p w14:paraId="4319B493" w14:textId="77777777" w:rsidR="00FB4117" w:rsidRPr="00FB4117" w:rsidRDefault="00FB4117" w:rsidP="00FB4117">
      <w:pPr>
        <w:pStyle w:val="NoSpacing"/>
      </w:pPr>
      <w:r w:rsidRPr="00FB4117">
        <w:t xml:space="preserve">          switch(c)    {</w:t>
      </w:r>
    </w:p>
    <w:p w14:paraId="4C31349B" w14:textId="77777777" w:rsidR="00FB4117" w:rsidRPr="00FB4117" w:rsidRDefault="00FB4117" w:rsidP="00FB4117">
      <w:pPr>
        <w:pStyle w:val="NoSpacing"/>
      </w:pPr>
      <w:r w:rsidRPr="00FB4117">
        <w:t xml:space="preserve">                    case 'a':</w:t>
      </w:r>
    </w:p>
    <w:p w14:paraId="16BC09E9" w14:textId="77777777" w:rsidR="00FB4117" w:rsidRPr="00FB4117" w:rsidRDefault="00FB4117" w:rsidP="00FB4117">
      <w:pPr>
        <w:pStyle w:val="NoSpacing"/>
      </w:pPr>
      <w:r w:rsidRPr="00FB4117">
        <w:t xml:space="preserve">                    case 'e':</w:t>
      </w:r>
    </w:p>
    <w:p w14:paraId="46D4DCD4" w14:textId="77777777" w:rsidR="00FB4117" w:rsidRPr="00FB4117" w:rsidRDefault="00FB4117" w:rsidP="00FB4117">
      <w:pPr>
        <w:pStyle w:val="NoSpacing"/>
      </w:pPr>
      <w:r w:rsidRPr="00FB4117">
        <w:t xml:space="preserve">                    case 'i':</w:t>
      </w:r>
    </w:p>
    <w:p w14:paraId="6F2878CB" w14:textId="77777777" w:rsidR="00FB4117" w:rsidRPr="00FB4117" w:rsidRDefault="00FB4117" w:rsidP="00FB4117">
      <w:pPr>
        <w:pStyle w:val="NoSpacing"/>
      </w:pPr>
      <w:r w:rsidRPr="00FB4117">
        <w:t xml:space="preserve">                    case  'o':</w:t>
      </w:r>
    </w:p>
    <w:p w14:paraId="7EAF0465" w14:textId="77777777" w:rsidR="00FB4117" w:rsidRPr="00FB4117" w:rsidRDefault="00FB4117" w:rsidP="00FB4117">
      <w:pPr>
        <w:pStyle w:val="NoSpacing"/>
      </w:pPr>
      <w:r w:rsidRPr="00FB4117">
        <w:t xml:space="preserve">                    case  'u':</w:t>
      </w:r>
    </w:p>
    <w:p w14:paraId="1B489240" w14:textId="2F60C95A" w:rsidR="00FB4117" w:rsidRPr="00FB4117" w:rsidRDefault="00FB4117" w:rsidP="00FB4117">
      <w:pPr>
        <w:pStyle w:val="NoSpacing"/>
      </w:pPr>
      <w:r w:rsidRPr="00FB4117">
        <w:t xml:space="preserve">                     </w:t>
      </w:r>
      <w:r w:rsidRPr="00685879">
        <w:rPr>
          <w:b/>
          <w:color w:val="3A0000"/>
        </w:rPr>
        <w:t>System.out.println</w:t>
      </w:r>
      <w:r w:rsidRPr="00FB4117">
        <w:t>(c+"is vowel");</w:t>
      </w:r>
    </w:p>
    <w:p w14:paraId="4A1F68F5" w14:textId="77777777" w:rsidR="00FB4117" w:rsidRPr="00FB4117" w:rsidRDefault="00FB4117" w:rsidP="00FB4117">
      <w:pPr>
        <w:pStyle w:val="NoSpacing"/>
      </w:pPr>
      <w:r w:rsidRPr="00FB4117">
        <w:t xml:space="preserve">               break;</w:t>
      </w:r>
    </w:p>
    <w:p w14:paraId="320A5253" w14:textId="77777777" w:rsidR="00FB4117" w:rsidRPr="00FB4117" w:rsidRDefault="00FB4117" w:rsidP="00FB4117">
      <w:pPr>
        <w:pStyle w:val="NoSpacing"/>
      </w:pPr>
      <w:r w:rsidRPr="00FB4117">
        <w:t xml:space="preserve">                default:</w:t>
      </w:r>
    </w:p>
    <w:p w14:paraId="51051364" w14:textId="77EF7A00" w:rsidR="00FB4117" w:rsidRPr="00FB4117" w:rsidRDefault="00FB4117" w:rsidP="00FB4117">
      <w:pPr>
        <w:pStyle w:val="NoSpacing"/>
      </w:pPr>
      <w:r w:rsidRPr="00FB4117">
        <w:t xml:space="preserve">                      </w:t>
      </w:r>
      <w:r w:rsidRPr="00685879">
        <w:rPr>
          <w:b/>
          <w:color w:val="3A0000"/>
        </w:rPr>
        <w:t>System.out.println</w:t>
      </w:r>
      <w:r w:rsidRPr="00FB4117">
        <w:t>(c+"is consonent");</w:t>
      </w:r>
    </w:p>
    <w:p w14:paraId="4AC5C9FB" w14:textId="77777777" w:rsidR="00FB4117" w:rsidRPr="00FB4117" w:rsidRDefault="00FB4117" w:rsidP="00FB4117">
      <w:pPr>
        <w:pStyle w:val="NoSpacing"/>
      </w:pPr>
      <w:r w:rsidRPr="00FB4117">
        <w:t xml:space="preserve">                       }</w:t>
      </w:r>
    </w:p>
    <w:p w14:paraId="20E2762E" w14:textId="77777777" w:rsidR="00FB4117" w:rsidRPr="00FB4117" w:rsidRDefault="00FB4117" w:rsidP="00FB4117">
      <w:pPr>
        <w:pStyle w:val="NoSpacing"/>
      </w:pPr>
      <w:r w:rsidRPr="00FB4117">
        <w:t xml:space="preserve">                      }</w:t>
      </w:r>
    </w:p>
    <w:p w14:paraId="2ADC8DF1" w14:textId="77777777" w:rsidR="00FB4117" w:rsidRPr="00FB4117" w:rsidRDefault="00FB4117" w:rsidP="00FB4117">
      <w:pPr>
        <w:pStyle w:val="NoSpacing"/>
      </w:pPr>
      <w:r w:rsidRPr="00FB4117">
        <w:t>}</w:t>
      </w:r>
    </w:p>
    <w:p w14:paraId="039EAB4C" w14:textId="15EFE253" w:rsidR="001F6B76" w:rsidRDefault="00FB4117" w:rsidP="00BB6A4F">
      <w:pPr>
        <w:pStyle w:val="Heading2"/>
      </w:pPr>
      <w:r w:rsidRPr="00FB4117">
        <w:t xml:space="preserve">          </w:t>
      </w:r>
      <w:r w:rsidR="00BB6A4F">
        <w:t xml:space="preserve">                  Or</w:t>
      </w:r>
    </w:p>
    <w:p w14:paraId="588D0E1D" w14:textId="77777777" w:rsidR="005F62F0" w:rsidRDefault="005F62F0" w:rsidP="005F62F0">
      <w:r>
        <w:t>import java.util.Scanner;</w:t>
      </w:r>
    </w:p>
    <w:p w14:paraId="366353B0" w14:textId="77777777" w:rsidR="005F62F0" w:rsidRDefault="005F62F0" w:rsidP="005F62F0">
      <w:r>
        <w:t>class vowel   {</w:t>
      </w:r>
    </w:p>
    <w:p w14:paraId="1B8E6905" w14:textId="096968C7" w:rsidR="005F62F0" w:rsidRDefault="005F62F0" w:rsidP="005F62F0">
      <w:r>
        <w:t xml:space="preserve">               </w:t>
      </w:r>
      <w:r w:rsidRPr="00685879">
        <w:rPr>
          <w:color w:val="002060"/>
        </w:rPr>
        <w:t>public static void main</w:t>
      </w:r>
      <w:r>
        <w:t xml:space="preserve"> (String [] args) {</w:t>
      </w:r>
    </w:p>
    <w:p w14:paraId="415FB5BD" w14:textId="77777777" w:rsidR="005F62F0" w:rsidRDefault="005F62F0" w:rsidP="005F62F0">
      <w:r>
        <w:t xml:space="preserve">               Scanner s=new Scanner(System.in);</w:t>
      </w:r>
    </w:p>
    <w:p w14:paraId="0FCBF419" w14:textId="573EC0B2" w:rsidR="005F62F0" w:rsidRDefault="005F62F0" w:rsidP="005F62F0">
      <w:r>
        <w:t xml:space="preserve">               </w:t>
      </w:r>
      <w:r w:rsidRPr="00685879">
        <w:rPr>
          <w:b/>
          <w:color w:val="3A0000"/>
        </w:rPr>
        <w:t>System.out.println</w:t>
      </w:r>
      <w:r>
        <w:t>(" enter a charecter");</w:t>
      </w:r>
    </w:p>
    <w:p w14:paraId="1E600DCB" w14:textId="77777777" w:rsidR="005F62F0" w:rsidRDefault="005F62F0" w:rsidP="005F62F0">
      <w:r>
        <w:t xml:space="preserve">                char c=s.next().charAt(0);</w:t>
      </w:r>
    </w:p>
    <w:p w14:paraId="65FDECC0" w14:textId="77777777" w:rsidR="005F62F0" w:rsidRDefault="005F62F0" w:rsidP="005F62F0">
      <w:r>
        <w:t xml:space="preserve">          switch(c)    {</w:t>
      </w:r>
    </w:p>
    <w:p w14:paraId="597070F1" w14:textId="77777777" w:rsidR="005F62F0" w:rsidRDefault="005F62F0" w:rsidP="005F62F0">
      <w:r>
        <w:t xml:space="preserve">                    case 'a','e','i','o','u','A','E','I','O','U':</w:t>
      </w:r>
    </w:p>
    <w:p w14:paraId="49A9BCAB" w14:textId="6AA6B18F" w:rsidR="005F62F0" w:rsidRDefault="005F62F0" w:rsidP="005F62F0">
      <w:r>
        <w:t xml:space="preserve">                        </w:t>
      </w:r>
      <w:r w:rsidRPr="00685879">
        <w:rPr>
          <w:b/>
          <w:color w:val="3A0000"/>
        </w:rPr>
        <w:t>System.out.println</w:t>
      </w:r>
      <w:r>
        <w:t>(c+" is vowel");</w:t>
      </w:r>
    </w:p>
    <w:p w14:paraId="0FB7D446" w14:textId="105E2C3A" w:rsidR="005F62F0" w:rsidRDefault="005F62F0" w:rsidP="005F62F0">
      <w:r>
        <w:t xml:space="preserve">                 break;</w:t>
      </w:r>
    </w:p>
    <w:p w14:paraId="1A574757" w14:textId="77777777" w:rsidR="005F62F0" w:rsidRDefault="005F62F0" w:rsidP="005F62F0">
      <w:r>
        <w:t xml:space="preserve">                     default:</w:t>
      </w:r>
    </w:p>
    <w:p w14:paraId="21589A24" w14:textId="6CB098C8" w:rsidR="005F62F0" w:rsidRDefault="005F62F0" w:rsidP="005F62F0">
      <w:r>
        <w:t xml:space="preserve">                     </w:t>
      </w:r>
      <w:r w:rsidRPr="00685879">
        <w:rPr>
          <w:b/>
          <w:color w:val="3A0000"/>
        </w:rPr>
        <w:t>System.out.println</w:t>
      </w:r>
      <w:r>
        <w:t>(c+"is consonent"); }</w:t>
      </w:r>
    </w:p>
    <w:p w14:paraId="5F1E2022" w14:textId="77777777" w:rsidR="005F62F0" w:rsidRDefault="005F62F0" w:rsidP="005F62F0">
      <w:r>
        <w:t xml:space="preserve">                  }</w:t>
      </w:r>
    </w:p>
    <w:p w14:paraId="5E996BD9" w14:textId="21C39604" w:rsidR="00BB6A4F" w:rsidRPr="00BB6A4F" w:rsidRDefault="005F62F0" w:rsidP="005F62F0">
      <w:r>
        <w:t xml:space="preserve">               }</w:t>
      </w:r>
    </w:p>
    <w:p w14:paraId="4920FE80" w14:textId="1571306A" w:rsidR="001F6B76" w:rsidRPr="00106FE2" w:rsidRDefault="009332AF" w:rsidP="006379E8">
      <w:pPr>
        <w:rPr>
          <w:color w:val="FF0000"/>
          <w:sz w:val="24"/>
          <w:szCs w:val="24"/>
        </w:rPr>
      </w:pPr>
      <w:r w:rsidRPr="00106FE2">
        <w:rPr>
          <w:color w:val="FF0000"/>
          <w:sz w:val="24"/>
          <w:szCs w:val="24"/>
        </w:rPr>
        <w:t>3</w:t>
      </w:r>
      <w:r w:rsidR="00BC555A" w:rsidRPr="00106FE2">
        <w:rPr>
          <w:color w:val="FF0000"/>
          <w:sz w:val="24"/>
          <w:szCs w:val="24"/>
        </w:rPr>
        <w:t xml:space="preserve"> WRITE A JAVA PROGRAME PRESS 2 FOR MULTIPLING 2 , PRESS 3 FOR MULTI</w:t>
      </w:r>
      <w:r w:rsidR="00106FE2" w:rsidRPr="00106FE2">
        <w:rPr>
          <w:color w:val="FF0000"/>
          <w:sz w:val="24"/>
          <w:szCs w:val="24"/>
        </w:rPr>
        <w:t>PLYING 3,</w:t>
      </w:r>
    </w:p>
    <w:p w14:paraId="1D28FCD9" w14:textId="77777777" w:rsidR="00106FE2" w:rsidRDefault="00106FE2" w:rsidP="00106FE2">
      <w:pPr>
        <w:rPr>
          <w:color w:val="FF0000"/>
          <w:sz w:val="24"/>
          <w:szCs w:val="24"/>
        </w:rPr>
      </w:pPr>
      <w:r w:rsidRPr="00106FE2">
        <w:rPr>
          <w:color w:val="FF0000"/>
          <w:sz w:val="24"/>
          <w:szCs w:val="24"/>
        </w:rPr>
        <w:t>PRESS 4 FOR MULTIPLYING 4 NUMBERS.</w:t>
      </w:r>
    </w:p>
    <w:p w14:paraId="51E34C03" w14:textId="1B2CB503" w:rsidR="009332AF" w:rsidRPr="00106FE2" w:rsidRDefault="009332AF" w:rsidP="00106FE2">
      <w:pPr>
        <w:rPr>
          <w:color w:val="FF0000"/>
          <w:sz w:val="24"/>
          <w:szCs w:val="24"/>
        </w:rPr>
      </w:pPr>
      <w:r>
        <w:t>import java.util.Scanner;</w:t>
      </w:r>
    </w:p>
    <w:p w14:paraId="17E7FF69" w14:textId="77777777" w:rsidR="009332AF" w:rsidRDefault="009332AF" w:rsidP="009332AF">
      <w:pPr>
        <w:pStyle w:val="NoSpacing"/>
        <w:spacing w:line="276" w:lineRule="auto"/>
      </w:pPr>
      <w:r>
        <w:t>class multi {</w:t>
      </w:r>
    </w:p>
    <w:p w14:paraId="3A3E1D56" w14:textId="19FBCCAD" w:rsidR="009332AF" w:rsidRDefault="009332AF" w:rsidP="009332AF">
      <w:pPr>
        <w:pStyle w:val="NoSpacing"/>
        <w:spacing w:line="276" w:lineRule="auto"/>
      </w:pPr>
      <w:r>
        <w:t xml:space="preserve">             </w:t>
      </w:r>
      <w:r w:rsidRPr="00685879">
        <w:rPr>
          <w:color w:val="002060"/>
        </w:rPr>
        <w:t>public static void main</w:t>
      </w:r>
      <w:r>
        <w:t xml:space="preserve"> (String[]args)</w:t>
      </w:r>
    </w:p>
    <w:p w14:paraId="7BF83CF0" w14:textId="77777777" w:rsidR="009332AF" w:rsidRDefault="009332AF" w:rsidP="009332AF">
      <w:pPr>
        <w:pStyle w:val="NoSpacing"/>
        <w:spacing w:line="276" w:lineRule="auto"/>
      </w:pPr>
      <w:r>
        <w:t>{</w:t>
      </w:r>
    </w:p>
    <w:p w14:paraId="7D46B513" w14:textId="77777777" w:rsidR="009332AF" w:rsidRDefault="009332AF" w:rsidP="009332AF">
      <w:pPr>
        <w:pStyle w:val="NoSpacing"/>
        <w:spacing w:line="276" w:lineRule="auto"/>
      </w:pPr>
      <w:r>
        <w:t xml:space="preserve">              Scanner s=new Scanner(System.in);</w:t>
      </w:r>
    </w:p>
    <w:p w14:paraId="1C9D9DB4" w14:textId="76B8F96D" w:rsidR="009332AF" w:rsidRDefault="009332AF" w:rsidP="009332AF">
      <w:pPr>
        <w:pStyle w:val="NoSpacing"/>
        <w:spacing w:line="276" w:lineRule="auto"/>
      </w:pPr>
      <w:r>
        <w:t xml:space="preserve">              </w:t>
      </w:r>
      <w:r w:rsidRPr="00685879">
        <w:rPr>
          <w:b/>
          <w:color w:val="3A0000"/>
        </w:rPr>
        <w:t>System.out.println</w:t>
      </w:r>
      <w:r>
        <w:t>(" press 2 for addition of 2 ");</w:t>
      </w:r>
    </w:p>
    <w:p w14:paraId="65B7C959" w14:textId="5B9C2226" w:rsidR="009332AF" w:rsidRDefault="009332AF" w:rsidP="009332AF">
      <w:pPr>
        <w:pStyle w:val="NoSpacing"/>
        <w:spacing w:line="276" w:lineRule="auto"/>
      </w:pPr>
      <w:r>
        <w:t xml:space="preserve">              </w:t>
      </w:r>
      <w:r w:rsidRPr="00685879">
        <w:rPr>
          <w:b/>
          <w:color w:val="3A0000"/>
        </w:rPr>
        <w:t>System.out.println</w:t>
      </w:r>
      <w:r>
        <w:t>("press 3 for addition of 3");</w:t>
      </w:r>
    </w:p>
    <w:p w14:paraId="56B435B2" w14:textId="451D3B1E" w:rsidR="009332AF" w:rsidRDefault="009332AF" w:rsidP="009332AF">
      <w:pPr>
        <w:pStyle w:val="NoSpacing"/>
        <w:spacing w:line="276" w:lineRule="auto"/>
      </w:pPr>
      <w:r>
        <w:t xml:space="preserve">              </w:t>
      </w:r>
      <w:r w:rsidRPr="00685879">
        <w:rPr>
          <w:b/>
          <w:color w:val="3A0000"/>
        </w:rPr>
        <w:t>System.out.println</w:t>
      </w:r>
      <w:r>
        <w:t>("press 4 for addition of 4 ");</w:t>
      </w:r>
    </w:p>
    <w:p w14:paraId="5A7CC9C0" w14:textId="77777777" w:rsidR="009332AF" w:rsidRDefault="009332AF" w:rsidP="009332AF">
      <w:pPr>
        <w:pStyle w:val="NoSpacing"/>
        <w:spacing w:line="276" w:lineRule="auto"/>
      </w:pPr>
      <w:r>
        <w:t xml:space="preserve">               int choice=s.nextInt();</w:t>
      </w:r>
    </w:p>
    <w:p w14:paraId="0054ADA9" w14:textId="77777777" w:rsidR="009332AF" w:rsidRDefault="009332AF" w:rsidP="009332AF">
      <w:pPr>
        <w:pStyle w:val="NoSpacing"/>
        <w:spacing w:line="276" w:lineRule="auto"/>
      </w:pPr>
      <w:r>
        <w:t xml:space="preserve">          switch(choice)  {</w:t>
      </w:r>
    </w:p>
    <w:p w14:paraId="4B96D6E1" w14:textId="77777777" w:rsidR="009332AF" w:rsidRDefault="009332AF" w:rsidP="009332AF">
      <w:pPr>
        <w:pStyle w:val="NoSpacing"/>
        <w:spacing w:line="276" w:lineRule="auto"/>
      </w:pPr>
      <w:r>
        <w:t xml:space="preserve">                       case 2:{</w:t>
      </w:r>
    </w:p>
    <w:p w14:paraId="74BE4F34" w14:textId="61FCC456" w:rsidR="009332AF" w:rsidRDefault="009332AF" w:rsidP="009332AF">
      <w:pPr>
        <w:pStyle w:val="NoSpacing"/>
        <w:spacing w:line="276" w:lineRule="auto"/>
      </w:pPr>
      <w:r>
        <w:t xml:space="preserve">                                </w:t>
      </w:r>
      <w:r w:rsidRPr="00685879">
        <w:rPr>
          <w:b/>
          <w:color w:val="3A0000"/>
        </w:rPr>
        <w:t>System.out.println</w:t>
      </w:r>
      <w:r>
        <w:t>(" enter number 2 ");</w:t>
      </w:r>
    </w:p>
    <w:p w14:paraId="43F16178" w14:textId="77777777" w:rsidR="009332AF" w:rsidRDefault="009332AF" w:rsidP="009332AF">
      <w:pPr>
        <w:pStyle w:val="NoSpacing"/>
        <w:spacing w:line="276" w:lineRule="auto"/>
      </w:pPr>
      <w:r>
        <w:t xml:space="preserve">                           int a=s.nextInt(),b=s.nextInt();</w:t>
      </w:r>
    </w:p>
    <w:p w14:paraId="1E3521DF" w14:textId="128F6B88" w:rsidR="009332AF" w:rsidRDefault="009332AF" w:rsidP="009332AF">
      <w:pPr>
        <w:pStyle w:val="NoSpacing"/>
        <w:spacing w:line="276" w:lineRule="auto"/>
      </w:pPr>
      <w:r>
        <w:t xml:space="preserve">                            </w:t>
      </w:r>
      <w:r w:rsidRPr="00685879">
        <w:rPr>
          <w:b/>
          <w:color w:val="3A0000"/>
        </w:rPr>
        <w:t>System.out.println</w:t>
      </w:r>
      <w:r>
        <w:t>(a+" + "+b+" ="+(a+b));</w:t>
      </w:r>
    </w:p>
    <w:p w14:paraId="7761235A" w14:textId="77777777" w:rsidR="009332AF" w:rsidRDefault="009332AF" w:rsidP="009332AF">
      <w:pPr>
        <w:pStyle w:val="NoSpacing"/>
        <w:spacing w:line="276" w:lineRule="auto"/>
      </w:pPr>
      <w:r>
        <w:t xml:space="preserve">                         }</w:t>
      </w:r>
    </w:p>
    <w:p w14:paraId="64962E80" w14:textId="77777777" w:rsidR="009332AF" w:rsidRDefault="009332AF" w:rsidP="009332AF">
      <w:pPr>
        <w:pStyle w:val="NoSpacing"/>
        <w:spacing w:line="276" w:lineRule="auto"/>
      </w:pPr>
      <w:r>
        <w:t xml:space="preserve">                      break;</w:t>
      </w:r>
    </w:p>
    <w:p w14:paraId="7082D99C" w14:textId="77777777" w:rsidR="009332AF" w:rsidRDefault="009332AF" w:rsidP="009332AF">
      <w:pPr>
        <w:pStyle w:val="NoSpacing"/>
        <w:spacing w:line="276" w:lineRule="auto"/>
      </w:pPr>
      <w:r>
        <w:t xml:space="preserve">                         case 3:{</w:t>
      </w:r>
    </w:p>
    <w:p w14:paraId="66E33233" w14:textId="27CAE207" w:rsidR="009332AF" w:rsidRDefault="009332AF" w:rsidP="009332AF">
      <w:pPr>
        <w:pStyle w:val="NoSpacing"/>
        <w:spacing w:line="276" w:lineRule="auto"/>
      </w:pPr>
      <w:r>
        <w:t xml:space="preserve">                                  </w:t>
      </w:r>
      <w:r w:rsidRPr="00685879">
        <w:rPr>
          <w:b/>
          <w:color w:val="3A0000"/>
        </w:rPr>
        <w:t>System.out.println</w:t>
      </w:r>
      <w:r>
        <w:t>("enter number 3");</w:t>
      </w:r>
    </w:p>
    <w:p w14:paraId="3509CA89" w14:textId="77777777" w:rsidR="009332AF" w:rsidRDefault="009332AF" w:rsidP="009332AF">
      <w:pPr>
        <w:pStyle w:val="NoSpacing"/>
        <w:spacing w:line="276" w:lineRule="auto"/>
      </w:pPr>
      <w:r>
        <w:t xml:space="preserve">                       int a=s.nextInt(),b=s.nextInt(),c=s.nextInt();</w:t>
      </w:r>
    </w:p>
    <w:p w14:paraId="53ABB4D9" w14:textId="209D4D60" w:rsidR="009332AF" w:rsidRDefault="009332AF" w:rsidP="009332AF">
      <w:pPr>
        <w:pStyle w:val="NoSpacing"/>
        <w:spacing w:line="276" w:lineRule="auto"/>
      </w:pPr>
      <w:r>
        <w:t xml:space="preserve">                        </w:t>
      </w:r>
      <w:r w:rsidRPr="00685879">
        <w:rPr>
          <w:b/>
          <w:color w:val="3A0000"/>
        </w:rPr>
        <w:t>System.out.println</w:t>
      </w:r>
      <w:r>
        <w:t>(a+" + "+b+" + "+c+"="+(a+b+c));</w:t>
      </w:r>
    </w:p>
    <w:p w14:paraId="7D45C2D1" w14:textId="77777777" w:rsidR="009332AF" w:rsidRDefault="009332AF" w:rsidP="009332AF">
      <w:pPr>
        <w:pStyle w:val="NoSpacing"/>
        <w:spacing w:line="276" w:lineRule="auto"/>
      </w:pPr>
      <w:r>
        <w:t xml:space="preserve">                   }</w:t>
      </w:r>
    </w:p>
    <w:p w14:paraId="784FD1E5" w14:textId="77777777" w:rsidR="009332AF" w:rsidRDefault="009332AF" w:rsidP="009332AF">
      <w:pPr>
        <w:pStyle w:val="NoSpacing"/>
        <w:spacing w:line="276" w:lineRule="auto"/>
      </w:pPr>
      <w:r>
        <w:t xml:space="preserve">                     break;</w:t>
      </w:r>
    </w:p>
    <w:p w14:paraId="293435B4" w14:textId="77777777" w:rsidR="009332AF" w:rsidRDefault="009332AF" w:rsidP="009332AF">
      <w:pPr>
        <w:pStyle w:val="NoSpacing"/>
        <w:spacing w:line="276" w:lineRule="auto"/>
      </w:pPr>
      <w:r>
        <w:t xml:space="preserve">                     case 4: {</w:t>
      </w:r>
    </w:p>
    <w:p w14:paraId="52FD0970" w14:textId="2D1EF85F" w:rsidR="009332AF" w:rsidRDefault="009332AF" w:rsidP="009332AF">
      <w:pPr>
        <w:pStyle w:val="NoSpacing"/>
        <w:spacing w:line="276" w:lineRule="auto"/>
      </w:pPr>
      <w:r>
        <w:t xml:space="preserve">                             </w:t>
      </w:r>
      <w:r w:rsidRPr="00685879">
        <w:rPr>
          <w:b/>
          <w:color w:val="3A0000"/>
        </w:rPr>
        <w:t>System.out.println</w:t>
      </w:r>
      <w:r>
        <w:t>("enter number 4");</w:t>
      </w:r>
    </w:p>
    <w:p w14:paraId="505FFFBA" w14:textId="77777777" w:rsidR="009332AF" w:rsidRDefault="009332AF" w:rsidP="009332AF">
      <w:pPr>
        <w:pStyle w:val="NoSpacing"/>
        <w:spacing w:line="276" w:lineRule="auto"/>
      </w:pPr>
      <w:r>
        <w:t xml:space="preserve">                   int a=s.nextInt(),b=s.nextInt(),c=s.nextInt(),d=s.nextInt();</w:t>
      </w:r>
    </w:p>
    <w:p w14:paraId="0DE26DF2" w14:textId="4B3F28A2" w:rsidR="009332AF" w:rsidRDefault="009332AF" w:rsidP="009332AF">
      <w:pPr>
        <w:pStyle w:val="NoSpacing"/>
        <w:spacing w:line="276" w:lineRule="auto"/>
      </w:pPr>
      <w:r>
        <w:t xml:space="preserve">                     </w:t>
      </w:r>
      <w:r w:rsidRPr="00685879">
        <w:rPr>
          <w:b/>
          <w:color w:val="3A0000"/>
        </w:rPr>
        <w:t>System.out.println</w:t>
      </w:r>
      <w:r>
        <w:t>(a+"  + "+b+"  +   "+c+"   +  "+d+" ="+(a+b+c+d));</w:t>
      </w:r>
    </w:p>
    <w:p w14:paraId="42A09B8E" w14:textId="77777777" w:rsidR="009332AF" w:rsidRDefault="009332AF" w:rsidP="009332AF">
      <w:pPr>
        <w:pStyle w:val="NoSpacing"/>
        <w:spacing w:line="276" w:lineRule="auto"/>
      </w:pPr>
      <w:r>
        <w:t xml:space="preserve">                     }</w:t>
      </w:r>
    </w:p>
    <w:p w14:paraId="267C6ABB" w14:textId="77777777" w:rsidR="009332AF" w:rsidRDefault="009332AF" w:rsidP="009332AF">
      <w:pPr>
        <w:pStyle w:val="NoSpacing"/>
        <w:spacing w:line="276" w:lineRule="auto"/>
      </w:pPr>
      <w:r>
        <w:t xml:space="preserve">                    break;</w:t>
      </w:r>
    </w:p>
    <w:p w14:paraId="0E17611A" w14:textId="77777777" w:rsidR="009332AF" w:rsidRDefault="009332AF" w:rsidP="009332AF">
      <w:pPr>
        <w:pStyle w:val="NoSpacing"/>
        <w:spacing w:line="276" w:lineRule="auto"/>
      </w:pPr>
      <w:r>
        <w:t xml:space="preserve">                  default:</w:t>
      </w:r>
    </w:p>
    <w:p w14:paraId="31F4DBC4" w14:textId="0A931CAC" w:rsidR="009332AF" w:rsidRDefault="009332AF" w:rsidP="009332AF">
      <w:pPr>
        <w:pStyle w:val="NoSpacing"/>
        <w:spacing w:line="276" w:lineRule="auto"/>
      </w:pPr>
      <w:r>
        <w:t xml:space="preserve">                            </w:t>
      </w:r>
      <w:r w:rsidRPr="00685879">
        <w:rPr>
          <w:b/>
          <w:color w:val="3A0000"/>
        </w:rPr>
        <w:t>System.out.println</w:t>
      </w:r>
      <w:r>
        <w:t>(" invalid input");</w:t>
      </w:r>
    </w:p>
    <w:p w14:paraId="199FC652" w14:textId="77777777" w:rsidR="009332AF" w:rsidRDefault="009332AF" w:rsidP="009332AF">
      <w:pPr>
        <w:pStyle w:val="NoSpacing"/>
        <w:spacing w:line="276" w:lineRule="auto"/>
      </w:pPr>
      <w:r>
        <w:t xml:space="preserve">                              }</w:t>
      </w:r>
    </w:p>
    <w:p w14:paraId="0F6C6744" w14:textId="218802A5" w:rsidR="00C86B74" w:rsidRDefault="009332AF" w:rsidP="009332AF">
      <w:pPr>
        <w:pStyle w:val="NoSpacing"/>
        <w:spacing w:line="276" w:lineRule="auto"/>
      </w:pPr>
      <w:r>
        <w:t xml:space="preserve">                         }</w:t>
      </w:r>
    </w:p>
    <w:p w14:paraId="42C9F284" w14:textId="1216C9DC" w:rsidR="00D02AFD" w:rsidRDefault="00DE74CB" w:rsidP="00DE74CB">
      <w:pPr>
        <w:pStyle w:val="Heading1"/>
      </w:pPr>
      <w:r>
        <w:t>LOOPING STATEMENTS=</w:t>
      </w:r>
    </w:p>
    <w:p w14:paraId="413E1521" w14:textId="050CA7FA" w:rsidR="00DE74CB" w:rsidRDefault="00901A03" w:rsidP="006E4F11">
      <w:pPr>
        <w:pStyle w:val="ListParagraph"/>
        <w:numPr>
          <w:ilvl w:val="0"/>
          <w:numId w:val="74"/>
        </w:numPr>
      </w:pPr>
      <w:r>
        <w:t xml:space="preserve">IT IS A </w:t>
      </w:r>
      <w:r w:rsidRPr="00715950">
        <w:rPr>
          <w:highlight w:val="yellow"/>
        </w:rPr>
        <w:t>BLOCK OF CODE USED</w:t>
      </w:r>
      <w:r>
        <w:t xml:space="preserve"> TO </w:t>
      </w:r>
      <w:r w:rsidRPr="00715950">
        <w:rPr>
          <w:highlight w:val="yellow"/>
        </w:rPr>
        <w:t>EXECUTE MULTIPLE TIME BASED ON CONDITION.</w:t>
      </w:r>
    </w:p>
    <w:p w14:paraId="70F3615B" w14:textId="6144F92B" w:rsidR="00EC186F" w:rsidRDefault="00EC186F" w:rsidP="006E4F11">
      <w:pPr>
        <w:pStyle w:val="ListParagraph"/>
        <w:numPr>
          <w:ilvl w:val="0"/>
          <w:numId w:val="74"/>
        </w:numPr>
      </w:pPr>
      <w:r>
        <w:t xml:space="preserve">IN JAVA LOOPS ARE DIVIDED INTO 4 TYPES </w:t>
      </w:r>
      <w:r w:rsidR="00686154">
        <w:t>THEY ARE .</w:t>
      </w:r>
    </w:p>
    <w:p w14:paraId="655E0591" w14:textId="13AC377D" w:rsidR="00686154" w:rsidRDefault="00686154" w:rsidP="006E4F11">
      <w:pPr>
        <w:pStyle w:val="ListParagraph"/>
        <w:numPr>
          <w:ilvl w:val="0"/>
          <w:numId w:val="74"/>
        </w:numPr>
      </w:pPr>
      <w:r>
        <w:t xml:space="preserve">1 WHILE </w:t>
      </w:r>
    </w:p>
    <w:p w14:paraId="41AE64E5" w14:textId="31D86CBB" w:rsidR="00686154" w:rsidRDefault="00686154" w:rsidP="006E4F11">
      <w:pPr>
        <w:pStyle w:val="ListParagraph"/>
        <w:numPr>
          <w:ilvl w:val="0"/>
          <w:numId w:val="74"/>
        </w:numPr>
      </w:pPr>
      <w:r>
        <w:t>2 DO WHILE</w:t>
      </w:r>
    </w:p>
    <w:p w14:paraId="073F5E32" w14:textId="6A40B11B" w:rsidR="00686154" w:rsidRDefault="00686154" w:rsidP="006E4F11">
      <w:pPr>
        <w:pStyle w:val="ListParagraph"/>
        <w:numPr>
          <w:ilvl w:val="0"/>
          <w:numId w:val="74"/>
        </w:numPr>
      </w:pPr>
      <w:r>
        <w:t xml:space="preserve">3 FOR </w:t>
      </w:r>
    </w:p>
    <w:p w14:paraId="3176D3B3" w14:textId="36E4D2AF" w:rsidR="00686154" w:rsidRDefault="00686154" w:rsidP="006E4F11">
      <w:pPr>
        <w:pStyle w:val="ListParagraph"/>
        <w:numPr>
          <w:ilvl w:val="0"/>
          <w:numId w:val="74"/>
        </w:numPr>
      </w:pPr>
      <w:r>
        <w:t xml:space="preserve"> 4FOR EACH</w:t>
      </w:r>
    </w:p>
    <w:p w14:paraId="7CFE6FBA" w14:textId="5AEA4AC6" w:rsidR="00686154" w:rsidRDefault="00F0038E" w:rsidP="00F0038E">
      <w:pPr>
        <w:pStyle w:val="Heading2"/>
      </w:pPr>
      <w:r>
        <w:t>1 WHI</w:t>
      </w:r>
      <w:r w:rsidR="00750CE4">
        <w:t>LE</w:t>
      </w:r>
      <w:r>
        <w:t>=</w:t>
      </w:r>
    </w:p>
    <w:p w14:paraId="65C00ABA" w14:textId="16C35AFF" w:rsidR="00F0038E" w:rsidRPr="00715950" w:rsidRDefault="00F0038E" w:rsidP="006E4F11">
      <w:pPr>
        <w:pStyle w:val="ListParagraph"/>
        <w:numPr>
          <w:ilvl w:val="0"/>
          <w:numId w:val="75"/>
        </w:numPr>
        <w:rPr>
          <w:highlight w:val="yellow"/>
        </w:rPr>
      </w:pPr>
      <w:r>
        <w:t xml:space="preserve">IT IS </w:t>
      </w:r>
      <w:r w:rsidRPr="00715950">
        <w:rPr>
          <w:highlight w:val="yellow"/>
        </w:rPr>
        <w:t>A KEYWORD</w:t>
      </w:r>
      <w:r>
        <w:t xml:space="preserve"> AND </w:t>
      </w:r>
      <w:r w:rsidRPr="00715950">
        <w:rPr>
          <w:highlight w:val="yellow"/>
        </w:rPr>
        <w:t>BLOCK OF CODE</w:t>
      </w:r>
      <w:r>
        <w:t xml:space="preserve"> </w:t>
      </w:r>
      <w:r w:rsidR="006E3E3B">
        <w:t xml:space="preserve">USED TO </w:t>
      </w:r>
      <w:r w:rsidR="006E3E3B" w:rsidRPr="00715950">
        <w:rPr>
          <w:highlight w:val="yellow"/>
        </w:rPr>
        <w:t>EXECUTE SET OF INSTRUCTIONS MULTIPLE TIMES.</w:t>
      </w:r>
    </w:p>
    <w:p w14:paraId="42EA9377" w14:textId="40A4C419" w:rsidR="00506D28" w:rsidRDefault="00506D28" w:rsidP="00506D28">
      <w:pPr>
        <w:pStyle w:val="Heading3"/>
      </w:pPr>
      <w:r>
        <w:t>SYNTAX=</w:t>
      </w:r>
    </w:p>
    <w:p w14:paraId="0A37FBA2" w14:textId="6F9098C4" w:rsidR="00506D28" w:rsidRDefault="00506D28" w:rsidP="00506D28">
      <w:r>
        <w:t xml:space="preserve">                     WHILE (CONDITION)</w:t>
      </w:r>
      <w:r w:rsidR="004866B4">
        <w:t xml:space="preserve">    </w:t>
      </w:r>
      <w:r>
        <w:t xml:space="preserve">  {</w:t>
      </w:r>
    </w:p>
    <w:p w14:paraId="08939D09" w14:textId="4319BA16" w:rsidR="00506D28" w:rsidRDefault="00506D28" w:rsidP="00506D28">
      <w:r>
        <w:t xml:space="preserve">           SET OF INSTRUCTIONS</w:t>
      </w:r>
      <w:r w:rsidR="004866B4">
        <w:t xml:space="preserve">                </w:t>
      </w:r>
      <w:r>
        <w:t>}</w:t>
      </w:r>
    </w:p>
    <w:p w14:paraId="049F3F6E" w14:textId="47028E40" w:rsidR="004866B4" w:rsidRPr="00715950" w:rsidRDefault="004866B4" w:rsidP="006E4F11">
      <w:pPr>
        <w:pStyle w:val="ListParagraph"/>
        <w:numPr>
          <w:ilvl w:val="0"/>
          <w:numId w:val="75"/>
        </w:numPr>
        <w:rPr>
          <w:highlight w:val="yellow"/>
        </w:rPr>
      </w:pPr>
      <w:r>
        <w:t xml:space="preserve">IN CASE OF </w:t>
      </w:r>
      <w:r w:rsidRPr="00715950">
        <w:rPr>
          <w:highlight w:val="yellow"/>
        </w:rPr>
        <w:t>WHILE FIRST THE CONDITION WILL BE CHECKED</w:t>
      </w:r>
      <w:r>
        <w:t xml:space="preserve"> </w:t>
      </w:r>
      <w:r w:rsidR="00E72016">
        <w:t xml:space="preserve">, IF CONDITION IS </w:t>
      </w:r>
      <w:r w:rsidR="00E72016" w:rsidRPr="00715950">
        <w:rPr>
          <w:highlight w:val="yellow"/>
        </w:rPr>
        <w:t>TRUE</w:t>
      </w:r>
      <w:r w:rsidR="00E72016">
        <w:t xml:space="preserve"> THEN THE </w:t>
      </w:r>
      <w:r w:rsidR="00E72016" w:rsidRPr="00715950">
        <w:rPr>
          <w:highlight w:val="yellow"/>
        </w:rPr>
        <w:t>SET OF INSTRUCTIONS</w:t>
      </w:r>
      <w:r w:rsidR="00E72016">
        <w:t xml:space="preserve"> </w:t>
      </w:r>
      <w:r w:rsidR="00394064">
        <w:t xml:space="preserve">WHICH ARE PRESENT </w:t>
      </w:r>
      <w:r w:rsidR="00394064" w:rsidRPr="00715950">
        <w:rPr>
          <w:highlight w:val="yellow"/>
        </w:rPr>
        <w:t>INSIDE WHILE BLOCK WILL GETS EXECUTED.</w:t>
      </w:r>
    </w:p>
    <w:p w14:paraId="34607D4F" w14:textId="6CE6F33A" w:rsidR="009646F4" w:rsidRPr="00715950" w:rsidRDefault="009646F4" w:rsidP="006E4F11">
      <w:pPr>
        <w:pStyle w:val="ListParagraph"/>
        <w:numPr>
          <w:ilvl w:val="0"/>
          <w:numId w:val="75"/>
        </w:numPr>
        <w:rPr>
          <w:highlight w:val="yellow"/>
        </w:rPr>
      </w:pPr>
      <w:r>
        <w:t>ONCE AFTER EXECUTING ALL THE INSTRUCTIONS OF</w:t>
      </w:r>
      <w:r w:rsidR="00F623D1">
        <w:t xml:space="preserve"> WHILE </w:t>
      </w:r>
      <w:r>
        <w:t xml:space="preserve"> BLOCK </w:t>
      </w:r>
      <w:r w:rsidR="00F623D1" w:rsidRPr="00715950">
        <w:rPr>
          <w:highlight w:val="yellow"/>
        </w:rPr>
        <w:t xml:space="preserve"> AGAIN CONDITIION WILL BE CHECKED </w:t>
      </w:r>
    </w:p>
    <w:p w14:paraId="4C6852F9" w14:textId="20DEBBF5" w:rsidR="007D75F2" w:rsidRPr="00715950" w:rsidRDefault="007D75F2" w:rsidP="006E4F11">
      <w:pPr>
        <w:pStyle w:val="ListParagraph"/>
        <w:numPr>
          <w:ilvl w:val="0"/>
          <w:numId w:val="75"/>
        </w:numPr>
        <w:rPr>
          <w:highlight w:val="yellow"/>
        </w:rPr>
      </w:pPr>
      <w:r w:rsidRPr="00715950">
        <w:rPr>
          <w:highlight w:val="yellow"/>
        </w:rPr>
        <w:t>THIS PROCESS WILL CONTINUE UNTIL CONDITION BECOME FALSE.</w:t>
      </w:r>
    </w:p>
    <w:p w14:paraId="0EBD4AA9" w14:textId="53156506" w:rsidR="00690329" w:rsidRPr="00715950" w:rsidRDefault="00690329" w:rsidP="006E4F11">
      <w:pPr>
        <w:pStyle w:val="ListParagraph"/>
        <w:numPr>
          <w:ilvl w:val="0"/>
          <w:numId w:val="75"/>
        </w:numPr>
        <w:rPr>
          <w:highlight w:val="yellow"/>
        </w:rPr>
      </w:pPr>
      <w:r w:rsidRPr="00715950">
        <w:rPr>
          <w:highlight w:val="yellow"/>
        </w:rPr>
        <w:t>IF THE CONDITION IS FALLS THEN WHILE BLOCK WILL BE TERMINATED.</w:t>
      </w:r>
    </w:p>
    <w:p w14:paraId="1F630463" w14:textId="3B2A9FE7" w:rsidR="00202F30" w:rsidRDefault="00202F30" w:rsidP="0049521C">
      <w:pPr>
        <w:pStyle w:val="ListParagraph"/>
      </w:pPr>
      <w:r>
        <w:t xml:space="preserve">(SET OF INSTRUCTIONS </w:t>
      </w:r>
      <w:r w:rsidR="0049521C">
        <w:t>OF WHILE BLOCK WILL NOT GET EXECUTED)</w:t>
      </w:r>
    </w:p>
    <w:p w14:paraId="102BE159" w14:textId="77777777" w:rsidR="0049521C" w:rsidRDefault="0049521C" w:rsidP="0049521C">
      <w:pPr>
        <w:pStyle w:val="ListParagraph"/>
      </w:pPr>
    </w:p>
    <w:p w14:paraId="46C44DAA" w14:textId="52B1FE8D" w:rsidR="0049521C" w:rsidRPr="00C60BA0" w:rsidRDefault="0049521C" w:rsidP="0049521C">
      <w:pPr>
        <w:pStyle w:val="ListParagraph"/>
        <w:rPr>
          <w:color w:val="FF0000"/>
        </w:rPr>
      </w:pPr>
      <w:r w:rsidRPr="00C60BA0">
        <w:rPr>
          <w:color w:val="FF0000"/>
        </w:rPr>
        <w:t xml:space="preserve">1 WRITE A JAVA PROGRAMME </w:t>
      </w:r>
      <w:r w:rsidR="00C60BA0" w:rsidRPr="00C60BA0">
        <w:rPr>
          <w:color w:val="FF0000"/>
        </w:rPr>
        <w:t xml:space="preserve"> TO PRINT YOUR CRUSH NAME 5 TIMES WITHOUT USING LOOP.</w:t>
      </w:r>
    </w:p>
    <w:p w14:paraId="5BAD6070" w14:textId="77777777" w:rsidR="00C60BA0" w:rsidRPr="00C60BA0" w:rsidRDefault="00C60BA0" w:rsidP="0049521C">
      <w:pPr>
        <w:pStyle w:val="ListParagraph"/>
        <w:rPr>
          <w:color w:val="FF0000"/>
        </w:rPr>
      </w:pPr>
    </w:p>
    <w:p w14:paraId="2ECE34C7" w14:textId="77777777" w:rsidR="00BE4304" w:rsidRDefault="00BE4304" w:rsidP="00BE4304">
      <w:pPr>
        <w:pStyle w:val="NoSpacing"/>
      </w:pPr>
      <w:r>
        <w:t>class jjjj</w:t>
      </w:r>
    </w:p>
    <w:p w14:paraId="37CB8FFC" w14:textId="77777777" w:rsidR="00BE4304" w:rsidRDefault="00BE4304" w:rsidP="00BE4304">
      <w:pPr>
        <w:pStyle w:val="NoSpacing"/>
      </w:pPr>
      <w:r>
        <w:t>{</w:t>
      </w:r>
    </w:p>
    <w:p w14:paraId="175F7A49" w14:textId="36C2D036" w:rsidR="00BE4304" w:rsidRDefault="00BE4304" w:rsidP="00BE4304">
      <w:pPr>
        <w:pStyle w:val="NoSpacing"/>
      </w:pPr>
      <w:r>
        <w:t xml:space="preserve">        </w:t>
      </w:r>
      <w:r w:rsidRPr="00685879">
        <w:rPr>
          <w:color w:val="002060"/>
        </w:rPr>
        <w:t>public static void main</w:t>
      </w:r>
      <w:r>
        <w:t xml:space="preserve"> (String [] args)</w:t>
      </w:r>
    </w:p>
    <w:p w14:paraId="44E2FDCA" w14:textId="77777777" w:rsidR="00BE4304" w:rsidRDefault="00BE4304" w:rsidP="00BE4304">
      <w:pPr>
        <w:pStyle w:val="NoSpacing"/>
      </w:pPr>
      <w:r>
        <w:t xml:space="preserve">           {</w:t>
      </w:r>
    </w:p>
    <w:p w14:paraId="532EFBDC" w14:textId="795D5669" w:rsidR="00BE4304" w:rsidRDefault="00BE4304" w:rsidP="00BE4304">
      <w:pPr>
        <w:pStyle w:val="NoSpacing"/>
      </w:pPr>
      <w:r>
        <w:t xml:space="preserve">           </w:t>
      </w:r>
      <w:r w:rsidRPr="00685879">
        <w:rPr>
          <w:b/>
          <w:color w:val="3A0000"/>
        </w:rPr>
        <w:t>System.out.println</w:t>
      </w:r>
      <w:r>
        <w:t>("crushname");</w:t>
      </w:r>
    </w:p>
    <w:p w14:paraId="0AF8D6AC" w14:textId="12C37654" w:rsidR="00BE4304" w:rsidRDefault="00BE4304" w:rsidP="00BE4304">
      <w:pPr>
        <w:pStyle w:val="NoSpacing"/>
      </w:pPr>
      <w:r>
        <w:t xml:space="preserve">           </w:t>
      </w:r>
      <w:r w:rsidRPr="00685879">
        <w:rPr>
          <w:b/>
          <w:color w:val="3A0000"/>
        </w:rPr>
        <w:t>System.out.println</w:t>
      </w:r>
      <w:r>
        <w:t>("crushname");</w:t>
      </w:r>
    </w:p>
    <w:p w14:paraId="2BFE245A" w14:textId="4AC20AEF" w:rsidR="00BE4304" w:rsidRDefault="00BE4304" w:rsidP="00BE4304">
      <w:pPr>
        <w:pStyle w:val="NoSpacing"/>
      </w:pPr>
      <w:r>
        <w:t xml:space="preserve">          </w:t>
      </w:r>
      <w:r w:rsidRPr="00685879">
        <w:rPr>
          <w:b/>
          <w:color w:val="3A0000"/>
        </w:rPr>
        <w:t>System.out.println</w:t>
      </w:r>
      <w:r>
        <w:t>("crushname");</w:t>
      </w:r>
    </w:p>
    <w:p w14:paraId="5F564C53" w14:textId="1D4AB8C3" w:rsidR="00BE4304" w:rsidRDefault="00BE4304" w:rsidP="00BE4304">
      <w:pPr>
        <w:pStyle w:val="NoSpacing"/>
      </w:pPr>
      <w:r>
        <w:t xml:space="preserve">         </w:t>
      </w:r>
      <w:r w:rsidRPr="00685879">
        <w:rPr>
          <w:b/>
          <w:color w:val="3A0000"/>
        </w:rPr>
        <w:t>System.out.println</w:t>
      </w:r>
      <w:r>
        <w:t>("crushname");</w:t>
      </w:r>
    </w:p>
    <w:p w14:paraId="0CBAFCC6" w14:textId="26118FC0" w:rsidR="00BE4304" w:rsidRDefault="00BE4304" w:rsidP="00BE4304">
      <w:pPr>
        <w:pStyle w:val="NoSpacing"/>
      </w:pPr>
      <w:r>
        <w:t xml:space="preserve">        </w:t>
      </w:r>
      <w:r w:rsidRPr="00685879">
        <w:rPr>
          <w:b/>
          <w:color w:val="3A0000"/>
        </w:rPr>
        <w:t>System.out.println</w:t>
      </w:r>
      <w:r>
        <w:t>("crushname");</w:t>
      </w:r>
    </w:p>
    <w:p w14:paraId="7C7FEBA0" w14:textId="77777777" w:rsidR="00BE4304" w:rsidRDefault="00BE4304" w:rsidP="00BE4304">
      <w:pPr>
        <w:pStyle w:val="NoSpacing"/>
      </w:pPr>
      <w:r>
        <w:t>}</w:t>
      </w:r>
    </w:p>
    <w:p w14:paraId="67B0F208" w14:textId="08D02B24" w:rsidR="00F45BFA" w:rsidRDefault="00BE4304" w:rsidP="00BE4304">
      <w:pPr>
        <w:pStyle w:val="NoSpacing"/>
      </w:pPr>
      <w:r>
        <w:t>}</w:t>
      </w:r>
      <w:r w:rsidR="008F1194">
        <w:t xml:space="preserve">        or</w:t>
      </w:r>
    </w:p>
    <w:p w14:paraId="5269BDC1" w14:textId="77777777" w:rsidR="008F1194" w:rsidRDefault="008F1194" w:rsidP="00BE4304">
      <w:pPr>
        <w:pStyle w:val="NoSpacing"/>
      </w:pPr>
    </w:p>
    <w:p w14:paraId="76DF44A7" w14:textId="3EF5B847" w:rsidR="008F1194" w:rsidRDefault="008F1194" w:rsidP="00BE4304">
      <w:pPr>
        <w:pStyle w:val="NoSpacing"/>
      </w:pPr>
      <w:r>
        <w:t>Using for</w:t>
      </w:r>
    </w:p>
    <w:p w14:paraId="0E68F81B" w14:textId="77777777" w:rsidR="008F1194" w:rsidRDefault="008F1194" w:rsidP="00BE4304">
      <w:pPr>
        <w:pStyle w:val="NoSpacing"/>
      </w:pPr>
    </w:p>
    <w:p w14:paraId="711C9614" w14:textId="77777777" w:rsidR="008F1194" w:rsidRDefault="008F1194" w:rsidP="008F1194">
      <w:pPr>
        <w:pStyle w:val="NoSpacing"/>
      </w:pPr>
      <w:r>
        <w:t>int end = s.nextInt();</w:t>
      </w:r>
    </w:p>
    <w:p w14:paraId="70B672FA" w14:textId="77777777" w:rsidR="008F1194" w:rsidRDefault="008F1194" w:rsidP="008F1194">
      <w:pPr>
        <w:pStyle w:val="NoSpacing"/>
      </w:pPr>
    </w:p>
    <w:p w14:paraId="2265C873" w14:textId="77777777" w:rsidR="008F1194" w:rsidRDefault="008F1194" w:rsidP="008F1194">
      <w:pPr>
        <w:pStyle w:val="NoSpacing"/>
      </w:pPr>
      <w:r>
        <w:t xml:space="preserve">        for (int start=1;start&lt;=end;start++) {</w:t>
      </w:r>
    </w:p>
    <w:p w14:paraId="0E827F38" w14:textId="31D6C0ED" w:rsidR="008F1194" w:rsidRDefault="008F1194" w:rsidP="008F1194">
      <w:pPr>
        <w:pStyle w:val="NoSpacing"/>
      </w:pPr>
      <w:r>
        <w:t xml:space="preserve">             </w:t>
      </w:r>
      <w:r w:rsidR="0060103C" w:rsidRPr="00685879">
        <w:rPr>
          <w:b/>
          <w:color w:val="3A0000"/>
        </w:rPr>
        <w:t>System.out.println</w:t>
      </w:r>
      <w:r>
        <w:t>("ingfork"); } } }</w:t>
      </w:r>
    </w:p>
    <w:p w14:paraId="1F7CA7A9" w14:textId="77777777" w:rsidR="00BE4304" w:rsidRDefault="00BE4304" w:rsidP="00BE4304">
      <w:pPr>
        <w:pStyle w:val="NoSpacing"/>
      </w:pPr>
    </w:p>
    <w:p w14:paraId="1DAEE5A7" w14:textId="61719611" w:rsidR="008F43F9" w:rsidRDefault="008F43F9" w:rsidP="00BE4304">
      <w:pPr>
        <w:pStyle w:val="NoSpacing"/>
        <w:rPr>
          <w:color w:val="FF0000"/>
        </w:rPr>
      </w:pPr>
      <w:r w:rsidRPr="00675BE6">
        <w:rPr>
          <w:color w:val="FF0000"/>
        </w:rPr>
        <w:t xml:space="preserve">2 WRITE A JAVA PROGRAMME TO PRINT YOUR CRUSHNAME </w:t>
      </w:r>
      <w:r w:rsidR="00675BE6" w:rsidRPr="00675BE6">
        <w:rPr>
          <w:color w:val="FF0000"/>
        </w:rPr>
        <w:t>USING WHILE LOOP.</w:t>
      </w:r>
    </w:p>
    <w:p w14:paraId="058487C7" w14:textId="77777777" w:rsidR="00675BE6" w:rsidRPr="00675BE6" w:rsidRDefault="00675BE6" w:rsidP="00BE4304">
      <w:pPr>
        <w:pStyle w:val="NoSpacing"/>
        <w:rPr>
          <w:color w:val="FF0000"/>
        </w:rPr>
      </w:pPr>
    </w:p>
    <w:p w14:paraId="1321F78A" w14:textId="77777777" w:rsidR="00635516" w:rsidRPr="00635516" w:rsidRDefault="00635516" w:rsidP="00635516">
      <w:pPr>
        <w:pStyle w:val="NoSpacing"/>
      </w:pPr>
      <w:r w:rsidRPr="00635516">
        <w:t>class while1 {</w:t>
      </w:r>
    </w:p>
    <w:p w14:paraId="19221B56" w14:textId="0C845F87" w:rsidR="00635516" w:rsidRPr="00635516" w:rsidRDefault="00635516" w:rsidP="00635516">
      <w:pPr>
        <w:pStyle w:val="NoSpacing"/>
      </w:pPr>
      <w:r w:rsidRPr="00635516">
        <w:t xml:space="preserve">    </w:t>
      </w:r>
      <w:r w:rsidRPr="00685879">
        <w:rPr>
          <w:color w:val="002060"/>
        </w:rPr>
        <w:t>public static void main</w:t>
      </w:r>
      <w:r w:rsidRPr="00635516">
        <w:t>(String[] args) {</w:t>
      </w:r>
    </w:p>
    <w:p w14:paraId="4C7F808B" w14:textId="77777777" w:rsidR="00635516" w:rsidRPr="00635516" w:rsidRDefault="00635516" w:rsidP="00635516">
      <w:pPr>
        <w:pStyle w:val="NoSpacing"/>
      </w:pPr>
      <w:r w:rsidRPr="00635516">
        <w:t xml:space="preserve">        int start = 1, end = 5;</w:t>
      </w:r>
    </w:p>
    <w:p w14:paraId="52732737" w14:textId="77777777" w:rsidR="00635516" w:rsidRPr="00635516" w:rsidRDefault="00635516" w:rsidP="00635516">
      <w:pPr>
        <w:pStyle w:val="NoSpacing"/>
      </w:pPr>
      <w:r w:rsidRPr="00635516">
        <w:t xml:space="preserve">        while (start &lt;= end) {</w:t>
      </w:r>
    </w:p>
    <w:p w14:paraId="26B45734" w14:textId="14DC69A9" w:rsidR="00635516" w:rsidRPr="00635516" w:rsidRDefault="00635516" w:rsidP="00635516">
      <w:pPr>
        <w:pStyle w:val="NoSpacing"/>
      </w:pPr>
      <w:r w:rsidRPr="00635516">
        <w:t xml:space="preserve">            </w:t>
      </w:r>
      <w:r w:rsidRPr="00685879">
        <w:rPr>
          <w:b/>
          <w:color w:val="3A0000"/>
        </w:rPr>
        <w:t>System.out.println</w:t>
      </w:r>
      <w:r w:rsidRPr="00635516">
        <w:t>("creshname");</w:t>
      </w:r>
    </w:p>
    <w:p w14:paraId="6F8220C8" w14:textId="77777777" w:rsidR="00635516" w:rsidRPr="00635516" w:rsidRDefault="00635516" w:rsidP="00635516">
      <w:pPr>
        <w:pStyle w:val="NoSpacing"/>
      </w:pPr>
      <w:r w:rsidRPr="00635516">
        <w:t xml:space="preserve">            start++;</w:t>
      </w:r>
    </w:p>
    <w:p w14:paraId="6E309004" w14:textId="77777777" w:rsidR="00635516" w:rsidRPr="00635516" w:rsidRDefault="00635516" w:rsidP="00635516">
      <w:pPr>
        <w:pStyle w:val="NoSpacing"/>
      </w:pPr>
      <w:r w:rsidRPr="00635516">
        <w:t xml:space="preserve">        }</w:t>
      </w:r>
    </w:p>
    <w:p w14:paraId="5811D0EE" w14:textId="77777777" w:rsidR="00635516" w:rsidRPr="00635516" w:rsidRDefault="00635516" w:rsidP="00635516">
      <w:pPr>
        <w:pStyle w:val="NoSpacing"/>
      </w:pPr>
      <w:r w:rsidRPr="00635516">
        <w:t xml:space="preserve">    }</w:t>
      </w:r>
    </w:p>
    <w:p w14:paraId="3E890E75" w14:textId="77777777" w:rsidR="00635516" w:rsidRPr="00635516" w:rsidRDefault="00635516" w:rsidP="00635516">
      <w:pPr>
        <w:pStyle w:val="NoSpacing"/>
      </w:pPr>
      <w:r w:rsidRPr="00635516">
        <w:t>}</w:t>
      </w:r>
    </w:p>
    <w:p w14:paraId="2AFC69BC" w14:textId="77777777" w:rsidR="00635516" w:rsidRPr="00635516" w:rsidRDefault="00635516" w:rsidP="00635516">
      <w:pPr>
        <w:pStyle w:val="NoSpacing"/>
      </w:pPr>
      <w:r w:rsidRPr="00635516">
        <w:t>This corrected code will print "creshname" </w:t>
      </w:r>
    </w:p>
    <w:p w14:paraId="068BF4B9" w14:textId="77777777" w:rsidR="002662FA" w:rsidRDefault="002662FA" w:rsidP="00BE4304">
      <w:pPr>
        <w:pStyle w:val="NoSpacing"/>
      </w:pPr>
    </w:p>
    <w:p w14:paraId="1A55B0C8" w14:textId="31B9ACCC" w:rsidR="00635516" w:rsidRPr="0004709C" w:rsidRDefault="00D13AB2" w:rsidP="00BE4304">
      <w:pPr>
        <w:pStyle w:val="NoSpacing"/>
        <w:rPr>
          <w:color w:val="FF0000"/>
        </w:rPr>
      </w:pPr>
      <w:r>
        <w:rPr>
          <w:color w:val="FF0000"/>
        </w:rPr>
        <w:t xml:space="preserve">3  </w:t>
      </w:r>
      <w:r w:rsidR="00FD34E9" w:rsidRPr="0004709C">
        <w:rPr>
          <w:color w:val="FF0000"/>
        </w:rPr>
        <w:t xml:space="preserve">WRITE A JAVA PROGRAMME TO PRINT NUMBERS FROM </w:t>
      </w:r>
      <w:r w:rsidR="0004709C" w:rsidRPr="0004709C">
        <w:rPr>
          <w:color w:val="FF0000"/>
        </w:rPr>
        <w:t>1 TO 5.</w:t>
      </w:r>
    </w:p>
    <w:p w14:paraId="02A96352" w14:textId="77777777" w:rsidR="00FC0ECD" w:rsidRPr="00FC0ECD" w:rsidRDefault="00FC0ECD" w:rsidP="00FC0ECD">
      <w:pPr>
        <w:pStyle w:val="NoSpacing"/>
      </w:pPr>
      <w:r w:rsidRPr="00FC0ECD">
        <w:t>class While2</w:t>
      </w:r>
    </w:p>
    <w:p w14:paraId="3753E9DA" w14:textId="4B626B9F" w:rsidR="00FC0ECD" w:rsidRPr="00FC0ECD" w:rsidRDefault="00FC0ECD" w:rsidP="00FC0ECD">
      <w:pPr>
        <w:pStyle w:val="NoSpacing"/>
      </w:pPr>
      <w:r w:rsidRPr="00FC0ECD">
        <w:t xml:space="preserve"> {         </w:t>
      </w:r>
      <w:r w:rsidRPr="00685879">
        <w:rPr>
          <w:color w:val="002060"/>
        </w:rPr>
        <w:t>public static void main</w:t>
      </w:r>
      <w:r w:rsidRPr="00FC0ECD">
        <w:t xml:space="preserve"> (String [] args)</w:t>
      </w:r>
    </w:p>
    <w:p w14:paraId="293F185B" w14:textId="77777777" w:rsidR="00FC0ECD" w:rsidRPr="00FC0ECD" w:rsidRDefault="00FC0ECD" w:rsidP="00FC0ECD">
      <w:pPr>
        <w:pStyle w:val="NoSpacing"/>
      </w:pPr>
      <w:r w:rsidRPr="00FC0ECD">
        <w:t xml:space="preserve">        {</w:t>
      </w:r>
    </w:p>
    <w:p w14:paraId="74962276" w14:textId="77777777" w:rsidR="00FC0ECD" w:rsidRPr="00FC0ECD" w:rsidRDefault="00FC0ECD" w:rsidP="00FC0ECD">
      <w:pPr>
        <w:pStyle w:val="NoSpacing"/>
      </w:pPr>
      <w:r w:rsidRPr="00FC0ECD">
        <w:t xml:space="preserve">             int start=1,end=5;</w:t>
      </w:r>
    </w:p>
    <w:p w14:paraId="3EB50D0B" w14:textId="77777777" w:rsidR="00FC0ECD" w:rsidRPr="00FC0ECD" w:rsidRDefault="00FC0ECD" w:rsidP="00FC0ECD">
      <w:pPr>
        <w:pStyle w:val="NoSpacing"/>
      </w:pPr>
      <w:r w:rsidRPr="00FC0ECD">
        <w:t xml:space="preserve">             while(start&lt;=end)</w:t>
      </w:r>
    </w:p>
    <w:p w14:paraId="42C2225B" w14:textId="77777777" w:rsidR="00FC0ECD" w:rsidRPr="00FC0ECD" w:rsidRDefault="00FC0ECD" w:rsidP="00FC0ECD">
      <w:pPr>
        <w:pStyle w:val="NoSpacing"/>
      </w:pPr>
      <w:r w:rsidRPr="00FC0ECD">
        <w:t xml:space="preserve">             {</w:t>
      </w:r>
    </w:p>
    <w:p w14:paraId="2CACE237" w14:textId="0D0BABFB" w:rsidR="00FC0ECD" w:rsidRPr="00FC0ECD" w:rsidRDefault="00FC0ECD" w:rsidP="00FC0ECD">
      <w:pPr>
        <w:pStyle w:val="NoSpacing"/>
      </w:pPr>
      <w:r w:rsidRPr="00FC0ECD">
        <w:t xml:space="preserve">               </w:t>
      </w:r>
      <w:r w:rsidRPr="00685879">
        <w:rPr>
          <w:b/>
          <w:color w:val="3A0000"/>
        </w:rPr>
        <w:t>System.out.println</w:t>
      </w:r>
      <w:r w:rsidRPr="00FC0ECD">
        <w:t>(start);</w:t>
      </w:r>
    </w:p>
    <w:p w14:paraId="7F6F13B2" w14:textId="77777777" w:rsidR="00FC0ECD" w:rsidRPr="00FC0ECD" w:rsidRDefault="00FC0ECD" w:rsidP="00FC0ECD">
      <w:pPr>
        <w:pStyle w:val="NoSpacing"/>
      </w:pPr>
      <w:r w:rsidRPr="00FC0ECD">
        <w:t xml:space="preserve">                start++;     }</w:t>
      </w:r>
    </w:p>
    <w:p w14:paraId="63538AF3" w14:textId="77777777" w:rsidR="00FC0ECD" w:rsidRPr="00FC0ECD" w:rsidRDefault="00FC0ECD" w:rsidP="00FC0ECD">
      <w:pPr>
        <w:pStyle w:val="NoSpacing"/>
      </w:pPr>
      <w:r w:rsidRPr="00FC0ECD">
        <w:t xml:space="preserve">                 }</w:t>
      </w:r>
    </w:p>
    <w:p w14:paraId="657803B3" w14:textId="1357CB97" w:rsidR="00D13AB2" w:rsidRDefault="00FC0ECD" w:rsidP="00FC0ECD">
      <w:pPr>
        <w:pStyle w:val="NoSpacing"/>
      </w:pPr>
      <w:r w:rsidRPr="00FC0ECD">
        <w:t xml:space="preserve">             </w:t>
      </w:r>
    </w:p>
    <w:p w14:paraId="0383210D" w14:textId="7A4710AE" w:rsidR="00FC0ECD" w:rsidRPr="00D13AB2" w:rsidRDefault="003B1045" w:rsidP="00FC0ECD">
      <w:pPr>
        <w:pStyle w:val="NoSpacing"/>
      </w:pPr>
      <w:r w:rsidRPr="003B1045">
        <w:rPr>
          <w:color w:val="FF0000"/>
        </w:rPr>
        <w:t xml:space="preserve">4 </w:t>
      </w:r>
      <w:r w:rsidR="00FC0ECD" w:rsidRPr="003B1045">
        <w:rPr>
          <w:color w:val="FF0000"/>
        </w:rPr>
        <w:t xml:space="preserve"> </w:t>
      </w:r>
      <w:r w:rsidR="006A0C8C" w:rsidRPr="003B1045">
        <w:rPr>
          <w:color w:val="FF0000"/>
        </w:rPr>
        <w:t xml:space="preserve">WRITE </w:t>
      </w:r>
      <w:r w:rsidR="006A0C8C" w:rsidRPr="00126272">
        <w:rPr>
          <w:color w:val="FF0000"/>
        </w:rPr>
        <w:t>A JAVA PROGRAME TO PRINT N NATURAL NUMBERS</w:t>
      </w:r>
      <w:r w:rsidR="00126272" w:rsidRPr="00126272">
        <w:rPr>
          <w:color w:val="FF0000"/>
        </w:rPr>
        <w:t>.</w:t>
      </w:r>
    </w:p>
    <w:p w14:paraId="29064D7C" w14:textId="77777777" w:rsidR="0095779A" w:rsidRDefault="0095779A" w:rsidP="0095779A">
      <w:pPr>
        <w:pStyle w:val="NoSpacing"/>
      </w:pPr>
      <w:r>
        <w:t>import java.util.Scanner;</w:t>
      </w:r>
    </w:p>
    <w:p w14:paraId="71D76808" w14:textId="77777777" w:rsidR="0095779A" w:rsidRDefault="0095779A" w:rsidP="0095779A">
      <w:pPr>
        <w:pStyle w:val="NoSpacing"/>
      </w:pPr>
      <w:r>
        <w:t xml:space="preserve"> class while3</w:t>
      </w:r>
    </w:p>
    <w:p w14:paraId="6FBF00E0" w14:textId="77777777" w:rsidR="0095779A" w:rsidRDefault="0095779A" w:rsidP="0095779A">
      <w:pPr>
        <w:pStyle w:val="NoSpacing"/>
      </w:pPr>
      <w:r>
        <w:t xml:space="preserve">          {</w:t>
      </w:r>
    </w:p>
    <w:p w14:paraId="0D9188E4" w14:textId="18FC2F84" w:rsidR="0095779A" w:rsidRDefault="0095779A" w:rsidP="0095779A">
      <w:pPr>
        <w:pStyle w:val="NoSpacing"/>
      </w:pPr>
      <w:r>
        <w:t xml:space="preserve">             </w:t>
      </w:r>
      <w:r w:rsidRPr="00685879">
        <w:rPr>
          <w:color w:val="002060"/>
        </w:rPr>
        <w:t>public static void main</w:t>
      </w:r>
      <w:r>
        <w:t xml:space="preserve"> (String [] args)</w:t>
      </w:r>
    </w:p>
    <w:p w14:paraId="233D3B84" w14:textId="77777777" w:rsidR="0095779A" w:rsidRDefault="0095779A" w:rsidP="0095779A">
      <w:pPr>
        <w:pStyle w:val="NoSpacing"/>
      </w:pPr>
      <w:r>
        <w:t xml:space="preserve">           {</w:t>
      </w:r>
    </w:p>
    <w:p w14:paraId="7F2102A1" w14:textId="77777777" w:rsidR="0095779A" w:rsidRDefault="0095779A" w:rsidP="0095779A">
      <w:pPr>
        <w:pStyle w:val="NoSpacing"/>
      </w:pPr>
      <w:r>
        <w:t xml:space="preserve">               Scanner s=new Scanner(System.in);</w:t>
      </w:r>
    </w:p>
    <w:p w14:paraId="306EC5DD" w14:textId="67B7D568" w:rsidR="0095779A" w:rsidRDefault="0095779A" w:rsidP="0095779A">
      <w:pPr>
        <w:pStyle w:val="NoSpacing"/>
      </w:pPr>
      <w:r>
        <w:t xml:space="preserve">               </w:t>
      </w:r>
      <w:r w:rsidRPr="00685879">
        <w:rPr>
          <w:b/>
          <w:color w:val="3A0000"/>
        </w:rPr>
        <w:t>System.out.println</w:t>
      </w:r>
      <w:r>
        <w:t>("enter n values");</w:t>
      </w:r>
    </w:p>
    <w:p w14:paraId="24A96E01" w14:textId="77777777" w:rsidR="0095779A" w:rsidRDefault="0095779A" w:rsidP="0095779A">
      <w:pPr>
        <w:pStyle w:val="NoSpacing"/>
      </w:pPr>
      <w:r>
        <w:t xml:space="preserve">              long start=1,end=s.nextLong();</w:t>
      </w:r>
    </w:p>
    <w:p w14:paraId="12EDD11E" w14:textId="77777777" w:rsidR="0095779A" w:rsidRDefault="0095779A" w:rsidP="0095779A">
      <w:pPr>
        <w:pStyle w:val="NoSpacing"/>
      </w:pPr>
      <w:r>
        <w:t xml:space="preserve">          while(start&lt;=end)</w:t>
      </w:r>
    </w:p>
    <w:p w14:paraId="487C1A94" w14:textId="77777777" w:rsidR="0095779A" w:rsidRDefault="0095779A" w:rsidP="0095779A">
      <w:pPr>
        <w:pStyle w:val="NoSpacing"/>
      </w:pPr>
      <w:r>
        <w:t xml:space="preserve">         {</w:t>
      </w:r>
    </w:p>
    <w:p w14:paraId="5C147FD3" w14:textId="40AF683E" w:rsidR="0095779A" w:rsidRDefault="0095779A" w:rsidP="0095779A">
      <w:pPr>
        <w:pStyle w:val="NoSpacing"/>
      </w:pPr>
      <w:r>
        <w:t xml:space="preserve">                </w:t>
      </w:r>
      <w:r w:rsidRPr="00685879">
        <w:rPr>
          <w:b/>
          <w:color w:val="3A0000"/>
        </w:rPr>
        <w:t>System.out.println</w:t>
      </w:r>
      <w:r>
        <w:t>(start);</w:t>
      </w:r>
    </w:p>
    <w:p w14:paraId="19789640" w14:textId="77777777" w:rsidR="0095779A" w:rsidRDefault="0095779A" w:rsidP="0095779A">
      <w:pPr>
        <w:pStyle w:val="NoSpacing"/>
      </w:pPr>
      <w:r>
        <w:t xml:space="preserve">                 start++;     }</w:t>
      </w:r>
    </w:p>
    <w:p w14:paraId="4228CB80" w14:textId="77777777" w:rsidR="0095779A" w:rsidRDefault="0095779A" w:rsidP="0095779A">
      <w:pPr>
        <w:pStyle w:val="NoSpacing"/>
      </w:pPr>
      <w:r>
        <w:t xml:space="preserve">            }</w:t>
      </w:r>
    </w:p>
    <w:p w14:paraId="71B0CE01" w14:textId="3213B475" w:rsidR="003C32A7" w:rsidRDefault="0095779A" w:rsidP="0095779A">
      <w:pPr>
        <w:pStyle w:val="NoSpacing"/>
      </w:pPr>
      <w:r>
        <w:t xml:space="preserve">           }</w:t>
      </w:r>
    </w:p>
    <w:p w14:paraId="1A75F901" w14:textId="77777777" w:rsidR="00040C8D" w:rsidRDefault="00040C8D" w:rsidP="0095779A">
      <w:pPr>
        <w:pStyle w:val="NoSpacing"/>
      </w:pPr>
    </w:p>
    <w:p w14:paraId="40F8CB05" w14:textId="2B5CB3BE" w:rsidR="0095779A" w:rsidRPr="00040C8D" w:rsidRDefault="003B1045" w:rsidP="0095779A">
      <w:pPr>
        <w:pStyle w:val="NoSpacing"/>
        <w:rPr>
          <w:color w:val="FF0000"/>
        </w:rPr>
      </w:pPr>
      <w:r>
        <w:rPr>
          <w:color w:val="FF0000"/>
        </w:rPr>
        <w:t>5</w:t>
      </w:r>
      <w:r w:rsidR="0095779A" w:rsidRPr="00040C8D">
        <w:rPr>
          <w:color w:val="FF0000"/>
        </w:rPr>
        <w:t xml:space="preserve"> </w:t>
      </w:r>
      <w:r w:rsidR="005A75B3" w:rsidRPr="00040C8D">
        <w:rPr>
          <w:color w:val="FF0000"/>
        </w:rPr>
        <w:t>WRITE A JAVA PROGRAMME TO PRINT EVEN N NATURAL NUMBERS</w:t>
      </w:r>
    </w:p>
    <w:p w14:paraId="39AE1F1E" w14:textId="77777777" w:rsidR="008431FC" w:rsidRDefault="008431FC" w:rsidP="008431FC">
      <w:pPr>
        <w:pStyle w:val="NoSpacing"/>
      </w:pPr>
      <w:r>
        <w:t>import java.util.Scanner;</w:t>
      </w:r>
    </w:p>
    <w:p w14:paraId="67EC9B23" w14:textId="77777777" w:rsidR="008431FC" w:rsidRDefault="008431FC" w:rsidP="008431FC">
      <w:pPr>
        <w:pStyle w:val="NoSpacing"/>
      </w:pPr>
      <w:r>
        <w:t xml:space="preserve">  class while4</w:t>
      </w:r>
    </w:p>
    <w:p w14:paraId="7B08745D" w14:textId="77777777" w:rsidR="008431FC" w:rsidRDefault="008431FC" w:rsidP="008431FC">
      <w:pPr>
        <w:pStyle w:val="NoSpacing"/>
      </w:pPr>
      <w:r>
        <w:t xml:space="preserve">         {</w:t>
      </w:r>
    </w:p>
    <w:p w14:paraId="0E650E25" w14:textId="259526FF" w:rsidR="008431FC" w:rsidRDefault="008431FC" w:rsidP="008431FC">
      <w:pPr>
        <w:pStyle w:val="NoSpacing"/>
      </w:pPr>
      <w:r>
        <w:t xml:space="preserve">                   </w:t>
      </w:r>
      <w:r w:rsidRPr="00685879">
        <w:rPr>
          <w:color w:val="002060"/>
        </w:rPr>
        <w:t>public static void main</w:t>
      </w:r>
      <w:r>
        <w:t xml:space="preserve"> (String [] args)</w:t>
      </w:r>
    </w:p>
    <w:p w14:paraId="55DC6CBE" w14:textId="77777777" w:rsidR="008431FC" w:rsidRDefault="008431FC" w:rsidP="008431FC">
      <w:pPr>
        <w:pStyle w:val="NoSpacing"/>
      </w:pPr>
      <w:r>
        <w:t xml:space="preserve">                {</w:t>
      </w:r>
    </w:p>
    <w:p w14:paraId="0444A3EC" w14:textId="77777777" w:rsidR="008431FC" w:rsidRDefault="008431FC" w:rsidP="008431FC">
      <w:pPr>
        <w:pStyle w:val="NoSpacing"/>
      </w:pPr>
      <w:r>
        <w:t xml:space="preserve">                  Scanner s=new Scanner(System.in);</w:t>
      </w:r>
    </w:p>
    <w:p w14:paraId="5851419E" w14:textId="1D2C7B64" w:rsidR="008431FC" w:rsidRDefault="008431FC" w:rsidP="008431FC">
      <w:pPr>
        <w:pStyle w:val="NoSpacing"/>
      </w:pPr>
      <w:r>
        <w:t xml:space="preserve">                    </w:t>
      </w:r>
      <w:r w:rsidRPr="00685879">
        <w:rPr>
          <w:b/>
          <w:color w:val="3A0000"/>
        </w:rPr>
        <w:t>System.out.println</w:t>
      </w:r>
      <w:r>
        <w:t>(" enter n numbers");</w:t>
      </w:r>
    </w:p>
    <w:p w14:paraId="404F1CAC" w14:textId="77777777" w:rsidR="008431FC" w:rsidRDefault="008431FC" w:rsidP="008431FC">
      <w:pPr>
        <w:pStyle w:val="NoSpacing"/>
      </w:pPr>
      <w:r>
        <w:t xml:space="preserve">                  int start=1,end =s.nextInt();</w:t>
      </w:r>
    </w:p>
    <w:p w14:paraId="360BB6E5" w14:textId="77777777" w:rsidR="008431FC" w:rsidRDefault="008431FC" w:rsidP="008431FC">
      <w:pPr>
        <w:pStyle w:val="NoSpacing"/>
      </w:pPr>
      <w:r>
        <w:t xml:space="preserve">                  while(start&lt;=end)</w:t>
      </w:r>
    </w:p>
    <w:p w14:paraId="7A7442CF" w14:textId="77777777" w:rsidR="008431FC" w:rsidRDefault="008431FC" w:rsidP="008431FC">
      <w:pPr>
        <w:pStyle w:val="NoSpacing"/>
      </w:pPr>
      <w:r>
        <w:t xml:space="preserve">               {</w:t>
      </w:r>
    </w:p>
    <w:p w14:paraId="5933F450" w14:textId="77777777" w:rsidR="008431FC" w:rsidRDefault="008431FC" w:rsidP="008431FC">
      <w:pPr>
        <w:pStyle w:val="NoSpacing"/>
      </w:pPr>
      <w:r>
        <w:t xml:space="preserve">                     if(start%2==0)</w:t>
      </w:r>
    </w:p>
    <w:p w14:paraId="3930774E" w14:textId="157C84AA" w:rsidR="008431FC" w:rsidRDefault="008431FC" w:rsidP="008431FC">
      <w:pPr>
        <w:pStyle w:val="NoSpacing"/>
      </w:pPr>
      <w:r>
        <w:t xml:space="preserve">                {     </w:t>
      </w:r>
      <w:r w:rsidRPr="00685879">
        <w:rPr>
          <w:b/>
          <w:color w:val="3A0000"/>
        </w:rPr>
        <w:t>System.out.println</w:t>
      </w:r>
      <w:r>
        <w:t>(start);}</w:t>
      </w:r>
    </w:p>
    <w:p w14:paraId="135DC7CD" w14:textId="77777777" w:rsidR="008431FC" w:rsidRDefault="008431FC" w:rsidP="008431FC">
      <w:pPr>
        <w:pStyle w:val="NoSpacing"/>
      </w:pPr>
      <w:r>
        <w:t xml:space="preserve">                      start++; }</w:t>
      </w:r>
    </w:p>
    <w:p w14:paraId="0FC6BC7F" w14:textId="77777777" w:rsidR="008431FC" w:rsidRDefault="008431FC" w:rsidP="008431FC">
      <w:pPr>
        <w:pStyle w:val="NoSpacing"/>
      </w:pPr>
      <w:r>
        <w:t xml:space="preserve">         </w:t>
      </w:r>
    </w:p>
    <w:p w14:paraId="563A1061" w14:textId="77777777" w:rsidR="008431FC" w:rsidRDefault="008431FC" w:rsidP="008431FC">
      <w:pPr>
        <w:pStyle w:val="NoSpacing"/>
      </w:pPr>
      <w:r>
        <w:t xml:space="preserve">                   }</w:t>
      </w:r>
    </w:p>
    <w:p w14:paraId="6FEC0DA0" w14:textId="0C933494" w:rsidR="00440C08" w:rsidRDefault="008431FC" w:rsidP="008431FC">
      <w:pPr>
        <w:pStyle w:val="NoSpacing"/>
      </w:pPr>
      <w:r>
        <w:t xml:space="preserve">                  }</w:t>
      </w:r>
    </w:p>
    <w:p w14:paraId="1F9B4678" w14:textId="510E87EE" w:rsidR="009D0E6C" w:rsidRDefault="009D0E6C" w:rsidP="008431FC">
      <w:pPr>
        <w:pStyle w:val="NoSpacing"/>
      </w:pPr>
      <w:r>
        <w:t>Using for</w:t>
      </w:r>
    </w:p>
    <w:p w14:paraId="4799C0AD" w14:textId="77777777" w:rsidR="009D0E6C" w:rsidRDefault="009D0E6C" w:rsidP="008431FC">
      <w:pPr>
        <w:pStyle w:val="NoSpacing"/>
      </w:pPr>
    </w:p>
    <w:p w14:paraId="47F514F2" w14:textId="77777777" w:rsidR="009D0E6C" w:rsidRDefault="009D0E6C" w:rsidP="009D0E6C">
      <w:pPr>
        <w:pStyle w:val="NoSpacing"/>
      </w:pPr>
      <w:r>
        <w:t xml:space="preserve">                              for (int start=1;start&lt;=end;start++){</w:t>
      </w:r>
    </w:p>
    <w:p w14:paraId="203156F7" w14:textId="77777777" w:rsidR="009D0E6C" w:rsidRDefault="009D0E6C" w:rsidP="009D0E6C">
      <w:pPr>
        <w:pStyle w:val="NoSpacing"/>
      </w:pPr>
      <w:r>
        <w:t xml:space="preserve">                    if (start%2==0) {</w:t>
      </w:r>
    </w:p>
    <w:p w14:paraId="1FE20D69" w14:textId="6BCB419A" w:rsidR="009D0E6C" w:rsidRDefault="009D0E6C" w:rsidP="009D0E6C">
      <w:pPr>
        <w:pStyle w:val="NoSpacing"/>
      </w:pPr>
      <w:r>
        <w:t xml:space="preserve">                </w:t>
      </w:r>
      <w:r w:rsidR="0060103C" w:rsidRPr="00685879">
        <w:rPr>
          <w:b/>
          <w:color w:val="3A0000"/>
        </w:rPr>
        <w:t>System.out.println</w:t>
      </w:r>
      <w:r>
        <w:t>(start); } }</w:t>
      </w:r>
    </w:p>
    <w:p w14:paraId="36520601" w14:textId="3E293A27" w:rsidR="009D0E6C" w:rsidRDefault="009D0E6C" w:rsidP="009D0E6C">
      <w:pPr>
        <w:pStyle w:val="NoSpacing"/>
      </w:pPr>
      <w:r>
        <w:t xml:space="preserve">                   }      }</w:t>
      </w:r>
    </w:p>
    <w:p w14:paraId="488C39D5" w14:textId="1E684615" w:rsidR="008431FC" w:rsidRDefault="008431FC" w:rsidP="008431FC">
      <w:pPr>
        <w:pStyle w:val="NoSpacing"/>
      </w:pPr>
    </w:p>
    <w:p w14:paraId="64611142" w14:textId="6D799895" w:rsidR="003B1045" w:rsidRPr="004965BF" w:rsidRDefault="003B1045" w:rsidP="008431FC">
      <w:pPr>
        <w:pStyle w:val="NoSpacing"/>
        <w:rPr>
          <w:color w:val="FF0000"/>
        </w:rPr>
      </w:pPr>
      <w:r w:rsidRPr="004965BF">
        <w:rPr>
          <w:color w:val="FF0000"/>
        </w:rPr>
        <w:t xml:space="preserve">6 WRITE A PROGRAMME </w:t>
      </w:r>
      <w:r w:rsidR="004965BF" w:rsidRPr="004965BF">
        <w:rPr>
          <w:color w:val="FF0000"/>
        </w:rPr>
        <w:t>TO PRINT N NATURAL NUMBERS FROM N TO 1.</w:t>
      </w:r>
    </w:p>
    <w:p w14:paraId="58BDB946" w14:textId="77777777" w:rsidR="0047137E" w:rsidRDefault="0047137E" w:rsidP="0047137E">
      <w:pPr>
        <w:pStyle w:val="NoSpacing"/>
      </w:pPr>
      <w:r>
        <w:t>import java.util.Scanner;</w:t>
      </w:r>
    </w:p>
    <w:p w14:paraId="017989A6" w14:textId="77777777" w:rsidR="0047137E" w:rsidRDefault="0047137E" w:rsidP="0047137E">
      <w:pPr>
        <w:pStyle w:val="NoSpacing"/>
      </w:pPr>
      <w:r>
        <w:t xml:space="preserve">   class while5</w:t>
      </w:r>
    </w:p>
    <w:p w14:paraId="2EA26944" w14:textId="77777777" w:rsidR="0047137E" w:rsidRDefault="0047137E" w:rsidP="0047137E">
      <w:pPr>
        <w:pStyle w:val="NoSpacing"/>
      </w:pPr>
      <w:r>
        <w:t xml:space="preserve">        {</w:t>
      </w:r>
    </w:p>
    <w:p w14:paraId="27AD25E1" w14:textId="08F2CE7B" w:rsidR="0047137E" w:rsidRDefault="0047137E" w:rsidP="0047137E">
      <w:pPr>
        <w:pStyle w:val="NoSpacing"/>
      </w:pPr>
      <w:r>
        <w:t xml:space="preserve">            </w:t>
      </w:r>
      <w:r w:rsidRPr="00685879">
        <w:rPr>
          <w:color w:val="002060"/>
        </w:rPr>
        <w:t>public static void main</w:t>
      </w:r>
      <w:r>
        <w:t xml:space="preserve"> (String [] args)</w:t>
      </w:r>
    </w:p>
    <w:p w14:paraId="3892F55A" w14:textId="77777777" w:rsidR="0047137E" w:rsidRDefault="0047137E" w:rsidP="0047137E">
      <w:pPr>
        <w:pStyle w:val="NoSpacing"/>
      </w:pPr>
      <w:r>
        <w:t xml:space="preserve">         {</w:t>
      </w:r>
    </w:p>
    <w:p w14:paraId="78DB6043" w14:textId="77777777" w:rsidR="0047137E" w:rsidRDefault="0047137E" w:rsidP="0047137E">
      <w:pPr>
        <w:pStyle w:val="NoSpacing"/>
      </w:pPr>
      <w:r>
        <w:t xml:space="preserve">            Scanner s=new Scanner(System.in);</w:t>
      </w:r>
    </w:p>
    <w:p w14:paraId="1308D557" w14:textId="028512E2" w:rsidR="0047137E" w:rsidRDefault="0047137E" w:rsidP="0047137E">
      <w:pPr>
        <w:pStyle w:val="NoSpacing"/>
      </w:pPr>
      <w:r>
        <w:t xml:space="preserve">            </w:t>
      </w:r>
      <w:r w:rsidRPr="00685879">
        <w:rPr>
          <w:b/>
          <w:color w:val="3A0000"/>
        </w:rPr>
        <w:t>System.out.println</w:t>
      </w:r>
      <w:r>
        <w:t>("enter n numbers");</w:t>
      </w:r>
    </w:p>
    <w:p w14:paraId="54ED2CC4" w14:textId="77777777" w:rsidR="0047137E" w:rsidRDefault="0047137E" w:rsidP="0047137E">
      <w:pPr>
        <w:pStyle w:val="NoSpacing"/>
      </w:pPr>
      <w:r>
        <w:t xml:space="preserve">          int end=1,start=s.nextInt();</w:t>
      </w:r>
    </w:p>
    <w:p w14:paraId="29DB43F4" w14:textId="77777777" w:rsidR="0047137E" w:rsidRDefault="0047137E" w:rsidP="0047137E">
      <w:pPr>
        <w:pStyle w:val="NoSpacing"/>
      </w:pPr>
      <w:r>
        <w:t xml:space="preserve">                 while(start &gt;= end )</w:t>
      </w:r>
    </w:p>
    <w:p w14:paraId="5BCABEEE" w14:textId="77777777" w:rsidR="0047137E" w:rsidRDefault="0047137E" w:rsidP="0047137E">
      <w:pPr>
        <w:pStyle w:val="NoSpacing"/>
      </w:pPr>
      <w:r>
        <w:t xml:space="preserve">         {</w:t>
      </w:r>
    </w:p>
    <w:p w14:paraId="0C0BA1C2" w14:textId="0BF40776" w:rsidR="0047137E" w:rsidRDefault="0047137E" w:rsidP="0047137E">
      <w:pPr>
        <w:pStyle w:val="NoSpacing"/>
      </w:pPr>
      <w:r>
        <w:t xml:space="preserve">                </w:t>
      </w:r>
      <w:r w:rsidRPr="00685879">
        <w:rPr>
          <w:b/>
          <w:color w:val="3A0000"/>
        </w:rPr>
        <w:t>System.out.println</w:t>
      </w:r>
      <w:r>
        <w:t>(start);</w:t>
      </w:r>
    </w:p>
    <w:p w14:paraId="3549352B" w14:textId="77777777" w:rsidR="0047137E" w:rsidRDefault="0047137E" w:rsidP="0047137E">
      <w:pPr>
        <w:pStyle w:val="NoSpacing"/>
      </w:pPr>
      <w:r>
        <w:t xml:space="preserve">               start--;                             }</w:t>
      </w:r>
    </w:p>
    <w:p w14:paraId="5489741C" w14:textId="77777777" w:rsidR="0047137E" w:rsidRDefault="0047137E" w:rsidP="0047137E">
      <w:pPr>
        <w:pStyle w:val="NoSpacing"/>
      </w:pPr>
      <w:r>
        <w:t xml:space="preserve">          }</w:t>
      </w:r>
    </w:p>
    <w:p w14:paraId="38382692" w14:textId="786FE75B" w:rsidR="0047137E" w:rsidRDefault="0047137E" w:rsidP="0047137E">
      <w:pPr>
        <w:pStyle w:val="NoSpacing"/>
      </w:pPr>
      <w:r>
        <w:t xml:space="preserve">            }</w:t>
      </w:r>
      <w:r w:rsidR="003E545F">
        <w:t xml:space="preserve">               using for </w:t>
      </w:r>
    </w:p>
    <w:p w14:paraId="0ECDBD75" w14:textId="1F275191" w:rsidR="003E545F" w:rsidRDefault="003E545F" w:rsidP="003E545F">
      <w:pPr>
        <w:pStyle w:val="NoSpacing"/>
      </w:pPr>
      <w:r>
        <w:t xml:space="preserve">for(int end=1,start=s.nextInt();end&lt;=start;start--) </w:t>
      </w:r>
    </w:p>
    <w:p w14:paraId="05E9EDFA" w14:textId="77777777" w:rsidR="003E545F" w:rsidRDefault="003E545F" w:rsidP="003E545F">
      <w:pPr>
        <w:pStyle w:val="NoSpacing"/>
      </w:pPr>
    </w:p>
    <w:p w14:paraId="7A5B3355" w14:textId="3B3AC8BD" w:rsidR="003E545F" w:rsidRDefault="0060103C" w:rsidP="003E545F">
      <w:pPr>
        <w:pStyle w:val="NoSpacing"/>
      </w:pPr>
      <w:r w:rsidRPr="00685879">
        <w:rPr>
          <w:b/>
          <w:color w:val="3A0000"/>
        </w:rPr>
        <w:t>System.out.println</w:t>
      </w:r>
      <w:r w:rsidR="003E545F">
        <w:t>(start); }</w:t>
      </w:r>
    </w:p>
    <w:p w14:paraId="17CD47D5" w14:textId="77777777" w:rsidR="003E545F" w:rsidRDefault="003E545F" w:rsidP="003E545F">
      <w:pPr>
        <w:pStyle w:val="NoSpacing"/>
      </w:pPr>
      <w:r>
        <w:t xml:space="preserve">        }                }</w:t>
      </w:r>
    </w:p>
    <w:p w14:paraId="6FDEA0C1" w14:textId="394964E9" w:rsidR="003E545F" w:rsidRDefault="003E545F" w:rsidP="003E545F">
      <w:pPr>
        <w:pStyle w:val="NoSpacing"/>
      </w:pPr>
      <w:r>
        <w:t xml:space="preserve">        </w:t>
      </w:r>
    </w:p>
    <w:p w14:paraId="3B6D082A" w14:textId="77777777" w:rsidR="0047137E" w:rsidRDefault="0047137E" w:rsidP="0047137E">
      <w:pPr>
        <w:pStyle w:val="NoSpacing"/>
      </w:pPr>
    </w:p>
    <w:p w14:paraId="698A584B" w14:textId="19730FBF" w:rsidR="0047137E" w:rsidRPr="003D3F43" w:rsidRDefault="007B3ADC" w:rsidP="0047137E">
      <w:pPr>
        <w:pStyle w:val="NoSpacing"/>
        <w:rPr>
          <w:color w:val="FF0000"/>
        </w:rPr>
      </w:pPr>
      <w:r w:rsidRPr="003D3F43">
        <w:rPr>
          <w:color w:val="FF0000"/>
        </w:rPr>
        <w:t xml:space="preserve">7 WRITE A JAVA PROGRAME TO PRINT ODD  N NATURAL NUMBERS </w:t>
      </w:r>
      <w:r w:rsidR="003D3F43" w:rsidRPr="003D3F43">
        <w:rPr>
          <w:color w:val="FF0000"/>
        </w:rPr>
        <w:t>FROM N TO 1.</w:t>
      </w:r>
    </w:p>
    <w:p w14:paraId="176195A4" w14:textId="77777777" w:rsidR="00C15C48" w:rsidRPr="00C15C48" w:rsidRDefault="0047137E" w:rsidP="00C15C48">
      <w:pPr>
        <w:pStyle w:val="NoSpacing"/>
      </w:pPr>
      <w:r w:rsidRPr="003D3F43">
        <w:t xml:space="preserve">                   </w:t>
      </w:r>
      <w:r w:rsidR="00C15C48" w:rsidRPr="00C15C48">
        <w:t>import java.util.Scanner;</w:t>
      </w:r>
    </w:p>
    <w:p w14:paraId="15B669EE" w14:textId="77777777" w:rsidR="00C15C48" w:rsidRPr="00C15C48" w:rsidRDefault="00C15C48" w:rsidP="00C15C48">
      <w:pPr>
        <w:pStyle w:val="NoSpacing"/>
      </w:pPr>
      <w:r w:rsidRPr="00C15C48">
        <w:t xml:space="preserve">         class while6</w:t>
      </w:r>
    </w:p>
    <w:p w14:paraId="120A8F87" w14:textId="77777777" w:rsidR="00C15C48" w:rsidRPr="00C15C48" w:rsidRDefault="00C15C48" w:rsidP="00C15C48">
      <w:pPr>
        <w:pStyle w:val="NoSpacing"/>
      </w:pPr>
      <w:r w:rsidRPr="00C15C48">
        <w:t xml:space="preserve">        {</w:t>
      </w:r>
    </w:p>
    <w:p w14:paraId="3A30ED22" w14:textId="0F44CD47" w:rsidR="00C15C48" w:rsidRPr="00C15C48" w:rsidRDefault="00C15C48" w:rsidP="00C15C48">
      <w:pPr>
        <w:pStyle w:val="NoSpacing"/>
      </w:pPr>
      <w:r w:rsidRPr="00C15C48">
        <w:t xml:space="preserve">                   </w:t>
      </w:r>
      <w:r w:rsidRPr="00685879">
        <w:rPr>
          <w:color w:val="002060"/>
        </w:rPr>
        <w:t>public static void main</w:t>
      </w:r>
      <w:r w:rsidRPr="00C15C48">
        <w:t xml:space="preserve"> (String [] args)</w:t>
      </w:r>
    </w:p>
    <w:p w14:paraId="020608F2" w14:textId="77777777" w:rsidR="00C15C48" w:rsidRPr="00C15C48" w:rsidRDefault="00C15C48" w:rsidP="00C15C48">
      <w:pPr>
        <w:pStyle w:val="NoSpacing"/>
      </w:pPr>
      <w:r w:rsidRPr="00C15C48">
        <w:t xml:space="preserve">          {</w:t>
      </w:r>
    </w:p>
    <w:p w14:paraId="3C91EC5A" w14:textId="77777777" w:rsidR="00C15C48" w:rsidRPr="00C15C48" w:rsidRDefault="00C15C48" w:rsidP="00C15C48">
      <w:pPr>
        <w:pStyle w:val="NoSpacing"/>
      </w:pPr>
      <w:r w:rsidRPr="00C15C48">
        <w:t xml:space="preserve">                   Scanner s=new Scanner (System.in);</w:t>
      </w:r>
    </w:p>
    <w:p w14:paraId="45251AA1" w14:textId="32AE7838" w:rsidR="00C15C48" w:rsidRPr="00C15C48" w:rsidRDefault="00C15C48" w:rsidP="00C15C48">
      <w:pPr>
        <w:pStyle w:val="NoSpacing"/>
      </w:pPr>
      <w:r w:rsidRPr="00C15C48">
        <w:t xml:space="preserve">                   </w:t>
      </w:r>
      <w:r w:rsidRPr="00685879">
        <w:rPr>
          <w:b/>
          <w:color w:val="3A0000"/>
        </w:rPr>
        <w:t>System.out.println</w:t>
      </w:r>
      <w:r w:rsidRPr="00C15C48">
        <w:t>("enter n numbers");</w:t>
      </w:r>
    </w:p>
    <w:p w14:paraId="3B7B6C7A" w14:textId="77777777" w:rsidR="00C15C48" w:rsidRPr="00C15C48" w:rsidRDefault="00C15C48" w:rsidP="00C15C48">
      <w:pPr>
        <w:pStyle w:val="NoSpacing"/>
      </w:pPr>
      <w:r w:rsidRPr="00C15C48">
        <w:t xml:space="preserve">                  int end=1,start=s.nextInt();</w:t>
      </w:r>
    </w:p>
    <w:p w14:paraId="08FD63EF" w14:textId="77777777" w:rsidR="00C15C48" w:rsidRPr="00C15C48" w:rsidRDefault="00C15C48" w:rsidP="00C15C48">
      <w:pPr>
        <w:pStyle w:val="NoSpacing"/>
      </w:pPr>
      <w:r w:rsidRPr="00C15C48">
        <w:t xml:space="preserve">                 while(start&gt;=end)</w:t>
      </w:r>
    </w:p>
    <w:p w14:paraId="7BEF729B" w14:textId="77777777" w:rsidR="00C15C48" w:rsidRPr="00C15C48" w:rsidRDefault="00C15C48" w:rsidP="00C15C48">
      <w:pPr>
        <w:pStyle w:val="NoSpacing"/>
      </w:pPr>
      <w:r w:rsidRPr="00C15C48">
        <w:t xml:space="preserve">               {</w:t>
      </w:r>
    </w:p>
    <w:p w14:paraId="2C0C99A6" w14:textId="77777777" w:rsidR="00C15C48" w:rsidRPr="00C15C48" w:rsidRDefault="00C15C48" w:rsidP="00C15C48">
      <w:pPr>
        <w:pStyle w:val="NoSpacing"/>
      </w:pPr>
      <w:r w:rsidRPr="00C15C48">
        <w:t xml:space="preserve">                      if (start%2!=0)</w:t>
      </w:r>
    </w:p>
    <w:p w14:paraId="7A6F3A29" w14:textId="77777777" w:rsidR="00C15C48" w:rsidRPr="00C15C48" w:rsidRDefault="00C15C48" w:rsidP="00C15C48">
      <w:pPr>
        <w:pStyle w:val="NoSpacing"/>
      </w:pPr>
      <w:r w:rsidRPr="00C15C48">
        <w:t xml:space="preserve">                 </w:t>
      </w:r>
    </w:p>
    <w:p w14:paraId="18173454" w14:textId="77777777" w:rsidR="00C15C48" w:rsidRPr="00C15C48" w:rsidRDefault="00C15C48" w:rsidP="00C15C48">
      <w:pPr>
        <w:pStyle w:val="NoSpacing"/>
      </w:pPr>
      <w:r w:rsidRPr="00C15C48">
        <w:t xml:space="preserve">               {</w:t>
      </w:r>
    </w:p>
    <w:p w14:paraId="4D3F30B0" w14:textId="387FD2AC" w:rsidR="00C15C48" w:rsidRPr="00C15C48" w:rsidRDefault="00C15C48" w:rsidP="00C15C48">
      <w:pPr>
        <w:pStyle w:val="NoSpacing"/>
      </w:pPr>
      <w:r w:rsidRPr="00C15C48">
        <w:t xml:space="preserve">                      </w:t>
      </w:r>
      <w:r w:rsidRPr="00685879">
        <w:rPr>
          <w:b/>
          <w:color w:val="3A0000"/>
        </w:rPr>
        <w:t>System.out.println</w:t>
      </w:r>
      <w:r w:rsidRPr="00C15C48">
        <w:t>(start);                   }</w:t>
      </w:r>
    </w:p>
    <w:p w14:paraId="0C3BB64B" w14:textId="77777777" w:rsidR="00C15C48" w:rsidRPr="00C15C48" w:rsidRDefault="00C15C48" w:rsidP="00C15C48">
      <w:pPr>
        <w:pStyle w:val="NoSpacing"/>
      </w:pPr>
      <w:r w:rsidRPr="00C15C48">
        <w:t xml:space="preserve">                       start--;                          }</w:t>
      </w:r>
    </w:p>
    <w:p w14:paraId="69CD135D" w14:textId="77777777" w:rsidR="00C15C48" w:rsidRPr="00C15C48" w:rsidRDefault="00C15C48" w:rsidP="00C15C48">
      <w:pPr>
        <w:pStyle w:val="NoSpacing"/>
      </w:pPr>
      <w:r w:rsidRPr="00C15C48">
        <w:t xml:space="preserve">                 }</w:t>
      </w:r>
    </w:p>
    <w:p w14:paraId="7B6CD8DB" w14:textId="41FEE483" w:rsidR="00C15C48" w:rsidRDefault="00C15C48" w:rsidP="00C15C48">
      <w:pPr>
        <w:pStyle w:val="NoSpacing"/>
      </w:pPr>
      <w:r w:rsidRPr="00C15C48">
        <w:t xml:space="preserve">                  }</w:t>
      </w:r>
      <w:r w:rsidR="007C5200">
        <w:t xml:space="preserve">        using for</w:t>
      </w:r>
    </w:p>
    <w:p w14:paraId="60FD7F06" w14:textId="77777777" w:rsidR="007C5200" w:rsidRDefault="007C5200" w:rsidP="00C15C48">
      <w:pPr>
        <w:pStyle w:val="NoSpacing"/>
      </w:pPr>
    </w:p>
    <w:p w14:paraId="4E56CCF6" w14:textId="77777777" w:rsidR="007C5200" w:rsidRDefault="007C5200" w:rsidP="007C5200">
      <w:pPr>
        <w:pStyle w:val="NoSpacing"/>
      </w:pPr>
      <w:r>
        <w:t>for (int end=1,start=s.nextInt(); end&lt;=start;start--) {</w:t>
      </w:r>
    </w:p>
    <w:p w14:paraId="7301DC0C" w14:textId="77777777" w:rsidR="007C5200" w:rsidRDefault="007C5200" w:rsidP="007C5200">
      <w:pPr>
        <w:pStyle w:val="NoSpacing"/>
      </w:pPr>
      <w:r>
        <w:t xml:space="preserve">                  if (start%2==1){</w:t>
      </w:r>
    </w:p>
    <w:p w14:paraId="29639AAB" w14:textId="1B7B2D02" w:rsidR="007C5200" w:rsidRDefault="007C5200" w:rsidP="007C5200">
      <w:pPr>
        <w:pStyle w:val="NoSpacing"/>
      </w:pPr>
      <w:r>
        <w:t xml:space="preserve">                  </w:t>
      </w:r>
      <w:r w:rsidR="0060103C" w:rsidRPr="00685879">
        <w:rPr>
          <w:b/>
          <w:color w:val="3A0000"/>
        </w:rPr>
        <w:t>System.out.println</w:t>
      </w:r>
      <w:r>
        <w:t>(start); }</w:t>
      </w:r>
    </w:p>
    <w:p w14:paraId="6D315195" w14:textId="77777777" w:rsidR="007C5200" w:rsidRDefault="007C5200" w:rsidP="007C5200">
      <w:pPr>
        <w:pStyle w:val="NoSpacing"/>
      </w:pPr>
      <w:r>
        <w:t xml:space="preserve">                                    }</w:t>
      </w:r>
    </w:p>
    <w:p w14:paraId="09AE191A" w14:textId="1813BB91" w:rsidR="007C5200" w:rsidRDefault="007C5200" w:rsidP="007C5200">
      <w:pPr>
        <w:pStyle w:val="NoSpacing"/>
      </w:pPr>
      <w:r>
        <w:t xml:space="preserve">                    }            }</w:t>
      </w:r>
    </w:p>
    <w:p w14:paraId="7C5DEBA1" w14:textId="77777777" w:rsidR="002A41D3" w:rsidRDefault="002A41D3" w:rsidP="00C15C48">
      <w:pPr>
        <w:pStyle w:val="NoSpacing"/>
      </w:pPr>
    </w:p>
    <w:p w14:paraId="6B70C625" w14:textId="3D0A6335" w:rsidR="00393278" w:rsidRPr="00C15C48" w:rsidRDefault="00393278" w:rsidP="00C15C48">
      <w:pPr>
        <w:pStyle w:val="NoSpacing"/>
      </w:pPr>
      <w:r w:rsidRPr="002A41D3">
        <w:rPr>
          <w:color w:val="FF0000"/>
        </w:rPr>
        <w:t xml:space="preserve">8 WRITE A JAVA PROGRAMME TO PRINT MULTIPLES </w:t>
      </w:r>
      <w:r w:rsidR="002A41D3" w:rsidRPr="002A41D3">
        <w:rPr>
          <w:color w:val="FF0000"/>
        </w:rPr>
        <w:t>OF 3 BELOW 100</w:t>
      </w:r>
      <w:r w:rsidR="002A41D3">
        <w:t>.</w:t>
      </w:r>
    </w:p>
    <w:p w14:paraId="5EF5A428" w14:textId="77777777" w:rsidR="00854363" w:rsidRDefault="00C15C48" w:rsidP="00854363">
      <w:pPr>
        <w:pStyle w:val="NoSpacing"/>
      </w:pPr>
      <w:r w:rsidRPr="00C15C48">
        <w:t xml:space="preserve">         </w:t>
      </w:r>
      <w:r w:rsidR="00854363">
        <w:t>class while7</w:t>
      </w:r>
    </w:p>
    <w:p w14:paraId="10A77C55" w14:textId="77777777" w:rsidR="00854363" w:rsidRDefault="00854363" w:rsidP="00854363">
      <w:pPr>
        <w:pStyle w:val="NoSpacing"/>
      </w:pPr>
      <w:r>
        <w:t xml:space="preserve">    {</w:t>
      </w:r>
    </w:p>
    <w:p w14:paraId="04598EA4" w14:textId="245B3E6E" w:rsidR="00854363" w:rsidRDefault="00854363" w:rsidP="00854363">
      <w:pPr>
        <w:pStyle w:val="NoSpacing"/>
      </w:pPr>
      <w:r>
        <w:t xml:space="preserve">                </w:t>
      </w:r>
      <w:r w:rsidRPr="00685879">
        <w:rPr>
          <w:color w:val="002060"/>
        </w:rPr>
        <w:t>public static void main</w:t>
      </w:r>
      <w:r>
        <w:t xml:space="preserve"> (String[] args)</w:t>
      </w:r>
    </w:p>
    <w:p w14:paraId="7AC1E12C" w14:textId="77777777" w:rsidR="00854363" w:rsidRDefault="00854363" w:rsidP="00854363">
      <w:pPr>
        <w:pStyle w:val="NoSpacing"/>
      </w:pPr>
      <w:r>
        <w:t xml:space="preserve">       {</w:t>
      </w:r>
    </w:p>
    <w:p w14:paraId="7AE84CA4" w14:textId="77777777" w:rsidR="00854363" w:rsidRDefault="00854363" w:rsidP="00854363">
      <w:pPr>
        <w:pStyle w:val="NoSpacing"/>
      </w:pPr>
      <w:r>
        <w:t xml:space="preserve">                   int start=3,end=100;</w:t>
      </w:r>
    </w:p>
    <w:p w14:paraId="3CD132EE" w14:textId="77777777" w:rsidR="00854363" w:rsidRDefault="00854363" w:rsidP="00854363">
      <w:pPr>
        <w:pStyle w:val="NoSpacing"/>
      </w:pPr>
      <w:r>
        <w:t xml:space="preserve">                   while(start&lt;=end)</w:t>
      </w:r>
    </w:p>
    <w:p w14:paraId="409B97F9" w14:textId="77777777" w:rsidR="00854363" w:rsidRDefault="00854363" w:rsidP="00854363">
      <w:pPr>
        <w:pStyle w:val="NoSpacing"/>
      </w:pPr>
      <w:r>
        <w:t xml:space="preserve">           {</w:t>
      </w:r>
    </w:p>
    <w:p w14:paraId="2C21F82F" w14:textId="774668D2" w:rsidR="00854363" w:rsidRDefault="00854363" w:rsidP="00854363">
      <w:pPr>
        <w:pStyle w:val="NoSpacing"/>
      </w:pPr>
      <w:r>
        <w:t xml:space="preserve">                  </w:t>
      </w:r>
      <w:r w:rsidRPr="00685879">
        <w:rPr>
          <w:b/>
          <w:color w:val="3A0000"/>
        </w:rPr>
        <w:t>System.out.println</w:t>
      </w:r>
      <w:r>
        <w:t>(start);</w:t>
      </w:r>
    </w:p>
    <w:p w14:paraId="2E3AFCEA" w14:textId="77777777" w:rsidR="00854363" w:rsidRDefault="00854363" w:rsidP="00854363">
      <w:pPr>
        <w:pStyle w:val="NoSpacing"/>
      </w:pPr>
      <w:r>
        <w:t xml:space="preserve">                  start+=3;                                      }</w:t>
      </w:r>
    </w:p>
    <w:p w14:paraId="28056EAE" w14:textId="77777777" w:rsidR="00854363" w:rsidRDefault="00854363" w:rsidP="00854363">
      <w:pPr>
        <w:pStyle w:val="NoSpacing"/>
      </w:pPr>
      <w:r>
        <w:t xml:space="preserve">             }</w:t>
      </w:r>
    </w:p>
    <w:p w14:paraId="664827B6" w14:textId="777F357E" w:rsidR="003717C8" w:rsidRDefault="00854363" w:rsidP="00854363">
      <w:pPr>
        <w:pStyle w:val="NoSpacing"/>
      </w:pPr>
      <w:r>
        <w:t xml:space="preserve">                }</w:t>
      </w:r>
      <w:r w:rsidR="00F16E97">
        <w:t xml:space="preserve"> using for</w:t>
      </w:r>
    </w:p>
    <w:p w14:paraId="7A59951D" w14:textId="77777777" w:rsidR="00F16E97" w:rsidRDefault="00F16E97" w:rsidP="00854363">
      <w:pPr>
        <w:pStyle w:val="NoSpacing"/>
      </w:pPr>
    </w:p>
    <w:p w14:paraId="62DB415C" w14:textId="77777777" w:rsidR="00F16E97" w:rsidRDefault="00F16E97" w:rsidP="00F16E97">
      <w:pPr>
        <w:pStyle w:val="NoSpacing"/>
      </w:pPr>
      <w:r>
        <w:t>for (int start=3,end=100;start&lt;=end ; start+=3) {</w:t>
      </w:r>
    </w:p>
    <w:p w14:paraId="1067504C" w14:textId="4E04497D" w:rsidR="00F16E97" w:rsidRDefault="00F16E97" w:rsidP="00F16E97">
      <w:pPr>
        <w:pStyle w:val="NoSpacing"/>
      </w:pPr>
      <w:r>
        <w:t xml:space="preserve">                 </w:t>
      </w:r>
      <w:r w:rsidR="0060103C" w:rsidRPr="00685879">
        <w:rPr>
          <w:b/>
          <w:color w:val="3A0000"/>
        </w:rPr>
        <w:t>System.out.println</w:t>
      </w:r>
      <w:r>
        <w:t>(start); }</w:t>
      </w:r>
    </w:p>
    <w:p w14:paraId="61DA399C" w14:textId="66804055" w:rsidR="00F16E97" w:rsidRDefault="00F16E97" w:rsidP="00F16E97">
      <w:pPr>
        <w:pStyle w:val="NoSpacing"/>
      </w:pPr>
      <w:r>
        <w:t xml:space="preserve">               }           }</w:t>
      </w:r>
    </w:p>
    <w:p w14:paraId="25EE062E" w14:textId="77777777" w:rsidR="00321DE5" w:rsidRDefault="00321DE5" w:rsidP="00854363">
      <w:pPr>
        <w:pStyle w:val="NoSpacing"/>
      </w:pPr>
    </w:p>
    <w:p w14:paraId="2C87BB6A" w14:textId="185977C3" w:rsidR="00854363" w:rsidRDefault="00321DE5" w:rsidP="00321DE5">
      <w:pPr>
        <w:pStyle w:val="Heading2"/>
      </w:pPr>
      <w:r>
        <w:t>2 DO – WHILE=</w:t>
      </w:r>
    </w:p>
    <w:p w14:paraId="56498EA7" w14:textId="09FADD10" w:rsidR="00321DE5" w:rsidRPr="00715950" w:rsidRDefault="00A66CB8" w:rsidP="006E4F11">
      <w:pPr>
        <w:pStyle w:val="ListParagraph"/>
        <w:numPr>
          <w:ilvl w:val="0"/>
          <w:numId w:val="76"/>
        </w:numPr>
        <w:rPr>
          <w:highlight w:val="yellow"/>
        </w:rPr>
      </w:pPr>
      <w:r>
        <w:t xml:space="preserve">IT IS </w:t>
      </w:r>
      <w:r w:rsidRPr="00715950">
        <w:rPr>
          <w:highlight w:val="yellow"/>
        </w:rPr>
        <w:t>BLOCK OF CODE</w:t>
      </w:r>
      <w:r>
        <w:t xml:space="preserve"> USED TO </w:t>
      </w:r>
      <w:r w:rsidRPr="00715950">
        <w:rPr>
          <w:highlight w:val="yellow"/>
        </w:rPr>
        <w:t>EXECUTE MULTIPLE TIMES</w:t>
      </w:r>
      <w:r>
        <w:t xml:space="preserve"> BASED ON </w:t>
      </w:r>
      <w:r w:rsidRPr="00715950">
        <w:rPr>
          <w:highlight w:val="yellow"/>
        </w:rPr>
        <w:t xml:space="preserve">CONDITIION </w:t>
      </w:r>
      <w:r w:rsidR="00935B29" w:rsidRPr="00715950">
        <w:rPr>
          <w:highlight w:val="yellow"/>
        </w:rPr>
        <w:t>.</w:t>
      </w:r>
    </w:p>
    <w:p w14:paraId="2E719808" w14:textId="19810E46" w:rsidR="009C748A" w:rsidRDefault="00935B29" w:rsidP="006E4F11">
      <w:pPr>
        <w:pStyle w:val="ListParagraph"/>
        <w:numPr>
          <w:ilvl w:val="0"/>
          <w:numId w:val="76"/>
        </w:numPr>
      </w:pPr>
      <w:r>
        <w:t xml:space="preserve">IN JAVA </w:t>
      </w:r>
      <w:r w:rsidRPr="00715950">
        <w:rPr>
          <w:highlight w:val="yellow"/>
        </w:rPr>
        <w:t>DO AND WHILE</w:t>
      </w:r>
      <w:r>
        <w:t xml:space="preserve"> ARE KEY WORD</w:t>
      </w:r>
      <w:r w:rsidR="009C748A">
        <w:t>S.</w:t>
      </w:r>
    </w:p>
    <w:p w14:paraId="2600E5F4" w14:textId="3298D1B3" w:rsidR="009C748A" w:rsidRPr="00715950" w:rsidRDefault="009C748A" w:rsidP="006E4F11">
      <w:pPr>
        <w:pStyle w:val="ListParagraph"/>
        <w:numPr>
          <w:ilvl w:val="0"/>
          <w:numId w:val="76"/>
        </w:numPr>
        <w:rPr>
          <w:highlight w:val="yellow"/>
        </w:rPr>
      </w:pPr>
      <w:r>
        <w:t xml:space="preserve">IN CASE OF DO WHILE </w:t>
      </w:r>
      <w:r w:rsidRPr="00715950">
        <w:rPr>
          <w:highlight w:val="yellow"/>
        </w:rPr>
        <w:t xml:space="preserve">FIRST </w:t>
      </w:r>
      <w:r w:rsidR="00740CC9" w:rsidRPr="00715950">
        <w:rPr>
          <w:highlight w:val="yellow"/>
        </w:rPr>
        <w:t xml:space="preserve">THE SET OF INSTRUCTIONS  WILL  GETS EXECUTED </w:t>
      </w:r>
      <w:r w:rsidR="002F0B69" w:rsidRPr="00715950">
        <w:rPr>
          <w:highlight w:val="yellow"/>
        </w:rPr>
        <w:t>AND LATER CONDITION WILL BE CHECKED.</w:t>
      </w:r>
    </w:p>
    <w:p w14:paraId="577FAA49" w14:textId="137ECF39" w:rsidR="002F0B69" w:rsidRDefault="002F0B69" w:rsidP="006E4F11">
      <w:pPr>
        <w:pStyle w:val="ListParagraph"/>
        <w:numPr>
          <w:ilvl w:val="0"/>
          <w:numId w:val="76"/>
        </w:numPr>
      </w:pPr>
      <w:r>
        <w:t xml:space="preserve">IF CONDITION IS </w:t>
      </w:r>
      <w:r w:rsidRPr="00715950">
        <w:rPr>
          <w:highlight w:val="yellow"/>
        </w:rPr>
        <w:t>TRUE</w:t>
      </w:r>
      <w:r>
        <w:t xml:space="preserve"> </w:t>
      </w:r>
      <w:r w:rsidR="008F0BE8">
        <w:t xml:space="preserve">THEN </w:t>
      </w:r>
      <w:r w:rsidR="008F0BE8" w:rsidRPr="00715950">
        <w:rPr>
          <w:highlight w:val="yellow"/>
        </w:rPr>
        <w:t>SET OF INSTRUCTIONS WILL EXECUTE</w:t>
      </w:r>
      <w:r w:rsidR="008F0BE8">
        <w:t xml:space="preserve"> AGAIN THIS PROCESS </w:t>
      </w:r>
      <w:r w:rsidR="00F123AB">
        <w:t xml:space="preserve">CONTINUE UNTIL </w:t>
      </w:r>
      <w:r w:rsidR="00F123AB" w:rsidRPr="00715950">
        <w:rPr>
          <w:highlight w:val="yellow"/>
        </w:rPr>
        <w:t>CONDITION BECOMES FALSE .</w:t>
      </w:r>
    </w:p>
    <w:p w14:paraId="67704A40" w14:textId="5671568F" w:rsidR="004C5C52" w:rsidRPr="00715950" w:rsidRDefault="004C5C52" w:rsidP="006E4F11">
      <w:pPr>
        <w:pStyle w:val="ListParagraph"/>
        <w:numPr>
          <w:ilvl w:val="0"/>
          <w:numId w:val="76"/>
        </w:numPr>
        <w:rPr>
          <w:highlight w:val="yellow"/>
        </w:rPr>
      </w:pPr>
      <w:r w:rsidRPr="00715950">
        <w:rPr>
          <w:highlight w:val="yellow"/>
        </w:rPr>
        <w:t>IF CONDITION IS FALSE THE DOWHILE WILL BE TERMINATED.</w:t>
      </w:r>
    </w:p>
    <w:p w14:paraId="2D0ABC35" w14:textId="1D8FE691" w:rsidR="00C23644" w:rsidRDefault="00C23644" w:rsidP="00C23644">
      <w:r>
        <w:t xml:space="preserve">NOTE = DO WHILE SHOULD </w:t>
      </w:r>
      <w:r w:rsidR="009506B8">
        <w:t>END WITH SEMI COLUMN(;)</w:t>
      </w:r>
    </w:p>
    <w:p w14:paraId="1F0B7D58" w14:textId="77777777" w:rsidR="009506B8" w:rsidRDefault="009506B8" w:rsidP="00C23644"/>
    <w:p w14:paraId="270B5F86" w14:textId="0184DE92" w:rsidR="009506B8" w:rsidRDefault="009506B8" w:rsidP="004D0E0C">
      <w:pPr>
        <w:pStyle w:val="Heading3"/>
      </w:pPr>
      <w:r>
        <w:t>SYNTAX=</w:t>
      </w:r>
    </w:p>
    <w:p w14:paraId="05FD1351" w14:textId="5DCCEB9B" w:rsidR="004D0E0C" w:rsidRDefault="004D0E0C" w:rsidP="004D0E0C">
      <w:r>
        <w:t>Do{</w:t>
      </w:r>
    </w:p>
    <w:p w14:paraId="65F3DED7" w14:textId="3862CF6D" w:rsidR="004D0E0C" w:rsidRDefault="004D0E0C" w:rsidP="004D0E0C">
      <w:r>
        <w:t xml:space="preserve">            SET OF INSTRUCTIONS }</w:t>
      </w:r>
      <w:r>
        <w:br/>
        <w:t xml:space="preserve"> while </w:t>
      </w:r>
      <w:r w:rsidR="009D6C7F">
        <w:t>(condition);</w:t>
      </w:r>
    </w:p>
    <w:p w14:paraId="1E354EC2" w14:textId="1DB0B651" w:rsidR="009D6C7F" w:rsidRPr="00494CEB" w:rsidRDefault="009D6C7F" w:rsidP="004D0E0C">
      <w:pPr>
        <w:rPr>
          <w:color w:val="FF0000"/>
        </w:rPr>
      </w:pPr>
      <w:r w:rsidRPr="00494CEB">
        <w:rPr>
          <w:color w:val="FF0000"/>
        </w:rPr>
        <w:t xml:space="preserve">1 WRITE A JAVA PROGRAMME </w:t>
      </w:r>
      <w:r w:rsidR="00A4160B" w:rsidRPr="00494CEB">
        <w:rPr>
          <w:color w:val="FF0000"/>
        </w:rPr>
        <w:t>TO PRINT N NATURAL NUMBERS USING DO WHILE .</w:t>
      </w:r>
    </w:p>
    <w:p w14:paraId="130D5E9F" w14:textId="77777777" w:rsidR="00494CEB" w:rsidRDefault="00494CEB" w:rsidP="00494CEB">
      <w:pPr>
        <w:pStyle w:val="NoSpacing"/>
      </w:pPr>
      <w:r>
        <w:t>import java.util.Scanner;</w:t>
      </w:r>
    </w:p>
    <w:p w14:paraId="02F3BE53" w14:textId="77777777" w:rsidR="00494CEB" w:rsidRDefault="00494CEB" w:rsidP="00494CEB">
      <w:pPr>
        <w:pStyle w:val="NoSpacing"/>
      </w:pPr>
      <w:r>
        <w:t>class dowhile</w:t>
      </w:r>
    </w:p>
    <w:p w14:paraId="5BD93158" w14:textId="77777777" w:rsidR="00494CEB" w:rsidRDefault="00494CEB" w:rsidP="00494CEB">
      <w:pPr>
        <w:pStyle w:val="NoSpacing"/>
      </w:pPr>
      <w:r>
        <w:t xml:space="preserve">       {</w:t>
      </w:r>
    </w:p>
    <w:p w14:paraId="3646E9D8" w14:textId="78376C06" w:rsidR="00494CEB" w:rsidRDefault="00494CEB" w:rsidP="00494CEB">
      <w:pPr>
        <w:pStyle w:val="NoSpacing"/>
      </w:pPr>
      <w:r>
        <w:t xml:space="preserve">                       </w:t>
      </w:r>
      <w:r w:rsidRPr="00685879">
        <w:rPr>
          <w:color w:val="002060"/>
        </w:rPr>
        <w:t>public static void main</w:t>
      </w:r>
      <w:r>
        <w:t xml:space="preserve"> (String [] args)</w:t>
      </w:r>
    </w:p>
    <w:p w14:paraId="5985CB06" w14:textId="77777777" w:rsidR="00494CEB" w:rsidRDefault="00494CEB" w:rsidP="00494CEB">
      <w:pPr>
        <w:pStyle w:val="NoSpacing"/>
      </w:pPr>
      <w:r>
        <w:t xml:space="preserve">           {</w:t>
      </w:r>
    </w:p>
    <w:p w14:paraId="7CCA90EC" w14:textId="77777777" w:rsidR="00494CEB" w:rsidRDefault="00494CEB" w:rsidP="00494CEB">
      <w:pPr>
        <w:pStyle w:val="NoSpacing"/>
      </w:pPr>
      <w:r>
        <w:t xml:space="preserve">                        Scanner s=new Scanner (System.in);</w:t>
      </w:r>
    </w:p>
    <w:p w14:paraId="0226B595" w14:textId="064F0DAE" w:rsidR="00494CEB" w:rsidRDefault="00494CEB" w:rsidP="00494CEB">
      <w:pPr>
        <w:pStyle w:val="NoSpacing"/>
      </w:pPr>
      <w:r>
        <w:t xml:space="preserve">                       </w:t>
      </w:r>
      <w:r w:rsidRPr="00685879">
        <w:rPr>
          <w:b/>
          <w:color w:val="3A0000"/>
        </w:rPr>
        <w:t>System.out.println</w:t>
      </w:r>
      <w:r>
        <w:t>("enter n natural numbers");</w:t>
      </w:r>
    </w:p>
    <w:p w14:paraId="2210D4BF" w14:textId="77777777" w:rsidR="00494CEB" w:rsidRDefault="00494CEB" w:rsidP="00494CEB">
      <w:pPr>
        <w:pStyle w:val="NoSpacing"/>
      </w:pPr>
      <w:r>
        <w:t xml:space="preserve">                        int start=1 ,end=s.nextInt();</w:t>
      </w:r>
    </w:p>
    <w:p w14:paraId="7ABE5F07" w14:textId="77777777" w:rsidR="00494CEB" w:rsidRDefault="00494CEB" w:rsidP="00494CEB">
      <w:pPr>
        <w:pStyle w:val="NoSpacing"/>
      </w:pPr>
      <w:r>
        <w:t xml:space="preserve">                    do{</w:t>
      </w:r>
    </w:p>
    <w:p w14:paraId="745096DC" w14:textId="3ACA5173" w:rsidR="00494CEB" w:rsidRDefault="00494CEB" w:rsidP="00494CEB">
      <w:pPr>
        <w:pStyle w:val="NoSpacing"/>
      </w:pPr>
      <w:r>
        <w:t xml:space="preserve">                            </w:t>
      </w:r>
      <w:r w:rsidRPr="00685879">
        <w:rPr>
          <w:b/>
          <w:color w:val="3A0000"/>
        </w:rPr>
        <w:t>System.out.println</w:t>
      </w:r>
      <w:r>
        <w:t>(start);</w:t>
      </w:r>
    </w:p>
    <w:p w14:paraId="52B877EC" w14:textId="77777777" w:rsidR="00494CEB" w:rsidRDefault="00494CEB" w:rsidP="00494CEB">
      <w:pPr>
        <w:pStyle w:val="NoSpacing"/>
      </w:pPr>
      <w:r>
        <w:t xml:space="preserve">                             start++;</w:t>
      </w:r>
    </w:p>
    <w:p w14:paraId="09DD7846" w14:textId="77777777" w:rsidR="00494CEB" w:rsidRDefault="00494CEB" w:rsidP="00494CEB">
      <w:pPr>
        <w:pStyle w:val="NoSpacing"/>
      </w:pPr>
      <w:r>
        <w:t xml:space="preserve">                           }</w:t>
      </w:r>
    </w:p>
    <w:p w14:paraId="421087EA" w14:textId="612693E0" w:rsidR="008167EE" w:rsidRDefault="00494CEB" w:rsidP="00494CEB">
      <w:pPr>
        <w:pStyle w:val="NoSpacing"/>
      </w:pPr>
      <w:r>
        <w:t xml:space="preserve">                              while(start&lt;=end); </w:t>
      </w:r>
    </w:p>
    <w:p w14:paraId="345AE1A9" w14:textId="29DE78FC" w:rsidR="009506B8" w:rsidRDefault="00494CEB" w:rsidP="00494CEB">
      <w:pPr>
        <w:pStyle w:val="NoSpacing"/>
      </w:pPr>
      <w:r>
        <w:t>}</w:t>
      </w:r>
    </w:p>
    <w:p w14:paraId="67DA1A59" w14:textId="4F631E69" w:rsidR="00494CEB" w:rsidRDefault="00494CEB" w:rsidP="00494CEB">
      <w:pPr>
        <w:pStyle w:val="NoSpacing"/>
      </w:pPr>
    </w:p>
    <w:p w14:paraId="4E95CECA" w14:textId="54614C97" w:rsidR="008167EE" w:rsidRDefault="008167EE" w:rsidP="00494CEB">
      <w:pPr>
        <w:pStyle w:val="NoSpacing"/>
      </w:pPr>
      <w:r>
        <w:t xml:space="preserve">Or </w:t>
      </w:r>
    </w:p>
    <w:p w14:paraId="7FA404EE" w14:textId="77777777" w:rsidR="008167EE" w:rsidRDefault="008167EE" w:rsidP="008167EE">
      <w:pPr>
        <w:pStyle w:val="NoSpacing"/>
      </w:pPr>
      <w:r>
        <w:t xml:space="preserve">  for(int t=1,n=s.nextInt();t&lt;=n;t++){</w:t>
      </w:r>
    </w:p>
    <w:p w14:paraId="525E28A1" w14:textId="61835CD2" w:rsidR="008167EE" w:rsidRDefault="008167EE" w:rsidP="008167EE">
      <w:pPr>
        <w:pStyle w:val="NoSpacing"/>
      </w:pPr>
      <w:r>
        <w:t xml:space="preserve">       </w:t>
      </w:r>
      <w:r w:rsidR="0060103C" w:rsidRPr="00685879">
        <w:rPr>
          <w:b/>
          <w:color w:val="3A0000"/>
        </w:rPr>
        <w:t>System.out.println</w:t>
      </w:r>
      <w:r>
        <w:t>(t);}</w:t>
      </w:r>
    </w:p>
    <w:p w14:paraId="066AC809" w14:textId="0149803C" w:rsidR="008167EE" w:rsidRDefault="008167EE" w:rsidP="008167EE">
      <w:pPr>
        <w:pStyle w:val="NoSpacing"/>
      </w:pPr>
      <w:r>
        <w:t>}                }</w:t>
      </w:r>
    </w:p>
    <w:p w14:paraId="22BEF772" w14:textId="77777777" w:rsidR="008167EE" w:rsidRDefault="008167EE" w:rsidP="008167EE">
      <w:pPr>
        <w:pStyle w:val="NoSpacing"/>
      </w:pPr>
    </w:p>
    <w:p w14:paraId="16F600DC" w14:textId="173BBBD6" w:rsidR="00494CEB" w:rsidRDefault="00494CEB" w:rsidP="00494CEB">
      <w:pPr>
        <w:pStyle w:val="NoSpacing"/>
        <w:rPr>
          <w:color w:val="FF0000"/>
        </w:rPr>
      </w:pPr>
      <w:r w:rsidRPr="00450017">
        <w:rPr>
          <w:color w:val="FF0000"/>
        </w:rPr>
        <w:t xml:space="preserve">2  </w:t>
      </w:r>
      <w:r w:rsidR="00CE0AB0" w:rsidRPr="00450017">
        <w:rPr>
          <w:color w:val="FF0000"/>
        </w:rPr>
        <w:t>WRITE A JAVA PROGRAMME TO PRINT N NATURAL NUMBERS FROM N TO 1</w:t>
      </w:r>
      <w:r w:rsidR="00450017" w:rsidRPr="00450017">
        <w:rPr>
          <w:color w:val="FF0000"/>
        </w:rPr>
        <w:t>.</w:t>
      </w:r>
    </w:p>
    <w:p w14:paraId="296E5EDF" w14:textId="77777777" w:rsidR="005B3223" w:rsidRDefault="005B3223" w:rsidP="005B3223">
      <w:pPr>
        <w:pStyle w:val="NoSpacing"/>
      </w:pPr>
      <w:r>
        <w:t>import java.util.Scanner;</w:t>
      </w:r>
    </w:p>
    <w:p w14:paraId="0A3A6D2D" w14:textId="77777777" w:rsidR="005B3223" w:rsidRDefault="005B3223" w:rsidP="005B3223">
      <w:pPr>
        <w:pStyle w:val="NoSpacing"/>
      </w:pPr>
      <w:r>
        <w:t xml:space="preserve"> class dowhile2</w:t>
      </w:r>
    </w:p>
    <w:p w14:paraId="7E7B1ADB" w14:textId="77777777" w:rsidR="005B3223" w:rsidRDefault="005B3223" w:rsidP="005B3223">
      <w:pPr>
        <w:pStyle w:val="NoSpacing"/>
      </w:pPr>
      <w:r>
        <w:t xml:space="preserve">           {</w:t>
      </w:r>
    </w:p>
    <w:p w14:paraId="53C236A6" w14:textId="5FA8F113" w:rsidR="005B3223" w:rsidRDefault="005B3223" w:rsidP="005B3223">
      <w:pPr>
        <w:pStyle w:val="NoSpacing"/>
      </w:pPr>
      <w:r>
        <w:t xml:space="preserve">               </w:t>
      </w:r>
      <w:r w:rsidRPr="00685879">
        <w:rPr>
          <w:color w:val="002060"/>
        </w:rPr>
        <w:t>public static void main</w:t>
      </w:r>
      <w:r>
        <w:t>(String [] args)</w:t>
      </w:r>
    </w:p>
    <w:p w14:paraId="5CB75824" w14:textId="77777777" w:rsidR="005B3223" w:rsidRDefault="005B3223" w:rsidP="005B3223">
      <w:pPr>
        <w:pStyle w:val="NoSpacing"/>
      </w:pPr>
      <w:r>
        <w:t xml:space="preserve">              {</w:t>
      </w:r>
    </w:p>
    <w:p w14:paraId="00BD551E" w14:textId="77777777" w:rsidR="005B3223" w:rsidRDefault="005B3223" w:rsidP="005B3223">
      <w:pPr>
        <w:pStyle w:val="NoSpacing"/>
      </w:pPr>
      <w:r>
        <w:t xml:space="preserve">                  Scanner s=new Scanner(System.in);</w:t>
      </w:r>
    </w:p>
    <w:p w14:paraId="7A7712EC" w14:textId="3E0202AD" w:rsidR="005B3223" w:rsidRDefault="005B3223" w:rsidP="005B3223">
      <w:pPr>
        <w:pStyle w:val="NoSpacing"/>
      </w:pPr>
      <w:r>
        <w:t xml:space="preserve">                </w:t>
      </w:r>
      <w:r w:rsidRPr="00685879">
        <w:rPr>
          <w:b/>
          <w:color w:val="3A0000"/>
        </w:rPr>
        <w:t>System.out.println</w:t>
      </w:r>
      <w:r>
        <w:t>(" enter n number to 1 ");</w:t>
      </w:r>
    </w:p>
    <w:p w14:paraId="451DDC53" w14:textId="77777777" w:rsidR="005B3223" w:rsidRDefault="005B3223" w:rsidP="005B3223">
      <w:pPr>
        <w:pStyle w:val="NoSpacing"/>
      </w:pPr>
      <w:r>
        <w:t xml:space="preserve">                 int n=1,start=s.nextInt();</w:t>
      </w:r>
    </w:p>
    <w:p w14:paraId="259A3372" w14:textId="77777777" w:rsidR="005B3223" w:rsidRDefault="005B3223" w:rsidP="005B3223">
      <w:pPr>
        <w:pStyle w:val="NoSpacing"/>
      </w:pPr>
      <w:r>
        <w:t xml:space="preserve">               do{</w:t>
      </w:r>
    </w:p>
    <w:p w14:paraId="27B46758" w14:textId="63C2A531" w:rsidR="005B3223" w:rsidRDefault="005B3223" w:rsidP="005B3223">
      <w:pPr>
        <w:pStyle w:val="NoSpacing"/>
      </w:pPr>
      <w:r>
        <w:t xml:space="preserve">                   </w:t>
      </w:r>
      <w:r w:rsidRPr="00685879">
        <w:rPr>
          <w:b/>
          <w:color w:val="3A0000"/>
        </w:rPr>
        <w:t>System.out.println</w:t>
      </w:r>
      <w:r>
        <w:t>(start);</w:t>
      </w:r>
    </w:p>
    <w:p w14:paraId="4EED6705" w14:textId="77777777" w:rsidR="005B3223" w:rsidRDefault="005B3223" w:rsidP="005B3223">
      <w:pPr>
        <w:pStyle w:val="NoSpacing"/>
      </w:pPr>
      <w:r>
        <w:t xml:space="preserve">                   start--;   }</w:t>
      </w:r>
    </w:p>
    <w:p w14:paraId="049612AC" w14:textId="77777777" w:rsidR="005B3223" w:rsidRDefault="005B3223" w:rsidP="005B3223">
      <w:pPr>
        <w:pStyle w:val="NoSpacing"/>
      </w:pPr>
      <w:r>
        <w:t xml:space="preserve">                    while(start&gt;=n);           }</w:t>
      </w:r>
    </w:p>
    <w:p w14:paraId="7C188155" w14:textId="0A123F96" w:rsidR="00450017" w:rsidRDefault="005B3223" w:rsidP="005B3223">
      <w:pPr>
        <w:pStyle w:val="NoSpacing"/>
      </w:pPr>
      <w:r>
        <w:t xml:space="preserve">            }</w:t>
      </w:r>
      <w:r w:rsidR="004644A1">
        <w:t xml:space="preserve">   using for</w:t>
      </w:r>
    </w:p>
    <w:p w14:paraId="3B484538" w14:textId="77777777" w:rsidR="004644A1" w:rsidRDefault="004644A1" w:rsidP="005B3223">
      <w:pPr>
        <w:pStyle w:val="NoSpacing"/>
      </w:pPr>
    </w:p>
    <w:p w14:paraId="4A9BAD11" w14:textId="77777777" w:rsidR="004644A1" w:rsidRDefault="004644A1" w:rsidP="004644A1">
      <w:pPr>
        <w:pStyle w:val="NoSpacing"/>
      </w:pPr>
      <w:r>
        <w:t>for (int n=1,e=s.nextInt();e&gt;=n;e--){</w:t>
      </w:r>
    </w:p>
    <w:p w14:paraId="514B3D71" w14:textId="174E123F" w:rsidR="004644A1" w:rsidRDefault="004644A1" w:rsidP="004644A1">
      <w:pPr>
        <w:pStyle w:val="NoSpacing"/>
      </w:pPr>
      <w:r>
        <w:t xml:space="preserve">        </w:t>
      </w:r>
      <w:r w:rsidR="0060103C" w:rsidRPr="00685879">
        <w:rPr>
          <w:b/>
          <w:color w:val="3A0000"/>
        </w:rPr>
        <w:t>System.out.println</w:t>
      </w:r>
      <w:r>
        <w:t>(e); }</w:t>
      </w:r>
    </w:p>
    <w:p w14:paraId="113E8E9D" w14:textId="4E80F0D7" w:rsidR="004644A1" w:rsidRDefault="004644A1" w:rsidP="004644A1">
      <w:pPr>
        <w:pStyle w:val="NoSpacing"/>
      </w:pPr>
      <w:r>
        <w:t xml:space="preserve">               }        }</w:t>
      </w:r>
    </w:p>
    <w:p w14:paraId="17ECE252" w14:textId="77777777" w:rsidR="001E0E92" w:rsidRDefault="001E0E92" w:rsidP="005B3223">
      <w:pPr>
        <w:pStyle w:val="NoSpacing"/>
      </w:pPr>
    </w:p>
    <w:p w14:paraId="7439CA3B" w14:textId="0A4510BC" w:rsidR="001E0E92" w:rsidRDefault="001E0E92" w:rsidP="005B3223">
      <w:pPr>
        <w:pStyle w:val="NoSpacing"/>
        <w:rPr>
          <w:color w:val="FF0000"/>
        </w:rPr>
      </w:pPr>
      <w:r>
        <w:t xml:space="preserve"> </w:t>
      </w:r>
      <w:r w:rsidRPr="00F84F2B">
        <w:rPr>
          <w:color w:val="FF0000"/>
        </w:rPr>
        <w:t xml:space="preserve">3 WRITE A JAVA PROGRAMME TO PRINT </w:t>
      </w:r>
      <w:r w:rsidR="00F84F2B" w:rsidRPr="00F84F2B">
        <w:rPr>
          <w:color w:val="FF0000"/>
        </w:rPr>
        <w:t>EVEN N NATURAL NUMBERS USING DO WHILE FROM 1 TO N.</w:t>
      </w:r>
    </w:p>
    <w:p w14:paraId="76A26213" w14:textId="77777777" w:rsidR="00480397" w:rsidRPr="00480397" w:rsidRDefault="00480397" w:rsidP="00480397">
      <w:pPr>
        <w:pStyle w:val="NoSpacing"/>
      </w:pPr>
      <w:r w:rsidRPr="00480397">
        <w:t>import java.util.Scanner;</w:t>
      </w:r>
    </w:p>
    <w:p w14:paraId="4E995F9F" w14:textId="77777777" w:rsidR="00480397" w:rsidRPr="00480397" w:rsidRDefault="00480397" w:rsidP="00480397">
      <w:pPr>
        <w:pStyle w:val="NoSpacing"/>
      </w:pPr>
      <w:r w:rsidRPr="00480397">
        <w:t xml:space="preserve"> class dowhile3</w:t>
      </w:r>
    </w:p>
    <w:p w14:paraId="6CF6462D" w14:textId="77777777" w:rsidR="00480397" w:rsidRPr="00480397" w:rsidRDefault="00480397" w:rsidP="00480397">
      <w:pPr>
        <w:pStyle w:val="NoSpacing"/>
      </w:pPr>
      <w:r w:rsidRPr="00480397">
        <w:t xml:space="preserve">        {</w:t>
      </w:r>
    </w:p>
    <w:p w14:paraId="3EEF305F" w14:textId="6A1A4ACD" w:rsidR="00480397" w:rsidRPr="00480397" w:rsidRDefault="00480397" w:rsidP="00480397">
      <w:pPr>
        <w:pStyle w:val="NoSpacing"/>
      </w:pPr>
      <w:r w:rsidRPr="00480397">
        <w:t xml:space="preserve">                </w:t>
      </w:r>
      <w:r w:rsidRPr="00685879">
        <w:rPr>
          <w:color w:val="002060"/>
        </w:rPr>
        <w:t>public static void main</w:t>
      </w:r>
      <w:r w:rsidRPr="00480397">
        <w:t xml:space="preserve"> (String[] args)</w:t>
      </w:r>
    </w:p>
    <w:p w14:paraId="791F8872" w14:textId="77777777" w:rsidR="00480397" w:rsidRPr="00480397" w:rsidRDefault="00480397" w:rsidP="00480397">
      <w:pPr>
        <w:pStyle w:val="NoSpacing"/>
      </w:pPr>
      <w:r w:rsidRPr="00480397">
        <w:t xml:space="preserve">               {</w:t>
      </w:r>
    </w:p>
    <w:p w14:paraId="49C278BF" w14:textId="77777777" w:rsidR="00480397" w:rsidRPr="00480397" w:rsidRDefault="00480397" w:rsidP="00480397">
      <w:pPr>
        <w:pStyle w:val="NoSpacing"/>
      </w:pPr>
      <w:r w:rsidRPr="00480397">
        <w:t xml:space="preserve">                   Scanner s=new Scanner(System.in);</w:t>
      </w:r>
    </w:p>
    <w:p w14:paraId="449F10A0" w14:textId="1C8F0F5E" w:rsidR="00480397" w:rsidRPr="00480397" w:rsidRDefault="00480397" w:rsidP="00480397">
      <w:pPr>
        <w:pStyle w:val="NoSpacing"/>
      </w:pPr>
      <w:r w:rsidRPr="00480397">
        <w:t xml:space="preserve">               </w:t>
      </w:r>
      <w:r w:rsidRPr="00685879">
        <w:rPr>
          <w:b/>
          <w:color w:val="3A0000"/>
        </w:rPr>
        <w:t>System.out.println</w:t>
      </w:r>
      <w:r w:rsidRPr="00480397">
        <w:t>(" ENTER NUMBERS 1 TO N ");</w:t>
      </w:r>
    </w:p>
    <w:p w14:paraId="254DB0C7" w14:textId="77777777" w:rsidR="00480397" w:rsidRPr="00480397" w:rsidRDefault="00480397" w:rsidP="00480397">
      <w:pPr>
        <w:pStyle w:val="NoSpacing"/>
      </w:pPr>
      <w:r w:rsidRPr="00480397">
        <w:t xml:space="preserve">                int start=1,n=s.nextInt();</w:t>
      </w:r>
    </w:p>
    <w:p w14:paraId="3083964A" w14:textId="77777777" w:rsidR="00480397" w:rsidRPr="00480397" w:rsidRDefault="00480397" w:rsidP="00480397">
      <w:pPr>
        <w:pStyle w:val="NoSpacing"/>
      </w:pPr>
      <w:r w:rsidRPr="00480397">
        <w:t xml:space="preserve">             do{</w:t>
      </w:r>
    </w:p>
    <w:p w14:paraId="4329601C" w14:textId="77777777" w:rsidR="00480397" w:rsidRPr="00480397" w:rsidRDefault="00480397" w:rsidP="00480397">
      <w:pPr>
        <w:pStyle w:val="NoSpacing"/>
      </w:pPr>
      <w:r w:rsidRPr="00480397">
        <w:t xml:space="preserve">                  if (start%2==0)                  {</w:t>
      </w:r>
    </w:p>
    <w:p w14:paraId="2558FA19" w14:textId="2D0F6A47" w:rsidR="00480397" w:rsidRPr="00480397" w:rsidRDefault="00480397" w:rsidP="00480397">
      <w:pPr>
        <w:pStyle w:val="NoSpacing"/>
      </w:pPr>
      <w:r w:rsidRPr="00480397">
        <w:t xml:space="preserve">                       </w:t>
      </w:r>
      <w:r w:rsidRPr="00685879">
        <w:rPr>
          <w:b/>
          <w:color w:val="3A0000"/>
        </w:rPr>
        <w:t>System.out.println</w:t>
      </w:r>
      <w:r w:rsidRPr="00480397">
        <w:t>(start);          }</w:t>
      </w:r>
    </w:p>
    <w:p w14:paraId="617F6872" w14:textId="77777777" w:rsidR="00480397" w:rsidRPr="00480397" w:rsidRDefault="00480397" w:rsidP="00480397">
      <w:pPr>
        <w:pStyle w:val="NoSpacing"/>
      </w:pPr>
      <w:r w:rsidRPr="00480397">
        <w:t xml:space="preserve">                        start++;                }</w:t>
      </w:r>
    </w:p>
    <w:p w14:paraId="6FD6D5AC" w14:textId="77777777" w:rsidR="00480397" w:rsidRPr="00480397" w:rsidRDefault="00480397" w:rsidP="00480397">
      <w:pPr>
        <w:pStyle w:val="NoSpacing"/>
      </w:pPr>
      <w:r w:rsidRPr="00480397">
        <w:t xml:space="preserve">            while(start&lt;=n);                    </w:t>
      </w:r>
    </w:p>
    <w:p w14:paraId="1FD015C8" w14:textId="77777777" w:rsidR="00480397" w:rsidRPr="00480397" w:rsidRDefault="00480397" w:rsidP="00480397">
      <w:pPr>
        <w:pStyle w:val="NoSpacing"/>
      </w:pPr>
      <w:r w:rsidRPr="00480397">
        <w:t xml:space="preserve">                  }</w:t>
      </w:r>
    </w:p>
    <w:p w14:paraId="0CE05B86" w14:textId="77777777" w:rsidR="00480397" w:rsidRDefault="00480397" w:rsidP="00480397">
      <w:pPr>
        <w:pStyle w:val="NoSpacing"/>
      </w:pPr>
      <w:r w:rsidRPr="00480397">
        <w:t xml:space="preserve">                  }</w:t>
      </w:r>
    </w:p>
    <w:p w14:paraId="69B5FE36" w14:textId="77777777" w:rsidR="00B21654" w:rsidRDefault="00B21654" w:rsidP="00480397">
      <w:pPr>
        <w:pStyle w:val="NoSpacing"/>
      </w:pPr>
    </w:p>
    <w:p w14:paraId="08F2FBEA" w14:textId="7C750701" w:rsidR="00F84F2B" w:rsidRDefault="00480397" w:rsidP="00480397">
      <w:pPr>
        <w:pStyle w:val="NoSpacing"/>
        <w:rPr>
          <w:color w:val="FF0000"/>
        </w:rPr>
      </w:pPr>
      <w:r w:rsidRPr="00B21654">
        <w:rPr>
          <w:color w:val="FF0000"/>
        </w:rPr>
        <w:t xml:space="preserve">4  </w:t>
      </w:r>
      <w:r w:rsidR="009B02F0" w:rsidRPr="00B21654">
        <w:rPr>
          <w:color w:val="FF0000"/>
        </w:rPr>
        <w:t>WRITE A JAVA PROGRAMME TO PRINT NUMBERS FROM M TO N USING</w:t>
      </w:r>
      <w:r w:rsidR="00B21654">
        <w:rPr>
          <w:color w:val="FF0000"/>
        </w:rPr>
        <w:t xml:space="preserve"> DOWHILE.</w:t>
      </w:r>
    </w:p>
    <w:p w14:paraId="2080ADB9" w14:textId="77777777" w:rsidR="00241033" w:rsidRDefault="00241033" w:rsidP="00241033">
      <w:r>
        <w:t>import java.util.Scanner;</w:t>
      </w:r>
    </w:p>
    <w:p w14:paraId="039544CA" w14:textId="77777777" w:rsidR="00241033" w:rsidRDefault="00241033" w:rsidP="00241033">
      <w:r>
        <w:t xml:space="preserve">     class dowhile4</w:t>
      </w:r>
    </w:p>
    <w:p w14:paraId="107C9DCD" w14:textId="77777777" w:rsidR="00241033" w:rsidRDefault="00241033" w:rsidP="00241033">
      <w:r>
        <w:t xml:space="preserve">            {</w:t>
      </w:r>
    </w:p>
    <w:p w14:paraId="17BE7F97" w14:textId="63CFB9D4" w:rsidR="00241033" w:rsidRDefault="00241033" w:rsidP="00241033">
      <w:r>
        <w:t xml:space="preserve">                   </w:t>
      </w:r>
      <w:r w:rsidRPr="00685879">
        <w:rPr>
          <w:color w:val="002060"/>
        </w:rPr>
        <w:t>public static void main</w:t>
      </w:r>
      <w:r>
        <w:t>(String [] args)</w:t>
      </w:r>
    </w:p>
    <w:p w14:paraId="02318D97" w14:textId="77777777" w:rsidR="00241033" w:rsidRDefault="00241033" w:rsidP="00241033">
      <w:r>
        <w:t xml:space="preserve">                      {</w:t>
      </w:r>
    </w:p>
    <w:p w14:paraId="42118324" w14:textId="77777777" w:rsidR="00241033" w:rsidRDefault="00241033" w:rsidP="00241033">
      <w:r>
        <w:t xml:space="preserve">                            Scanner s=new Scanner(System.in);</w:t>
      </w:r>
    </w:p>
    <w:p w14:paraId="34E0D924" w14:textId="42DAB219" w:rsidR="00241033" w:rsidRDefault="00241033" w:rsidP="00241033">
      <w:r>
        <w:t xml:space="preserve">                         </w:t>
      </w:r>
      <w:r w:rsidRPr="00685879">
        <w:rPr>
          <w:b/>
          <w:color w:val="3A0000"/>
        </w:rPr>
        <w:t>System.out.println</w:t>
      </w:r>
      <w:r>
        <w:t>(" enter 2 numbers");</w:t>
      </w:r>
    </w:p>
    <w:p w14:paraId="30F71B7C" w14:textId="77777777" w:rsidR="00241033" w:rsidRDefault="00241033" w:rsidP="00241033">
      <w:r>
        <w:t xml:space="preserve">                  int m=s.nextInt(),n=s.nextInt();</w:t>
      </w:r>
    </w:p>
    <w:p w14:paraId="12E642FC" w14:textId="77777777" w:rsidR="00241033" w:rsidRDefault="00241033" w:rsidP="00C46482">
      <w:r>
        <w:t xml:space="preserve">             do {</w:t>
      </w:r>
    </w:p>
    <w:p w14:paraId="26A47658" w14:textId="29BE9433" w:rsidR="00241033" w:rsidRDefault="00241033" w:rsidP="00241033">
      <w:r>
        <w:t xml:space="preserve">                         </w:t>
      </w:r>
      <w:r w:rsidRPr="00685879">
        <w:rPr>
          <w:b/>
          <w:color w:val="3A0000"/>
        </w:rPr>
        <w:t>System.out.println</w:t>
      </w:r>
      <w:r>
        <w:t>(m);</w:t>
      </w:r>
    </w:p>
    <w:p w14:paraId="0E5CDBAC" w14:textId="77777777" w:rsidR="00241033" w:rsidRDefault="00241033" w:rsidP="00241033">
      <w:r>
        <w:t xml:space="preserve">                          m++;                             }</w:t>
      </w:r>
    </w:p>
    <w:p w14:paraId="1B6416D3" w14:textId="77777777" w:rsidR="00241033" w:rsidRDefault="00241033" w:rsidP="00241033">
      <w:r>
        <w:t xml:space="preserve">                          while(m&lt;=n);              }</w:t>
      </w:r>
    </w:p>
    <w:p w14:paraId="3705B72B" w14:textId="69CC5F1D" w:rsidR="00B21654" w:rsidRDefault="00241033" w:rsidP="00241033">
      <w:r>
        <w:t xml:space="preserve">                   }</w:t>
      </w:r>
    </w:p>
    <w:p w14:paraId="22E5003C" w14:textId="26E88401" w:rsidR="001B7014" w:rsidRDefault="001B7014" w:rsidP="00241033">
      <w:r>
        <w:t xml:space="preserve">                               Using for</w:t>
      </w:r>
    </w:p>
    <w:p w14:paraId="14D1BCDA" w14:textId="77777777" w:rsidR="001B7014" w:rsidRDefault="001B7014" w:rsidP="001B7014">
      <w:r>
        <w:t>for (int a=s.nextInt(),b=s.nextInt();a&lt;=b;a++){</w:t>
      </w:r>
    </w:p>
    <w:p w14:paraId="4D46C006" w14:textId="5E894B76" w:rsidR="001B7014" w:rsidRDefault="001B7014" w:rsidP="001B7014">
      <w:r>
        <w:t xml:space="preserve">       </w:t>
      </w:r>
      <w:r w:rsidR="0060103C" w:rsidRPr="00685879">
        <w:rPr>
          <w:b/>
          <w:color w:val="3A0000"/>
        </w:rPr>
        <w:t>System.out.println</w:t>
      </w:r>
      <w:r>
        <w:t>(a); }</w:t>
      </w:r>
    </w:p>
    <w:p w14:paraId="0DC5EC98" w14:textId="2E41954D" w:rsidR="001B7014" w:rsidRDefault="001B7014" w:rsidP="001B7014">
      <w:r>
        <w:t xml:space="preserve">              }        }</w:t>
      </w:r>
    </w:p>
    <w:p w14:paraId="3677E2BD" w14:textId="46CF1613" w:rsidR="00241033" w:rsidRDefault="00241033" w:rsidP="00241033">
      <w:pPr>
        <w:rPr>
          <w:color w:val="FF0000"/>
        </w:rPr>
      </w:pPr>
      <w:r w:rsidRPr="006C6C63">
        <w:rPr>
          <w:color w:val="FF0000"/>
        </w:rPr>
        <w:t>5  WRITE</w:t>
      </w:r>
      <w:r w:rsidR="006C6C63" w:rsidRPr="006C6C63">
        <w:rPr>
          <w:color w:val="FF0000"/>
        </w:rPr>
        <w:t xml:space="preserve"> A</w:t>
      </w:r>
      <w:r w:rsidRPr="006C6C63">
        <w:rPr>
          <w:color w:val="FF0000"/>
        </w:rPr>
        <w:t xml:space="preserve"> JAVA PROGRAMME TO PRINT </w:t>
      </w:r>
      <w:r w:rsidR="006C6C63" w:rsidRPr="006C6C63">
        <w:rPr>
          <w:color w:val="FF0000"/>
        </w:rPr>
        <w:t>N TO M USING USING WHILE LOOP.</w:t>
      </w:r>
    </w:p>
    <w:p w14:paraId="3467AF81" w14:textId="77777777" w:rsidR="00DF793C" w:rsidRPr="00DF793C" w:rsidRDefault="00DF793C" w:rsidP="00DF793C">
      <w:r w:rsidRPr="00DF793C">
        <w:t>import java.util.Scanner;</w:t>
      </w:r>
    </w:p>
    <w:p w14:paraId="08C4BB1D" w14:textId="77777777" w:rsidR="00DF793C" w:rsidRPr="00DF793C" w:rsidRDefault="00DF793C" w:rsidP="00DF793C">
      <w:r w:rsidRPr="00DF793C">
        <w:t xml:space="preserve">       class while8</w:t>
      </w:r>
    </w:p>
    <w:p w14:paraId="7E4AF371" w14:textId="77777777" w:rsidR="00DF793C" w:rsidRPr="00DF793C" w:rsidRDefault="00DF793C" w:rsidP="00DF793C">
      <w:r w:rsidRPr="00DF793C">
        <w:t xml:space="preserve">            {</w:t>
      </w:r>
    </w:p>
    <w:p w14:paraId="1C6A20D3" w14:textId="5EABDA61" w:rsidR="00DF793C" w:rsidRPr="00DF793C" w:rsidRDefault="00DF793C" w:rsidP="00DF793C">
      <w:r w:rsidRPr="00DF793C">
        <w:t xml:space="preserve">                         </w:t>
      </w:r>
      <w:r w:rsidRPr="00685879">
        <w:rPr>
          <w:color w:val="002060"/>
        </w:rPr>
        <w:t>public static void main</w:t>
      </w:r>
      <w:r w:rsidRPr="00DF793C">
        <w:t>(String [] args)</w:t>
      </w:r>
    </w:p>
    <w:p w14:paraId="2E7A1259" w14:textId="77777777" w:rsidR="00DF793C" w:rsidRPr="00DF793C" w:rsidRDefault="00DF793C" w:rsidP="00DF793C">
      <w:r w:rsidRPr="00DF793C">
        <w:t xml:space="preserve">           {</w:t>
      </w:r>
    </w:p>
    <w:p w14:paraId="1C1EB60D" w14:textId="77777777" w:rsidR="00DF793C" w:rsidRPr="00DF793C" w:rsidRDefault="00DF793C" w:rsidP="00DF793C">
      <w:r w:rsidRPr="00DF793C">
        <w:t xml:space="preserve">                       Scanner s=new Scanner (System.in);</w:t>
      </w:r>
    </w:p>
    <w:p w14:paraId="613AE2C4" w14:textId="0BED1626" w:rsidR="00DF793C" w:rsidRPr="00DF793C" w:rsidRDefault="00DF793C" w:rsidP="00DF793C">
      <w:r w:rsidRPr="00DF793C">
        <w:t xml:space="preserve">                      </w:t>
      </w:r>
      <w:r w:rsidRPr="00685879">
        <w:rPr>
          <w:b/>
          <w:color w:val="3A0000"/>
        </w:rPr>
        <w:t>System.out.println</w:t>
      </w:r>
      <w:r w:rsidRPr="00DF793C">
        <w:t>("enter n to m numbers");</w:t>
      </w:r>
    </w:p>
    <w:p w14:paraId="2B1A7570" w14:textId="77777777" w:rsidR="00DF793C" w:rsidRPr="00DF793C" w:rsidRDefault="00DF793C" w:rsidP="00DF793C">
      <w:r w:rsidRPr="00DF793C">
        <w:t xml:space="preserve">                       int n=s.nextInt(), m=s.nextInt();</w:t>
      </w:r>
    </w:p>
    <w:p w14:paraId="3118034F" w14:textId="77777777" w:rsidR="00DF793C" w:rsidRPr="00DF793C" w:rsidRDefault="00DF793C" w:rsidP="00DF793C">
      <w:r w:rsidRPr="00DF793C">
        <w:t xml:space="preserve">                    while(n&lt;=m){</w:t>
      </w:r>
    </w:p>
    <w:p w14:paraId="0143BB54" w14:textId="7D424627" w:rsidR="00DF793C" w:rsidRPr="00DF793C" w:rsidRDefault="00DF793C" w:rsidP="00DF793C">
      <w:r w:rsidRPr="00DF793C">
        <w:t xml:space="preserve">                         </w:t>
      </w:r>
      <w:r w:rsidRPr="00685879">
        <w:rPr>
          <w:b/>
          <w:color w:val="3A0000"/>
        </w:rPr>
        <w:t>System.out.println</w:t>
      </w:r>
      <w:r w:rsidRPr="00DF793C">
        <w:t>(n);</w:t>
      </w:r>
    </w:p>
    <w:p w14:paraId="1E763FE3" w14:textId="77777777" w:rsidR="00DF793C" w:rsidRPr="00DF793C" w:rsidRDefault="00DF793C" w:rsidP="00DF793C">
      <w:r w:rsidRPr="00DF793C">
        <w:t xml:space="preserve">                           n++;              }</w:t>
      </w:r>
    </w:p>
    <w:p w14:paraId="397DAE0D" w14:textId="77777777" w:rsidR="00DF793C" w:rsidRPr="00DF793C" w:rsidRDefault="00DF793C" w:rsidP="00DF793C">
      <w:r w:rsidRPr="00DF793C">
        <w:t xml:space="preserve">                                     }</w:t>
      </w:r>
    </w:p>
    <w:p w14:paraId="258AEBBF" w14:textId="22D3D6C4" w:rsidR="00DF793C" w:rsidRDefault="00DF793C" w:rsidP="00DF793C">
      <w:r w:rsidRPr="00DF793C">
        <w:t xml:space="preserve">                                }</w:t>
      </w:r>
      <w:r w:rsidR="00C86EF7">
        <w:t xml:space="preserve">               using for</w:t>
      </w:r>
    </w:p>
    <w:p w14:paraId="222F9512" w14:textId="77777777" w:rsidR="00C86EF7" w:rsidRDefault="00C86EF7" w:rsidP="00DF793C"/>
    <w:p w14:paraId="7785A41E" w14:textId="77777777" w:rsidR="00C86EF7" w:rsidRDefault="00C86EF7" w:rsidP="00C86EF7">
      <w:r>
        <w:t>for (int n=s.nextInt(),m=s.nextInt(); n&gt;=m;n--){</w:t>
      </w:r>
    </w:p>
    <w:p w14:paraId="5CF606A9" w14:textId="3AA11FF4" w:rsidR="00C86EF7" w:rsidRDefault="00C86EF7" w:rsidP="00C86EF7">
      <w:r>
        <w:t xml:space="preserve">        </w:t>
      </w:r>
      <w:r w:rsidR="0060103C" w:rsidRPr="00685879">
        <w:rPr>
          <w:b/>
          <w:color w:val="3A0000"/>
        </w:rPr>
        <w:t>System.out.println</w:t>
      </w:r>
      <w:r>
        <w:t>(n);}</w:t>
      </w:r>
    </w:p>
    <w:p w14:paraId="5F6250E1" w14:textId="656A73A9" w:rsidR="00C86EF7" w:rsidRDefault="00C86EF7" w:rsidP="00C86EF7">
      <w:r>
        <w:t xml:space="preserve">               }               }</w:t>
      </w:r>
    </w:p>
    <w:p w14:paraId="14170E64" w14:textId="77777777" w:rsidR="00DF793C" w:rsidRDefault="00DF793C" w:rsidP="00DF793C"/>
    <w:p w14:paraId="50EB9BBE" w14:textId="43533583" w:rsidR="00DF793C" w:rsidRDefault="00DF793C" w:rsidP="00DF793C">
      <w:pPr>
        <w:rPr>
          <w:color w:val="FF0000"/>
        </w:rPr>
      </w:pPr>
      <w:r w:rsidRPr="005A71EE">
        <w:rPr>
          <w:color w:val="FF0000"/>
        </w:rPr>
        <w:t xml:space="preserve">6 </w:t>
      </w:r>
      <w:r w:rsidR="00F70768" w:rsidRPr="005A71EE">
        <w:rPr>
          <w:color w:val="FF0000"/>
        </w:rPr>
        <w:t xml:space="preserve">WRITE A JAVA PROGRAMME TO PRINT EVEN NUMBERS FROM M TO N AND ODD </w:t>
      </w:r>
      <w:r w:rsidR="005A71EE" w:rsidRPr="005A71EE">
        <w:rPr>
          <w:color w:val="FF0000"/>
        </w:rPr>
        <w:t>NUMBERS FROM N TO M.</w:t>
      </w:r>
    </w:p>
    <w:p w14:paraId="60B2BFC0" w14:textId="77777777" w:rsidR="008D2173" w:rsidRDefault="008D2173" w:rsidP="008D2173">
      <w:pPr>
        <w:pStyle w:val="NoSpacing"/>
        <w:spacing w:line="276" w:lineRule="auto"/>
      </w:pPr>
      <w:r>
        <w:t>import java.util.Scanner;</w:t>
      </w:r>
    </w:p>
    <w:p w14:paraId="4473243B" w14:textId="77777777" w:rsidR="008D2173" w:rsidRDefault="008D2173" w:rsidP="008D2173">
      <w:pPr>
        <w:pStyle w:val="NoSpacing"/>
        <w:spacing w:line="276" w:lineRule="auto"/>
      </w:pPr>
      <w:r>
        <w:t xml:space="preserve">        class dowhile5</w:t>
      </w:r>
    </w:p>
    <w:p w14:paraId="1041D277" w14:textId="77777777" w:rsidR="008D2173" w:rsidRDefault="008D2173" w:rsidP="008D2173">
      <w:pPr>
        <w:pStyle w:val="NoSpacing"/>
        <w:spacing w:line="276" w:lineRule="auto"/>
      </w:pPr>
      <w:r>
        <w:t xml:space="preserve">           {</w:t>
      </w:r>
    </w:p>
    <w:p w14:paraId="4833C957" w14:textId="60F961E6" w:rsidR="008D2173" w:rsidRDefault="008D2173" w:rsidP="008D2173">
      <w:pPr>
        <w:pStyle w:val="NoSpacing"/>
        <w:spacing w:line="276" w:lineRule="auto"/>
      </w:pPr>
      <w:r>
        <w:t xml:space="preserve">                     </w:t>
      </w:r>
      <w:r w:rsidRPr="00685879">
        <w:rPr>
          <w:color w:val="002060"/>
        </w:rPr>
        <w:t>public static void main</w:t>
      </w:r>
      <w:r>
        <w:t>(String[] args)</w:t>
      </w:r>
    </w:p>
    <w:p w14:paraId="05BFEB98" w14:textId="77777777" w:rsidR="008D2173" w:rsidRDefault="008D2173" w:rsidP="008D2173">
      <w:pPr>
        <w:pStyle w:val="NoSpacing"/>
        <w:spacing w:line="276" w:lineRule="auto"/>
      </w:pPr>
      <w:r>
        <w:t xml:space="preserve">            {</w:t>
      </w:r>
    </w:p>
    <w:p w14:paraId="2EBDE9A8" w14:textId="4E9F3959" w:rsidR="008D2173" w:rsidRDefault="008D2173" w:rsidP="008D2173">
      <w:pPr>
        <w:pStyle w:val="NoSpacing"/>
        <w:spacing w:line="276" w:lineRule="auto"/>
      </w:pPr>
      <w:r>
        <w:t xml:space="preserve">                      Scanner s=new Scanner(System.in);</w:t>
      </w:r>
    </w:p>
    <w:p w14:paraId="46B997CA" w14:textId="6E2AA540" w:rsidR="008D2173" w:rsidRDefault="008D2173" w:rsidP="008D2173">
      <w:pPr>
        <w:pStyle w:val="NoSpacing"/>
        <w:spacing w:line="276" w:lineRule="auto"/>
      </w:pPr>
      <w:r>
        <w:t xml:space="preserve">                       </w:t>
      </w:r>
      <w:r w:rsidRPr="00685879">
        <w:rPr>
          <w:b/>
          <w:color w:val="3A0000"/>
        </w:rPr>
        <w:t>System.out.println</w:t>
      </w:r>
      <w:r>
        <w:t>("enter number m to n");</w:t>
      </w:r>
    </w:p>
    <w:p w14:paraId="5900FE57" w14:textId="77777777" w:rsidR="008D2173" w:rsidRDefault="008D2173" w:rsidP="008D2173">
      <w:pPr>
        <w:pStyle w:val="NoSpacing"/>
        <w:spacing w:line="276" w:lineRule="auto"/>
      </w:pPr>
      <w:r>
        <w:t xml:space="preserve">                   int m=s.nextInt(),n=s.nextInt();</w:t>
      </w:r>
    </w:p>
    <w:p w14:paraId="162A4745" w14:textId="77777777" w:rsidR="008D2173" w:rsidRDefault="008D2173" w:rsidP="008D2173">
      <w:pPr>
        <w:pStyle w:val="NoSpacing"/>
        <w:spacing w:line="276" w:lineRule="auto"/>
      </w:pPr>
      <w:r>
        <w:t xml:space="preserve">                  while(m&lt;=n){</w:t>
      </w:r>
    </w:p>
    <w:p w14:paraId="6EFCD89D" w14:textId="77777777" w:rsidR="008D2173" w:rsidRDefault="008D2173" w:rsidP="008D2173">
      <w:pPr>
        <w:pStyle w:val="NoSpacing"/>
        <w:spacing w:line="276" w:lineRule="auto"/>
      </w:pPr>
      <w:r>
        <w:t xml:space="preserve">                               if (m%2==0)</w:t>
      </w:r>
    </w:p>
    <w:p w14:paraId="750EE1DD" w14:textId="624BE46C" w:rsidR="008D2173" w:rsidRDefault="008D2173" w:rsidP="008D2173">
      <w:pPr>
        <w:pStyle w:val="NoSpacing"/>
        <w:spacing w:line="276" w:lineRule="auto"/>
      </w:pPr>
      <w:r>
        <w:t xml:space="preserve">                                </w:t>
      </w:r>
      <w:r w:rsidRPr="00685879">
        <w:rPr>
          <w:b/>
          <w:color w:val="3A0000"/>
        </w:rPr>
        <w:t>System.out.println</w:t>
      </w:r>
      <w:r>
        <w:t>(m);</w:t>
      </w:r>
    </w:p>
    <w:p w14:paraId="56FBCB9A" w14:textId="77777777" w:rsidR="008D2173" w:rsidRDefault="008D2173" w:rsidP="008D2173">
      <w:pPr>
        <w:pStyle w:val="NoSpacing"/>
        <w:spacing w:line="276" w:lineRule="auto"/>
      </w:pPr>
      <w:r>
        <w:t xml:space="preserve">                             m++;</w:t>
      </w:r>
    </w:p>
    <w:p w14:paraId="14BEB794" w14:textId="77777777" w:rsidR="008D2173" w:rsidRDefault="008D2173" w:rsidP="008D2173">
      <w:pPr>
        <w:pStyle w:val="NoSpacing"/>
        <w:spacing w:line="276" w:lineRule="auto"/>
      </w:pPr>
      <w:r>
        <w:t xml:space="preserve">                 }</w:t>
      </w:r>
    </w:p>
    <w:p w14:paraId="73955A11" w14:textId="165D223F" w:rsidR="008D2173" w:rsidRDefault="008D2173" w:rsidP="008D2173">
      <w:pPr>
        <w:pStyle w:val="NoSpacing"/>
        <w:spacing w:line="276" w:lineRule="auto"/>
      </w:pPr>
      <w:r>
        <w:t xml:space="preserve">                     </w:t>
      </w:r>
      <w:r w:rsidRPr="00685879">
        <w:rPr>
          <w:b/>
          <w:color w:val="3A0000"/>
        </w:rPr>
        <w:t>System.out.println</w:t>
      </w:r>
      <w:r>
        <w:t>("enter a to z numbers");</w:t>
      </w:r>
    </w:p>
    <w:p w14:paraId="43AD2BF2" w14:textId="77777777" w:rsidR="008D2173" w:rsidRDefault="008D2173" w:rsidP="008D2173">
      <w:pPr>
        <w:pStyle w:val="NoSpacing"/>
        <w:spacing w:line="276" w:lineRule="auto"/>
      </w:pPr>
      <w:r>
        <w:t xml:space="preserve">                        int a=s.nextInt(),z=s.nextInt();</w:t>
      </w:r>
    </w:p>
    <w:p w14:paraId="657BC0CC" w14:textId="77777777" w:rsidR="008D2173" w:rsidRDefault="008D2173" w:rsidP="008D2173">
      <w:pPr>
        <w:pStyle w:val="NoSpacing"/>
        <w:spacing w:line="276" w:lineRule="auto"/>
      </w:pPr>
      <w:r>
        <w:t xml:space="preserve">               while(a&gt;=z){</w:t>
      </w:r>
    </w:p>
    <w:p w14:paraId="57A042CD" w14:textId="77777777" w:rsidR="008D2173" w:rsidRDefault="008D2173" w:rsidP="008D2173">
      <w:pPr>
        <w:pStyle w:val="NoSpacing"/>
        <w:spacing w:line="276" w:lineRule="auto"/>
      </w:pPr>
      <w:r>
        <w:t xml:space="preserve">                              if (a%2!=0)</w:t>
      </w:r>
    </w:p>
    <w:p w14:paraId="3A2F9381" w14:textId="6E216024" w:rsidR="008D2173" w:rsidRDefault="008D2173" w:rsidP="008D2173">
      <w:pPr>
        <w:pStyle w:val="NoSpacing"/>
        <w:spacing w:line="276" w:lineRule="auto"/>
      </w:pPr>
      <w:r>
        <w:t xml:space="preserve">                                  </w:t>
      </w:r>
      <w:r w:rsidRPr="00685879">
        <w:rPr>
          <w:b/>
          <w:color w:val="3A0000"/>
        </w:rPr>
        <w:t>System.out.println</w:t>
      </w:r>
      <w:r>
        <w:t>(a);</w:t>
      </w:r>
    </w:p>
    <w:p w14:paraId="4E3A9E52" w14:textId="77777777" w:rsidR="008D2173" w:rsidRDefault="008D2173" w:rsidP="008D2173">
      <w:pPr>
        <w:pStyle w:val="NoSpacing"/>
        <w:spacing w:line="276" w:lineRule="auto"/>
      </w:pPr>
      <w:r>
        <w:t xml:space="preserve">                                     a--;                }</w:t>
      </w:r>
    </w:p>
    <w:p w14:paraId="39D87D31" w14:textId="77777777" w:rsidR="008D2173" w:rsidRDefault="008D2173" w:rsidP="008D2173">
      <w:pPr>
        <w:pStyle w:val="NoSpacing"/>
        <w:spacing w:line="276" w:lineRule="auto"/>
      </w:pPr>
      <w:r>
        <w:t xml:space="preserve">                              }</w:t>
      </w:r>
    </w:p>
    <w:p w14:paraId="41478CA1" w14:textId="1859C937" w:rsidR="008D2173" w:rsidRDefault="008D2173" w:rsidP="008D2173">
      <w:pPr>
        <w:pStyle w:val="NoSpacing"/>
        <w:spacing w:line="276" w:lineRule="auto"/>
      </w:pPr>
      <w:r>
        <w:t xml:space="preserve">                          }</w:t>
      </w:r>
      <w:r w:rsidR="00C43598">
        <w:t xml:space="preserve">             using for</w:t>
      </w:r>
    </w:p>
    <w:p w14:paraId="6DDF271A" w14:textId="77777777" w:rsidR="00C43598" w:rsidRDefault="00C43598" w:rsidP="008D2173">
      <w:pPr>
        <w:pStyle w:val="NoSpacing"/>
        <w:spacing w:line="276" w:lineRule="auto"/>
      </w:pPr>
    </w:p>
    <w:p w14:paraId="6B98E541" w14:textId="77777777" w:rsidR="00C43598" w:rsidRDefault="00C43598" w:rsidP="00C43598">
      <w:pPr>
        <w:pStyle w:val="NoSpacing"/>
        <w:spacing w:line="276" w:lineRule="auto"/>
      </w:pPr>
      <w:r>
        <w:t xml:space="preserve">    </w:t>
      </w:r>
    </w:p>
    <w:p w14:paraId="639FE3F3" w14:textId="77777777" w:rsidR="00C43598" w:rsidRDefault="00C43598" w:rsidP="00C43598">
      <w:pPr>
        <w:pStyle w:val="NoSpacing"/>
        <w:spacing w:line="276" w:lineRule="auto"/>
      </w:pPr>
      <w:r>
        <w:t xml:space="preserve">   for (int m1=s.nextInt(),n1=s.nextInt();m1&lt;=n1;m1++) {</w:t>
      </w:r>
    </w:p>
    <w:p w14:paraId="07F8CC81" w14:textId="77777777" w:rsidR="00C43598" w:rsidRDefault="00C43598" w:rsidP="00C43598">
      <w:pPr>
        <w:pStyle w:val="NoSpacing"/>
        <w:spacing w:line="276" w:lineRule="auto"/>
      </w:pPr>
      <w:r>
        <w:t xml:space="preserve">          if (m1%2==0){</w:t>
      </w:r>
    </w:p>
    <w:p w14:paraId="6ECA2190" w14:textId="64019921" w:rsidR="00C43598" w:rsidRDefault="00C43598" w:rsidP="00C43598">
      <w:pPr>
        <w:pStyle w:val="NoSpacing"/>
        <w:spacing w:line="276" w:lineRule="auto"/>
      </w:pPr>
      <w:r>
        <w:t xml:space="preserve">               </w:t>
      </w:r>
      <w:r w:rsidR="0060103C" w:rsidRPr="00685879">
        <w:rPr>
          <w:b/>
          <w:color w:val="3A0000"/>
        </w:rPr>
        <w:t>System.out.println</w:t>
      </w:r>
      <w:r>
        <w:t>(m1); } }</w:t>
      </w:r>
    </w:p>
    <w:p w14:paraId="5B769410" w14:textId="77777777" w:rsidR="00C43598" w:rsidRDefault="00C43598" w:rsidP="00C43598">
      <w:pPr>
        <w:pStyle w:val="NoSpacing"/>
        <w:spacing w:line="276" w:lineRule="auto"/>
      </w:pPr>
      <w:r>
        <w:t xml:space="preserve">  for (int n=s.nextInt(),m=s.nextInt();n&gt;=m;n--){</w:t>
      </w:r>
    </w:p>
    <w:p w14:paraId="6F1B024D" w14:textId="77777777" w:rsidR="00C43598" w:rsidRDefault="00C43598" w:rsidP="00C43598">
      <w:pPr>
        <w:pStyle w:val="NoSpacing"/>
        <w:spacing w:line="276" w:lineRule="auto"/>
      </w:pPr>
      <w:r>
        <w:t xml:space="preserve">            if (n%2!=0){</w:t>
      </w:r>
    </w:p>
    <w:p w14:paraId="7A3431AA" w14:textId="74341A8C" w:rsidR="00C43598" w:rsidRDefault="00C43598" w:rsidP="00C43598">
      <w:pPr>
        <w:pStyle w:val="NoSpacing"/>
        <w:spacing w:line="276" w:lineRule="auto"/>
      </w:pPr>
      <w:r>
        <w:t xml:space="preserve">            </w:t>
      </w:r>
      <w:r w:rsidR="0060103C" w:rsidRPr="00685879">
        <w:rPr>
          <w:b/>
          <w:color w:val="3A0000"/>
        </w:rPr>
        <w:t>System.out.println</w:t>
      </w:r>
      <w:r>
        <w:t>(n); } }</w:t>
      </w:r>
    </w:p>
    <w:p w14:paraId="0E2DCEBB" w14:textId="3F6243F7" w:rsidR="00C43598" w:rsidRDefault="00C43598" w:rsidP="00C43598">
      <w:pPr>
        <w:pStyle w:val="NoSpacing"/>
        <w:spacing w:line="276" w:lineRule="auto"/>
      </w:pPr>
      <w:r>
        <w:t xml:space="preserve">               }         }</w:t>
      </w:r>
    </w:p>
    <w:p w14:paraId="2B35869E" w14:textId="2A3BD5DF" w:rsidR="00F8527E" w:rsidRDefault="00F8527E" w:rsidP="00F8527E">
      <w:pPr>
        <w:pStyle w:val="Heading2"/>
      </w:pPr>
      <w:r>
        <w:t>DIFERENCE BETWEEN WHILE AND DO WHILE</w:t>
      </w:r>
    </w:p>
    <w:p w14:paraId="1413EA23" w14:textId="0461DF03" w:rsidR="00F8527E" w:rsidRPr="00424F79" w:rsidRDefault="00F8527E" w:rsidP="00424F79">
      <w:pPr>
        <w:rPr>
          <w:b/>
          <w:sz w:val="24"/>
          <w:szCs w:val="24"/>
        </w:rPr>
      </w:pPr>
      <w:r w:rsidRPr="00424F79">
        <w:rPr>
          <w:b/>
          <w:sz w:val="24"/>
          <w:szCs w:val="24"/>
        </w:rPr>
        <w:t>WHILE</w:t>
      </w:r>
    </w:p>
    <w:p w14:paraId="78897481" w14:textId="376DA629" w:rsidR="00F8527E" w:rsidRDefault="00E26F9B" w:rsidP="006E4F11">
      <w:pPr>
        <w:pStyle w:val="ListParagraph"/>
        <w:numPr>
          <w:ilvl w:val="0"/>
          <w:numId w:val="77"/>
        </w:numPr>
      </w:pPr>
      <w:r>
        <w:t xml:space="preserve">IN CASE OF WHILE </w:t>
      </w:r>
      <w:r w:rsidRPr="00424F79">
        <w:rPr>
          <w:highlight w:val="yellow"/>
        </w:rPr>
        <w:t>FIRST THE CONDIITION WILL BE CHECKED</w:t>
      </w:r>
      <w:r>
        <w:t xml:space="preserve"> </w:t>
      </w:r>
    </w:p>
    <w:p w14:paraId="21CEA658" w14:textId="5F291D7A" w:rsidR="004612C4" w:rsidRDefault="004612C4" w:rsidP="004612C4">
      <w:pPr>
        <w:pStyle w:val="ListParagraph"/>
      </w:pPr>
      <w:r>
        <w:t xml:space="preserve">LATER </w:t>
      </w:r>
      <w:r w:rsidRPr="00424F79">
        <w:rPr>
          <w:highlight w:val="yellow"/>
        </w:rPr>
        <w:t xml:space="preserve">SET OF INSTRUCTIONS WILL GET </w:t>
      </w:r>
      <w:r w:rsidR="00966098" w:rsidRPr="00424F79">
        <w:rPr>
          <w:highlight w:val="yellow"/>
        </w:rPr>
        <w:t>EXECUTE</w:t>
      </w:r>
      <w:r w:rsidR="00966098">
        <w:t>D</w:t>
      </w:r>
    </w:p>
    <w:p w14:paraId="49BA4E95" w14:textId="1884116C" w:rsidR="00966098" w:rsidRDefault="00966098" w:rsidP="006E4F11">
      <w:pPr>
        <w:pStyle w:val="ListParagraph"/>
        <w:numPr>
          <w:ilvl w:val="0"/>
          <w:numId w:val="77"/>
        </w:numPr>
      </w:pPr>
      <w:r w:rsidRPr="00424F79">
        <w:rPr>
          <w:highlight w:val="yellow"/>
        </w:rPr>
        <w:t xml:space="preserve">MINNIMUM ITRATION OF WHILE </w:t>
      </w:r>
      <w:r w:rsidR="00E158E4" w:rsidRPr="00424F79">
        <w:rPr>
          <w:highlight w:val="yellow"/>
        </w:rPr>
        <w:t>IS ‘0’</w:t>
      </w:r>
      <w:r w:rsidR="00E158E4">
        <w:t>.</w:t>
      </w:r>
    </w:p>
    <w:p w14:paraId="2BD438C0" w14:textId="317F61E8" w:rsidR="00DB6F8A" w:rsidRPr="00424F79" w:rsidRDefault="00E158E4" w:rsidP="006E4F11">
      <w:pPr>
        <w:pStyle w:val="ListParagraph"/>
        <w:numPr>
          <w:ilvl w:val="0"/>
          <w:numId w:val="77"/>
        </w:numPr>
        <w:rPr>
          <w:highlight w:val="yellow"/>
        </w:rPr>
      </w:pPr>
      <w:r w:rsidRPr="00424F79">
        <w:rPr>
          <w:highlight w:val="yellow"/>
        </w:rPr>
        <w:t xml:space="preserve">WHILE LOOP SHOULD </w:t>
      </w:r>
      <w:r w:rsidR="009E23F9" w:rsidRPr="00424F79">
        <w:rPr>
          <w:highlight w:val="yellow"/>
        </w:rPr>
        <w:t>NOT END WITH SEMICOLUN(;)</w:t>
      </w:r>
    </w:p>
    <w:p w14:paraId="521BF553" w14:textId="4867785D" w:rsidR="00DB6F8A" w:rsidRDefault="00DB6F8A" w:rsidP="006E4F11">
      <w:pPr>
        <w:pStyle w:val="ListParagraph"/>
        <w:numPr>
          <w:ilvl w:val="0"/>
          <w:numId w:val="77"/>
        </w:numPr>
      </w:pPr>
      <w:r>
        <w:t xml:space="preserve">IT IS AN </w:t>
      </w:r>
      <w:r w:rsidRPr="00424F79">
        <w:rPr>
          <w:highlight w:val="yellow"/>
        </w:rPr>
        <w:t>ENTRY CONDITION LOOP</w:t>
      </w:r>
      <w:r>
        <w:t>.</w:t>
      </w:r>
    </w:p>
    <w:p w14:paraId="7CA64288" w14:textId="77777777" w:rsidR="00F31D87" w:rsidRDefault="00F31D87" w:rsidP="00F31D87"/>
    <w:p w14:paraId="7F0E5068" w14:textId="748E127D" w:rsidR="00F31D87" w:rsidRPr="00424F79" w:rsidRDefault="00F31D87" w:rsidP="00424F79">
      <w:pPr>
        <w:rPr>
          <w:b/>
          <w:sz w:val="24"/>
          <w:szCs w:val="24"/>
        </w:rPr>
      </w:pPr>
      <w:r w:rsidRPr="00424F79">
        <w:rPr>
          <w:b/>
          <w:sz w:val="24"/>
          <w:szCs w:val="24"/>
        </w:rPr>
        <w:t>DO WHILE</w:t>
      </w:r>
    </w:p>
    <w:p w14:paraId="68C74B12" w14:textId="5BC95790" w:rsidR="005723A2" w:rsidRPr="00424F79" w:rsidRDefault="004723EC" w:rsidP="006E4F11">
      <w:pPr>
        <w:pStyle w:val="ListParagraph"/>
        <w:numPr>
          <w:ilvl w:val="0"/>
          <w:numId w:val="77"/>
        </w:numPr>
        <w:rPr>
          <w:highlight w:val="yellow"/>
        </w:rPr>
      </w:pPr>
      <w:r>
        <w:t xml:space="preserve">IN CASE OF DO WHILE </w:t>
      </w:r>
      <w:r w:rsidRPr="00424F79">
        <w:rPr>
          <w:highlight w:val="yellow"/>
        </w:rPr>
        <w:t>1</w:t>
      </w:r>
      <w:r w:rsidRPr="00424F79">
        <w:rPr>
          <w:highlight w:val="yellow"/>
          <w:vertAlign w:val="superscript"/>
        </w:rPr>
        <w:t>ST</w:t>
      </w:r>
      <w:r w:rsidRPr="00424F79">
        <w:rPr>
          <w:highlight w:val="yellow"/>
        </w:rPr>
        <w:t xml:space="preserve"> THE SET OF INSTRUCTIONS </w:t>
      </w:r>
      <w:r w:rsidR="00DE25F8" w:rsidRPr="00424F79">
        <w:rPr>
          <w:highlight w:val="yellow"/>
        </w:rPr>
        <w:t>WILL GET EXECUTED</w:t>
      </w:r>
      <w:r w:rsidR="00DE25F8">
        <w:t xml:space="preserve"> </w:t>
      </w:r>
      <w:r w:rsidR="002E7A7B">
        <w:t xml:space="preserve">LATER </w:t>
      </w:r>
      <w:r w:rsidR="002E7A7B" w:rsidRPr="00424F79">
        <w:rPr>
          <w:highlight w:val="yellow"/>
        </w:rPr>
        <w:t>CONDITION WILL BE CHECKED.</w:t>
      </w:r>
    </w:p>
    <w:p w14:paraId="35F343E8" w14:textId="48C3FC07" w:rsidR="005723A2" w:rsidRPr="00424F79" w:rsidRDefault="005723A2" w:rsidP="006E4F11">
      <w:pPr>
        <w:pStyle w:val="ListParagraph"/>
        <w:numPr>
          <w:ilvl w:val="0"/>
          <w:numId w:val="77"/>
        </w:numPr>
        <w:rPr>
          <w:highlight w:val="yellow"/>
        </w:rPr>
      </w:pPr>
      <w:r w:rsidRPr="00424F79">
        <w:rPr>
          <w:highlight w:val="yellow"/>
        </w:rPr>
        <w:t>MINNIMUM</w:t>
      </w:r>
      <w:r w:rsidR="00CE709B" w:rsidRPr="00424F79">
        <w:rPr>
          <w:highlight w:val="yellow"/>
        </w:rPr>
        <w:t xml:space="preserve"> ITRATION</w:t>
      </w:r>
      <w:r w:rsidR="00CE709B">
        <w:t xml:space="preserve"> OF DO WHILE IS </w:t>
      </w:r>
      <w:r w:rsidR="00CE709B" w:rsidRPr="00424F79">
        <w:rPr>
          <w:highlight w:val="yellow"/>
        </w:rPr>
        <w:t>1</w:t>
      </w:r>
    </w:p>
    <w:p w14:paraId="57837C66" w14:textId="4C09ECF9" w:rsidR="00CE709B" w:rsidRPr="00424F79" w:rsidRDefault="00CE709B" w:rsidP="006E4F11">
      <w:pPr>
        <w:pStyle w:val="ListParagraph"/>
        <w:numPr>
          <w:ilvl w:val="0"/>
          <w:numId w:val="77"/>
        </w:numPr>
        <w:rPr>
          <w:highlight w:val="yellow"/>
        </w:rPr>
      </w:pPr>
      <w:r>
        <w:t xml:space="preserve">DO WHILE </w:t>
      </w:r>
      <w:r w:rsidRPr="00424F79">
        <w:rPr>
          <w:highlight w:val="yellow"/>
        </w:rPr>
        <w:t xml:space="preserve">SHOULD END WITH </w:t>
      </w:r>
      <w:r w:rsidR="00B0695A" w:rsidRPr="00424F79">
        <w:rPr>
          <w:highlight w:val="yellow"/>
        </w:rPr>
        <w:t>SEMICOLUMN (;)</w:t>
      </w:r>
    </w:p>
    <w:p w14:paraId="487897F3" w14:textId="5823E806" w:rsidR="00B0695A" w:rsidRDefault="00B0695A" w:rsidP="00424F79">
      <w:r>
        <w:t xml:space="preserve">IT IS AN </w:t>
      </w:r>
      <w:r w:rsidRPr="00424F79">
        <w:rPr>
          <w:highlight w:val="yellow"/>
        </w:rPr>
        <w:t>EXIT CONDITION LOOP</w:t>
      </w:r>
      <w:r w:rsidR="00C70187">
        <w:t>.</w:t>
      </w:r>
    </w:p>
    <w:p w14:paraId="491F3847" w14:textId="77089996" w:rsidR="00C70187" w:rsidRDefault="00C70187" w:rsidP="00C70187">
      <w:pPr>
        <w:pStyle w:val="Heading1"/>
      </w:pPr>
      <w:r>
        <w:t>FOR=</w:t>
      </w:r>
    </w:p>
    <w:p w14:paraId="30BF32B5" w14:textId="339734FD" w:rsidR="00C70187" w:rsidRDefault="00D66F90" w:rsidP="00D66F90">
      <w:r>
        <w:t xml:space="preserve">IN CASE OF FOR LOOP IF </w:t>
      </w:r>
      <w:r w:rsidR="00C25926">
        <w:t xml:space="preserve">WE </w:t>
      </w:r>
      <w:r w:rsidR="00C25926" w:rsidRPr="006F2070">
        <w:rPr>
          <w:highlight w:val="yellow"/>
        </w:rPr>
        <w:t xml:space="preserve">DECLARE AND INTIALIZED </w:t>
      </w:r>
      <w:r w:rsidR="00E0713D" w:rsidRPr="006F2070">
        <w:rPr>
          <w:highlight w:val="yellow"/>
        </w:rPr>
        <w:t>ANY VARIABLE</w:t>
      </w:r>
      <w:r w:rsidR="00E0713D">
        <w:t xml:space="preserve"> THEN THE </w:t>
      </w:r>
      <w:r w:rsidR="00E0713D" w:rsidRPr="006F2070">
        <w:rPr>
          <w:highlight w:val="yellow"/>
        </w:rPr>
        <w:t xml:space="preserve">VARIABLE BECOMES LOCAL </w:t>
      </w:r>
      <w:r w:rsidR="00424449" w:rsidRPr="006F2070">
        <w:rPr>
          <w:highlight w:val="yellow"/>
        </w:rPr>
        <w:t xml:space="preserve">VARIABLE FOR </w:t>
      </w:r>
      <w:r w:rsidR="00311A69" w:rsidRPr="006F2070">
        <w:rPr>
          <w:highlight w:val="yellow"/>
        </w:rPr>
        <w:t>PARTICULAR FOR BLOCK</w:t>
      </w:r>
    </w:p>
    <w:p w14:paraId="05DF392B" w14:textId="7B9DB6BD" w:rsidR="005110E3" w:rsidRDefault="005110E3" w:rsidP="00D66F90">
      <w:r>
        <w:t>SYNTAX=</w:t>
      </w:r>
    </w:p>
    <w:p w14:paraId="63A59EFF" w14:textId="7326C02C" w:rsidR="005110E3" w:rsidRDefault="005110E3" w:rsidP="00D66F90">
      <w:r>
        <w:t>FOR(INITIA</w:t>
      </w:r>
      <w:r w:rsidR="00E45AB4">
        <w:t>LIZATION,CONDITION;UPDATION)</w:t>
      </w:r>
    </w:p>
    <w:p w14:paraId="46A44A90" w14:textId="68A5FCDB" w:rsidR="00E45AB4" w:rsidRDefault="00E45AB4" w:rsidP="00D66F90">
      <w:r>
        <w:t xml:space="preserve">                                        SET OF INSTRUCTIONS.</w:t>
      </w:r>
    </w:p>
    <w:p w14:paraId="35FDE693" w14:textId="77777777" w:rsidR="007C62E6" w:rsidRDefault="007C62E6" w:rsidP="007C62E6">
      <w:r>
        <w:t>int i = 0;</w:t>
      </w:r>
    </w:p>
    <w:p w14:paraId="68837383" w14:textId="77777777" w:rsidR="007C62E6" w:rsidRDefault="007C62E6" w:rsidP="007C62E6">
      <w:r>
        <w:t>for (; i &lt; 5; i++) {</w:t>
      </w:r>
    </w:p>
    <w:p w14:paraId="15F347D4" w14:textId="77777777" w:rsidR="007C62E6" w:rsidRDefault="007C62E6" w:rsidP="007C62E6">
      <w:r>
        <w:t xml:space="preserve">    System.out.println("i = " + i);</w:t>
      </w:r>
    </w:p>
    <w:p w14:paraId="63DD9128" w14:textId="31173E53" w:rsidR="007C62E6" w:rsidRDefault="007C62E6" w:rsidP="007C62E6">
      <w:r>
        <w:t>}</w:t>
      </w:r>
    </w:p>
    <w:p w14:paraId="50E32157" w14:textId="77777777" w:rsidR="00817C5D" w:rsidRDefault="00817C5D" w:rsidP="00817C5D">
      <w:r>
        <w:t>for (int i = 0; i &lt; 5;) {</w:t>
      </w:r>
    </w:p>
    <w:p w14:paraId="3482DF3F" w14:textId="77777777" w:rsidR="00817C5D" w:rsidRDefault="00817C5D" w:rsidP="00817C5D">
      <w:r>
        <w:t xml:space="preserve">    System.out.println("i = " + i);</w:t>
      </w:r>
    </w:p>
    <w:p w14:paraId="1BBB4928" w14:textId="77777777" w:rsidR="00817C5D" w:rsidRDefault="00817C5D" w:rsidP="00817C5D">
      <w:r>
        <w:t xml:space="preserve">    i++; // Manual increment inside loop</w:t>
      </w:r>
    </w:p>
    <w:p w14:paraId="3AE6B54D" w14:textId="7AF25221" w:rsidR="00B84206" w:rsidRDefault="00817C5D" w:rsidP="00817C5D">
      <w:r>
        <w:t>}</w:t>
      </w:r>
    </w:p>
    <w:p w14:paraId="29DE4E17" w14:textId="77777777" w:rsidR="00817C5D" w:rsidRDefault="00817C5D" w:rsidP="00817C5D">
      <w:r>
        <w:t>for (;;) {</w:t>
      </w:r>
    </w:p>
    <w:p w14:paraId="50668559" w14:textId="77777777" w:rsidR="00817C5D" w:rsidRDefault="00817C5D" w:rsidP="00817C5D">
      <w:r>
        <w:t xml:space="preserve">    System.out.println("Infinite Loop");</w:t>
      </w:r>
    </w:p>
    <w:p w14:paraId="081692A2" w14:textId="77777777" w:rsidR="00817C5D" w:rsidRDefault="00817C5D" w:rsidP="00817C5D">
      <w:r>
        <w:t xml:space="preserve">    break; // Add a break to prevent actual infinite loop</w:t>
      </w:r>
    </w:p>
    <w:p w14:paraId="6FD7FF7E" w14:textId="65040885" w:rsidR="00817C5D" w:rsidRDefault="00817C5D" w:rsidP="00817C5D">
      <w:r>
        <w:t>}</w:t>
      </w:r>
    </w:p>
    <w:p w14:paraId="2C0EB94F" w14:textId="77777777" w:rsidR="009D7230" w:rsidRDefault="009D7230" w:rsidP="009D7230">
      <w:r>
        <w:t>for (int i = 0, j = 5; i &lt; j; i++, j--) {</w:t>
      </w:r>
    </w:p>
    <w:p w14:paraId="4BE7D0EF" w14:textId="77777777" w:rsidR="009D7230" w:rsidRDefault="009D7230" w:rsidP="009D7230">
      <w:r>
        <w:t xml:space="preserve">    System.out.println("i = " + i + ", j = " + j);</w:t>
      </w:r>
    </w:p>
    <w:p w14:paraId="530EA4F3" w14:textId="1747345F" w:rsidR="009D7230" w:rsidRDefault="009D7230" w:rsidP="009D7230">
      <w:r>
        <w:t>}</w:t>
      </w:r>
    </w:p>
    <w:p w14:paraId="7E25F6AF" w14:textId="0765A2A2" w:rsidR="008C3648" w:rsidRDefault="004A20D8" w:rsidP="00D66F90">
      <w:pPr>
        <w:rPr>
          <w:color w:val="FF0000"/>
        </w:rPr>
      </w:pPr>
      <w:r w:rsidRPr="00F6472F">
        <w:rPr>
          <w:color w:val="FF0000"/>
        </w:rPr>
        <w:t xml:space="preserve">1 WRITE A PROGRAMME TO PRINT ‘N’ </w:t>
      </w:r>
      <w:r w:rsidR="00F6472F" w:rsidRPr="00F6472F">
        <w:rPr>
          <w:color w:val="FF0000"/>
        </w:rPr>
        <w:t>NATURAL NUMBERS FROM 1 TO N</w:t>
      </w:r>
    </w:p>
    <w:p w14:paraId="5AE3DED7" w14:textId="77777777" w:rsidR="000D11CB" w:rsidRPr="000D11CB" w:rsidRDefault="000D11CB" w:rsidP="000D11CB">
      <w:pPr>
        <w:pStyle w:val="NoSpacing"/>
      </w:pPr>
      <w:r w:rsidRPr="000D11CB">
        <w:t>import java.util.Scanner;</w:t>
      </w:r>
    </w:p>
    <w:p w14:paraId="72E8B34C" w14:textId="77777777" w:rsidR="000D11CB" w:rsidRPr="000D11CB" w:rsidRDefault="000D11CB" w:rsidP="000D11CB">
      <w:pPr>
        <w:pStyle w:val="NoSpacing"/>
      </w:pPr>
      <w:r w:rsidRPr="000D11CB">
        <w:t>class For1</w:t>
      </w:r>
    </w:p>
    <w:p w14:paraId="6433589A" w14:textId="77777777" w:rsidR="000D11CB" w:rsidRPr="000D11CB" w:rsidRDefault="000D11CB" w:rsidP="000D11CB">
      <w:pPr>
        <w:pStyle w:val="NoSpacing"/>
      </w:pPr>
      <w:r w:rsidRPr="000D11CB">
        <w:t xml:space="preserve">          {</w:t>
      </w:r>
    </w:p>
    <w:p w14:paraId="20DAFEAA" w14:textId="2493B524" w:rsidR="000D11CB" w:rsidRPr="000D11CB" w:rsidRDefault="000D11CB" w:rsidP="000D11CB">
      <w:pPr>
        <w:pStyle w:val="NoSpacing"/>
      </w:pPr>
      <w:r w:rsidRPr="000D11CB">
        <w:t xml:space="preserve">              </w:t>
      </w:r>
      <w:r w:rsidRPr="00685879">
        <w:rPr>
          <w:color w:val="002060"/>
        </w:rPr>
        <w:t>public static void main</w:t>
      </w:r>
      <w:r w:rsidRPr="000D11CB">
        <w:t xml:space="preserve"> (String [] args)</w:t>
      </w:r>
    </w:p>
    <w:p w14:paraId="0C6876C2" w14:textId="77777777" w:rsidR="000D11CB" w:rsidRPr="000D11CB" w:rsidRDefault="000D11CB" w:rsidP="00C10A3D">
      <w:pPr>
        <w:pStyle w:val="NoSpacing"/>
        <w:pBdr>
          <w:bottom w:val="single" w:sz="4" w:space="1" w:color="auto"/>
          <w:bar w:val="single" w:sz="4" w:color="auto"/>
        </w:pBdr>
      </w:pPr>
      <w:r w:rsidRPr="000D11CB">
        <w:t xml:space="preserve">            {</w:t>
      </w:r>
    </w:p>
    <w:p w14:paraId="1EA0B065" w14:textId="77777777" w:rsidR="000D11CB" w:rsidRPr="000D11CB" w:rsidRDefault="000D11CB" w:rsidP="000D11CB">
      <w:pPr>
        <w:pStyle w:val="NoSpacing"/>
      </w:pPr>
      <w:r w:rsidRPr="000D11CB">
        <w:t xml:space="preserve">               Scanner s=new Scanner (System.in);</w:t>
      </w:r>
    </w:p>
    <w:p w14:paraId="159BC3D9" w14:textId="1BFA6E2E" w:rsidR="000D11CB" w:rsidRPr="000D11CB" w:rsidRDefault="000D11CB" w:rsidP="000D11CB">
      <w:pPr>
        <w:pStyle w:val="NoSpacing"/>
      </w:pPr>
      <w:r w:rsidRPr="000D11CB">
        <w:t xml:space="preserve">               </w:t>
      </w:r>
      <w:r w:rsidRPr="00685879">
        <w:rPr>
          <w:b/>
          <w:color w:val="3A0000"/>
        </w:rPr>
        <w:t>System.out.println</w:t>
      </w:r>
      <w:r w:rsidRPr="000D11CB">
        <w:t>("enter n numbers");</w:t>
      </w:r>
    </w:p>
    <w:p w14:paraId="13B5154E" w14:textId="0F2B3974" w:rsidR="000D11CB" w:rsidRPr="000D11CB" w:rsidRDefault="000D11CB" w:rsidP="000D11CB">
      <w:pPr>
        <w:pStyle w:val="NoSpacing"/>
      </w:pPr>
      <w:r w:rsidRPr="000D11CB">
        <w:t xml:space="preserve">   for(int start=1,n=s.nextInt();start&lt;=n;start++)</w:t>
      </w:r>
      <w:r w:rsidR="00C10A3D">
        <w:t xml:space="preserve"> </w:t>
      </w:r>
    </w:p>
    <w:p w14:paraId="24FF1107" w14:textId="77777777" w:rsidR="000D11CB" w:rsidRPr="000D11CB" w:rsidRDefault="000D11CB" w:rsidP="000D11CB">
      <w:pPr>
        <w:pStyle w:val="NoSpacing"/>
      </w:pPr>
      <w:r w:rsidRPr="000D11CB">
        <w:t xml:space="preserve">                {</w:t>
      </w:r>
    </w:p>
    <w:p w14:paraId="683CFC27" w14:textId="4861A48C" w:rsidR="000D11CB" w:rsidRPr="000D11CB" w:rsidRDefault="000D11CB" w:rsidP="000D11CB">
      <w:pPr>
        <w:pStyle w:val="NoSpacing"/>
      </w:pPr>
      <w:r w:rsidRPr="000D11CB">
        <w:t xml:space="preserve">                     </w:t>
      </w:r>
      <w:r w:rsidRPr="00685879">
        <w:rPr>
          <w:b/>
          <w:color w:val="3A0000"/>
        </w:rPr>
        <w:t>System.out.println</w:t>
      </w:r>
      <w:r w:rsidRPr="000D11CB">
        <w:t>(start);</w:t>
      </w:r>
    </w:p>
    <w:p w14:paraId="06A2505E" w14:textId="77777777" w:rsidR="000D11CB" w:rsidRPr="000D11CB" w:rsidRDefault="000D11CB" w:rsidP="000D11CB">
      <w:pPr>
        <w:pStyle w:val="NoSpacing"/>
      </w:pPr>
      <w:r w:rsidRPr="000D11CB">
        <w:t xml:space="preserve">                                   }</w:t>
      </w:r>
    </w:p>
    <w:p w14:paraId="1BF1E4B7" w14:textId="77777777" w:rsidR="000D11CB" w:rsidRPr="000D11CB" w:rsidRDefault="000D11CB" w:rsidP="000D11CB">
      <w:pPr>
        <w:pStyle w:val="NoSpacing"/>
      </w:pPr>
      <w:r w:rsidRPr="000D11CB">
        <w:t xml:space="preserve">                             }</w:t>
      </w:r>
    </w:p>
    <w:p w14:paraId="2944151D" w14:textId="29E00DA9" w:rsidR="00F6472F" w:rsidRPr="00F6472F" w:rsidRDefault="000D11CB" w:rsidP="000D11CB">
      <w:pPr>
        <w:pStyle w:val="NoSpacing"/>
      </w:pPr>
      <w:r w:rsidRPr="000D11CB">
        <w:t xml:space="preserve">                  }</w:t>
      </w:r>
    </w:p>
    <w:p w14:paraId="057C2EAD" w14:textId="77777777" w:rsidR="000D11CB" w:rsidRDefault="008D2173" w:rsidP="000D11CB">
      <w:pPr>
        <w:pStyle w:val="NoSpacing"/>
      </w:pPr>
      <w:r>
        <w:t xml:space="preserve">                        </w:t>
      </w:r>
    </w:p>
    <w:p w14:paraId="1D81FB0F" w14:textId="7F1DFABD" w:rsidR="005A71EE" w:rsidRDefault="000D11CB" w:rsidP="008D2173">
      <w:pPr>
        <w:pStyle w:val="NoSpacing"/>
        <w:rPr>
          <w:color w:val="FF0000"/>
        </w:rPr>
      </w:pPr>
      <w:r w:rsidRPr="00EA7296">
        <w:rPr>
          <w:color w:val="FF0000"/>
        </w:rPr>
        <w:t xml:space="preserve">2 </w:t>
      </w:r>
      <w:r w:rsidR="00EA7296" w:rsidRPr="00EA7296">
        <w:rPr>
          <w:color w:val="FF0000"/>
        </w:rPr>
        <w:t>n to 1=</w:t>
      </w:r>
      <w:r w:rsidR="008D2173" w:rsidRPr="00EA7296">
        <w:rPr>
          <w:color w:val="FF0000"/>
        </w:rPr>
        <w:t xml:space="preserve">  </w:t>
      </w:r>
    </w:p>
    <w:p w14:paraId="0F391DE7" w14:textId="77777777" w:rsidR="00EA7296" w:rsidRPr="00EA7296" w:rsidRDefault="00EA7296" w:rsidP="000D11CB">
      <w:pPr>
        <w:pStyle w:val="NoSpacing"/>
        <w:rPr>
          <w:color w:val="FF0000"/>
        </w:rPr>
      </w:pPr>
    </w:p>
    <w:p w14:paraId="6BEFFA58" w14:textId="77777777" w:rsidR="00533B41" w:rsidRDefault="00DF793C" w:rsidP="00533B41">
      <w:pPr>
        <w:pStyle w:val="NoSpacing"/>
      </w:pPr>
      <w:r w:rsidRPr="00DF793C">
        <w:t xml:space="preserve">                      </w:t>
      </w:r>
      <w:r w:rsidR="00533B41">
        <w:t>import java.util.Scanner;</w:t>
      </w:r>
    </w:p>
    <w:p w14:paraId="7063E8EB" w14:textId="77777777" w:rsidR="00533B41" w:rsidRDefault="00533B41" w:rsidP="00533B41">
      <w:pPr>
        <w:pStyle w:val="NoSpacing"/>
      </w:pPr>
      <w:r>
        <w:t>class For2</w:t>
      </w:r>
    </w:p>
    <w:p w14:paraId="43EB6F64" w14:textId="77777777" w:rsidR="00533B41" w:rsidRDefault="00533B41" w:rsidP="00533B41">
      <w:pPr>
        <w:pStyle w:val="NoSpacing"/>
      </w:pPr>
      <w:r>
        <w:t xml:space="preserve">          {</w:t>
      </w:r>
    </w:p>
    <w:p w14:paraId="3A1D1816" w14:textId="6FF30D5A" w:rsidR="00533B41" w:rsidRDefault="00533B41" w:rsidP="00533B41">
      <w:pPr>
        <w:pStyle w:val="NoSpacing"/>
      </w:pPr>
      <w:r>
        <w:t xml:space="preserve">              </w:t>
      </w:r>
      <w:r w:rsidRPr="00685879">
        <w:rPr>
          <w:color w:val="002060"/>
        </w:rPr>
        <w:t>public static void main</w:t>
      </w:r>
      <w:r>
        <w:t xml:space="preserve"> (String [] args)</w:t>
      </w:r>
    </w:p>
    <w:p w14:paraId="0931C5C8" w14:textId="77777777" w:rsidR="00533B41" w:rsidRDefault="00533B41" w:rsidP="00533B41">
      <w:pPr>
        <w:pStyle w:val="NoSpacing"/>
      </w:pPr>
      <w:r>
        <w:t xml:space="preserve">            {</w:t>
      </w:r>
    </w:p>
    <w:p w14:paraId="557D4F90" w14:textId="77777777" w:rsidR="00533B41" w:rsidRDefault="00533B41" w:rsidP="00533B41">
      <w:pPr>
        <w:pStyle w:val="NoSpacing"/>
      </w:pPr>
      <w:r>
        <w:t xml:space="preserve">               Scanner s=new Scanner (System.in);</w:t>
      </w:r>
    </w:p>
    <w:p w14:paraId="43623336" w14:textId="422332A6" w:rsidR="00533B41" w:rsidRDefault="00533B41" w:rsidP="00533B41">
      <w:pPr>
        <w:pStyle w:val="NoSpacing"/>
      </w:pPr>
      <w:r>
        <w:t xml:space="preserve">               </w:t>
      </w:r>
      <w:r w:rsidRPr="00685879">
        <w:rPr>
          <w:b/>
          <w:color w:val="3A0000"/>
        </w:rPr>
        <w:t>System.out.println</w:t>
      </w:r>
      <w:r>
        <w:t>("enter n values");</w:t>
      </w:r>
    </w:p>
    <w:p w14:paraId="295367AD" w14:textId="77777777" w:rsidR="00533B41" w:rsidRDefault="00533B41" w:rsidP="00533B41">
      <w:pPr>
        <w:pStyle w:val="NoSpacing"/>
      </w:pPr>
      <w:r>
        <w:t xml:space="preserve"> for(int start=s.nextInt(),end=1;start&gt;=end;start--)</w:t>
      </w:r>
    </w:p>
    <w:p w14:paraId="7FBD0F24" w14:textId="77777777" w:rsidR="00533B41" w:rsidRDefault="00533B41" w:rsidP="00533B41">
      <w:pPr>
        <w:pStyle w:val="NoSpacing"/>
      </w:pPr>
      <w:r>
        <w:t xml:space="preserve">         {</w:t>
      </w:r>
    </w:p>
    <w:p w14:paraId="12FADA3B" w14:textId="4887B5C5" w:rsidR="00533B41" w:rsidRDefault="00533B41" w:rsidP="00533B41">
      <w:pPr>
        <w:pStyle w:val="NoSpacing"/>
      </w:pPr>
      <w:r>
        <w:t xml:space="preserve">             </w:t>
      </w:r>
      <w:r w:rsidRPr="00685879">
        <w:rPr>
          <w:b/>
          <w:color w:val="3A0000"/>
        </w:rPr>
        <w:t>System.out.println</w:t>
      </w:r>
      <w:r>
        <w:t>(start);</w:t>
      </w:r>
    </w:p>
    <w:p w14:paraId="3C92D08B" w14:textId="77777777" w:rsidR="00533B41" w:rsidRDefault="00533B41" w:rsidP="00533B41">
      <w:pPr>
        <w:pStyle w:val="NoSpacing"/>
      </w:pPr>
      <w:r>
        <w:t xml:space="preserve">            }</w:t>
      </w:r>
    </w:p>
    <w:p w14:paraId="2A6FB713" w14:textId="6757266E" w:rsidR="006C6C63" w:rsidRDefault="00533B41" w:rsidP="00533B41">
      <w:pPr>
        <w:pStyle w:val="NoSpacing"/>
      </w:pPr>
      <w:r>
        <w:t xml:space="preserve">       }         }</w:t>
      </w:r>
    </w:p>
    <w:p w14:paraId="28C60947" w14:textId="77777777" w:rsidR="00533B41" w:rsidRDefault="00533B41" w:rsidP="00533B41">
      <w:pPr>
        <w:pStyle w:val="NoSpacing"/>
      </w:pPr>
    </w:p>
    <w:p w14:paraId="5BF66E33" w14:textId="5DF85CE2" w:rsidR="00533B41" w:rsidRPr="00A23B17" w:rsidRDefault="00533B41" w:rsidP="00533B41">
      <w:pPr>
        <w:pStyle w:val="NoSpacing"/>
        <w:rPr>
          <w:color w:val="FF0000"/>
        </w:rPr>
      </w:pPr>
      <w:r w:rsidRPr="00A23B17">
        <w:rPr>
          <w:color w:val="FF0000"/>
        </w:rPr>
        <w:t>3</w:t>
      </w:r>
      <w:r w:rsidR="00442EE9" w:rsidRPr="00A23B17">
        <w:rPr>
          <w:color w:val="FF0000"/>
        </w:rPr>
        <w:t xml:space="preserve"> </w:t>
      </w:r>
      <w:r w:rsidR="002272BE" w:rsidRPr="00A23B17">
        <w:rPr>
          <w:color w:val="FF0000"/>
        </w:rPr>
        <w:t xml:space="preserve">wriite a programme to print </w:t>
      </w:r>
      <w:r w:rsidR="00442EE9" w:rsidRPr="00A23B17">
        <w:rPr>
          <w:color w:val="FF0000"/>
        </w:rPr>
        <w:t>even ‘n’ natural numbers from 1 to ‘n’.</w:t>
      </w:r>
    </w:p>
    <w:p w14:paraId="6885E790" w14:textId="77777777" w:rsidR="00BA7FF2" w:rsidRPr="00BA7FF2" w:rsidRDefault="00BA7FF2" w:rsidP="002E0EBF">
      <w:r w:rsidRPr="00BA7FF2">
        <w:t>import java.util.Scanner;</w:t>
      </w:r>
    </w:p>
    <w:p w14:paraId="5959846E" w14:textId="5C5873D0" w:rsidR="00BA7FF2" w:rsidRPr="00BA7FF2" w:rsidRDefault="00BA7FF2" w:rsidP="002E0EBF">
      <w:r w:rsidRPr="00BA7FF2">
        <w:t xml:space="preserve"> class EvenNumbers {</w:t>
      </w:r>
    </w:p>
    <w:p w14:paraId="5A3A5F61" w14:textId="67409CCA" w:rsidR="00BA7FF2" w:rsidRPr="00BA7FF2" w:rsidRDefault="00BA7FF2" w:rsidP="002E0EBF">
      <w:r w:rsidRPr="00BA7FF2">
        <w:t xml:space="preserve">    </w:t>
      </w:r>
      <w:r w:rsidRPr="00685879">
        <w:rPr>
          <w:color w:val="002060"/>
        </w:rPr>
        <w:t>public static void main</w:t>
      </w:r>
      <w:r w:rsidRPr="00BA7FF2">
        <w:t>(String[] args) {</w:t>
      </w:r>
    </w:p>
    <w:p w14:paraId="0C69E9E7" w14:textId="77777777" w:rsidR="00BA7FF2" w:rsidRPr="00BA7FF2" w:rsidRDefault="00BA7FF2" w:rsidP="002E0EBF">
      <w:r w:rsidRPr="00BA7FF2">
        <w:t xml:space="preserve">        Scanner scanner = new Scanner(System.in);</w:t>
      </w:r>
    </w:p>
    <w:p w14:paraId="563EF857" w14:textId="70F45105" w:rsidR="00BA7FF2" w:rsidRPr="00BA7FF2" w:rsidRDefault="00BA7FF2" w:rsidP="002E0EBF">
      <w:r w:rsidRPr="00BA7FF2">
        <w:t xml:space="preserve">        </w:t>
      </w:r>
      <w:r w:rsidRPr="00685879">
        <w:rPr>
          <w:b/>
          <w:color w:val="3A0000"/>
        </w:rPr>
        <w:t>System.out.println</w:t>
      </w:r>
      <w:r w:rsidRPr="00BA7FF2">
        <w:t>("Enter a number:");</w:t>
      </w:r>
    </w:p>
    <w:p w14:paraId="48CA0F00" w14:textId="21822796" w:rsidR="00BA7FF2" w:rsidRPr="00BA7FF2" w:rsidRDefault="00BA7FF2" w:rsidP="002E0EBF">
      <w:r w:rsidRPr="00BA7FF2">
        <w:t xml:space="preserve">        int n = s.nextInt();</w:t>
      </w:r>
    </w:p>
    <w:p w14:paraId="0AAE5456" w14:textId="77777777" w:rsidR="00BA7FF2" w:rsidRPr="00BA7FF2" w:rsidRDefault="00BA7FF2" w:rsidP="002E0EBF"/>
    <w:p w14:paraId="5CE618D8" w14:textId="77D0EEB3" w:rsidR="00BA7FF2" w:rsidRPr="00BA7FF2" w:rsidRDefault="00BA7FF2" w:rsidP="002E0EBF">
      <w:r w:rsidRPr="00BA7FF2">
        <w:t xml:space="preserve">        </w:t>
      </w:r>
      <w:r w:rsidRPr="00685879">
        <w:rPr>
          <w:b/>
          <w:color w:val="3A0000"/>
        </w:rPr>
        <w:t>System.out.println</w:t>
      </w:r>
      <w:r w:rsidRPr="00BA7FF2">
        <w:t>("Even numbers from 1 to " + n + ":");</w:t>
      </w:r>
    </w:p>
    <w:p w14:paraId="0253F9C1" w14:textId="77777777" w:rsidR="00BA7FF2" w:rsidRPr="00BA7FF2" w:rsidRDefault="00BA7FF2" w:rsidP="002E0EBF">
      <w:r w:rsidRPr="00BA7FF2">
        <w:t xml:space="preserve">        for (int i = 1; i &lt;= n; i++) {</w:t>
      </w:r>
    </w:p>
    <w:p w14:paraId="6AA10813" w14:textId="77777777" w:rsidR="00BA7FF2" w:rsidRPr="00BA7FF2" w:rsidRDefault="00BA7FF2" w:rsidP="002E0EBF">
      <w:r w:rsidRPr="00BA7FF2">
        <w:t xml:space="preserve">            if (i % 2 == 0) {</w:t>
      </w:r>
    </w:p>
    <w:p w14:paraId="3EBFAC21" w14:textId="445E6840" w:rsidR="00BA7FF2" w:rsidRPr="00BA7FF2" w:rsidRDefault="00BA7FF2" w:rsidP="002E0EBF">
      <w:r w:rsidRPr="00BA7FF2">
        <w:t xml:space="preserve">                </w:t>
      </w:r>
      <w:r w:rsidRPr="00685879">
        <w:rPr>
          <w:b/>
          <w:color w:val="3A0000"/>
        </w:rPr>
        <w:t>System.out.println</w:t>
      </w:r>
      <w:r w:rsidRPr="00BA7FF2">
        <w:t>(i);</w:t>
      </w:r>
    </w:p>
    <w:p w14:paraId="5A3B35B2" w14:textId="77777777" w:rsidR="00BA7FF2" w:rsidRPr="00BA7FF2" w:rsidRDefault="00BA7FF2" w:rsidP="002E0EBF">
      <w:r w:rsidRPr="00BA7FF2">
        <w:t xml:space="preserve">            }</w:t>
      </w:r>
    </w:p>
    <w:p w14:paraId="2C87C0FC" w14:textId="77777777" w:rsidR="00BA7FF2" w:rsidRPr="00BA7FF2" w:rsidRDefault="00BA7FF2" w:rsidP="002E0EBF">
      <w:r w:rsidRPr="00BA7FF2">
        <w:t xml:space="preserve">        }</w:t>
      </w:r>
    </w:p>
    <w:p w14:paraId="6F035CC9" w14:textId="77777777" w:rsidR="00BA7FF2" w:rsidRPr="00BA7FF2" w:rsidRDefault="00BA7FF2" w:rsidP="002E0EBF">
      <w:r w:rsidRPr="00BA7FF2">
        <w:t xml:space="preserve">    }</w:t>
      </w:r>
    </w:p>
    <w:p w14:paraId="6F0B71AB" w14:textId="77777777" w:rsidR="00BA7FF2" w:rsidRDefault="00BA7FF2" w:rsidP="002E0EBF">
      <w:r w:rsidRPr="00BA7FF2">
        <w:t>}</w:t>
      </w:r>
    </w:p>
    <w:p w14:paraId="2B153DAA" w14:textId="77777777" w:rsidR="00A07416" w:rsidRDefault="0037304D" w:rsidP="00A07416">
      <w:pPr>
        <w:rPr>
          <w:color w:val="FF0000"/>
        </w:rPr>
      </w:pPr>
      <w:r>
        <w:rPr>
          <w:color w:val="FF0000"/>
        </w:rPr>
        <w:t xml:space="preserve">4 </w:t>
      </w:r>
      <w:r w:rsidR="00A07416">
        <w:rPr>
          <w:color w:val="FF0000"/>
        </w:rPr>
        <w:t>W</w:t>
      </w:r>
      <w:r>
        <w:rPr>
          <w:color w:val="FF0000"/>
        </w:rPr>
        <w:t xml:space="preserve">RITE A PROGRAMME TO PRINT </w:t>
      </w:r>
      <w:r w:rsidR="00750D8C">
        <w:rPr>
          <w:color w:val="FF0000"/>
        </w:rPr>
        <w:t>O</w:t>
      </w:r>
      <w:r w:rsidR="00691D24" w:rsidRPr="00691D24">
        <w:rPr>
          <w:color w:val="FF0000"/>
        </w:rPr>
        <w:t>import java.util.Scanner;</w:t>
      </w:r>
    </w:p>
    <w:p w14:paraId="5AFACF36" w14:textId="13291B9E" w:rsidR="00691D24" w:rsidRPr="00A07416" w:rsidRDefault="00691D24" w:rsidP="00A07416">
      <w:pPr>
        <w:rPr>
          <w:color w:val="FF0000"/>
        </w:rPr>
      </w:pPr>
      <w:r w:rsidRPr="00691D24">
        <w:t xml:space="preserve"> class OddNumbers {</w:t>
      </w:r>
    </w:p>
    <w:p w14:paraId="62EC3696" w14:textId="0EF179D0" w:rsidR="00691D24" w:rsidRPr="00691D24" w:rsidRDefault="00691D24" w:rsidP="00A07416">
      <w:pPr>
        <w:pStyle w:val="NoSpacing"/>
      </w:pPr>
      <w:r w:rsidRPr="00691D24">
        <w:t xml:space="preserve">    </w:t>
      </w:r>
      <w:r w:rsidRPr="00685879">
        <w:rPr>
          <w:color w:val="002060"/>
        </w:rPr>
        <w:t>public static void main</w:t>
      </w:r>
      <w:r w:rsidRPr="00691D24">
        <w:t>(String[] args) {</w:t>
      </w:r>
    </w:p>
    <w:p w14:paraId="1AF70EE2" w14:textId="77777777" w:rsidR="00691D24" w:rsidRPr="00691D24" w:rsidRDefault="00691D24" w:rsidP="00A07416">
      <w:pPr>
        <w:pStyle w:val="NoSpacing"/>
      </w:pPr>
      <w:r w:rsidRPr="00691D24">
        <w:t xml:space="preserve">        Scanner scanner = new Scanner(System.in);</w:t>
      </w:r>
    </w:p>
    <w:p w14:paraId="1302A748" w14:textId="3F919CC7" w:rsidR="00691D24" w:rsidRPr="00691D24" w:rsidRDefault="00691D24" w:rsidP="00A07416">
      <w:pPr>
        <w:pStyle w:val="NoSpacing"/>
      </w:pPr>
      <w:r w:rsidRPr="00691D24">
        <w:t xml:space="preserve">        </w:t>
      </w:r>
      <w:r w:rsidRPr="00685879">
        <w:rPr>
          <w:b/>
          <w:color w:val="3A0000"/>
        </w:rPr>
        <w:t>System.out.println</w:t>
      </w:r>
      <w:r w:rsidRPr="00691D24">
        <w:t>("Enter a number:");</w:t>
      </w:r>
    </w:p>
    <w:p w14:paraId="67D82AF4" w14:textId="77777777" w:rsidR="00691D24" w:rsidRPr="00691D24" w:rsidRDefault="00691D24" w:rsidP="00A07416">
      <w:pPr>
        <w:pStyle w:val="NoSpacing"/>
      </w:pPr>
      <w:r w:rsidRPr="00691D24">
        <w:t xml:space="preserve">        int n = scanner.nextInt();</w:t>
      </w:r>
    </w:p>
    <w:p w14:paraId="6AF4BC83" w14:textId="77777777" w:rsidR="00691D24" w:rsidRPr="00691D24" w:rsidRDefault="00691D24" w:rsidP="00A07416">
      <w:pPr>
        <w:pStyle w:val="NoSpacing"/>
      </w:pPr>
    </w:p>
    <w:p w14:paraId="49F0E0AE" w14:textId="1D351B0B" w:rsidR="00691D24" w:rsidRPr="00691D24" w:rsidRDefault="00691D24" w:rsidP="00A07416">
      <w:pPr>
        <w:pStyle w:val="NoSpacing"/>
      </w:pPr>
      <w:r w:rsidRPr="00691D24">
        <w:t xml:space="preserve">        </w:t>
      </w:r>
      <w:r w:rsidRPr="00685879">
        <w:rPr>
          <w:b/>
          <w:color w:val="3A0000"/>
        </w:rPr>
        <w:t>System.out.println</w:t>
      </w:r>
      <w:r w:rsidRPr="00691D24">
        <w:t>("Odd numbers from " + n + " to 1:");</w:t>
      </w:r>
    </w:p>
    <w:p w14:paraId="38E84D0D" w14:textId="77777777" w:rsidR="00691D24" w:rsidRPr="00691D24" w:rsidRDefault="00691D24" w:rsidP="00A07416">
      <w:pPr>
        <w:pStyle w:val="NoSpacing"/>
      </w:pPr>
      <w:r w:rsidRPr="00691D24">
        <w:t xml:space="preserve">        for (int i = n; i &gt;= 1; i--) {</w:t>
      </w:r>
    </w:p>
    <w:p w14:paraId="42E0BD65" w14:textId="77777777" w:rsidR="00691D24" w:rsidRPr="00691D24" w:rsidRDefault="00691D24" w:rsidP="00A07416">
      <w:pPr>
        <w:pStyle w:val="NoSpacing"/>
      </w:pPr>
      <w:r w:rsidRPr="00691D24">
        <w:t xml:space="preserve">            if (i % 2 != 0) {</w:t>
      </w:r>
    </w:p>
    <w:p w14:paraId="42CEA515" w14:textId="5A406F36" w:rsidR="00691D24" w:rsidRPr="00691D24" w:rsidRDefault="00691D24" w:rsidP="00A07416">
      <w:pPr>
        <w:pStyle w:val="NoSpacing"/>
      </w:pPr>
      <w:r w:rsidRPr="00691D24">
        <w:t xml:space="preserve">                </w:t>
      </w:r>
      <w:r w:rsidRPr="00685879">
        <w:rPr>
          <w:b/>
          <w:color w:val="3A0000"/>
        </w:rPr>
        <w:t>System.out.println</w:t>
      </w:r>
      <w:r w:rsidRPr="00691D24">
        <w:t>(i);</w:t>
      </w:r>
    </w:p>
    <w:p w14:paraId="0C9FE4DC" w14:textId="77777777" w:rsidR="00691D24" w:rsidRPr="00691D24" w:rsidRDefault="00691D24" w:rsidP="00A07416">
      <w:pPr>
        <w:pStyle w:val="NoSpacing"/>
      </w:pPr>
      <w:r w:rsidRPr="00691D24">
        <w:t xml:space="preserve">            }</w:t>
      </w:r>
    </w:p>
    <w:p w14:paraId="6D1B714F" w14:textId="77777777" w:rsidR="00691D24" w:rsidRPr="00691D24" w:rsidRDefault="00691D24" w:rsidP="00A07416">
      <w:pPr>
        <w:pStyle w:val="NoSpacing"/>
      </w:pPr>
      <w:r w:rsidRPr="00691D24">
        <w:t xml:space="preserve">        }</w:t>
      </w:r>
    </w:p>
    <w:p w14:paraId="50D6D60A" w14:textId="77777777" w:rsidR="00691D24" w:rsidRPr="00691D24" w:rsidRDefault="00691D24" w:rsidP="00A07416">
      <w:pPr>
        <w:pStyle w:val="NoSpacing"/>
      </w:pPr>
      <w:r w:rsidRPr="00691D24">
        <w:t xml:space="preserve">    }</w:t>
      </w:r>
    </w:p>
    <w:p w14:paraId="327923A3" w14:textId="5ABDF60F" w:rsidR="00442EE9" w:rsidRDefault="00442EE9" w:rsidP="00AA12AF">
      <w:pPr>
        <w:pStyle w:val="Heading2"/>
      </w:pPr>
    </w:p>
    <w:p w14:paraId="6A9BFE03" w14:textId="79DF0BE9" w:rsidR="00AA12AF" w:rsidRDefault="00AA12AF" w:rsidP="00AA12AF">
      <w:pPr>
        <w:pStyle w:val="Heading2"/>
      </w:pPr>
      <w:r>
        <w:t>SNIPPETS ( INFINITY LOOPS)=</w:t>
      </w:r>
    </w:p>
    <w:p w14:paraId="28C017ED" w14:textId="4017C197" w:rsidR="00EE056C" w:rsidRDefault="00D121B8" w:rsidP="009F1966">
      <w:pPr>
        <w:pStyle w:val="NoSpacing"/>
      </w:pPr>
      <w:r>
        <w:t xml:space="preserve">1 </w:t>
      </w:r>
      <w:r w:rsidR="00EE056C">
        <w:t>class snippets1</w:t>
      </w:r>
    </w:p>
    <w:p w14:paraId="6C62B21E" w14:textId="77777777" w:rsidR="00EE056C" w:rsidRDefault="00EE056C" w:rsidP="009F1966">
      <w:pPr>
        <w:pStyle w:val="NoSpacing"/>
      </w:pPr>
      <w:r>
        <w:t xml:space="preserve">           { </w:t>
      </w:r>
    </w:p>
    <w:p w14:paraId="21580CA1" w14:textId="490A9284" w:rsidR="00EE056C" w:rsidRDefault="00EE056C" w:rsidP="009F1966">
      <w:pPr>
        <w:pStyle w:val="NoSpacing"/>
      </w:pPr>
      <w:r>
        <w:t xml:space="preserve">                 </w:t>
      </w:r>
      <w:r w:rsidRPr="00685879">
        <w:rPr>
          <w:color w:val="002060"/>
        </w:rPr>
        <w:t>public static void main</w:t>
      </w:r>
      <w:r>
        <w:t xml:space="preserve"> (String [] args)</w:t>
      </w:r>
    </w:p>
    <w:p w14:paraId="49E94D56" w14:textId="77777777" w:rsidR="00EE056C" w:rsidRDefault="00EE056C" w:rsidP="009F1966">
      <w:pPr>
        <w:pStyle w:val="NoSpacing"/>
      </w:pPr>
      <w:r>
        <w:t xml:space="preserve">             {</w:t>
      </w:r>
    </w:p>
    <w:p w14:paraId="1648B5B6" w14:textId="584F66FE" w:rsidR="00EE056C" w:rsidRDefault="00EE056C" w:rsidP="009F1966">
      <w:pPr>
        <w:pStyle w:val="NoSpacing"/>
      </w:pPr>
      <w:r>
        <w:t xml:space="preserve">                  int s=1 ,e=5;</w:t>
      </w:r>
      <w:r w:rsidR="001814EE">
        <w:t xml:space="preserve">                                                         </w:t>
      </w:r>
    </w:p>
    <w:p w14:paraId="7E6FB5F2" w14:textId="77777777" w:rsidR="00EE056C" w:rsidRDefault="00EE056C" w:rsidP="009F1966">
      <w:pPr>
        <w:pStyle w:val="NoSpacing"/>
      </w:pPr>
      <w:r>
        <w:t xml:space="preserve">                  while (s&lt;=e) {</w:t>
      </w:r>
    </w:p>
    <w:p w14:paraId="1EA3F2E9" w14:textId="50ECA16E" w:rsidR="00EE056C" w:rsidRDefault="00EE056C" w:rsidP="009F1966">
      <w:pPr>
        <w:pStyle w:val="NoSpacing"/>
      </w:pPr>
      <w:r>
        <w:t xml:space="preserve">              </w:t>
      </w:r>
      <w:r w:rsidRPr="00685879">
        <w:rPr>
          <w:b/>
          <w:color w:val="3A0000"/>
        </w:rPr>
        <w:t>System.out.println</w:t>
      </w:r>
      <w:r>
        <w:t>("gava");   }</w:t>
      </w:r>
    </w:p>
    <w:p w14:paraId="12AAA100" w14:textId="77777777" w:rsidR="00EE056C" w:rsidRDefault="00EE056C" w:rsidP="009F1966">
      <w:pPr>
        <w:pStyle w:val="NoSpacing"/>
      </w:pPr>
      <w:r>
        <w:t xml:space="preserve">                   }</w:t>
      </w:r>
    </w:p>
    <w:p w14:paraId="2F2B5627" w14:textId="36EF3400" w:rsidR="00AA12AF" w:rsidRDefault="00EE056C" w:rsidP="009F1966">
      <w:pPr>
        <w:pStyle w:val="NoSpacing"/>
      </w:pPr>
      <w:r>
        <w:t xml:space="preserve">                          }</w:t>
      </w:r>
    </w:p>
    <w:p w14:paraId="4E1F33BE" w14:textId="77777777" w:rsidR="009F1966" w:rsidRDefault="00EE056C" w:rsidP="009F1966">
      <w:pPr>
        <w:pStyle w:val="NoSpacing"/>
      </w:pPr>
      <w:r>
        <w:t xml:space="preserve">2 </w:t>
      </w:r>
      <w:r w:rsidR="009F1966">
        <w:t>class snippets2</w:t>
      </w:r>
    </w:p>
    <w:p w14:paraId="1E10EE05" w14:textId="77777777" w:rsidR="009F1966" w:rsidRDefault="009F1966" w:rsidP="009F1966">
      <w:pPr>
        <w:pStyle w:val="NoSpacing"/>
      </w:pPr>
      <w:r>
        <w:t xml:space="preserve">           { </w:t>
      </w:r>
    </w:p>
    <w:p w14:paraId="0A88022C" w14:textId="63897656" w:rsidR="009F1966" w:rsidRDefault="009F1966" w:rsidP="009F1966">
      <w:pPr>
        <w:pStyle w:val="NoSpacing"/>
      </w:pPr>
      <w:r>
        <w:t xml:space="preserve">                 </w:t>
      </w:r>
      <w:r w:rsidRPr="00685879">
        <w:rPr>
          <w:color w:val="002060"/>
        </w:rPr>
        <w:t>public static void main</w:t>
      </w:r>
      <w:r>
        <w:t xml:space="preserve"> (String [] args)</w:t>
      </w:r>
    </w:p>
    <w:p w14:paraId="1EC808FC" w14:textId="77777777" w:rsidR="009F1966" w:rsidRDefault="009F1966" w:rsidP="009F1966">
      <w:pPr>
        <w:pStyle w:val="NoSpacing"/>
      </w:pPr>
      <w:r>
        <w:t xml:space="preserve">             {</w:t>
      </w:r>
    </w:p>
    <w:p w14:paraId="7B0D6B75" w14:textId="6636BC04" w:rsidR="009F1966" w:rsidRDefault="009F1966" w:rsidP="009F1966">
      <w:pPr>
        <w:pStyle w:val="NoSpacing"/>
      </w:pPr>
      <w:r>
        <w:t xml:space="preserve">                  while(true) {</w:t>
      </w:r>
      <w:r w:rsidR="001814EE">
        <w:t xml:space="preserve">                                                              </w:t>
      </w:r>
    </w:p>
    <w:p w14:paraId="2CA4D952" w14:textId="2A10600B" w:rsidR="004A0002" w:rsidRDefault="009F1966" w:rsidP="009F1966">
      <w:pPr>
        <w:pStyle w:val="NoSpacing"/>
        <w:rPr>
          <w:color w:val="0070C0"/>
        </w:rPr>
      </w:pPr>
      <w:r>
        <w:t xml:space="preserve">               </w:t>
      </w:r>
      <w:r w:rsidRPr="00685879">
        <w:rPr>
          <w:b/>
          <w:color w:val="3A0000"/>
        </w:rPr>
        <w:t>System.out.println</w:t>
      </w:r>
    </w:p>
    <w:p w14:paraId="4CE06562" w14:textId="72150D1C" w:rsidR="009F1966" w:rsidRDefault="009F1966" w:rsidP="009F1966">
      <w:pPr>
        <w:pStyle w:val="NoSpacing"/>
      </w:pPr>
      <w:r>
        <w:t>("gava") }</w:t>
      </w:r>
    </w:p>
    <w:p w14:paraId="579E406F" w14:textId="77777777" w:rsidR="009F1966" w:rsidRDefault="009F1966" w:rsidP="009F1966">
      <w:pPr>
        <w:pStyle w:val="NoSpacing"/>
      </w:pPr>
      <w:r>
        <w:t xml:space="preserve">                  }</w:t>
      </w:r>
    </w:p>
    <w:p w14:paraId="054FB79D" w14:textId="6D1AC860" w:rsidR="00EE056C" w:rsidRDefault="009F1966" w:rsidP="009F1966">
      <w:pPr>
        <w:pStyle w:val="NoSpacing"/>
      </w:pPr>
      <w:r>
        <w:t xml:space="preserve">             }</w:t>
      </w:r>
    </w:p>
    <w:p w14:paraId="6873CA55" w14:textId="77777777" w:rsidR="009F1966" w:rsidRDefault="009F1966" w:rsidP="009F1966">
      <w:pPr>
        <w:pStyle w:val="NoSpacing"/>
      </w:pPr>
    </w:p>
    <w:p w14:paraId="7797DBEC" w14:textId="6077DC82" w:rsidR="009F1966" w:rsidRDefault="009F1966" w:rsidP="009F1966">
      <w:pPr>
        <w:pStyle w:val="NoSpacing"/>
      </w:pPr>
      <w:r>
        <w:t xml:space="preserve">3 </w:t>
      </w:r>
      <w:r w:rsidR="008D511A">
        <w:t>while (1&lt;=5) {</w:t>
      </w:r>
    </w:p>
    <w:p w14:paraId="11BA4346" w14:textId="77777777" w:rsidR="004A0002" w:rsidRDefault="008D511A" w:rsidP="009F1966">
      <w:pPr>
        <w:pStyle w:val="NoSpacing"/>
        <w:rPr>
          <w:color w:val="0070C0"/>
        </w:rPr>
      </w:pPr>
      <w:r>
        <w:t xml:space="preserve">              </w:t>
      </w:r>
    </w:p>
    <w:p w14:paraId="26048C09" w14:textId="5384338B" w:rsidR="008D511A" w:rsidRDefault="008D511A" w:rsidP="009F1966">
      <w:pPr>
        <w:pStyle w:val="NoSpacing"/>
      </w:pPr>
      <w:r>
        <w:t>(“gane”); }</w:t>
      </w:r>
      <w:r w:rsidR="00B95211">
        <w:t xml:space="preserve">                            or         for(  ;   ;  )</w:t>
      </w:r>
      <w:r>
        <w:br/>
        <w:t xml:space="preserve">                      }</w:t>
      </w:r>
      <w:r>
        <w:br/>
        <w:t xml:space="preserve">             }</w:t>
      </w:r>
    </w:p>
    <w:p w14:paraId="7EECEC01" w14:textId="15AAEA73" w:rsidR="008D511A" w:rsidRDefault="00585502" w:rsidP="006E4F11">
      <w:pPr>
        <w:pStyle w:val="NoSpacing"/>
        <w:numPr>
          <w:ilvl w:val="0"/>
          <w:numId w:val="78"/>
        </w:numPr>
      </w:pPr>
      <w:r>
        <w:t xml:space="preserve">In CASE OF </w:t>
      </w:r>
      <w:r w:rsidRPr="001814EE">
        <w:rPr>
          <w:highlight w:val="yellow"/>
        </w:rPr>
        <w:t xml:space="preserve">FOR LOOP </w:t>
      </w:r>
      <w:r w:rsidR="00935302" w:rsidRPr="001814EE">
        <w:rPr>
          <w:highlight w:val="yellow"/>
        </w:rPr>
        <w:t>INITIALIZATION ,CONDITION; UPDATION ; IS NOT MANDETORY</w:t>
      </w:r>
      <w:r w:rsidR="0091724F">
        <w:t>.</w:t>
      </w:r>
    </w:p>
    <w:p w14:paraId="32916C2D" w14:textId="694D3FF9" w:rsidR="0091724F" w:rsidRPr="00E5687D" w:rsidRDefault="0091724F" w:rsidP="006E4F11">
      <w:pPr>
        <w:pStyle w:val="NoSpacing"/>
        <w:numPr>
          <w:ilvl w:val="0"/>
          <w:numId w:val="78"/>
        </w:numPr>
        <w:rPr>
          <w:highlight w:val="yellow"/>
        </w:rPr>
      </w:pPr>
      <w:r>
        <w:t xml:space="preserve">IN CASE OF FOR LOOP IF </w:t>
      </w:r>
      <w:r w:rsidRPr="00E5687D">
        <w:rPr>
          <w:highlight w:val="yellow"/>
        </w:rPr>
        <w:t xml:space="preserve">PROGRAMMER FAILS TO ADD CONDITION </w:t>
      </w:r>
      <w:r w:rsidR="005F4C50" w:rsidRPr="00E5687D">
        <w:rPr>
          <w:highlight w:val="yellow"/>
        </w:rPr>
        <w:t xml:space="preserve">THEN BY DEFAULT CONDITION BECOME </w:t>
      </w:r>
      <w:r w:rsidR="00C07C2A" w:rsidRPr="00E5687D">
        <w:rPr>
          <w:highlight w:val="yellow"/>
        </w:rPr>
        <w:t>TRUE.</w:t>
      </w:r>
    </w:p>
    <w:p w14:paraId="28998189" w14:textId="77777777" w:rsidR="00C07C2A" w:rsidRDefault="00C07C2A" w:rsidP="00C07C2A">
      <w:pPr>
        <w:pStyle w:val="NoSpacing"/>
      </w:pPr>
    </w:p>
    <w:p w14:paraId="5D65443D" w14:textId="1DE9D609" w:rsidR="00C07C2A" w:rsidRDefault="00C07C2A" w:rsidP="00C07C2A">
      <w:pPr>
        <w:pStyle w:val="NoSpacing"/>
      </w:pPr>
      <w:r>
        <w:t>NOTE= IN CASE</w:t>
      </w:r>
      <w:r w:rsidR="008B30A6">
        <w:t xml:space="preserve"> OF </w:t>
      </w:r>
      <w:r>
        <w:t xml:space="preserve"> WHILE AND DO WHILE </w:t>
      </w:r>
      <w:r w:rsidR="008B30A6">
        <w:t xml:space="preserve">CONDITION IS MANDETORY </w:t>
      </w:r>
      <w:r w:rsidR="00807AC7">
        <w:t>IF PROG</w:t>
      </w:r>
      <w:r w:rsidR="00C626DD">
        <w:t>A</w:t>
      </w:r>
      <w:r w:rsidR="00807AC7">
        <w:t xml:space="preserve">RAMMER FAILS TO ACT A CONDTION THEN WE WILL GET </w:t>
      </w:r>
      <w:r w:rsidR="00C626DD">
        <w:t xml:space="preserve">COMPILE TIME ERROR AS </w:t>
      </w:r>
      <w:r w:rsidR="00705533">
        <w:t xml:space="preserve"> ILLEGAL START OF EXPRESSION.</w:t>
      </w:r>
    </w:p>
    <w:p w14:paraId="43859DCD" w14:textId="77777777" w:rsidR="005A1030" w:rsidRDefault="00705533" w:rsidP="00C07C2A">
      <w:pPr>
        <w:pStyle w:val="NoSpacing"/>
      </w:pPr>
      <w:r>
        <w:t xml:space="preserve">              </w:t>
      </w:r>
    </w:p>
    <w:p w14:paraId="4ED0D0FD" w14:textId="5348AEF3" w:rsidR="00705533" w:rsidRDefault="005A1030" w:rsidP="00C07C2A">
      <w:pPr>
        <w:pStyle w:val="NoSpacing"/>
      </w:pPr>
      <w:r w:rsidRPr="00685879">
        <w:rPr>
          <w:b/>
          <w:color w:val="3A0000"/>
        </w:rPr>
        <w:t>System.out.println</w:t>
      </w:r>
      <w:r>
        <w:t>(</w:t>
      </w:r>
      <w:r w:rsidR="00AC7943">
        <w:t>“sharmila”);</w:t>
      </w:r>
      <w:r w:rsidR="00705533">
        <w:t xml:space="preserve">         </w:t>
      </w:r>
    </w:p>
    <w:p w14:paraId="5C0FB394" w14:textId="564D736B" w:rsidR="00705533" w:rsidRDefault="00705533" w:rsidP="00C07C2A">
      <w:pPr>
        <w:pStyle w:val="NoSpacing"/>
      </w:pPr>
      <w:r>
        <w:t xml:space="preserve"> WHILE () </w:t>
      </w:r>
      <w:r w:rsidR="005A1030">
        <w:t>CTE----</w:t>
      </w:r>
      <w:r w:rsidR="00AC7943">
        <w:t xml:space="preserve">                                    (ILLEGAL START OF EXPRESSION)</w:t>
      </w:r>
    </w:p>
    <w:p w14:paraId="78935902" w14:textId="77777777" w:rsidR="00595346" w:rsidRDefault="00595346" w:rsidP="00C07C2A">
      <w:pPr>
        <w:pStyle w:val="NoSpacing"/>
      </w:pPr>
    </w:p>
    <w:p w14:paraId="6A515880" w14:textId="6BF71025" w:rsidR="00E3262E" w:rsidRDefault="00E3262E" w:rsidP="00E3262E">
      <w:pPr>
        <w:pStyle w:val="NoSpacing"/>
      </w:pPr>
      <w:r>
        <w:t>1 class Nwhile</w:t>
      </w:r>
    </w:p>
    <w:p w14:paraId="4DBD1D8F" w14:textId="77777777" w:rsidR="00E3262E" w:rsidRDefault="00E3262E" w:rsidP="00E3262E">
      <w:pPr>
        <w:pStyle w:val="NoSpacing"/>
      </w:pPr>
      <w:r>
        <w:t xml:space="preserve">              {</w:t>
      </w:r>
    </w:p>
    <w:p w14:paraId="6B23E8D7" w14:textId="77E9E818" w:rsidR="00E3262E" w:rsidRDefault="00E3262E" w:rsidP="00E3262E">
      <w:pPr>
        <w:pStyle w:val="NoSpacing"/>
      </w:pPr>
      <w:r>
        <w:t xml:space="preserve">                </w:t>
      </w:r>
      <w:r w:rsidRPr="00685879">
        <w:rPr>
          <w:color w:val="002060"/>
        </w:rPr>
        <w:t>public static void main</w:t>
      </w:r>
      <w:r>
        <w:t>(String [] args)</w:t>
      </w:r>
    </w:p>
    <w:p w14:paraId="5BA85D8A" w14:textId="77777777" w:rsidR="00E3262E" w:rsidRDefault="00E3262E" w:rsidP="00E3262E">
      <w:pPr>
        <w:pStyle w:val="NoSpacing"/>
      </w:pPr>
      <w:r>
        <w:t xml:space="preserve">              {</w:t>
      </w:r>
    </w:p>
    <w:p w14:paraId="65196474" w14:textId="77777777" w:rsidR="00E3262E" w:rsidRDefault="00E3262E" w:rsidP="00E3262E">
      <w:pPr>
        <w:pStyle w:val="NoSpacing"/>
      </w:pPr>
      <w:r>
        <w:t xml:space="preserve">                    int s=1,e=3;</w:t>
      </w:r>
    </w:p>
    <w:p w14:paraId="1A2F9082" w14:textId="77777777" w:rsidR="00E3262E" w:rsidRDefault="00E3262E" w:rsidP="00E3262E">
      <w:pPr>
        <w:pStyle w:val="NoSpacing"/>
      </w:pPr>
      <w:r>
        <w:t xml:space="preserve">                while(s&lt;=e)</w:t>
      </w:r>
    </w:p>
    <w:p w14:paraId="2DC780F4" w14:textId="77777777" w:rsidR="00E3262E" w:rsidRDefault="00E3262E" w:rsidP="00E3262E">
      <w:pPr>
        <w:pStyle w:val="NoSpacing"/>
      </w:pPr>
      <w:r>
        <w:t xml:space="preserve">                               {</w:t>
      </w:r>
    </w:p>
    <w:p w14:paraId="59AACD2E" w14:textId="2B089D66" w:rsidR="00E3262E" w:rsidRDefault="00E3262E" w:rsidP="00E3262E">
      <w:pPr>
        <w:pStyle w:val="NoSpacing"/>
      </w:pPr>
      <w:r>
        <w:t xml:space="preserve">        </w:t>
      </w:r>
      <w:r w:rsidRPr="00685879">
        <w:rPr>
          <w:b/>
          <w:color w:val="3A0000"/>
        </w:rPr>
        <w:t>System.out.println</w:t>
      </w:r>
      <w:r>
        <w:t>(s++);   }</w:t>
      </w:r>
    </w:p>
    <w:p w14:paraId="088E54ED" w14:textId="77777777" w:rsidR="00E3262E" w:rsidRDefault="00E3262E" w:rsidP="00E3262E">
      <w:pPr>
        <w:pStyle w:val="NoSpacing"/>
      </w:pPr>
      <w:r>
        <w:t xml:space="preserve">                              }</w:t>
      </w:r>
    </w:p>
    <w:p w14:paraId="404EE044" w14:textId="6DB9118A" w:rsidR="00595346" w:rsidRDefault="00E3262E" w:rsidP="00E3262E">
      <w:pPr>
        <w:pStyle w:val="NoSpacing"/>
      </w:pPr>
      <w:r>
        <w:t xml:space="preserve">                        }                                            o/p 1 2 3</w:t>
      </w:r>
    </w:p>
    <w:p w14:paraId="491C8B0E" w14:textId="77777777" w:rsidR="00E3262E" w:rsidRDefault="00E3262E" w:rsidP="00E3262E">
      <w:pPr>
        <w:pStyle w:val="NoSpacing"/>
      </w:pPr>
    </w:p>
    <w:p w14:paraId="588F3A44" w14:textId="09BB16C7" w:rsidR="00E3262E" w:rsidRDefault="00E3262E" w:rsidP="00E3262E">
      <w:pPr>
        <w:pStyle w:val="NoSpacing"/>
      </w:pPr>
      <w:r>
        <w:t>2</w:t>
      </w:r>
    </w:p>
    <w:p w14:paraId="5C2DB6EE" w14:textId="77777777" w:rsidR="00E3262E" w:rsidRDefault="00E3262E" w:rsidP="00E3262E">
      <w:pPr>
        <w:pStyle w:val="NoSpacing"/>
      </w:pPr>
      <w:r>
        <w:t>class Nwhile</w:t>
      </w:r>
    </w:p>
    <w:p w14:paraId="60CFB8C7" w14:textId="77777777" w:rsidR="00E3262E" w:rsidRDefault="00E3262E" w:rsidP="00E3262E">
      <w:pPr>
        <w:pStyle w:val="NoSpacing"/>
      </w:pPr>
      <w:r>
        <w:t xml:space="preserve">              {</w:t>
      </w:r>
    </w:p>
    <w:p w14:paraId="1BF08ED9" w14:textId="51CB5CB1" w:rsidR="00E3262E" w:rsidRDefault="00E3262E" w:rsidP="00E3262E">
      <w:pPr>
        <w:pStyle w:val="NoSpacing"/>
      </w:pPr>
      <w:r>
        <w:t xml:space="preserve">                </w:t>
      </w:r>
      <w:r w:rsidRPr="00685879">
        <w:rPr>
          <w:color w:val="002060"/>
        </w:rPr>
        <w:t>public static void main</w:t>
      </w:r>
      <w:r>
        <w:t>(String [] args)</w:t>
      </w:r>
    </w:p>
    <w:p w14:paraId="76A4EB87" w14:textId="77777777" w:rsidR="00E3262E" w:rsidRDefault="00E3262E" w:rsidP="00E3262E">
      <w:pPr>
        <w:pStyle w:val="NoSpacing"/>
      </w:pPr>
      <w:r>
        <w:t xml:space="preserve">              {</w:t>
      </w:r>
    </w:p>
    <w:p w14:paraId="2FEC8BEF" w14:textId="3E4AA01A" w:rsidR="00E3262E" w:rsidRDefault="00E3262E" w:rsidP="00E3262E">
      <w:pPr>
        <w:pStyle w:val="NoSpacing"/>
      </w:pPr>
      <w:r>
        <w:t xml:space="preserve">                    int s=1,e=10;</w:t>
      </w:r>
    </w:p>
    <w:p w14:paraId="43C5C08B" w14:textId="42FF95EE" w:rsidR="00B91300" w:rsidRDefault="00B91300" w:rsidP="00E3262E">
      <w:pPr>
        <w:pStyle w:val="NoSpacing"/>
      </w:pPr>
      <w:r>
        <w:t xml:space="preserve">                  while(s++&lt;=e)</w:t>
      </w:r>
    </w:p>
    <w:p w14:paraId="26480949" w14:textId="2DECF53C" w:rsidR="00B91300" w:rsidRDefault="00B91300" w:rsidP="00E3262E">
      <w:pPr>
        <w:pStyle w:val="NoSpacing"/>
      </w:pPr>
      <w:r>
        <w:t xml:space="preserve">                        {</w:t>
      </w:r>
      <w:r>
        <w:br/>
        <w:t xml:space="preserve">                              s.o.pln(++s);   }</w:t>
      </w:r>
      <w:r>
        <w:br/>
        <w:t xml:space="preserve">               }               }</w:t>
      </w:r>
      <w:r w:rsidR="005426D4">
        <w:t xml:space="preserve">                               o/p  3   5   7   9</w:t>
      </w:r>
    </w:p>
    <w:p w14:paraId="792E2AEE" w14:textId="77777777" w:rsidR="005426D4" w:rsidRDefault="005426D4" w:rsidP="00E3262E">
      <w:pPr>
        <w:pStyle w:val="NoSpacing"/>
      </w:pPr>
    </w:p>
    <w:p w14:paraId="43401F4D" w14:textId="77C7545F" w:rsidR="005426D4" w:rsidRPr="00D816AC" w:rsidRDefault="005426D4" w:rsidP="00E3262E">
      <w:pPr>
        <w:pStyle w:val="NoSpacing"/>
        <w:rPr>
          <w:color w:val="FF0000"/>
        </w:rPr>
      </w:pPr>
      <w:r w:rsidRPr="00D816AC">
        <w:rPr>
          <w:color w:val="FF0000"/>
        </w:rPr>
        <w:t xml:space="preserve">1 WRITE A PROGRAMME TO SWAP </w:t>
      </w:r>
      <w:r w:rsidR="007073F6" w:rsidRPr="00D816AC">
        <w:rPr>
          <w:color w:val="FF0000"/>
        </w:rPr>
        <w:t>2 NUMBERS.</w:t>
      </w:r>
    </w:p>
    <w:p w14:paraId="611DAB58" w14:textId="77777777" w:rsidR="007073F6" w:rsidRDefault="007073F6" w:rsidP="00E3262E">
      <w:pPr>
        <w:pStyle w:val="NoSpacing"/>
      </w:pPr>
    </w:p>
    <w:p w14:paraId="69AF4DEC" w14:textId="77777777" w:rsidR="00D816AC" w:rsidRDefault="00E2114F" w:rsidP="00D816AC">
      <w:pPr>
        <w:pStyle w:val="NoSpacing"/>
      </w:pPr>
      <w:r>
        <w:t xml:space="preserve">             </w:t>
      </w:r>
      <w:r w:rsidR="00D816AC">
        <w:t>class swipe1</w:t>
      </w:r>
    </w:p>
    <w:p w14:paraId="054D53A5" w14:textId="77777777" w:rsidR="00D816AC" w:rsidRDefault="00D816AC" w:rsidP="00D816AC">
      <w:pPr>
        <w:pStyle w:val="NoSpacing"/>
      </w:pPr>
      <w:r>
        <w:t xml:space="preserve">             {</w:t>
      </w:r>
    </w:p>
    <w:p w14:paraId="028E8C8E" w14:textId="77777777" w:rsidR="00D816AC" w:rsidRDefault="00D816AC" w:rsidP="00D816AC">
      <w:pPr>
        <w:pStyle w:val="NoSpacing"/>
      </w:pPr>
      <w:r>
        <w:t xml:space="preserve">                   pulbic static void main (String [] args)</w:t>
      </w:r>
    </w:p>
    <w:p w14:paraId="31B2CC20" w14:textId="77777777" w:rsidR="00D816AC" w:rsidRDefault="00D816AC" w:rsidP="00D816AC">
      <w:pPr>
        <w:pStyle w:val="NoSpacing"/>
      </w:pPr>
      <w:r>
        <w:t xml:space="preserve">                   {</w:t>
      </w:r>
    </w:p>
    <w:p w14:paraId="334DA55F" w14:textId="77777777" w:rsidR="00D816AC" w:rsidRDefault="00D816AC" w:rsidP="00D816AC">
      <w:pPr>
        <w:pStyle w:val="NoSpacing"/>
      </w:pPr>
      <w:r>
        <w:t xml:space="preserve">                     int a =10;</w:t>
      </w:r>
    </w:p>
    <w:p w14:paraId="44CDEB67" w14:textId="77777777" w:rsidR="00D816AC" w:rsidRDefault="00D816AC" w:rsidP="00D816AC">
      <w:pPr>
        <w:pStyle w:val="NoSpacing"/>
      </w:pPr>
      <w:r>
        <w:t xml:space="preserve">                     int b=15;</w:t>
      </w:r>
    </w:p>
    <w:p w14:paraId="2ACCA99B" w14:textId="6859964B" w:rsidR="00D816AC" w:rsidRDefault="00D816AC" w:rsidP="00D816AC">
      <w:pPr>
        <w:pStyle w:val="NoSpacing"/>
      </w:pPr>
      <w:r>
        <w:t xml:space="preserve">                      </w:t>
      </w:r>
      <w:r w:rsidRPr="00685879">
        <w:rPr>
          <w:b/>
          <w:color w:val="3A0000"/>
        </w:rPr>
        <w:t>System.out.println</w:t>
      </w:r>
      <w:r>
        <w:t>("before swap :"+a+"   "+b);</w:t>
      </w:r>
    </w:p>
    <w:p w14:paraId="08937B53" w14:textId="77777777" w:rsidR="00D816AC" w:rsidRDefault="00D816AC" w:rsidP="00D816AC">
      <w:pPr>
        <w:pStyle w:val="NoSpacing"/>
      </w:pPr>
      <w:r>
        <w:t xml:space="preserve">                     int temp=a</w:t>
      </w:r>
    </w:p>
    <w:p w14:paraId="1CEED4BB" w14:textId="77777777" w:rsidR="00D816AC" w:rsidRDefault="00D816AC" w:rsidP="00D816AC">
      <w:pPr>
        <w:pStyle w:val="NoSpacing"/>
      </w:pPr>
      <w:r>
        <w:t xml:space="preserve">                        a=b;</w:t>
      </w:r>
    </w:p>
    <w:p w14:paraId="1163B88B" w14:textId="77777777" w:rsidR="00D816AC" w:rsidRDefault="00D816AC" w:rsidP="00D816AC">
      <w:pPr>
        <w:pStyle w:val="NoSpacing"/>
      </w:pPr>
      <w:r>
        <w:t xml:space="preserve">                      b=temp;</w:t>
      </w:r>
    </w:p>
    <w:p w14:paraId="5FF950F7" w14:textId="07D57F0A" w:rsidR="00E2114F" w:rsidRDefault="00D816AC" w:rsidP="00D816AC">
      <w:pPr>
        <w:pStyle w:val="NoSpacing"/>
      </w:pPr>
      <w:r>
        <w:t xml:space="preserve">                    </w:t>
      </w:r>
      <w:r w:rsidRPr="00685879">
        <w:rPr>
          <w:b/>
          <w:color w:val="3A0000"/>
        </w:rPr>
        <w:t>System.out.println</w:t>
      </w:r>
      <w:r>
        <w:t>("after swap:"+a+"   "+b);</w:t>
      </w:r>
    </w:p>
    <w:p w14:paraId="7B83E150" w14:textId="7EB9BBA3" w:rsidR="00AC7943" w:rsidRDefault="00D816AC" w:rsidP="00C07C2A">
      <w:pPr>
        <w:pStyle w:val="NoSpacing"/>
      </w:pPr>
      <w:r>
        <w:t>Swap=2</w:t>
      </w:r>
    </w:p>
    <w:p w14:paraId="068A5AA9" w14:textId="3561CC1E" w:rsidR="00A03D2F" w:rsidRDefault="00A03D2F" w:rsidP="00A03D2F">
      <w:pPr>
        <w:pStyle w:val="NoSpacing"/>
      </w:pPr>
      <w:r>
        <w:t>class swipe</w:t>
      </w:r>
      <w:r w:rsidR="00A20614">
        <w:t>2</w:t>
      </w:r>
    </w:p>
    <w:p w14:paraId="04C4AF6F" w14:textId="77777777" w:rsidR="00A03D2F" w:rsidRDefault="00A03D2F" w:rsidP="00A03D2F">
      <w:pPr>
        <w:pStyle w:val="NoSpacing"/>
      </w:pPr>
      <w:r>
        <w:t xml:space="preserve">             {</w:t>
      </w:r>
    </w:p>
    <w:p w14:paraId="088AE4FB" w14:textId="77777777" w:rsidR="00A03D2F" w:rsidRDefault="00A03D2F" w:rsidP="00A03D2F">
      <w:pPr>
        <w:pStyle w:val="NoSpacing"/>
      </w:pPr>
      <w:r>
        <w:t xml:space="preserve">                   pulbic static void main (String [] args)</w:t>
      </w:r>
    </w:p>
    <w:p w14:paraId="537F38BD" w14:textId="77777777" w:rsidR="00A03D2F" w:rsidRDefault="00A03D2F" w:rsidP="00A03D2F">
      <w:pPr>
        <w:pStyle w:val="NoSpacing"/>
      </w:pPr>
      <w:r>
        <w:t xml:space="preserve">                   {</w:t>
      </w:r>
    </w:p>
    <w:p w14:paraId="52B09668" w14:textId="77777777" w:rsidR="00A03D2F" w:rsidRDefault="00A03D2F" w:rsidP="00A03D2F">
      <w:pPr>
        <w:pStyle w:val="NoSpacing"/>
      </w:pPr>
      <w:r>
        <w:t xml:space="preserve">                     int a =10;</w:t>
      </w:r>
    </w:p>
    <w:p w14:paraId="5B86F543" w14:textId="77777777" w:rsidR="00A03D2F" w:rsidRDefault="00A03D2F" w:rsidP="00A03D2F">
      <w:pPr>
        <w:pStyle w:val="NoSpacing"/>
      </w:pPr>
      <w:r>
        <w:t xml:space="preserve">                     int b=15;</w:t>
      </w:r>
    </w:p>
    <w:p w14:paraId="28DA9139" w14:textId="11F878CB" w:rsidR="00D816AC" w:rsidRDefault="00A03D2F" w:rsidP="00A03D2F">
      <w:pPr>
        <w:pStyle w:val="NoSpacing"/>
      </w:pPr>
      <w:r>
        <w:t xml:space="preserve">                      </w:t>
      </w:r>
      <w:r w:rsidRPr="00685879">
        <w:rPr>
          <w:b/>
          <w:color w:val="3A0000"/>
        </w:rPr>
        <w:t>System.out.println</w:t>
      </w:r>
      <w:r>
        <w:t>("before swap :"+a+"   "+b);</w:t>
      </w:r>
    </w:p>
    <w:p w14:paraId="7EC504AF" w14:textId="4D9FB627" w:rsidR="0025593C" w:rsidRDefault="0025593C" w:rsidP="0025593C">
      <w:pPr>
        <w:pStyle w:val="NoSpacing"/>
      </w:pPr>
      <w:r>
        <w:t xml:space="preserve">                      a=a+b;</w:t>
      </w:r>
    </w:p>
    <w:p w14:paraId="6751B6B1" w14:textId="77777777" w:rsidR="0025593C" w:rsidRDefault="0025593C" w:rsidP="0025593C">
      <w:pPr>
        <w:pStyle w:val="NoSpacing"/>
      </w:pPr>
      <w:r>
        <w:t xml:space="preserve">                      b=a-b;</w:t>
      </w:r>
    </w:p>
    <w:p w14:paraId="44DA8DBA" w14:textId="77777777" w:rsidR="0025593C" w:rsidRDefault="0025593C" w:rsidP="0025593C">
      <w:pPr>
        <w:pStyle w:val="NoSpacing"/>
      </w:pPr>
      <w:r>
        <w:t xml:space="preserve">                     a=a-b;</w:t>
      </w:r>
    </w:p>
    <w:p w14:paraId="0F7BE1DA" w14:textId="77B9B856" w:rsidR="0025593C" w:rsidRDefault="0025593C" w:rsidP="0025593C">
      <w:pPr>
        <w:pStyle w:val="NoSpacing"/>
      </w:pPr>
      <w:r>
        <w:t xml:space="preserve">                      </w:t>
      </w:r>
      <w:r w:rsidRPr="00685879">
        <w:rPr>
          <w:b/>
          <w:color w:val="3A0000"/>
        </w:rPr>
        <w:t>System.out.println</w:t>
      </w:r>
      <w:r>
        <w:t>("after swap:"+a+"    "+b);</w:t>
      </w:r>
    </w:p>
    <w:p w14:paraId="1E943466" w14:textId="77777777" w:rsidR="0025593C" w:rsidRDefault="0025593C" w:rsidP="0025593C">
      <w:pPr>
        <w:pStyle w:val="NoSpacing"/>
      </w:pPr>
      <w:r>
        <w:t xml:space="preserve">                    }</w:t>
      </w:r>
    </w:p>
    <w:p w14:paraId="6F992E0F" w14:textId="36AAFC7B" w:rsidR="0025593C" w:rsidRDefault="0025593C" w:rsidP="0025593C">
      <w:pPr>
        <w:pStyle w:val="NoSpacing"/>
      </w:pPr>
      <w:r>
        <w:t xml:space="preserve">                          }</w:t>
      </w:r>
    </w:p>
    <w:p w14:paraId="1A03AC73" w14:textId="04A5D422" w:rsidR="00AD31C0" w:rsidRDefault="00AD31C0" w:rsidP="0025593C">
      <w:pPr>
        <w:pStyle w:val="NoSpacing"/>
      </w:pPr>
      <w:r>
        <w:t>SWIPE3</w:t>
      </w:r>
    </w:p>
    <w:p w14:paraId="67069722" w14:textId="3611C918" w:rsidR="00AD31C0" w:rsidRDefault="00AD31C0" w:rsidP="00AD31C0">
      <w:pPr>
        <w:pStyle w:val="NoSpacing"/>
      </w:pPr>
      <w:r>
        <w:t>class swipe3</w:t>
      </w:r>
    </w:p>
    <w:p w14:paraId="02E0E147" w14:textId="77777777" w:rsidR="00AD31C0" w:rsidRDefault="00AD31C0" w:rsidP="00AD31C0">
      <w:pPr>
        <w:pStyle w:val="NoSpacing"/>
      </w:pPr>
      <w:r>
        <w:t xml:space="preserve">             {</w:t>
      </w:r>
    </w:p>
    <w:p w14:paraId="082EFFD1" w14:textId="77777777" w:rsidR="00AD31C0" w:rsidRDefault="00AD31C0" w:rsidP="00AD31C0">
      <w:pPr>
        <w:pStyle w:val="NoSpacing"/>
      </w:pPr>
      <w:r>
        <w:t xml:space="preserve">                   pulbic static void main (String [] args)</w:t>
      </w:r>
    </w:p>
    <w:p w14:paraId="0E18B00D" w14:textId="77777777" w:rsidR="00AD31C0" w:rsidRDefault="00AD31C0" w:rsidP="00AD31C0">
      <w:pPr>
        <w:pStyle w:val="NoSpacing"/>
      </w:pPr>
      <w:r>
        <w:t xml:space="preserve">                   {</w:t>
      </w:r>
    </w:p>
    <w:p w14:paraId="642692E4" w14:textId="77777777" w:rsidR="00AD31C0" w:rsidRDefault="00AD31C0" w:rsidP="00AD31C0">
      <w:pPr>
        <w:pStyle w:val="NoSpacing"/>
      </w:pPr>
      <w:r>
        <w:t xml:space="preserve">                     int a =10;</w:t>
      </w:r>
    </w:p>
    <w:p w14:paraId="36DE1DEA" w14:textId="77777777" w:rsidR="00AD31C0" w:rsidRDefault="00AD31C0" w:rsidP="00AD31C0">
      <w:pPr>
        <w:pStyle w:val="NoSpacing"/>
      </w:pPr>
      <w:r>
        <w:t xml:space="preserve">                     int b=15;</w:t>
      </w:r>
    </w:p>
    <w:p w14:paraId="2E872E0C" w14:textId="32118874" w:rsidR="006C6C63" w:rsidRDefault="00AD31C0" w:rsidP="008D2173">
      <w:pPr>
        <w:pStyle w:val="NoSpacing"/>
      </w:pPr>
      <w:r>
        <w:t xml:space="preserve">                      </w:t>
      </w:r>
      <w:r w:rsidRPr="00685879">
        <w:rPr>
          <w:b/>
          <w:color w:val="3A0000"/>
        </w:rPr>
        <w:t>System.out.println</w:t>
      </w:r>
      <w:r>
        <w:t>("before swap :"</w:t>
      </w:r>
      <w:r w:rsidR="005411C8">
        <w:t>)</w:t>
      </w:r>
    </w:p>
    <w:p w14:paraId="1031A36B" w14:textId="690756FC" w:rsidR="005411C8" w:rsidRDefault="005411C8" w:rsidP="008D2173">
      <w:pPr>
        <w:pStyle w:val="NoSpacing"/>
      </w:pPr>
      <w:r>
        <w:t xml:space="preserve">                   </w:t>
      </w:r>
      <w:r w:rsidR="0041444D">
        <w:t>a</w:t>
      </w:r>
      <w:r>
        <w:t>=a</w:t>
      </w:r>
      <w:r w:rsidR="0041444D">
        <w:t>*b;</w:t>
      </w:r>
    </w:p>
    <w:p w14:paraId="4E098E05" w14:textId="3DD980EB" w:rsidR="0041444D" w:rsidRDefault="0041444D" w:rsidP="008D2173">
      <w:pPr>
        <w:pStyle w:val="NoSpacing"/>
      </w:pPr>
      <w:r>
        <w:t xml:space="preserve">                   a=a/b;</w:t>
      </w:r>
    </w:p>
    <w:p w14:paraId="41A152ED" w14:textId="1FAAAC28" w:rsidR="0041444D" w:rsidRDefault="0041444D" w:rsidP="008D2173">
      <w:pPr>
        <w:pStyle w:val="NoSpacing"/>
      </w:pPr>
      <w:r>
        <w:t xml:space="preserve">                  a=a/b;</w:t>
      </w:r>
    </w:p>
    <w:p w14:paraId="0BDC2D54" w14:textId="5409DED2" w:rsidR="0041444D" w:rsidRDefault="0041444D" w:rsidP="008D2173">
      <w:pPr>
        <w:pStyle w:val="NoSpacing"/>
      </w:pPr>
      <w:r>
        <w:t xml:space="preserve">                   sopln(“after swap”);</w:t>
      </w:r>
    </w:p>
    <w:p w14:paraId="4816905A" w14:textId="77777777" w:rsidR="00EE5F03" w:rsidRDefault="00EE5F03" w:rsidP="008D2173">
      <w:pPr>
        <w:pStyle w:val="NoSpacing"/>
      </w:pPr>
    </w:p>
    <w:p w14:paraId="10F8EADD" w14:textId="5F79E446" w:rsidR="00EE5F03" w:rsidRDefault="00EE5F03" w:rsidP="008D2173">
      <w:pPr>
        <w:pStyle w:val="NoSpacing"/>
      </w:pPr>
      <w:r>
        <w:t>swipe 4 =</w:t>
      </w:r>
    </w:p>
    <w:p w14:paraId="7D243DF6" w14:textId="41CA1EA1" w:rsidR="00EE5F03" w:rsidRDefault="00EE5F03" w:rsidP="008D2173">
      <w:pPr>
        <w:pStyle w:val="NoSpacing"/>
      </w:pPr>
      <w:r>
        <w:t xml:space="preserve">                    int a=10;</w:t>
      </w:r>
    </w:p>
    <w:p w14:paraId="38D1AD4A" w14:textId="7FF48D98" w:rsidR="00EE5F03" w:rsidRDefault="00EE5F03" w:rsidP="008D2173">
      <w:pPr>
        <w:pStyle w:val="NoSpacing"/>
      </w:pPr>
      <w:r>
        <w:t xml:space="preserve">                        int b=5;</w:t>
      </w:r>
    </w:p>
    <w:p w14:paraId="7C66051E" w14:textId="6E85C317" w:rsidR="00EE5F03" w:rsidRDefault="00EE5F03" w:rsidP="008D2173">
      <w:pPr>
        <w:pStyle w:val="NoSpacing"/>
      </w:pPr>
      <w:r>
        <w:t xml:space="preserve">                           soplen(“</w:t>
      </w:r>
      <w:r w:rsidR="000C1481">
        <w:t>before:”+a+”    “+b);</w:t>
      </w:r>
    </w:p>
    <w:p w14:paraId="62FF878F" w14:textId="7B8E0805" w:rsidR="000C1481" w:rsidRDefault="000C1481" w:rsidP="008D2173">
      <w:pPr>
        <w:pStyle w:val="NoSpacing"/>
      </w:pPr>
      <w:r>
        <w:t xml:space="preserve">                         a=a^b;</w:t>
      </w:r>
    </w:p>
    <w:p w14:paraId="4C49C3FB" w14:textId="6518491D" w:rsidR="000C1481" w:rsidRDefault="000C1481" w:rsidP="008D2173">
      <w:pPr>
        <w:pStyle w:val="NoSpacing"/>
      </w:pPr>
      <w:r>
        <w:t xml:space="preserve">                         </w:t>
      </w:r>
      <w:r w:rsidR="00ED2B5B">
        <w:t>b=a^b;</w:t>
      </w:r>
    </w:p>
    <w:p w14:paraId="486E0DFA" w14:textId="6516B66A" w:rsidR="00ED2B5B" w:rsidRDefault="00ED2B5B" w:rsidP="008D2173">
      <w:pPr>
        <w:pStyle w:val="NoSpacing"/>
      </w:pPr>
      <w:r>
        <w:t xml:space="preserve">                        a=a^b;</w:t>
      </w:r>
    </w:p>
    <w:p w14:paraId="2B007C51" w14:textId="42F6DC4A" w:rsidR="00ED2B5B" w:rsidRDefault="00ED2B5B" w:rsidP="008D2173">
      <w:pPr>
        <w:pStyle w:val="NoSpacing"/>
      </w:pPr>
      <w:r>
        <w:t xml:space="preserve">                      Sopln(</w:t>
      </w:r>
      <w:r w:rsidR="00B6796C">
        <w:t>“after”);</w:t>
      </w:r>
    </w:p>
    <w:p w14:paraId="7B265AF1" w14:textId="77777777" w:rsidR="00B6796C" w:rsidRDefault="00B6796C" w:rsidP="008D2173">
      <w:pPr>
        <w:pStyle w:val="NoSpacing"/>
      </w:pPr>
    </w:p>
    <w:p w14:paraId="6CA1BF15" w14:textId="1CB82440" w:rsidR="00B6796C" w:rsidRPr="00E5687D" w:rsidRDefault="00B6796C" w:rsidP="008D2173">
      <w:pPr>
        <w:pStyle w:val="NoSpacing"/>
        <w:rPr>
          <w:color w:val="FF0000"/>
        </w:rPr>
      </w:pPr>
      <w:r w:rsidRPr="00E5687D">
        <w:rPr>
          <w:color w:val="FF0000"/>
        </w:rPr>
        <w:t xml:space="preserve">1 WRITE A PROGRAME TO PRINT </w:t>
      </w:r>
      <w:r w:rsidR="00B07755" w:rsidRPr="00E5687D">
        <w:rPr>
          <w:color w:val="FF0000"/>
        </w:rPr>
        <w:t>ALL DIGITS OF A GIVEN NUMBER FROM LAST .</w:t>
      </w:r>
    </w:p>
    <w:p w14:paraId="0274B17F" w14:textId="77777777" w:rsidR="007D71BC" w:rsidRDefault="007D71BC" w:rsidP="007D71BC">
      <w:pPr>
        <w:pStyle w:val="NoSpacing"/>
      </w:pPr>
      <w:r>
        <w:t>class back</w:t>
      </w:r>
    </w:p>
    <w:p w14:paraId="51C9FE6C" w14:textId="77777777" w:rsidR="007D71BC" w:rsidRDefault="007D71BC" w:rsidP="007D71BC">
      <w:pPr>
        <w:pStyle w:val="NoSpacing"/>
      </w:pPr>
      <w:r>
        <w:t xml:space="preserve">      {</w:t>
      </w:r>
    </w:p>
    <w:p w14:paraId="4D32524C" w14:textId="4F4E7D3A" w:rsidR="007D71BC" w:rsidRDefault="007D71BC" w:rsidP="007D71BC">
      <w:pPr>
        <w:pStyle w:val="NoSpacing"/>
      </w:pPr>
      <w:r>
        <w:t xml:space="preserve">               </w:t>
      </w:r>
      <w:r w:rsidRPr="00685879">
        <w:rPr>
          <w:color w:val="002060"/>
        </w:rPr>
        <w:t>public static void main</w:t>
      </w:r>
      <w:r>
        <w:t xml:space="preserve"> (String [] args)</w:t>
      </w:r>
    </w:p>
    <w:p w14:paraId="1E8C0F05" w14:textId="77777777" w:rsidR="007D71BC" w:rsidRDefault="007D71BC" w:rsidP="007D71BC">
      <w:pPr>
        <w:pStyle w:val="NoSpacing"/>
      </w:pPr>
      <w:r>
        <w:t xml:space="preserve">             {</w:t>
      </w:r>
    </w:p>
    <w:p w14:paraId="7E28EB62" w14:textId="77777777" w:rsidR="007D71BC" w:rsidRDefault="007D71BC" w:rsidP="007D71BC">
      <w:pPr>
        <w:pStyle w:val="NoSpacing"/>
      </w:pPr>
      <w:r>
        <w:t xml:space="preserve">               int n=9897;</w:t>
      </w:r>
    </w:p>
    <w:p w14:paraId="02DB1421" w14:textId="1325B983" w:rsidR="007D71BC" w:rsidRDefault="007D71BC" w:rsidP="007D71BC">
      <w:pPr>
        <w:pStyle w:val="NoSpacing"/>
      </w:pPr>
      <w:r>
        <w:t xml:space="preserve">                   while(n&gt;0)    </w:t>
      </w:r>
      <w:r w:rsidR="00315D87">
        <w:t xml:space="preserve">         </w:t>
      </w:r>
      <w:r>
        <w:t xml:space="preserve"> </w:t>
      </w:r>
      <w:r w:rsidR="00315D87">
        <w:t>(</w:t>
      </w:r>
      <w:r>
        <w:t xml:space="preserve">until </w:t>
      </w:r>
      <w:r w:rsidR="00315D87">
        <w:t>n value becomes 0)</w:t>
      </w:r>
    </w:p>
    <w:p w14:paraId="299FDD7A" w14:textId="362E2A06" w:rsidR="007D71BC" w:rsidRDefault="004031AB" w:rsidP="007D71BC">
      <w:pPr>
        <w:pStyle w:val="NoSpacing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374" behindDoc="0" locked="0" layoutInCell="1" allowOverlap="1" wp14:anchorId="240EEE8A" wp14:editId="76B16044">
                <wp:simplePos x="0" y="0"/>
                <wp:positionH relativeFrom="column">
                  <wp:posOffset>-138420</wp:posOffset>
                </wp:positionH>
                <wp:positionV relativeFrom="paragraph">
                  <wp:posOffset>-257440</wp:posOffset>
                </wp:positionV>
                <wp:extent cx="740880" cy="885240"/>
                <wp:effectExtent l="38100" t="38100" r="40640" b="48260"/>
                <wp:wrapNone/>
                <wp:docPr id="1805725942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740880" cy="88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101D31" id="Ink 10" o:spid="_x0000_s1026" type="#_x0000_t75" style="position:absolute;margin-left:-11.4pt;margin-top:-20.75pt;width:59.35pt;height:70.65pt;z-index:2516583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">
                <v:imagedata r:id="rId29" o:title=""/>
              </v:shape>
            </w:pict>
          </mc:Fallback>
        </mc:AlternateContent>
      </w:r>
      <w:r w:rsidR="007D71BC">
        <w:t xml:space="preserve">               {</w:t>
      </w:r>
    </w:p>
    <w:p w14:paraId="75006098" w14:textId="37AB4621" w:rsidR="007D71BC" w:rsidRDefault="007D71BC" w:rsidP="007D71BC">
      <w:pPr>
        <w:pStyle w:val="NoSpacing"/>
      </w:pPr>
      <w:r>
        <w:t xml:space="preserve">                     int last=n%10;</w:t>
      </w:r>
      <w:r w:rsidR="00315D87">
        <w:t xml:space="preserve">     </w:t>
      </w:r>
      <w:r w:rsidR="0074546C">
        <w:t>(gives last number)</w:t>
      </w:r>
    </w:p>
    <w:p w14:paraId="2A869ECE" w14:textId="29DC9436" w:rsidR="007D71BC" w:rsidRDefault="007D71BC" w:rsidP="007D71BC">
      <w:pPr>
        <w:pStyle w:val="NoSpacing"/>
      </w:pPr>
      <w:r>
        <w:t xml:space="preserve">                  </w:t>
      </w:r>
      <w:r w:rsidRPr="00685879">
        <w:rPr>
          <w:b/>
          <w:color w:val="3A0000"/>
        </w:rPr>
        <w:t>System.out.println</w:t>
      </w:r>
      <w:r>
        <w:t>(last);</w:t>
      </w:r>
    </w:p>
    <w:p w14:paraId="612EEB76" w14:textId="03A559C8" w:rsidR="00DA21DC" w:rsidRDefault="007D71BC" w:rsidP="007D71BC">
      <w:pPr>
        <w:pStyle w:val="NoSpacing"/>
      </w:pPr>
      <w:r>
        <w:t xml:space="preserve">                     n=n/10;}</w:t>
      </w:r>
      <w:r w:rsidR="0074546C">
        <w:t xml:space="preserve">                        (remove last number)</w:t>
      </w:r>
    </w:p>
    <w:p w14:paraId="1C743699" w14:textId="1F1B2B3F" w:rsidR="00B07755" w:rsidRDefault="007D71BC" w:rsidP="007D71BC">
      <w:pPr>
        <w:pStyle w:val="NoSpacing"/>
      </w:pPr>
      <w:r>
        <w:t xml:space="preserve">            }             }</w:t>
      </w:r>
    </w:p>
    <w:p w14:paraId="4E6EC501" w14:textId="28CECE33" w:rsidR="004031AB" w:rsidRDefault="004031AB" w:rsidP="007D71BC">
      <w:pPr>
        <w:pStyle w:val="NoSpacing"/>
      </w:pPr>
    </w:p>
    <w:p w14:paraId="2C910A10" w14:textId="78098A29" w:rsidR="007B5425" w:rsidRPr="000E66E7" w:rsidRDefault="007B5425" w:rsidP="007D71BC">
      <w:pPr>
        <w:pStyle w:val="NoSpacing"/>
        <w:rPr>
          <w:color w:val="FF0000"/>
        </w:rPr>
      </w:pPr>
      <w:r w:rsidRPr="000E66E7">
        <w:rPr>
          <w:color w:val="FF0000"/>
        </w:rPr>
        <w:t xml:space="preserve">2 </w:t>
      </w:r>
      <w:r w:rsidR="006644F3" w:rsidRPr="000E66E7">
        <w:rPr>
          <w:color w:val="FF0000"/>
        </w:rPr>
        <w:t xml:space="preserve">write a progRAMME TO PRINT EVEN NUMBERS FROM </w:t>
      </w:r>
      <w:r w:rsidR="00063180" w:rsidRPr="000E66E7">
        <w:rPr>
          <w:color w:val="FF0000"/>
        </w:rPr>
        <w:t xml:space="preserve">last number </w:t>
      </w:r>
      <w:r w:rsidR="006E4F1A" w:rsidRPr="000E66E7">
        <w:rPr>
          <w:color w:val="FF0000"/>
        </w:rPr>
        <w:t>needs to allow both +ve and –ve value.</w:t>
      </w:r>
    </w:p>
    <w:p w14:paraId="71B76686" w14:textId="77777777" w:rsidR="00F062BB" w:rsidRDefault="00F062BB" w:rsidP="00F062BB">
      <w:pPr>
        <w:pStyle w:val="NoSpacing"/>
      </w:pPr>
      <w:r>
        <w:t>import java.util.Scanner;</w:t>
      </w:r>
    </w:p>
    <w:p w14:paraId="23E5182B" w14:textId="77777777" w:rsidR="00F062BB" w:rsidRDefault="00F062BB" w:rsidP="00F062BB">
      <w:pPr>
        <w:pStyle w:val="NoSpacing"/>
      </w:pPr>
      <w:r>
        <w:t xml:space="preserve"> class back2</w:t>
      </w:r>
    </w:p>
    <w:p w14:paraId="26DCFC45" w14:textId="77777777" w:rsidR="00F062BB" w:rsidRDefault="00F062BB" w:rsidP="00F062BB">
      <w:pPr>
        <w:pStyle w:val="NoSpacing"/>
      </w:pPr>
      <w:r>
        <w:t xml:space="preserve">           {</w:t>
      </w:r>
    </w:p>
    <w:p w14:paraId="06C6A3F5" w14:textId="1C9F0EE2" w:rsidR="00F062BB" w:rsidRDefault="00F062BB" w:rsidP="00F062BB">
      <w:pPr>
        <w:pStyle w:val="NoSpacing"/>
      </w:pPr>
      <w:r>
        <w:t xml:space="preserve">                  </w:t>
      </w:r>
      <w:r w:rsidRPr="00685879">
        <w:rPr>
          <w:color w:val="002060"/>
        </w:rPr>
        <w:t>public static void main</w:t>
      </w:r>
      <w:r>
        <w:t xml:space="preserve"> (String [] args)</w:t>
      </w:r>
    </w:p>
    <w:p w14:paraId="0D8CAD06" w14:textId="77777777" w:rsidR="00F062BB" w:rsidRDefault="00F062BB" w:rsidP="00F062BB">
      <w:pPr>
        <w:pStyle w:val="NoSpacing"/>
      </w:pPr>
      <w:r>
        <w:t xml:space="preserve">             {</w:t>
      </w:r>
    </w:p>
    <w:p w14:paraId="68D66970" w14:textId="77777777" w:rsidR="00F062BB" w:rsidRDefault="00F062BB" w:rsidP="00F062BB">
      <w:pPr>
        <w:pStyle w:val="NoSpacing"/>
      </w:pPr>
      <w:r>
        <w:t xml:space="preserve">                 Scanner s=new Scanner(System.in);</w:t>
      </w:r>
    </w:p>
    <w:p w14:paraId="0497D89D" w14:textId="3072C0FF" w:rsidR="00F062BB" w:rsidRDefault="00F062BB" w:rsidP="00F062BB">
      <w:pPr>
        <w:pStyle w:val="NoSpacing"/>
      </w:pPr>
      <w:r>
        <w:t xml:space="preserve">                   </w:t>
      </w:r>
      <w:r w:rsidRPr="00685879">
        <w:rPr>
          <w:b/>
          <w:color w:val="3A0000"/>
        </w:rPr>
        <w:t>System.out.println</w:t>
      </w:r>
      <w:r>
        <w:t>("enter a number");</w:t>
      </w:r>
    </w:p>
    <w:p w14:paraId="505DBA3A" w14:textId="77777777" w:rsidR="00F062BB" w:rsidRDefault="00F062BB" w:rsidP="00F062BB">
      <w:pPr>
        <w:pStyle w:val="NoSpacing"/>
      </w:pPr>
      <w:r>
        <w:t xml:space="preserve">                   int n=s.nextInt();</w:t>
      </w:r>
    </w:p>
    <w:p w14:paraId="36BE2FF1" w14:textId="02593C7E" w:rsidR="00F062BB" w:rsidRDefault="00F062BB" w:rsidP="00F062BB">
      <w:pPr>
        <w:pStyle w:val="NoSpacing"/>
      </w:pPr>
      <w:r>
        <w:t xml:space="preserve">             if (n&lt;0)</w:t>
      </w:r>
      <w:r w:rsidR="00E5687D">
        <w:t xml:space="preserve">                                                            </w:t>
      </w:r>
    </w:p>
    <w:p w14:paraId="39420778" w14:textId="77777777" w:rsidR="00F062BB" w:rsidRDefault="00F062BB" w:rsidP="00F062BB">
      <w:pPr>
        <w:pStyle w:val="NoSpacing"/>
      </w:pPr>
      <w:r>
        <w:t xml:space="preserve">                  n=n*-1;</w:t>
      </w:r>
    </w:p>
    <w:p w14:paraId="3525550B" w14:textId="77777777" w:rsidR="00F062BB" w:rsidRDefault="00F062BB" w:rsidP="00F062BB">
      <w:pPr>
        <w:pStyle w:val="NoSpacing"/>
      </w:pPr>
      <w:r>
        <w:t xml:space="preserve">            while(n&gt;0)</w:t>
      </w:r>
    </w:p>
    <w:p w14:paraId="743C67A7" w14:textId="77777777" w:rsidR="00F062BB" w:rsidRDefault="00F062BB" w:rsidP="00F062BB">
      <w:pPr>
        <w:pStyle w:val="NoSpacing"/>
      </w:pPr>
      <w:r>
        <w:t xml:space="preserve">                 {</w:t>
      </w:r>
    </w:p>
    <w:p w14:paraId="4C6157A5" w14:textId="77777777" w:rsidR="00F062BB" w:rsidRDefault="00F062BB" w:rsidP="00F062BB">
      <w:pPr>
        <w:pStyle w:val="NoSpacing"/>
      </w:pPr>
      <w:r>
        <w:t xml:space="preserve">                   int last =n%10;</w:t>
      </w:r>
    </w:p>
    <w:p w14:paraId="4D6C3706" w14:textId="77777777" w:rsidR="00F062BB" w:rsidRDefault="00F062BB" w:rsidP="00F062BB">
      <w:pPr>
        <w:pStyle w:val="NoSpacing"/>
      </w:pPr>
      <w:r>
        <w:t xml:space="preserve">                if (last % 2==0)</w:t>
      </w:r>
    </w:p>
    <w:p w14:paraId="4B87B21A" w14:textId="11DF15C4" w:rsidR="00F062BB" w:rsidRDefault="00F062BB" w:rsidP="00F062BB">
      <w:pPr>
        <w:pStyle w:val="NoSpacing"/>
      </w:pPr>
      <w:r>
        <w:t xml:space="preserve">                    </w:t>
      </w:r>
      <w:r w:rsidRPr="00685879">
        <w:rPr>
          <w:b/>
          <w:color w:val="3A0000"/>
        </w:rPr>
        <w:t>System.out.println</w:t>
      </w:r>
      <w:r>
        <w:t>(last);</w:t>
      </w:r>
    </w:p>
    <w:p w14:paraId="2FC86FE1" w14:textId="77777777" w:rsidR="00F062BB" w:rsidRDefault="00F062BB" w:rsidP="00F062BB">
      <w:pPr>
        <w:pStyle w:val="NoSpacing"/>
      </w:pPr>
      <w:r>
        <w:t xml:space="preserve">                   n=n/10; }</w:t>
      </w:r>
    </w:p>
    <w:p w14:paraId="0A102E2E" w14:textId="3778DBD0" w:rsidR="006E4F1A" w:rsidRDefault="00F062BB" w:rsidP="00F062BB">
      <w:pPr>
        <w:pStyle w:val="NoSpacing"/>
      </w:pPr>
      <w:r>
        <w:t xml:space="preserve">        }            }</w:t>
      </w:r>
    </w:p>
    <w:p w14:paraId="2CBEE3DF" w14:textId="5AFA2115" w:rsidR="00F062BB" w:rsidRDefault="009A3FAB" w:rsidP="006E4F11">
      <w:pPr>
        <w:pStyle w:val="NoSpacing"/>
        <w:numPr>
          <w:ilvl w:val="0"/>
          <w:numId w:val="79"/>
        </w:numPr>
      </w:pPr>
      <w:r>
        <w:t>IF THE NUMBER IS LOOPING</w:t>
      </w:r>
      <w:r w:rsidR="00EC30F6">
        <w:t xml:space="preserve"> (UNKNOWN NUMBER)</w:t>
      </w:r>
      <w:r>
        <w:t xml:space="preserve">  WE NEED TO ADD LAST INTO INSIDE BLOCK</w:t>
      </w:r>
    </w:p>
    <w:p w14:paraId="0807D394" w14:textId="19900353" w:rsidR="00EC30F6" w:rsidRDefault="00EC30F6" w:rsidP="006E4F11">
      <w:pPr>
        <w:pStyle w:val="NoSpacing"/>
        <w:numPr>
          <w:ilvl w:val="0"/>
          <w:numId w:val="79"/>
        </w:numPr>
      </w:pPr>
      <w:r>
        <w:t xml:space="preserve">IF WE NEED CONSTANT NUMBER (FIXED NUMBER) </w:t>
      </w:r>
      <w:r w:rsidR="00E01D5F">
        <w:t>WE NEED TO USE OUTSIDE THE BLOCK.</w:t>
      </w:r>
    </w:p>
    <w:p w14:paraId="1A338A32" w14:textId="77777777" w:rsidR="00E7477B" w:rsidRDefault="00E7477B" w:rsidP="00E7477B">
      <w:pPr>
        <w:pStyle w:val="NoSpacing"/>
      </w:pPr>
    </w:p>
    <w:p w14:paraId="546DCE5C" w14:textId="28FA98A4" w:rsidR="00E01D5F" w:rsidRPr="000E66E7" w:rsidRDefault="00E01D5F" w:rsidP="00E01D5F">
      <w:pPr>
        <w:pStyle w:val="NoSpacing"/>
        <w:rPr>
          <w:color w:val="FF0000"/>
        </w:rPr>
      </w:pPr>
      <w:r w:rsidRPr="000E66E7">
        <w:rPr>
          <w:color w:val="FF0000"/>
        </w:rPr>
        <w:t xml:space="preserve">3 </w:t>
      </w:r>
      <w:r w:rsidR="00E7477B" w:rsidRPr="000E66E7">
        <w:rPr>
          <w:color w:val="FF0000"/>
        </w:rPr>
        <w:t>WRITE A PROGRMME TO PRINT COUNT OF DIGITS OF A GIVEN NUMBER.</w:t>
      </w:r>
    </w:p>
    <w:p w14:paraId="158B2462" w14:textId="77777777" w:rsidR="004031AB" w:rsidRDefault="004031AB" w:rsidP="007D71BC">
      <w:pPr>
        <w:pStyle w:val="NoSpacing"/>
      </w:pPr>
    </w:p>
    <w:p w14:paraId="3E8F1621" w14:textId="77777777" w:rsidR="00945572" w:rsidRDefault="00945572" w:rsidP="00945572">
      <w:pPr>
        <w:pStyle w:val="NoSpacing"/>
      </w:pPr>
      <w:r>
        <w:t>import java.util.Scanner;</w:t>
      </w:r>
    </w:p>
    <w:p w14:paraId="1250B2E7" w14:textId="77777777" w:rsidR="00945572" w:rsidRDefault="00945572" w:rsidP="00945572">
      <w:pPr>
        <w:pStyle w:val="NoSpacing"/>
      </w:pPr>
      <w:r>
        <w:t xml:space="preserve"> class Count</w:t>
      </w:r>
    </w:p>
    <w:p w14:paraId="3CEC0343" w14:textId="77777777" w:rsidR="00945572" w:rsidRDefault="00945572" w:rsidP="00945572">
      <w:pPr>
        <w:pStyle w:val="NoSpacing"/>
      </w:pPr>
      <w:r>
        <w:t xml:space="preserve">        {</w:t>
      </w:r>
    </w:p>
    <w:p w14:paraId="4545F5C9" w14:textId="41943358" w:rsidR="00945572" w:rsidRDefault="00945572" w:rsidP="00945572">
      <w:pPr>
        <w:pStyle w:val="NoSpacing"/>
      </w:pPr>
      <w:r>
        <w:t xml:space="preserve">           </w:t>
      </w:r>
      <w:r w:rsidRPr="00685879">
        <w:rPr>
          <w:color w:val="002060"/>
        </w:rPr>
        <w:t>public static void main</w:t>
      </w:r>
      <w:r>
        <w:t>(String [] args)</w:t>
      </w:r>
    </w:p>
    <w:p w14:paraId="27F2EEB2" w14:textId="77777777" w:rsidR="00945572" w:rsidRDefault="00945572" w:rsidP="00945572">
      <w:pPr>
        <w:pStyle w:val="NoSpacing"/>
      </w:pPr>
      <w:r>
        <w:t xml:space="preserve">     {</w:t>
      </w:r>
    </w:p>
    <w:p w14:paraId="2DBBF1DD" w14:textId="77777777" w:rsidR="00945572" w:rsidRDefault="00945572" w:rsidP="00945572">
      <w:pPr>
        <w:pStyle w:val="NoSpacing"/>
      </w:pPr>
      <w:r>
        <w:t xml:space="preserve">          Scanner s=new Scanner(System.in);</w:t>
      </w:r>
    </w:p>
    <w:p w14:paraId="1E3A84E7" w14:textId="1C681B89" w:rsidR="00945572" w:rsidRDefault="00945572" w:rsidP="00945572">
      <w:pPr>
        <w:pStyle w:val="NoSpacing"/>
      </w:pPr>
      <w:r>
        <w:t xml:space="preserve">           </w:t>
      </w:r>
      <w:r w:rsidRPr="00685879">
        <w:rPr>
          <w:b/>
          <w:color w:val="3A0000"/>
        </w:rPr>
        <w:t>System.out.println</w:t>
      </w:r>
      <w:r>
        <w:t>(" enter a number");</w:t>
      </w:r>
    </w:p>
    <w:p w14:paraId="46094EAF" w14:textId="77777777" w:rsidR="00945572" w:rsidRDefault="00945572" w:rsidP="00945572">
      <w:pPr>
        <w:pStyle w:val="NoSpacing"/>
      </w:pPr>
      <w:r>
        <w:t xml:space="preserve">            int n=s.nextInt(),count=0;</w:t>
      </w:r>
    </w:p>
    <w:p w14:paraId="6E1C7553" w14:textId="77777777" w:rsidR="00945572" w:rsidRDefault="00945572" w:rsidP="00945572">
      <w:pPr>
        <w:pStyle w:val="NoSpacing"/>
      </w:pPr>
      <w:r>
        <w:t xml:space="preserve">     while(n&gt;0)</w:t>
      </w:r>
    </w:p>
    <w:p w14:paraId="54CDE49E" w14:textId="77777777" w:rsidR="00945572" w:rsidRDefault="00945572" w:rsidP="00945572">
      <w:pPr>
        <w:pStyle w:val="NoSpacing"/>
      </w:pPr>
      <w:r>
        <w:t xml:space="preserve">           {</w:t>
      </w:r>
    </w:p>
    <w:p w14:paraId="79C857CA" w14:textId="477FB7EF" w:rsidR="00945572" w:rsidRDefault="00945572" w:rsidP="00945572">
      <w:pPr>
        <w:pStyle w:val="NoSpacing"/>
      </w:pPr>
      <w:r>
        <w:t xml:space="preserve">            count++;</w:t>
      </w:r>
      <w:r w:rsidR="00BD3381">
        <w:t xml:space="preserve">    (increase the value by 1 )</w:t>
      </w:r>
    </w:p>
    <w:p w14:paraId="15DCCAC9" w14:textId="3FBF3D5A" w:rsidR="00945572" w:rsidRDefault="00945572" w:rsidP="00945572">
      <w:pPr>
        <w:pStyle w:val="NoSpacing"/>
      </w:pPr>
      <w:r>
        <w:t xml:space="preserve">            n=n/10; }</w:t>
      </w:r>
      <w:r w:rsidR="00BD3381">
        <w:t xml:space="preserve">    (used to remove last value)</w:t>
      </w:r>
    </w:p>
    <w:p w14:paraId="1FDE2914" w14:textId="3382C577" w:rsidR="003F6B0D" w:rsidRDefault="00945572" w:rsidP="00945572">
      <w:pPr>
        <w:pStyle w:val="NoSpacing"/>
      </w:pPr>
      <w:r>
        <w:t xml:space="preserve">         </w:t>
      </w:r>
      <w:r w:rsidRPr="00685879">
        <w:rPr>
          <w:b/>
          <w:color w:val="3A0000"/>
        </w:rPr>
        <w:t>System.out.println</w:t>
      </w:r>
      <w:r>
        <w:t xml:space="preserve">(count);        </w:t>
      </w:r>
      <w:r w:rsidR="003F6B0D">
        <w:t>}        }</w:t>
      </w:r>
    </w:p>
    <w:p w14:paraId="45D920DF" w14:textId="77777777" w:rsidR="00C92531" w:rsidRPr="000E66E7" w:rsidRDefault="0082631E" w:rsidP="00945572">
      <w:pPr>
        <w:pStyle w:val="NoSpacing"/>
        <w:rPr>
          <w:color w:val="FF0000"/>
        </w:rPr>
      </w:pPr>
      <w:r w:rsidRPr="000E66E7">
        <w:rPr>
          <w:color w:val="FF0000"/>
        </w:rPr>
        <w:t xml:space="preserve">4 WRITE A PROGRAMME TO PRINT COUNT OF </w:t>
      </w:r>
      <w:r w:rsidR="00C92531" w:rsidRPr="000E66E7">
        <w:rPr>
          <w:color w:val="FF0000"/>
        </w:rPr>
        <w:t>EVEN DIGITS OF GIVEN NUMBER.</w:t>
      </w:r>
    </w:p>
    <w:p w14:paraId="525C31CC" w14:textId="603E01D5" w:rsidR="00945572" w:rsidRDefault="00945572" w:rsidP="00945572">
      <w:pPr>
        <w:pStyle w:val="NoSpacing"/>
      </w:pPr>
      <w:r>
        <w:t xml:space="preserve">   </w:t>
      </w:r>
    </w:p>
    <w:p w14:paraId="2349820E" w14:textId="5CD87B07" w:rsidR="00DA21DC" w:rsidRDefault="00945572" w:rsidP="00945572">
      <w:pPr>
        <w:pStyle w:val="NoSpacing"/>
      </w:pPr>
      <w:r>
        <w:t xml:space="preserve">              </w:t>
      </w:r>
    </w:p>
    <w:p w14:paraId="1C4D0D40" w14:textId="77777777" w:rsidR="00C96655" w:rsidRDefault="00C96655" w:rsidP="00C96655">
      <w:pPr>
        <w:pStyle w:val="NoSpacing"/>
      </w:pPr>
      <w:r>
        <w:t>import java.util.Scanner;</w:t>
      </w:r>
    </w:p>
    <w:p w14:paraId="5302164F" w14:textId="77777777" w:rsidR="00C96655" w:rsidRDefault="00C96655" w:rsidP="00C96655">
      <w:pPr>
        <w:pStyle w:val="NoSpacing"/>
      </w:pPr>
      <w:r>
        <w:t xml:space="preserve"> class Count1</w:t>
      </w:r>
    </w:p>
    <w:p w14:paraId="121EA82C" w14:textId="77777777" w:rsidR="00C96655" w:rsidRDefault="00C96655" w:rsidP="00C96655">
      <w:pPr>
        <w:pStyle w:val="NoSpacing"/>
      </w:pPr>
      <w:r>
        <w:t xml:space="preserve">        {</w:t>
      </w:r>
    </w:p>
    <w:p w14:paraId="3D2660CC" w14:textId="464797DF" w:rsidR="00C96655" w:rsidRDefault="00C96655" w:rsidP="00C96655">
      <w:pPr>
        <w:pStyle w:val="NoSpacing"/>
      </w:pPr>
      <w:r>
        <w:t xml:space="preserve">           </w:t>
      </w:r>
      <w:r w:rsidRPr="00685879">
        <w:rPr>
          <w:color w:val="002060"/>
        </w:rPr>
        <w:t>public static void main</w:t>
      </w:r>
      <w:r>
        <w:t>(String [] args)</w:t>
      </w:r>
    </w:p>
    <w:p w14:paraId="045C5086" w14:textId="77777777" w:rsidR="00C96655" w:rsidRDefault="00C96655" w:rsidP="00C96655">
      <w:pPr>
        <w:pStyle w:val="NoSpacing"/>
      </w:pPr>
      <w:r>
        <w:t xml:space="preserve">     {</w:t>
      </w:r>
    </w:p>
    <w:p w14:paraId="6489D30F" w14:textId="77777777" w:rsidR="00C96655" w:rsidRDefault="00C96655" w:rsidP="00C96655">
      <w:pPr>
        <w:pStyle w:val="NoSpacing"/>
      </w:pPr>
      <w:r>
        <w:t xml:space="preserve">          Scanner s=new Scanner(System.in);</w:t>
      </w:r>
    </w:p>
    <w:p w14:paraId="1672D100" w14:textId="79CE7568" w:rsidR="00C96655" w:rsidRDefault="00C96655" w:rsidP="00C96655">
      <w:pPr>
        <w:pStyle w:val="NoSpacing"/>
      </w:pPr>
      <w:r>
        <w:t xml:space="preserve">           </w:t>
      </w:r>
      <w:r w:rsidRPr="00685879">
        <w:rPr>
          <w:b/>
          <w:color w:val="3A0000"/>
        </w:rPr>
        <w:t>System.out.println</w:t>
      </w:r>
      <w:r>
        <w:t>(" enter a number");</w:t>
      </w:r>
    </w:p>
    <w:p w14:paraId="4DC8ABB7" w14:textId="77777777" w:rsidR="00C96655" w:rsidRDefault="00C96655" w:rsidP="00C96655">
      <w:pPr>
        <w:pStyle w:val="NoSpacing"/>
      </w:pPr>
      <w:r>
        <w:t xml:space="preserve">       int n=s.nextInt(),count=0;</w:t>
      </w:r>
    </w:p>
    <w:p w14:paraId="26706698" w14:textId="77777777" w:rsidR="00C96655" w:rsidRDefault="00C96655" w:rsidP="00C96655">
      <w:pPr>
        <w:pStyle w:val="NoSpacing"/>
      </w:pPr>
      <w:r>
        <w:t xml:space="preserve">       while(n&gt;0)    {</w:t>
      </w:r>
    </w:p>
    <w:p w14:paraId="411CAA43" w14:textId="3E8CA951" w:rsidR="00C96655" w:rsidRDefault="00C96655" w:rsidP="00C96655">
      <w:pPr>
        <w:pStyle w:val="NoSpacing"/>
      </w:pPr>
      <w:r>
        <w:t xml:space="preserve">                    int last =n%10;</w:t>
      </w:r>
      <w:r w:rsidR="009D3662">
        <w:t xml:space="preserve">          (gives last number)</w:t>
      </w:r>
    </w:p>
    <w:p w14:paraId="03BCAC67" w14:textId="0B266ADC" w:rsidR="00C96655" w:rsidRDefault="00C96655" w:rsidP="00C96655">
      <w:pPr>
        <w:pStyle w:val="NoSpacing"/>
      </w:pPr>
      <w:r>
        <w:t xml:space="preserve">                 if (last%2==0) </w:t>
      </w:r>
      <w:r w:rsidR="009D3662">
        <w:t xml:space="preserve"> (even)</w:t>
      </w:r>
    </w:p>
    <w:p w14:paraId="782E99A5" w14:textId="24DAA0CD" w:rsidR="00C96655" w:rsidRDefault="00C96655" w:rsidP="00C96655">
      <w:pPr>
        <w:pStyle w:val="NoSpacing"/>
      </w:pPr>
      <w:r>
        <w:t xml:space="preserve">                      count++;</w:t>
      </w:r>
      <w:r w:rsidR="009D3662">
        <w:t xml:space="preserve"> </w:t>
      </w:r>
      <w:r w:rsidR="00D72318">
        <w:t xml:space="preserve">    (increase the value by 1 )</w:t>
      </w:r>
    </w:p>
    <w:p w14:paraId="2EC951EB" w14:textId="16A49933" w:rsidR="00C96655" w:rsidRDefault="00C96655" w:rsidP="00C96655">
      <w:pPr>
        <w:pStyle w:val="NoSpacing"/>
      </w:pPr>
      <w:r>
        <w:t xml:space="preserve">                        n=n/10;}</w:t>
      </w:r>
      <w:r w:rsidR="00D72318">
        <w:t xml:space="preserve">    (remove last value)</w:t>
      </w:r>
    </w:p>
    <w:p w14:paraId="7C586B53" w14:textId="0EC2E0FD" w:rsidR="00C96655" w:rsidRDefault="00C96655" w:rsidP="00C96655">
      <w:pPr>
        <w:pStyle w:val="NoSpacing"/>
      </w:pPr>
      <w:r>
        <w:t xml:space="preserve">                   </w:t>
      </w:r>
      <w:r w:rsidRPr="00685879">
        <w:rPr>
          <w:b/>
          <w:color w:val="3A0000"/>
        </w:rPr>
        <w:t>System.out.println</w:t>
      </w:r>
      <w:r>
        <w:t>(count);</w:t>
      </w:r>
    </w:p>
    <w:p w14:paraId="73816CBA" w14:textId="671A4FE1" w:rsidR="0041444D" w:rsidRDefault="00C96655" w:rsidP="00C96655">
      <w:pPr>
        <w:pStyle w:val="NoSpacing"/>
      </w:pPr>
      <w:r>
        <w:t xml:space="preserve">                   }         }</w:t>
      </w:r>
    </w:p>
    <w:p w14:paraId="7936E238" w14:textId="77777777" w:rsidR="00DA0F79" w:rsidRDefault="00DA0F79" w:rsidP="00C96655">
      <w:pPr>
        <w:pStyle w:val="NoSpacing"/>
      </w:pPr>
    </w:p>
    <w:p w14:paraId="6BDEE78E" w14:textId="673A6D7D" w:rsidR="00DA0F79" w:rsidRPr="000E66E7" w:rsidRDefault="00DA0F79" w:rsidP="00C96655">
      <w:pPr>
        <w:pStyle w:val="NoSpacing"/>
        <w:rPr>
          <w:color w:val="FF0000"/>
        </w:rPr>
      </w:pPr>
      <w:r w:rsidRPr="000E66E7">
        <w:rPr>
          <w:color w:val="FF0000"/>
        </w:rPr>
        <w:t xml:space="preserve">5  WRITE A PROGRAMME TO PRINT COUNT OF ODD </w:t>
      </w:r>
      <w:r w:rsidR="00102B71" w:rsidRPr="000E66E7">
        <w:rPr>
          <w:color w:val="FF0000"/>
        </w:rPr>
        <w:t>DIGIT NUMBER</w:t>
      </w:r>
    </w:p>
    <w:p w14:paraId="12DED657" w14:textId="77777777" w:rsidR="00D43F06" w:rsidRDefault="00D43F06" w:rsidP="00D43F06">
      <w:pPr>
        <w:pStyle w:val="NoSpacing"/>
      </w:pPr>
      <w:r>
        <w:t xml:space="preserve">     import java.util.Scanner;</w:t>
      </w:r>
    </w:p>
    <w:p w14:paraId="09D181C1" w14:textId="77777777" w:rsidR="00D43F06" w:rsidRDefault="00D43F06" w:rsidP="00D43F06">
      <w:pPr>
        <w:pStyle w:val="NoSpacing"/>
      </w:pPr>
      <w:r>
        <w:t xml:space="preserve">       class count3</w:t>
      </w:r>
    </w:p>
    <w:p w14:paraId="456B7ACA" w14:textId="77777777" w:rsidR="00D43F06" w:rsidRDefault="00D43F06" w:rsidP="00D43F06">
      <w:pPr>
        <w:pStyle w:val="NoSpacing"/>
      </w:pPr>
      <w:r>
        <w:t xml:space="preserve">         {</w:t>
      </w:r>
    </w:p>
    <w:p w14:paraId="475281A2" w14:textId="0812DEE9" w:rsidR="00D43F06" w:rsidRDefault="00D43F06" w:rsidP="00D43F06">
      <w:pPr>
        <w:pStyle w:val="NoSpacing"/>
      </w:pPr>
      <w:r>
        <w:t xml:space="preserve">              </w:t>
      </w:r>
      <w:r w:rsidRPr="00685879">
        <w:rPr>
          <w:color w:val="002060"/>
        </w:rPr>
        <w:t>public static void main</w:t>
      </w:r>
      <w:r>
        <w:t xml:space="preserve"> (String [] args)</w:t>
      </w:r>
    </w:p>
    <w:p w14:paraId="4343ED0E" w14:textId="77777777" w:rsidR="00D43F06" w:rsidRDefault="00D43F06" w:rsidP="00D43F06">
      <w:pPr>
        <w:pStyle w:val="NoSpacing"/>
      </w:pPr>
      <w:r>
        <w:t xml:space="preserve">              {</w:t>
      </w:r>
    </w:p>
    <w:p w14:paraId="1FEA1DAF" w14:textId="77777777" w:rsidR="00D43F06" w:rsidRDefault="00D43F06" w:rsidP="00D43F06">
      <w:pPr>
        <w:pStyle w:val="NoSpacing"/>
      </w:pPr>
      <w:r>
        <w:t xml:space="preserve">                 Scanner s=new Scanner (System.in);</w:t>
      </w:r>
    </w:p>
    <w:p w14:paraId="7381961E" w14:textId="1545C69E" w:rsidR="00D43F06" w:rsidRDefault="00D43F06" w:rsidP="00D43F06">
      <w:pPr>
        <w:pStyle w:val="NoSpacing"/>
      </w:pPr>
      <w:r>
        <w:t xml:space="preserve">                 </w:t>
      </w:r>
      <w:r w:rsidRPr="00685879">
        <w:rPr>
          <w:b/>
          <w:color w:val="3A0000"/>
        </w:rPr>
        <w:t>System.out.println</w:t>
      </w:r>
      <w:r>
        <w:t>(" enter laoong numbers");</w:t>
      </w:r>
    </w:p>
    <w:p w14:paraId="4D68EB0B" w14:textId="77777777" w:rsidR="00D43F06" w:rsidRDefault="00D43F06" w:rsidP="00D43F06">
      <w:pPr>
        <w:pStyle w:val="NoSpacing"/>
      </w:pPr>
      <w:r>
        <w:t xml:space="preserve">                long n=s.nextLong(),count=0;</w:t>
      </w:r>
    </w:p>
    <w:p w14:paraId="4D0DDF6F" w14:textId="77777777" w:rsidR="00D43F06" w:rsidRDefault="00D43F06" w:rsidP="00D43F06">
      <w:pPr>
        <w:pStyle w:val="NoSpacing"/>
      </w:pPr>
      <w:r>
        <w:t xml:space="preserve">            while(n&gt;0)    {</w:t>
      </w:r>
    </w:p>
    <w:p w14:paraId="28418862" w14:textId="77777777" w:rsidR="00D43F06" w:rsidRDefault="00D43F06" w:rsidP="00D43F06">
      <w:pPr>
        <w:pStyle w:val="NoSpacing"/>
      </w:pPr>
      <w:r>
        <w:t xml:space="preserve">                     long last=n%10;</w:t>
      </w:r>
    </w:p>
    <w:p w14:paraId="7519D005" w14:textId="77777777" w:rsidR="00D43F06" w:rsidRDefault="00D43F06" w:rsidP="00D43F06">
      <w:pPr>
        <w:pStyle w:val="NoSpacing"/>
      </w:pPr>
      <w:r>
        <w:t xml:space="preserve">               if (last%2!=0)</w:t>
      </w:r>
    </w:p>
    <w:p w14:paraId="7A4E4766" w14:textId="77777777" w:rsidR="00D43F06" w:rsidRDefault="00D43F06" w:rsidP="00D43F06">
      <w:pPr>
        <w:pStyle w:val="NoSpacing"/>
      </w:pPr>
      <w:r>
        <w:t xml:space="preserve">                        count++;</w:t>
      </w:r>
    </w:p>
    <w:p w14:paraId="2816105D" w14:textId="77777777" w:rsidR="00D43F06" w:rsidRDefault="00D43F06" w:rsidP="00D43F06">
      <w:pPr>
        <w:pStyle w:val="NoSpacing"/>
      </w:pPr>
      <w:r>
        <w:t xml:space="preserve">             n=n/10;</w:t>
      </w:r>
    </w:p>
    <w:p w14:paraId="717E8072" w14:textId="77777777" w:rsidR="00D43F06" w:rsidRDefault="00D43F06" w:rsidP="00D43F06">
      <w:pPr>
        <w:pStyle w:val="NoSpacing"/>
      </w:pPr>
      <w:r>
        <w:t xml:space="preserve">               }</w:t>
      </w:r>
    </w:p>
    <w:p w14:paraId="1D128C41" w14:textId="4F061443" w:rsidR="00D43F06" w:rsidRDefault="00D43F06" w:rsidP="00D43F06">
      <w:pPr>
        <w:pStyle w:val="NoSpacing"/>
      </w:pPr>
      <w:r>
        <w:t xml:space="preserve">                     </w:t>
      </w:r>
      <w:r w:rsidRPr="00685879">
        <w:rPr>
          <w:b/>
          <w:color w:val="3A0000"/>
        </w:rPr>
        <w:t>System.out.println</w:t>
      </w:r>
      <w:r>
        <w:t>(count);</w:t>
      </w:r>
    </w:p>
    <w:p w14:paraId="75761CBF" w14:textId="6B9B5062" w:rsidR="00D43F06" w:rsidRDefault="00D43F06" w:rsidP="00D43F06">
      <w:pPr>
        <w:pStyle w:val="NoSpacing"/>
      </w:pPr>
      <w:r>
        <w:t xml:space="preserve">                       }        }</w:t>
      </w:r>
    </w:p>
    <w:p w14:paraId="65F14245" w14:textId="37C51CBE" w:rsidR="00D43F06" w:rsidRPr="000E66E7" w:rsidRDefault="00E8027E" w:rsidP="00D43F06">
      <w:pPr>
        <w:pStyle w:val="NoSpacing"/>
        <w:rPr>
          <w:color w:val="FF0000"/>
        </w:rPr>
      </w:pPr>
      <w:r w:rsidRPr="000E66E7">
        <w:rPr>
          <w:color w:val="FF0000"/>
        </w:rPr>
        <w:t xml:space="preserve">6 WRITE A PROGRAMME TO PRINT COUNT OF EVEN AND ODD </w:t>
      </w:r>
      <w:r w:rsidR="00F11840" w:rsidRPr="000E66E7">
        <w:rPr>
          <w:color w:val="FF0000"/>
        </w:rPr>
        <w:t>DIGIT OF A GIVEN NUMBER.</w:t>
      </w:r>
    </w:p>
    <w:p w14:paraId="5498C8CF" w14:textId="77777777" w:rsidR="001A3271" w:rsidRPr="000E66E7" w:rsidRDefault="001A3271" w:rsidP="001A3271">
      <w:pPr>
        <w:pStyle w:val="NoSpacing"/>
        <w:rPr>
          <w:color w:val="FF0000"/>
        </w:rPr>
      </w:pPr>
      <w:r w:rsidRPr="000E66E7">
        <w:rPr>
          <w:color w:val="FF0000"/>
        </w:rPr>
        <w:t>import java.util.Scanner;</w:t>
      </w:r>
    </w:p>
    <w:p w14:paraId="045C8E16" w14:textId="77777777" w:rsidR="001A3271" w:rsidRDefault="001A3271" w:rsidP="001A3271">
      <w:pPr>
        <w:pStyle w:val="NoSpacing"/>
      </w:pPr>
      <w:r>
        <w:t xml:space="preserve">       class count4</w:t>
      </w:r>
    </w:p>
    <w:p w14:paraId="6DC39025" w14:textId="77777777" w:rsidR="001A3271" w:rsidRDefault="001A3271" w:rsidP="001A3271">
      <w:pPr>
        <w:pStyle w:val="NoSpacing"/>
      </w:pPr>
      <w:r>
        <w:t xml:space="preserve">         {</w:t>
      </w:r>
    </w:p>
    <w:p w14:paraId="027DD774" w14:textId="7234FA31" w:rsidR="001A3271" w:rsidRDefault="001A3271" w:rsidP="001A3271">
      <w:pPr>
        <w:pStyle w:val="NoSpacing"/>
      </w:pPr>
      <w:r>
        <w:t xml:space="preserve">              </w:t>
      </w:r>
      <w:r w:rsidRPr="00685879">
        <w:rPr>
          <w:color w:val="002060"/>
        </w:rPr>
        <w:t>public static void main</w:t>
      </w:r>
      <w:r>
        <w:t xml:space="preserve"> (String [] args)</w:t>
      </w:r>
    </w:p>
    <w:p w14:paraId="30BF21EF" w14:textId="77777777" w:rsidR="001A3271" w:rsidRDefault="001A3271" w:rsidP="001A3271">
      <w:pPr>
        <w:pStyle w:val="NoSpacing"/>
      </w:pPr>
      <w:r>
        <w:t xml:space="preserve">              {</w:t>
      </w:r>
    </w:p>
    <w:p w14:paraId="2F85886C" w14:textId="77777777" w:rsidR="001A3271" w:rsidRDefault="001A3271" w:rsidP="001A3271">
      <w:pPr>
        <w:pStyle w:val="NoSpacing"/>
      </w:pPr>
      <w:r>
        <w:t xml:space="preserve">                 Scanner s=new Scanner (System.in);</w:t>
      </w:r>
    </w:p>
    <w:p w14:paraId="30CF635D" w14:textId="4CDA5D7A" w:rsidR="001A3271" w:rsidRDefault="001A3271" w:rsidP="001A3271">
      <w:pPr>
        <w:pStyle w:val="NoSpacing"/>
      </w:pPr>
      <w:r>
        <w:t xml:space="preserve">                 </w:t>
      </w:r>
      <w:r w:rsidRPr="00685879">
        <w:rPr>
          <w:b/>
          <w:color w:val="3A0000"/>
        </w:rPr>
        <w:t>System.out.println</w:t>
      </w:r>
      <w:r>
        <w:t>(" enter laoong numbers");</w:t>
      </w:r>
    </w:p>
    <w:p w14:paraId="1F23AF3E" w14:textId="77777777" w:rsidR="001A3271" w:rsidRDefault="001A3271" w:rsidP="001A3271">
      <w:pPr>
        <w:pStyle w:val="NoSpacing"/>
      </w:pPr>
      <w:r>
        <w:t xml:space="preserve">                long n=s.nextLong(),acount=0,bcount=0;</w:t>
      </w:r>
    </w:p>
    <w:p w14:paraId="3706A9CD" w14:textId="77777777" w:rsidR="001A3271" w:rsidRDefault="001A3271" w:rsidP="001A3271">
      <w:pPr>
        <w:pStyle w:val="NoSpacing"/>
      </w:pPr>
      <w:r>
        <w:t xml:space="preserve">             while(n&gt;0) {</w:t>
      </w:r>
    </w:p>
    <w:p w14:paraId="15ACF3DE" w14:textId="77777777" w:rsidR="001A3271" w:rsidRDefault="001A3271" w:rsidP="001A3271">
      <w:pPr>
        <w:pStyle w:val="NoSpacing"/>
      </w:pPr>
      <w:r>
        <w:t xml:space="preserve">                           long last=n%10;</w:t>
      </w:r>
    </w:p>
    <w:p w14:paraId="27144FAF" w14:textId="77777777" w:rsidR="001A3271" w:rsidRDefault="001A3271" w:rsidP="001A3271">
      <w:pPr>
        <w:pStyle w:val="NoSpacing"/>
      </w:pPr>
      <w:r>
        <w:t xml:space="preserve">              if (last%2==0)</w:t>
      </w:r>
    </w:p>
    <w:p w14:paraId="5141C3B7" w14:textId="77777777" w:rsidR="001A3271" w:rsidRDefault="001A3271" w:rsidP="001A3271">
      <w:pPr>
        <w:pStyle w:val="NoSpacing"/>
      </w:pPr>
      <w:r>
        <w:t xml:space="preserve">                            acount++;</w:t>
      </w:r>
    </w:p>
    <w:p w14:paraId="62FE26D5" w14:textId="77777777" w:rsidR="001A3271" w:rsidRDefault="001A3271" w:rsidP="001A3271">
      <w:pPr>
        <w:pStyle w:val="NoSpacing"/>
      </w:pPr>
      <w:r>
        <w:t xml:space="preserve">             else{</w:t>
      </w:r>
    </w:p>
    <w:p w14:paraId="4B24B409" w14:textId="77777777" w:rsidR="001A3271" w:rsidRDefault="001A3271" w:rsidP="001A3271">
      <w:pPr>
        <w:pStyle w:val="NoSpacing"/>
      </w:pPr>
      <w:r>
        <w:t xml:space="preserve">                    bcount++;</w:t>
      </w:r>
    </w:p>
    <w:p w14:paraId="5A1BA45F" w14:textId="77777777" w:rsidR="001A3271" w:rsidRDefault="001A3271" w:rsidP="001A3271">
      <w:pPr>
        <w:pStyle w:val="NoSpacing"/>
      </w:pPr>
      <w:r>
        <w:t xml:space="preserve">                     n=n/10;               }</w:t>
      </w:r>
    </w:p>
    <w:p w14:paraId="717DA7F3" w14:textId="06E625EC" w:rsidR="001A3271" w:rsidRDefault="001A3271" w:rsidP="001A3271">
      <w:pPr>
        <w:pStyle w:val="NoSpacing"/>
      </w:pPr>
      <w:r>
        <w:t xml:space="preserve">             </w:t>
      </w:r>
      <w:r w:rsidRPr="00685879">
        <w:rPr>
          <w:b/>
          <w:color w:val="3A0000"/>
        </w:rPr>
        <w:t>System.out.println</w:t>
      </w:r>
      <w:r>
        <w:t>(acount);</w:t>
      </w:r>
    </w:p>
    <w:p w14:paraId="7CA11481" w14:textId="0D09A3CF" w:rsidR="001A3271" w:rsidRDefault="001A3271" w:rsidP="001A3271">
      <w:pPr>
        <w:pStyle w:val="NoSpacing"/>
      </w:pPr>
      <w:r>
        <w:t xml:space="preserve">             </w:t>
      </w:r>
      <w:r w:rsidRPr="00685879">
        <w:rPr>
          <w:b/>
          <w:color w:val="3A0000"/>
        </w:rPr>
        <w:t>System.out.println</w:t>
      </w:r>
      <w:r>
        <w:t>(bcount);    }</w:t>
      </w:r>
    </w:p>
    <w:p w14:paraId="4E6CDA39" w14:textId="4A9C8330" w:rsidR="00F11840" w:rsidRDefault="001A3271" w:rsidP="001A3271">
      <w:pPr>
        <w:pStyle w:val="NoSpacing"/>
      </w:pPr>
      <w:r>
        <w:t xml:space="preserve">             }        }</w:t>
      </w:r>
    </w:p>
    <w:p w14:paraId="482B6005" w14:textId="77777777" w:rsidR="001A3271" w:rsidRDefault="001A3271" w:rsidP="001A3271">
      <w:pPr>
        <w:pStyle w:val="NoSpacing"/>
      </w:pPr>
    </w:p>
    <w:p w14:paraId="423F84C6" w14:textId="77777777" w:rsidR="001A3271" w:rsidRDefault="001A3271" w:rsidP="001A3271">
      <w:pPr>
        <w:pStyle w:val="NoSpacing"/>
      </w:pPr>
    </w:p>
    <w:p w14:paraId="564827CD" w14:textId="2053B787" w:rsidR="00BE194E" w:rsidRPr="000E66E7" w:rsidRDefault="00BE194E" w:rsidP="001A3271">
      <w:pPr>
        <w:pStyle w:val="NoSpacing"/>
        <w:rPr>
          <w:color w:val="FF0000"/>
        </w:rPr>
      </w:pPr>
      <w:r w:rsidRPr="000E66E7">
        <w:rPr>
          <w:color w:val="FF0000"/>
        </w:rPr>
        <w:t xml:space="preserve">7 WRITE A PROGRAMME TO PRINT </w:t>
      </w:r>
      <w:r w:rsidR="00727C15" w:rsidRPr="000E66E7">
        <w:rPr>
          <w:color w:val="FF0000"/>
        </w:rPr>
        <w:t>COUNT  OF NUMBERS FROM 1 TO N</w:t>
      </w:r>
    </w:p>
    <w:p w14:paraId="2B8E3F9D" w14:textId="77777777" w:rsidR="000B09E9" w:rsidRDefault="000B09E9" w:rsidP="000B09E9">
      <w:pPr>
        <w:pStyle w:val="NoSpacing"/>
      </w:pPr>
      <w:r>
        <w:t>import java.util.Scanner;</w:t>
      </w:r>
    </w:p>
    <w:p w14:paraId="0B2B42D4" w14:textId="77777777" w:rsidR="000B09E9" w:rsidRDefault="000B09E9" w:rsidP="000B09E9">
      <w:pPr>
        <w:pStyle w:val="NoSpacing"/>
      </w:pPr>
    </w:p>
    <w:p w14:paraId="15AF7BDC" w14:textId="77777777" w:rsidR="000B09E9" w:rsidRDefault="000B09E9" w:rsidP="000B09E9">
      <w:pPr>
        <w:pStyle w:val="NoSpacing"/>
      </w:pPr>
      <w:r>
        <w:t>class count6 {</w:t>
      </w:r>
    </w:p>
    <w:p w14:paraId="082F6D49" w14:textId="42BCD05B" w:rsidR="000B09E9" w:rsidRDefault="000B09E9" w:rsidP="000B09E9">
      <w:pPr>
        <w:pStyle w:val="NoSpacing"/>
      </w:pPr>
      <w:r>
        <w:t xml:space="preserve">    </w:t>
      </w:r>
      <w:r w:rsidRPr="00685879">
        <w:rPr>
          <w:color w:val="002060"/>
        </w:rPr>
        <w:t>public static void main</w:t>
      </w:r>
      <w:r>
        <w:t>(String[] args) {</w:t>
      </w:r>
    </w:p>
    <w:p w14:paraId="1E802C24" w14:textId="77777777" w:rsidR="000B09E9" w:rsidRDefault="000B09E9" w:rsidP="000B09E9">
      <w:pPr>
        <w:pStyle w:val="NoSpacing"/>
      </w:pPr>
      <w:r>
        <w:t xml:space="preserve">        Scanner s = new Scanner(System.in);</w:t>
      </w:r>
    </w:p>
    <w:p w14:paraId="362A1168" w14:textId="70A7B5D7" w:rsidR="000B09E9" w:rsidRDefault="000B09E9" w:rsidP="000B09E9">
      <w:pPr>
        <w:pStyle w:val="NoSpacing"/>
      </w:pPr>
      <w:r>
        <w:t xml:space="preserve">        </w:t>
      </w:r>
      <w:r w:rsidRPr="00685879">
        <w:rPr>
          <w:b/>
          <w:color w:val="3A0000"/>
        </w:rPr>
        <w:t>System.out.println</w:t>
      </w:r>
      <w:r>
        <w:t>("Enter a number:");</w:t>
      </w:r>
    </w:p>
    <w:p w14:paraId="06EAA2B1" w14:textId="77777777" w:rsidR="000B09E9" w:rsidRDefault="000B09E9" w:rsidP="000B09E9">
      <w:pPr>
        <w:pStyle w:val="NoSpacing"/>
      </w:pPr>
      <w:r>
        <w:t xml:space="preserve">        int b = s.nextInt();</w:t>
      </w:r>
    </w:p>
    <w:p w14:paraId="727026F5" w14:textId="77777777" w:rsidR="000B09E9" w:rsidRDefault="000B09E9" w:rsidP="000B09E9">
      <w:pPr>
        <w:pStyle w:val="NoSpacing"/>
      </w:pPr>
      <w:r>
        <w:t xml:space="preserve">        int count = 0;</w:t>
      </w:r>
    </w:p>
    <w:p w14:paraId="539369DB" w14:textId="77777777" w:rsidR="000B09E9" w:rsidRDefault="000B09E9" w:rsidP="000B09E9">
      <w:pPr>
        <w:pStyle w:val="NoSpacing"/>
      </w:pPr>
    </w:p>
    <w:p w14:paraId="5950E347" w14:textId="77777777" w:rsidR="000B09E9" w:rsidRDefault="000B09E9" w:rsidP="000B09E9">
      <w:pPr>
        <w:pStyle w:val="NoSpacing"/>
      </w:pPr>
      <w:r>
        <w:t xml:space="preserve">        while (b &gt; 0) {</w:t>
      </w:r>
    </w:p>
    <w:p w14:paraId="0F2C0A24" w14:textId="77777777" w:rsidR="000B09E9" w:rsidRDefault="000B09E9" w:rsidP="000B09E9">
      <w:pPr>
        <w:pStyle w:val="NoSpacing"/>
      </w:pPr>
      <w:r>
        <w:t xml:space="preserve">            int last = b % 10; </w:t>
      </w:r>
    </w:p>
    <w:p w14:paraId="278DB769" w14:textId="77777777" w:rsidR="000B09E9" w:rsidRDefault="000B09E9" w:rsidP="000B09E9">
      <w:pPr>
        <w:pStyle w:val="NoSpacing"/>
      </w:pPr>
      <w:r>
        <w:t xml:space="preserve">            count++;</w:t>
      </w:r>
    </w:p>
    <w:p w14:paraId="02C1F0B2" w14:textId="77777777" w:rsidR="000B09E9" w:rsidRDefault="000B09E9" w:rsidP="000B09E9">
      <w:pPr>
        <w:pStyle w:val="NoSpacing"/>
      </w:pPr>
      <w:r>
        <w:t xml:space="preserve">            b = b / 10;</w:t>
      </w:r>
    </w:p>
    <w:p w14:paraId="653B7CF5" w14:textId="77777777" w:rsidR="000B09E9" w:rsidRDefault="000B09E9" w:rsidP="000B09E9">
      <w:pPr>
        <w:pStyle w:val="NoSpacing"/>
      </w:pPr>
      <w:r>
        <w:t xml:space="preserve">        }</w:t>
      </w:r>
    </w:p>
    <w:p w14:paraId="3635A7DC" w14:textId="77777777" w:rsidR="000B09E9" w:rsidRDefault="000B09E9" w:rsidP="000B09E9">
      <w:pPr>
        <w:pStyle w:val="NoSpacing"/>
      </w:pPr>
    </w:p>
    <w:p w14:paraId="43758022" w14:textId="00241D73" w:rsidR="000B09E9" w:rsidRDefault="000B09E9" w:rsidP="000B09E9">
      <w:pPr>
        <w:pStyle w:val="NoSpacing"/>
      </w:pPr>
      <w:r>
        <w:t xml:space="preserve">        </w:t>
      </w:r>
      <w:r w:rsidRPr="00685879">
        <w:rPr>
          <w:b/>
          <w:color w:val="3A0000"/>
        </w:rPr>
        <w:t>System.out.println</w:t>
      </w:r>
      <w:r>
        <w:t>("Digit count: " + count);</w:t>
      </w:r>
    </w:p>
    <w:p w14:paraId="0DC170B2" w14:textId="77777777" w:rsidR="000B09E9" w:rsidRDefault="000B09E9" w:rsidP="000B09E9">
      <w:pPr>
        <w:pStyle w:val="NoSpacing"/>
      </w:pPr>
      <w:r>
        <w:t xml:space="preserve">    }</w:t>
      </w:r>
    </w:p>
    <w:p w14:paraId="16F82EAD" w14:textId="510D160F" w:rsidR="00727C15" w:rsidRDefault="000B09E9" w:rsidP="000B09E9">
      <w:pPr>
        <w:pStyle w:val="NoSpacing"/>
      </w:pPr>
      <w:r>
        <w:t>}</w:t>
      </w:r>
    </w:p>
    <w:p w14:paraId="78196B95" w14:textId="0BF55B5D" w:rsidR="00BB5B2D" w:rsidRPr="000E66E7" w:rsidRDefault="00B71109" w:rsidP="000B09E9">
      <w:pPr>
        <w:pStyle w:val="NoSpacing"/>
        <w:rPr>
          <w:color w:val="FF0000"/>
        </w:rPr>
      </w:pPr>
      <w:r w:rsidRPr="000E66E7">
        <w:rPr>
          <w:color w:val="FF0000"/>
        </w:rPr>
        <w:t>8 write a PROGRAMME TO PRINT COUNT OF ODD NUMBERS FROM 1 TO N</w:t>
      </w:r>
    </w:p>
    <w:p w14:paraId="53CB15B0" w14:textId="77777777" w:rsidR="00B71109" w:rsidRDefault="00B71109" w:rsidP="00B71109">
      <w:pPr>
        <w:pStyle w:val="NoSpacing"/>
      </w:pPr>
      <w:r>
        <w:t>import java.util.Scanner;</w:t>
      </w:r>
    </w:p>
    <w:p w14:paraId="310BDE4D" w14:textId="77777777" w:rsidR="00B71109" w:rsidRDefault="00B71109" w:rsidP="00B71109">
      <w:pPr>
        <w:pStyle w:val="NoSpacing"/>
      </w:pPr>
    </w:p>
    <w:p w14:paraId="2F5BEFE3" w14:textId="77777777" w:rsidR="00B71109" w:rsidRDefault="00B71109" w:rsidP="00B71109">
      <w:pPr>
        <w:pStyle w:val="NoSpacing"/>
      </w:pPr>
      <w:r>
        <w:t>class count7 {</w:t>
      </w:r>
    </w:p>
    <w:p w14:paraId="750EAEFA" w14:textId="5C003C81" w:rsidR="00B71109" w:rsidRDefault="00B71109" w:rsidP="00B71109">
      <w:pPr>
        <w:pStyle w:val="NoSpacing"/>
      </w:pPr>
      <w:r>
        <w:t xml:space="preserve">    </w:t>
      </w:r>
      <w:r w:rsidRPr="00685879">
        <w:rPr>
          <w:color w:val="002060"/>
        </w:rPr>
        <w:t>public static void main</w:t>
      </w:r>
      <w:r>
        <w:t>(String[] args) {</w:t>
      </w:r>
    </w:p>
    <w:p w14:paraId="4F5BB304" w14:textId="77777777" w:rsidR="00B71109" w:rsidRDefault="00B71109" w:rsidP="00B71109">
      <w:pPr>
        <w:pStyle w:val="NoSpacing"/>
      </w:pPr>
      <w:r>
        <w:t xml:space="preserve">        Scanner s = new Scanner(System.in);</w:t>
      </w:r>
    </w:p>
    <w:p w14:paraId="0BEF8695" w14:textId="50311BE8" w:rsidR="00B71109" w:rsidRDefault="00B71109" w:rsidP="00B71109">
      <w:pPr>
        <w:pStyle w:val="NoSpacing"/>
      </w:pPr>
      <w:r>
        <w:t xml:space="preserve">        </w:t>
      </w:r>
      <w:r w:rsidRPr="00685879">
        <w:rPr>
          <w:b/>
          <w:color w:val="3A0000"/>
        </w:rPr>
        <w:t>System.out.println</w:t>
      </w:r>
      <w:r>
        <w:t>("Enter a number:");</w:t>
      </w:r>
    </w:p>
    <w:p w14:paraId="7F0ACBB4" w14:textId="77777777" w:rsidR="00B71109" w:rsidRDefault="00B71109" w:rsidP="00B71109">
      <w:pPr>
        <w:pStyle w:val="NoSpacing"/>
      </w:pPr>
      <w:r>
        <w:t xml:space="preserve">        int b = s.nextInt();</w:t>
      </w:r>
    </w:p>
    <w:p w14:paraId="5C35C6D4" w14:textId="77777777" w:rsidR="00B71109" w:rsidRDefault="00B71109" w:rsidP="00B71109">
      <w:pPr>
        <w:pStyle w:val="NoSpacing"/>
      </w:pPr>
      <w:r>
        <w:t xml:space="preserve">        int count = 0;</w:t>
      </w:r>
    </w:p>
    <w:p w14:paraId="16199866" w14:textId="77777777" w:rsidR="00B71109" w:rsidRDefault="00B71109" w:rsidP="00B71109">
      <w:pPr>
        <w:pStyle w:val="NoSpacing"/>
      </w:pPr>
    </w:p>
    <w:p w14:paraId="6EF82B50" w14:textId="77777777" w:rsidR="00B71109" w:rsidRDefault="00B71109" w:rsidP="00B71109">
      <w:pPr>
        <w:pStyle w:val="NoSpacing"/>
      </w:pPr>
      <w:r>
        <w:t xml:space="preserve">        while (b &gt; 0) {</w:t>
      </w:r>
    </w:p>
    <w:p w14:paraId="41A286FC" w14:textId="77777777" w:rsidR="00B71109" w:rsidRDefault="00B71109" w:rsidP="00B71109">
      <w:pPr>
        <w:pStyle w:val="NoSpacing"/>
      </w:pPr>
      <w:r>
        <w:t xml:space="preserve">            int last = b % 10;</w:t>
      </w:r>
    </w:p>
    <w:p w14:paraId="1321532E" w14:textId="457E4A62" w:rsidR="00B71109" w:rsidRDefault="00B71109" w:rsidP="00B71109">
      <w:pPr>
        <w:pStyle w:val="NoSpacing"/>
      </w:pPr>
      <w:r>
        <w:t xml:space="preserve">            if (last % 2 != 0) { </w:t>
      </w:r>
    </w:p>
    <w:p w14:paraId="0080D931" w14:textId="77777777" w:rsidR="00B71109" w:rsidRDefault="00B71109" w:rsidP="00B71109">
      <w:pPr>
        <w:pStyle w:val="NoSpacing"/>
      </w:pPr>
      <w:r>
        <w:t xml:space="preserve">                count++;</w:t>
      </w:r>
    </w:p>
    <w:p w14:paraId="6A18D93B" w14:textId="77777777" w:rsidR="00B71109" w:rsidRDefault="00B71109" w:rsidP="00B71109">
      <w:pPr>
        <w:pStyle w:val="NoSpacing"/>
      </w:pPr>
      <w:r>
        <w:t xml:space="preserve">            }</w:t>
      </w:r>
    </w:p>
    <w:p w14:paraId="5652A19F" w14:textId="77777777" w:rsidR="00B71109" w:rsidRDefault="00B71109" w:rsidP="00B71109">
      <w:pPr>
        <w:pStyle w:val="NoSpacing"/>
      </w:pPr>
      <w:r>
        <w:t xml:space="preserve">            b = b / 10;</w:t>
      </w:r>
    </w:p>
    <w:p w14:paraId="3B0F395D" w14:textId="77777777" w:rsidR="00B71109" w:rsidRDefault="00B71109" w:rsidP="00B71109">
      <w:pPr>
        <w:pStyle w:val="NoSpacing"/>
      </w:pPr>
      <w:r>
        <w:t xml:space="preserve">        }</w:t>
      </w:r>
    </w:p>
    <w:p w14:paraId="52186E24" w14:textId="77777777" w:rsidR="00B71109" w:rsidRDefault="00B71109" w:rsidP="00B71109">
      <w:pPr>
        <w:pStyle w:val="NoSpacing"/>
      </w:pPr>
    </w:p>
    <w:p w14:paraId="0E462E40" w14:textId="68CA4BF0" w:rsidR="00B71109" w:rsidRDefault="00B71109" w:rsidP="00B71109">
      <w:pPr>
        <w:pStyle w:val="NoSpacing"/>
      </w:pPr>
      <w:r>
        <w:t xml:space="preserve">        </w:t>
      </w:r>
      <w:r w:rsidRPr="00685879">
        <w:rPr>
          <w:b/>
          <w:color w:val="3A0000"/>
        </w:rPr>
        <w:t>System.out.println</w:t>
      </w:r>
      <w:r>
        <w:t>("Count of odd digits: " + count);</w:t>
      </w:r>
    </w:p>
    <w:p w14:paraId="3569188E" w14:textId="77777777" w:rsidR="00B71109" w:rsidRDefault="00B71109" w:rsidP="00B71109">
      <w:pPr>
        <w:pStyle w:val="NoSpacing"/>
      </w:pPr>
      <w:r>
        <w:t xml:space="preserve">    }</w:t>
      </w:r>
    </w:p>
    <w:p w14:paraId="53F1EFB6" w14:textId="1BDFC81E" w:rsidR="00B71109" w:rsidRDefault="00B71109" w:rsidP="00B71109">
      <w:pPr>
        <w:pStyle w:val="NoSpacing"/>
      </w:pPr>
      <w:r>
        <w:t>}</w:t>
      </w:r>
    </w:p>
    <w:p w14:paraId="0DFF3710" w14:textId="77777777" w:rsidR="00B71109" w:rsidRDefault="00B71109" w:rsidP="00B71109">
      <w:pPr>
        <w:pStyle w:val="NoSpacing"/>
      </w:pPr>
    </w:p>
    <w:p w14:paraId="5DA5C7EC" w14:textId="548E5E22" w:rsidR="001E5D18" w:rsidRPr="000E66E7" w:rsidRDefault="001E5D18" w:rsidP="00B71109">
      <w:pPr>
        <w:pStyle w:val="NoSpacing"/>
        <w:rPr>
          <w:color w:val="FF0000"/>
        </w:rPr>
      </w:pPr>
      <w:r w:rsidRPr="000E66E7">
        <w:rPr>
          <w:color w:val="FF0000"/>
        </w:rPr>
        <w:t xml:space="preserve">9 </w:t>
      </w:r>
      <w:r w:rsidR="007E2BA0" w:rsidRPr="000E66E7">
        <w:rPr>
          <w:color w:val="FF0000"/>
        </w:rPr>
        <w:t xml:space="preserve">WRITE A PROGRAMME TO PRINT COUNT OF EVEN AND ODD NUMBERS FROM </w:t>
      </w:r>
      <w:r w:rsidR="00877C62" w:rsidRPr="000E66E7">
        <w:rPr>
          <w:color w:val="FF0000"/>
        </w:rPr>
        <w:t>1 TO N</w:t>
      </w:r>
    </w:p>
    <w:p w14:paraId="1A8F8517" w14:textId="77777777" w:rsidR="00877C62" w:rsidRPr="00877C62" w:rsidRDefault="00877C62" w:rsidP="00877C62">
      <w:pPr>
        <w:pStyle w:val="NoSpacing"/>
      </w:pPr>
      <w:r w:rsidRPr="00877C62">
        <w:t>import java.util.Scanner;</w:t>
      </w:r>
    </w:p>
    <w:p w14:paraId="0EF17EB4" w14:textId="77777777" w:rsidR="00877C62" w:rsidRPr="00877C62" w:rsidRDefault="00877C62" w:rsidP="00877C62">
      <w:pPr>
        <w:pStyle w:val="NoSpacing"/>
      </w:pPr>
    </w:p>
    <w:p w14:paraId="61966D78" w14:textId="0AFC9D8A" w:rsidR="00877C62" w:rsidRPr="00877C62" w:rsidRDefault="00877C62" w:rsidP="00877C62">
      <w:pPr>
        <w:pStyle w:val="NoSpacing"/>
      </w:pPr>
      <w:r w:rsidRPr="00877C62">
        <w:t>class count</w:t>
      </w:r>
      <w:r>
        <w:t>8</w:t>
      </w:r>
      <w:r w:rsidRPr="00877C62">
        <w:t xml:space="preserve"> {</w:t>
      </w:r>
    </w:p>
    <w:p w14:paraId="62F289A1" w14:textId="6B04C798" w:rsidR="00877C62" w:rsidRPr="00877C62" w:rsidRDefault="00877C62" w:rsidP="00877C62">
      <w:pPr>
        <w:pStyle w:val="NoSpacing"/>
      </w:pPr>
      <w:r w:rsidRPr="00877C62">
        <w:t xml:space="preserve">    </w:t>
      </w:r>
      <w:r w:rsidRPr="00685879">
        <w:rPr>
          <w:color w:val="002060"/>
        </w:rPr>
        <w:t>public static void main</w:t>
      </w:r>
      <w:r w:rsidRPr="00877C62">
        <w:t>(String[] args) {</w:t>
      </w:r>
    </w:p>
    <w:p w14:paraId="0D96DB0E" w14:textId="77777777" w:rsidR="00877C62" w:rsidRPr="00877C62" w:rsidRDefault="00877C62" w:rsidP="00877C62">
      <w:pPr>
        <w:pStyle w:val="NoSpacing"/>
      </w:pPr>
      <w:r w:rsidRPr="00877C62">
        <w:t xml:space="preserve">        Scanner s = new Scanner(System.in);</w:t>
      </w:r>
    </w:p>
    <w:p w14:paraId="6F5E5B56" w14:textId="530EAB2B" w:rsidR="00877C62" w:rsidRPr="00877C62" w:rsidRDefault="00877C62" w:rsidP="00877C62">
      <w:pPr>
        <w:pStyle w:val="NoSpacing"/>
      </w:pPr>
      <w:r w:rsidRPr="00877C62">
        <w:t xml:space="preserve">        </w:t>
      </w:r>
      <w:r w:rsidRPr="00685879">
        <w:rPr>
          <w:b/>
          <w:color w:val="3A0000"/>
        </w:rPr>
        <w:t>System.out.println</w:t>
      </w:r>
      <w:r w:rsidRPr="00877C62">
        <w:t>("Enter a number:");</w:t>
      </w:r>
    </w:p>
    <w:p w14:paraId="11E2D560" w14:textId="77777777" w:rsidR="00877C62" w:rsidRPr="00877C62" w:rsidRDefault="00877C62" w:rsidP="00877C62">
      <w:pPr>
        <w:pStyle w:val="NoSpacing"/>
      </w:pPr>
      <w:r w:rsidRPr="00877C62">
        <w:t xml:space="preserve">        int b = s.nextInt();</w:t>
      </w:r>
    </w:p>
    <w:p w14:paraId="46208357" w14:textId="77777777" w:rsidR="00877C62" w:rsidRPr="00877C62" w:rsidRDefault="00877C62" w:rsidP="00877C62">
      <w:pPr>
        <w:pStyle w:val="NoSpacing"/>
      </w:pPr>
      <w:r w:rsidRPr="00877C62">
        <w:t xml:space="preserve">        int evenCount = 0;</w:t>
      </w:r>
    </w:p>
    <w:p w14:paraId="685B74AC" w14:textId="77777777" w:rsidR="00877C62" w:rsidRPr="00877C62" w:rsidRDefault="00877C62" w:rsidP="00877C62">
      <w:pPr>
        <w:pStyle w:val="NoSpacing"/>
      </w:pPr>
      <w:r w:rsidRPr="00877C62">
        <w:t xml:space="preserve">        int oddCount = 0;</w:t>
      </w:r>
    </w:p>
    <w:p w14:paraId="1797E30C" w14:textId="77777777" w:rsidR="00877C62" w:rsidRPr="00877C62" w:rsidRDefault="00877C62" w:rsidP="00877C62">
      <w:pPr>
        <w:pStyle w:val="NoSpacing"/>
      </w:pPr>
    </w:p>
    <w:p w14:paraId="38EE00CD" w14:textId="77777777" w:rsidR="00877C62" w:rsidRPr="00877C62" w:rsidRDefault="00877C62" w:rsidP="00877C62">
      <w:pPr>
        <w:pStyle w:val="NoSpacing"/>
      </w:pPr>
      <w:r w:rsidRPr="00877C62">
        <w:t xml:space="preserve">        while (b &gt; 0) {</w:t>
      </w:r>
    </w:p>
    <w:p w14:paraId="1DA19037" w14:textId="77777777" w:rsidR="00877C62" w:rsidRPr="00877C62" w:rsidRDefault="00877C62" w:rsidP="00877C62">
      <w:pPr>
        <w:pStyle w:val="NoSpacing"/>
      </w:pPr>
      <w:r w:rsidRPr="00877C62">
        <w:t xml:space="preserve">            int last = b % 10;</w:t>
      </w:r>
    </w:p>
    <w:p w14:paraId="5A265C5B" w14:textId="77777777" w:rsidR="00877C62" w:rsidRPr="00877C62" w:rsidRDefault="00877C62" w:rsidP="00877C62">
      <w:pPr>
        <w:pStyle w:val="NoSpacing"/>
      </w:pPr>
      <w:r w:rsidRPr="00877C62">
        <w:t xml:space="preserve">            if (last % 2 == 0) {</w:t>
      </w:r>
    </w:p>
    <w:p w14:paraId="0CB1E8C0" w14:textId="77777777" w:rsidR="00877C62" w:rsidRPr="00877C62" w:rsidRDefault="00877C62" w:rsidP="00877C62">
      <w:pPr>
        <w:pStyle w:val="NoSpacing"/>
      </w:pPr>
      <w:r w:rsidRPr="00877C62">
        <w:t xml:space="preserve">                evenCount++;</w:t>
      </w:r>
    </w:p>
    <w:p w14:paraId="203AD17D" w14:textId="77777777" w:rsidR="00877C62" w:rsidRPr="00877C62" w:rsidRDefault="00877C62" w:rsidP="00877C62">
      <w:pPr>
        <w:pStyle w:val="NoSpacing"/>
      </w:pPr>
      <w:r w:rsidRPr="00877C62">
        <w:t xml:space="preserve">            } else {</w:t>
      </w:r>
    </w:p>
    <w:p w14:paraId="0B8363AF" w14:textId="77777777" w:rsidR="00877C62" w:rsidRPr="00877C62" w:rsidRDefault="00877C62" w:rsidP="00877C62">
      <w:pPr>
        <w:pStyle w:val="NoSpacing"/>
      </w:pPr>
      <w:r w:rsidRPr="00877C62">
        <w:t xml:space="preserve">                oddCount++;</w:t>
      </w:r>
    </w:p>
    <w:p w14:paraId="4A93D7B0" w14:textId="77777777" w:rsidR="00877C62" w:rsidRPr="00877C62" w:rsidRDefault="00877C62" w:rsidP="00877C62">
      <w:pPr>
        <w:pStyle w:val="NoSpacing"/>
      </w:pPr>
      <w:r w:rsidRPr="00877C62">
        <w:t xml:space="preserve">            }</w:t>
      </w:r>
    </w:p>
    <w:p w14:paraId="24C64DBC" w14:textId="77777777" w:rsidR="00877C62" w:rsidRPr="00877C62" w:rsidRDefault="00877C62" w:rsidP="00877C62">
      <w:pPr>
        <w:pStyle w:val="NoSpacing"/>
      </w:pPr>
      <w:r w:rsidRPr="00877C62">
        <w:t xml:space="preserve">            b = b / 10;</w:t>
      </w:r>
    </w:p>
    <w:p w14:paraId="66A0F41F" w14:textId="77777777" w:rsidR="00877C62" w:rsidRPr="00877C62" w:rsidRDefault="00877C62" w:rsidP="00877C62">
      <w:pPr>
        <w:pStyle w:val="NoSpacing"/>
      </w:pPr>
      <w:r w:rsidRPr="00877C62">
        <w:t xml:space="preserve">        }</w:t>
      </w:r>
    </w:p>
    <w:p w14:paraId="47C22666" w14:textId="77777777" w:rsidR="00877C62" w:rsidRPr="00877C62" w:rsidRDefault="00877C62" w:rsidP="00877C62">
      <w:pPr>
        <w:pStyle w:val="NoSpacing"/>
      </w:pPr>
    </w:p>
    <w:p w14:paraId="7E47E86C" w14:textId="6D50EAAF" w:rsidR="00877C62" w:rsidRPr="00877C62" w:rsidRDefault="00877C62" w:rsidP="00877C62">
      <w:pPr>
        <w:pStyle w:val="NoSpacing"/>
      </w:pPr>
      <w:r w:rsidRPr="00877C62">
        <w:t xml:space="preserve">        </w:t>
      </w:r>
      <w:r w:rsidRPr="00685879">
        <w:rPr>
          <w:b/>
          <w:color w:val="3A0000"/>
        </w:rPr>
        <w:t>System.out.println</w:t>
      </w:r>
      <w:r w:rsidRPr="00877C62">
        <w:t>("Count of even digits: " + evenCount);</w:t>
      </w:r>
    </w:p>
    <w:p w14:paraId="27AC817B" w14:textId="70C5A313" w:rsidR="00877C62" w:rsidRPr="00877C62" w:rsidRDefault="00877C62" w:rsidP="00877C62">
      <w:pPr>
        <w:pStyle w:val="NoSpacing"/>
      </w:pPr>
      <w:r w:rsidRPr="00877C62">
        <w:t xml:space="preserve">        </w:t>
      </w:r>
      <w:r w:rsidRPr="00685879">
        <w:rPr>
          <w:b/>
          <w:color w:val="3A0000"/>
        </w:rPr>
        <w:t>System.out.println</w:t>
      </w:r>
      <w:r w:rsidRPr="00877C62">
        <w:t>("Count of odd digits: " + oddCount);</w:t>
      </w:r>
    </w:p>
    <w:p w14:paraId="1FF0041B" w14:textId="77777777" w:rsidR="00877C62" w:rsidRPr="00877C62" w:rsidRDefault="00877C62" w:rsidP="00877C62">
      <w:pPr>
        <w:pStyle w:val="NoSpacing"/>
      </w:pPr>
      <w:r w:rsidRPr="00877C62">
        <w:t xml:space="preserve">    }</w:t>
      </w:r>
    </w:p>
    <w:p w14:paraId="55DA5108" w14:textId="77777777" w:rsidR="00877C62" w:rsidRPr="00877C62" w:rsidRDefault="00877C62" w:rsidP="00877C62">
      <w:pPr>
        <w:pStyle w:val="NoSpacing"/>
      </w:pPr>
      <w:r w:rsidRPr="00877C62">
        <w:t>}</w:t>
      </w:r>
    </w:p>
    <w:p w14:paraId="336375DA" w14:textId="418330ED" w:rsidR="00877C62" w:rsidRDefault="00877C62" w:rsidP="00877C62">
      <w:pPr>
        <w:pStyle w:val="NoSpacing"/>
        <w:rPr>
          <w:b/>
          <w:bCs/>
        </w:rPr>
      </w:pPr>
    </w:p>
    <w:p w14:paraId="081B8821" w14:textId="59C33985" w:rsidR="006B6FB8" w:rsidRPr="000E66E7" w:rsidRDefault="006B6FB8" w:rsidP="00877C62">
      <w:pPr>
        <w:pStyle w:val="NoSpacing"/>
        <w:rPr>
          <w:color w:val="FF0000"/>
        </w:rPr>
      </w:pPr>
      <w:r w:rsidRPr="000E66E7">
        <w:rPr>
          <w:b/>
          <w:color w:val="FF0000"/>
        </w:rPr>
        <w:t>10 WRITE A PROGRAMME TO PRINT COUNT OF EVEN NUMBERS FROM M TO N</w:t>
      </w:r>
    </w:p>
    <w:p w14:paraId="14F91838" w14:textId="77777777" w:rsidR="002B603B" w:rsidRDefault="002B603B" w:rsidP="002B603B">
      <w:pPr>
        <w:pStyle w:val="NoSpacing"/>
      </w:pPr>
      <w:r>
        <w:t>import java.util.Scanner;</w:t>
      </w:r>
    </w:p>
    <w:p w14:paraId="3322E88C" w14:textId="77777777" w:rsidR="002B603B" w:rsidRDefault="002B603B" w:rsidP="002B603B">
      <w:pPr>
        <w:pStyle w:val="NoSpacing"/>
      </w:pPr>
    </w:p>
    <w:p w14:paraId="5D401248" w14:textId="41F61298" w:rsidR="002B603B" w:rsidRDefault="002B603B" w:rsidP="002B603B">
      <w:pPr>
        <w:pStyle w:val="NoSpacing"/>
      </w:pPr>
      <w:r>
        <w:t>class EvenNumbersInRange {</w:t>
      </w:r>
    </w:p>
    <w:p w14:paraId="7E0A42AC" w14:textId="4877C2DA" w:rsidR="002B603B" w:rsidRDefault="002B603B" w:rsidP="002B603B">
      <w:pPr>
        <w:pStyle w:val="NoSpacing"/>
      </w:pPr>
      <w:r>
        <w:t xml:space="preserve">    </w:t>
      </w:r>
      <w:r w:rsidRPr="00685879">
        <w:rPr>
          <w:color w:val="002060"/>
        </w:rPr>
        <w:t>public static void main</w:t>
      </w:r>
      <w:r>
        <w:t>(String[] args) {</w:t>
      </w:r>
    </w:p>
    <w:p w14:paraId="6AACBD9D" w14:textId="77777777" w:rsidR="002B603B" w:rsidRDefault="002B603B" w:rsidP="002B603B">
      <w:pPr>
        <w:pStyle w:val="NoSpacing"/>
      </w:pPr>
      <w:r>
        <w:t xml:space="preserve">        Scanner scanner = new Scanner(System.in);</w:t>
      </w:r>
    </w:p>
    <w:p w14:paraId="7FF3170F" w14:textId="589E6F62" w:rsidR="002B603B" w:rsidRDefault="002B603B" w:rsidP="002B603B">
      <w:pPr>
        <w:pStyle w:val="NoSpacing"/>
      </w:pPr>
      <w:r>
        <w:t xml:space="preserve">        </w:t>
      </w:r>
      <w:r w:rsidRPr="00685879">
        <w:rPr>
          <w:b/>
          <w:color w:val="3A0000"/>
        </w:rPr>
        <w:t>System.out.println</w:t>
      </w:r>
      <w:r>
        <w:t>("Enter the start number (m):");</w:t>
      </w:r>
    </w:p>
    <w:p w14:paraId="2BC89149" w14:textId="77777777" w:rsidR="002B603B" w:rsidRDefault="002B603B" w:rsidP="002B603B">
      <w:pPr>
        <w:pStyle w:val="NoSpacing"/>
      </w:pPr>
      <w:r>
        <w:t xml:space="preserve">        int m = scanner.nextInt();</w:t>
      </w:r>
    </w:p>
    <w:p w14:paraId="487A7AA8" w14:textId="6A08B2FC" w:rsidR="002B603B" w:rsidRDefault="002B603B" w:rsidP="002B603B">
      <w:pPr>
        <w:pStyle w:val="NoSpacing"/>
      </w:pPr>
      <w:r>
        <w:t xml:space="preserve">        </w:t>
      </w:r>
      <w:r w:rsidRPr="00685879">
        <w:rPr>
          <w:b/>
          <w:color w:val="3A0000"/>
        </w:rPr>
        <w:t>System.out.println</w:t>
      </w:r>
      <w:r>
        <w:t>("Enter the end number (n):");</w:t>
      </w:r>
    </w:p>
    <w:p w14:paraId="1DC05068" w14:textId="77777777" w:rsidR="002B603B" w:rsidRDefault="002B603B" w:rsidP="002B603B">
      <w:pPr>
        <w:pStyle w:val="NoSpacing"/>
      </w:pPr>
      <w:r>
        <w:t xml:space="preserve">        int n = scanner.nextInt();</w:t>
      </w:r>
    </w:p>
    <w:p w14:paraId="75D9634B" w14:textId="77777777" w:rsidR="002B603B" w:rsidRDefault="002B603B" w:rsidP="002B603B">
      <w:pPr>
        <w:pStyle w:val="NoSpacing"/>
      </w:pPr>
    </w:p>
    <w:p w14:paraId="2FC33952" w14:textId="7D8E2A27" w:rsidR="002B603B" w:rsidRDefault="002B603B" w:rsidP="002B603B">
      <w:pPr>
        <w:pStyle w:val="NoSpacing"/>
      </w:pPr>
      <w:r>
        <w:t xml:space="preserve">        </w:t>
      </w:r>
      <w:r w:rsidRPr="00685879">
        <w:rPr>
          <w:b/>
          <w:color w:val="3A0000"/>
        </w:rPr>
        <w:t>System.out.println</w:t>
      </w:r>
      <w:r>
        <w:t>("Even numbers from " + m + " to " + n + ":");</w:t>
      </w:r>
    </w:p>
    <w:p w14:paraId="6F7AC90A" w14:textId="77777777" w:rsidR="002B603B" w:rsidRDefault="002B603B" w:rsidP="002B603B">
      <w:pPr>
        <w:pStyle w:val="NoSpacing"/>
      </w:pPr>
      <w:r>
        <w:t xml:space="preserve">        for (int i = m; i &lt;= n; i++) {</w:t>
      </w:r>
    </w:p>
    <w:p w14:paraId="547F850F" w14:textId="77777777" w:rsidR="002B603B" w:rsidRDefault="002B603B" w:rsidP="002B603B">
      <w:pPr>
        <w:pStyle w:val="NoSpacing"/>
      </w:pPr>
      <w:r>
        <w:t xml:space="preserve">            if (i % 2 == 0) {</w:t>
      </w:r>
    </w:p>
    <w:p w14:paraId="3B20772D" w14:textId="1EC0E7F3" w:rsidR="002B603B" w:rsidRDefault="002B603B" w:rsidP="002B603B">
      <w:pPr>
        <w:pStyle w:val="NoSpacing"/>
      </w:pPr>
      <w:r>
        <w:t xml:space="preserve">                </w:t>
      </w:r>
      <w:r w:rsidRPr="00685879">
        <w:rPr>
          <w:b/>
          <w:color w:val="3A0000"/>
        </w:rPr>
        <w:t>System.out.println</w:t>
      </w:r>
      <w:r>
        <w:t>(i);</w:t>
      </w:r>
    </w:p>
    <w:p w14:paraId="6788D44F" w14:textId="77777777" w:rsidR="002B603B" w:rsidRDefault="002B603B" w:rsidP="002B603B">
      <w:pPr>
        <w:pStyle w:val="NoSpacing"/>
      </w:pPr>
      <w:r>
        <w:t xml:space="preserve">            }</w:t>
      </w:r>
    </w:p>
    <w:p w14:paraId="0745C82C" w14:textId="77777777" w:rsidR="002B603B" w:rsidRDefault="002B603B" w:rsidP="002B603B">
      <w:pPr>
        <w:pStyle w:val="NoSpacing"/>
      </w:pPr>
      <w:r>
        <w:t xml:space="preserve">        }</w:t>
      </w:r>
    </w:p>
    <w:p w14:paraId="1B1D01ED" w14:textId="77777777" w:rsidR="002B603B" w:rsidRDefault="002B603B" w:rsidP="002B603B">
      <w:pPr>
        <w:pStyle w:val="NoSpacing"/>
      </w:pPr>
      <w:r>
        <w:t xml:space="preserve">    }</w:t>
      </w:r>
    </w:p>
    <w:p w14:paraId="3BE0DF67" w14:textId="42DF8E94" w:rsidR="00877C62" w:rsidRDefault="002B603B" w:rsidP="002B603B">
      <w:pPr>
        <w:pStyle w:val="NoSpacing"/>
      </w:pPr>
      <w:r>
        <w:t>}</w:t>
      </w:r>
    </w:p>
    <w:p w14:paraId="24CF0B57" w14:textId="2F2BE1D5" w:rsidR="002B603B" w:rsidRPr="000E66E7" w:rsidRDefault="00FF18CA" w:rsidP="002B603B">
      <w:pPr>
        <w:pStyle w:val="NoSpacing"/>
        <w:rPr>
          <w:color w:val="FF0000"/>
        </w:rPr>
      </w:pPr>
      <w:r w:rsidRPr="000E66E7">
        <w:rPr>
          <w:color w:val="FF0000"/>
        </w:rPr>
        <w:t xml:space="preserve">11 </w:t>
      </w:r>
      <w:r w:rsidR="00A96C75" w:rsidRPr="000E66E7">
        <w:rPr>
          <w:color w:val="FF0000"/>
        </w:rPr>
        <w:t>WRITE A PROGRAMME TO PRINT ODD DIGITS OF A GIVEN NUMBER FROM LAST</w:t>
      </w:r>
    </w:p>
    <w:p w14:paraId="3DDADB3D" w14:textId="77777777" w:rsidR="00FF18CA" w:rsidRDefault="00FF18CA" w:rsidP="00FF18CA">
      <w:pPr>
        <w:pStyle w:val="NoSpacing"/>
      </w:pPr>
      <w:r>
        <w:t>import java.util.Scanner;</w:t>
      </w:r>
    </w:p>
    <w:p w14:paraId="1019935F" w14:textId="77777777" w:rsidR="00FF18CA" w:rsidRDefault="00FF18CA" w:rsidP="00FF18CA">
      <w:pPr>
        <w:pStyle w:val="NoSpacing"/>
      </w:pPr>
      <w:r>
        <w:t>class back5</w:t>
      </w:r>
    </w:p>
    <w:p w14:paraId="40375FAE" w14:textId="77777777" w:rsidR="00FF18CA" w:rsidRDefault="00FF18CA" w:rsidP="00FF18CA">
      <w:pPr>
        <w:pStyle w:val="NoSpacing"/>
      </w:pPr>
      <w:r>
        <w:t xml:space="preserve">      {</w:t>
      </w:r>
    </w:p>
    <w:p w14:paraId="275E6A95" w14:textId="48270A01" w:rsidR="00FF18CA" w:rsidRDefault="00FF18CA" w:rsidP="00FF18CA">
      <w:pPr>
        <w:pStyle w:val="NoSpacing"/>
      </w:pPr>
      <w:r>
        <w:t xml:space="preserve">           </w:t>
      </w:r>
      <w:r w:rsidRPr="00685879">
        <w:rPr>
          <w:color w:val="002060"/>
        </w:rPr>
        <w:t>public static void main</w:t>
      </w:r>
      <w:r>
        <w:t xml:space="preserve"> (String [] args)</w:t>
      </w:r>
    </w:p>
    <w:p w14:paraId="6C2B9DD5" w14:textId="77777777" w:rsidR="00FF18CA" w:rsidRDefault="00FF18CA" w:rsidP="00FF18CA">
      <w:pPr>
        <w:pStyle w:val="NoSpacing"/>
      </w:pPr>
      <w:r>
        <w:t xml:space="preserve">             {</w:t>
      </w:r>
    </w:p>
    <w:p w14:paraId="6052EE10" w14:textId="77777777" w:rsidR="00FF18CA" w:rsidRDefault="00FF18CA" w:rsidP="00FF18CA">
      <w:pPr>
        <w:pStyle w:val="NoSpacing"/>
      </w:pPr>
      <w:r>
        <w:t xml:space="preserve">               Scanner s= new Scanner(System.in);</w:t>
      </w:r>
    </w:p>
    <w:p w14:paraId="6883B50D" w14:textId="2F2A4778" w:rsidR="00FF18CA" w:rsidRDefault="00FF18CA" w:rsidP="00FF18CA">
      <w:pPr>
        <w:pStyle w:val="NoSpacing"/>
      </w:pPr>
      <w:r>
        <w:t xml:space="preserve">                </w:t>
      </w:r>
      <w:r w:rsidRPr="00685879">
        <w:rPr>
          <w:b/>
          <w:color w:val="3A0000"/>
        </w:rPr>
        <w:t>System.out.println</w:t>
      </w:r>
      <w:r>
        <w:t>("enter a number");</w:t>
      </w:r>
    </w:p>
    <w:p w14:paraId="1FC59A60" w14:textId="77777777" w:rsidR="00FF18CA" w:rsidRDefault="00FF18CA" w:rsidP="00FF18CA">
      <w:pPr>
        <w:pStyle w:val="NoSpacing"/>
      </w:pPr>
      <w:r>
        <w:t xml:space="preserve">          int n=s.nextInt();</w:t>
      </w:r>
    </w:p>
    <w:p w14:paraId="7AC028DE" w14:textId="77777777" w:rsidR="00FF18CA" w:rsidRDefault="00FF18CA" w:rsidP="00FF18CA">
      <w:pPr>
        <w:pStyle w:val="NoSpacing"/>
      </w:pPr>
      <w:r>
        <w:t xml:space="preserve">           while(n&gt;0)    {</w:t>
      </w:r>
    </w:p>
    <w:p w14:paraId="38ECBE3E" w14:textId="77777777" w:rsidR="00FF18CA" w:rsidRDefault="00FF18CA" w:rsidP="00FF18CA">
      <w:pPr>
        <w:pStyle w:val="NoSpacing"/>
      </w:pPr>
      <w:r>
        <w:t xml:space="preserve">                      int last=n%10;</w:t>
      </w:r>
    </w:p>
    <w:p w14:paraId="6D4B1215" w14:textId="77777777" w:rsidR="00FF18CA" w:rsidRDefault="00FF18CA" w:rsidP="00FF18CA">
      <w:pPr>
        <w:pStyle w:val="NoSpacing"/>
      </w:pPr>
      <w:r>
        <w:t xml:space="preserve">                        if (last%2==1)</w:t>
      </w:r>
    </w:p>
    <w:p w14:paraId="7401AD5B" w14:textId="3D021CBC" w:rsidR="00FF18CA" w:rsidRDefault="00FF18CA" w:rsidP="00FF18CA">
      <w:pPr>
        <w:pStyle w:val="NoSpacing"/>
      </w:pPr>
      <w:r>
        <w:t xml:space="preserve">                     </w:t>
      </w:r>
      <w:r w:rsidRPr="00685879">
        <w:rPr>
          <w:b/>
          <w:color w:val="3A0000"/>
        </w:rPr>
        <w:t>System.out.println</w:t>
      </w:r>
      <w:r>
        <w:t xml:space="preserve">(last) ;  </w:t>
      </w:r>
    </w:p>
    <w:p w14:paraId="7F647477" w14:textId="77777777" w:rsidR="00FF18CA" w:rsidRDefault="00FF18CA" w:rsidP="00FF18CA">
      <w:pPr>
        <w:pStyle w:val="NoSpacing"/>
      </w:pPr>
      <w:r>
        <w:t xml:space="preserve">                    n=n/10;         }</w:t>
      </w:r>
    </w:p>
    <w:p w14:paraId="4BD4F589" w14:textId="77777777" w:rsidR="00FF18CA" w:rsidRDefault="00FF18CA" w:rsidP="00FF18CA">
      <w:pPr>
        <w:pStyle w:val="NoSpacing"/>
      </w:pPr>
      <w:r>
        <w:t xml:space="preserve">                   }</w:t>
      </w:r>
    </w:p>
    <w:p w14:paraId="43DC6FCC" w14:textId="77777777" w:rsidR="00FF18CA" w:rsidRDefault="00FF18CA" w:rsidP="00FF18CA">
      <w:pPr>
        <w:pStyle w:val="NoSpacing"/>
      </w:pPr>
      <w:r>
        <w:t xml:space="preserve">                    }</w:t>
      </w:r>
    </w:p>
    <w:p w14:paraId="32B49D7E" w14:textId="146816E9" w:rsidR="000E66E7" w:rsidRDefault="007E317E" w:rsidP="00FF18CA">
      <w:pPr>
        <w:pStyle w:val="NoSpacing"/>
        <w:rPr>
          <w:color w:val="FF0000"/>
        </w:rPr>
      </w:pPr>
      <w:r w:rsidRPr="007E317E">
        <w:rPr>
          <w:color w:val="FF0000"/>
        </w:rPr>
        <w:t>1 WRITE A PROGRAMME TO PRINT SUM OF DIGITS OF A GIVEN NUMBER.</w:t>
      </w:r>
    </w:p>
    <w:p w14:paraId="126C361A" w14:textId="77777777" w:rsidR="00CD6522" w:rsidRPr="00CD6522" w:rsidRDefault="00CD6522" w:rsidP="00CD6522">
      <w:pPr>
        <w:pStyle w:val="NoSpacing"/>
      </w:pPr>
      <w:r w:rsidRPr="00CD6522">
        <w:t>import java.util.Scanner;</w:t>
      </w:r>
    </w:p>
    <w:p w14:paraId="5C644C20" w14:textId="77777777" w:rsidR="00CD6522" w:rsidRPr="00CD6522" w:rsidRDefault="00CD6522" w:rsidP="00CD6522">
      <w:pPr>
        <w:pStyle w:val="NoSpacing"/>
      </w:pPr>
      <w:r w:rsidRPr="00CD6522">
        <w:t xml:space="preserve"> class summ {</w:t>
      </w:r>
    </w:p>
    <w:p w14:paraId="0EC948CF" w14:textId="4D8E42C6" w:rsidR="00CD6522" w:rsidRPr="00CD6522" w:rsidRDefault="00CD6522" w:rsidP="00CD6522">
      <w:pPr>
        <w:pStyle w:val="NoSpacing"/>
      </w:pPr>
      <w:r w:rsidRPr="00CD6522">
        <w:t xml:space="preserve">               </w:t>
      </w:r>
      <w:r w:rsidRPr="00685879">
        <w:rPr>
          <w:color w:val="002060"/>
        </w:rPr>
        <w:t>public static void main</w:t>
      </w:r>
      <w:r w:rsidRPr="00CD6522">
        <w:t>(String [] args)</w:t>
      </w:r>
    </w:p>
    <w:p w14:paraId="5AFAF73A" w14:textId="77777777" w:rsidR="00CD6522" w:rsidRPr="00CD6522" w:rsidRDefault="00CD6522" w:rsidP="00CD6522">
      <w:pPr>
        <w:pStyle w:val="NoSpacing"/>
      </w:pPr>
      <w:r w:rsidRPr="00CD6522">
        <w:t xml:space="preserve">            {</w:t>
      </w:r>
    </w:p>
    <w:p w14:paraId="68EB5797" w14:textId="77777777" w:rsidR="00CD6522" w:rsidRPr="00CD6522" w:rsidRDefault="00CD6522" w:rsidP="00CD6522">
      <w:pPr>
        <w:pStyle w:val="NoSpacing"/>
      </w:pPr>
      <w:r w:rsidRPr="00CD6522">
        <w:t xml:space="preserve">               Scanner s=new Scanner(System.in);</w:t>
      </w:r>
    </w:p>
    <w:p w14:paraId="278C2ECC" w14:textId="683165E5" w:rsidR="00CD6522" w:rsidRPr="00CD6522" w:rsidRDefault="00CD6522" w:rsidP="00CD6522">
      <w:pPr>
        <w:pStyle w:val="NoSpacing"/>
      </w:pPr>
      <w:r w:rsidRPr="00CD6522">
        <w:t xml:space="preserve">              </w:t>
      </w:r>
      <w:r w:rsidRPr="00685879">
        <w:rPr>
          <w:b/>
          <w:color w:val="3A0000"/>
        </w:rPr>
        <w:t>System.out.println</w:t>
      </w:r>
      <w:r w:rsidRPr="00CD6522">
        <w:t>(" enter n value");</w:t>
      </w:r>
    </w:p>
    <w:p w14:paraId="47EC1403" w14:textId="77777777" w:rsidR="00CD6522" w:rsidRPr="00CD6522" w:rsidRDefault="00CD6522" w:rsidP="00CD6522">
      <w:pPr>
        <w:pStyle w:val="NoSpacing"/>
      </w:pPr>
      <w:r w:rsidRPr="00CD6522">
        <w:t xml:space="preserve">                int n=s.nextInt(),sum=0;</w:t>
      </w:r>
    </w:p>
    <w:p w14:paraId="46C89101" w14:textId="77777777" w:rsidR="00CD6522" w:rsidRPr="00CD6522" w:rsidRDefault="00CD6522" w:rsidP="00CD6522">
      <w:pPr>
        <w:pStyle w:val="NoSpacing"/>
      </w:pPr>
      <w:r w:rsidRPr="00CD6522">
        <w:t xml:space="preserve">            while(n&gt;0){</w:t>
      </w:r>
    </w:p>
    <w:p w14:paraId="176FAC02" w14:textId="77777777" w:rsidR="00CD6522" w:rsidRPr="00CD6522" w:rsidRDefault="00CD6522" w:rsidP="00CD6522">
      <w:pPr>
        <w:pStyle w:val="NoSpacing"/>
      </w:pPr>
      <w:r w:rsidRPr="00CD6522">
        <w:t xml:space="preserve">                       int last=n%10;</w:t>
      </w:r>
    </w:p>
    <w:p w14:paraId="322677A2" w14:textId="77777777" w:rsidR="00CD6522" w:rsidRPr="00CD6522" w:rsidRDefault="00CD6522" w:rsidP="00CD6522">
      <w:pPr>
        <w:pStyle w:val="NoSpacing"/>
      </w:pPr>
      <w:r w:rsidRPr="00CD6522">
        <w:t xml:space="preserve">                        sum=sum+last;</w:t>
      </w:r>
    </w:p>
    <w:p w14:paraId="08C85074" w14:textId="77777777" w:rsidR="00CD6522" w:rsidRPr="00CD6522" w:rsidRDefault="00CD6522" w:rsidP="00CD6522">
      <w:pPr>
        <w:pStyle w:val="NoSpacing"/>
      </w:pPr>
      <w:r w:rsidRPr="00CD6522">
        <w:t xml:space="preserve">                        n=n/10;</w:t>
      </w:r>
    </w:p>
    <w:p w14:paraId="07C33A60" w14:textId="77777777" w:rsidR="00CD6522" w:rsidRPr="00CD6522" w:rsidRDefault="00CD6522" w:rsidP="00CD6522">
      <w:pPr>
        <w:pStyle w:val="NoSpacing"/>
      </w:pPr>
      <w:r w:rsidRPr="00CD6522">
        <w:t xml:space="preserve">                            }</w:t>
      </w:r>
    </w:p>
    <w:p w14:paraId="67A32C3F" w14:textId="2013AC3D" w:rsidR="00CD6522" w:rsidRPr="00CD6522" w:rsidRDefault="00CD6522" w:rsidP="00CD6522">
      <w:pPr>
        <w:pStyle w:val="NoSpacing"/>
      </w:pPr>
      <w:r w:rsidRPr="00CD6522">
        <w:t xml:space="preserve">                          </w:t>
      </w:r>
      <w:r w:rsidRPr="00685879">
        <w:rPr>
          <w:b/>
          <w:color w:val="3A0000"/>
        </w:rPr>
        <w:t>System.out.println</w:t>
      </w:r>
      <w:r w:rsidRPr="00CD6522">
        <w:t>(sum);   }</w:t>
      </w:r>
    </w:p>
    <w:p w14:paraId="54676754" w14:textId="79E54FA4" w:rsidR="007E317E" w:rsidRDefault="00CD6522" w:rsidP="00CD6522">
      <w:pPr>
        <w:pStyle w:val="NoSpacing"/>
      </w:pPr>
      <w:r w:rsidRPr="00CD6522">
        <w:t xml:space="preserve">                 }</w:t>
      </w:r>
    </w:p>
    <w:p w14:paraId="6CAE9A55" w14:textId="77777777" w:rsidR="00A470AC" w:rsidRDefault="00A470AC" w:rsidP="00CD6522">
      <w:pPr>
        <w:pStyle w:val="NoSpacing"/>
      </w:pPr>
    </w:p>
    <w:p w14:paraId="681B2C21" w14:textId="4A54323E" w:rsidR="00A470AC" w:rsidRPr="00D727F9" w:rsidRDefault="00A470AC" w:rsidP="00CD6522">
      <w:pPr>
        <w:pStyle w:val="NoSpacing"/>
        <w:rPr>
          <w:color w:val="FF0000"/>
        </w:rPr>
      </w:pPr>
      <w:r w:rsidRPr="00D727F9">
        <w:rPr>
          <w:color w:val="FF0000"/>
        </w:rPr>
        <w:t xml:space="preserve">2 WRITE A PROGRAMME TO PRINT SUM OF EVEN DIGITS OF A </w:t>
      </w:r>
      <w:r w:rsidR="00D727F9" w:rsidRPr="00D727F9">
        <w:rPr>
          <w:color w:val="FF0000"/>
        </w:rPr>
        <w:t>GIVEN NUMBER.</w:t>
      </w:r>
    </w:p>
    <w:p w14:paraId="71667553" w14:textId="77777777" w:rsidR="00164AC7" w:rsidRPr="00164AC7" w:rsidRDefault="00FF18CA" w:rsidP="00164AC7">
      <w:pPr>
        <w:pStyle w:val="NoSpacing"/>
      </w:pPr>
      <w:r w:rsidRPr="00D727F9">
        <w:t xml:space="preserve">             </w:t>
      </w:r>
      <w:r w:rsidR="00164AC7" w:rsidRPr="00164AC7">
        <w:t>import java.util.Scanner;</w:t>
      </w:r>
    </w:p>
    <w:p w14:paraId="02AFF841" w14:textId="77777777" w:rsidR="00164AC7" w:rsidRPr="00164AC7" w:rsidRDefault="00164AC7" w:rsidP="00164AC7">
      <w:pPr>
        <w:pStyle w:val="NoSpacing"/>
      </w:pPr>
      <w:r w:rsidRPr="00164AC7">
        <w:t xml:space="preserve"> class summ1even</w:t>
      </w:r>
    </w:p>
    <w:p w14:paraId="33D375E9" w14:textId="77777777" w:rsidR="00164AC7" w:rsidRPr="00164AC7" w:rsidRDefault="00164AC7" w:rsidP="00164AC7">
      <w:pPr>
        <w:pStyle w:val="NoSpacing"/>
      </w:pPr>
      <w:r w:rsidRPr="00164AC7">
        <w:t xml:space="preserve">          {</w:t>
      </w:r>
    </w:p>
    <w:p w14:paraId="525F2A23" w14:textId="75F3F5A3" w:rsidR="00164AC7" w:rsidRPr="00164AC7" w:rsidRDefault="00164AC7" w:rsidP="00164AC7">
      <w:pPr>
        <w:pStyle w:val="NoSpacing"/>
      </w:pPr>
      <w:r w:rsidRPr="00164AC7">
        <w:t xml:space="preserve">               </w:t>
      </w:r>
      <w:r w:rsidRPr="00685879">
        <w:rPr>
          <w:color w:val="002060"/>
        </w:rPr>
        <w:t>public static void main</w:t>
      </w:r>
      <w:r w:rsidRPr="00164AC7">
        <w:t xml:space="preserve"> (String [] args)</w:t>
      </w:r>
    </w:p>
    <w:p w14:paraId="27E05DED" w14:textId="77777777" w:rsidR="00164AC7" w:rsidRPr="00164AC7" w:rsidRDefault="00164AC7" w:rsidP="00164AC7">
      <w:pPr>
        <w:pStyle w:val="NoSpacing"/>
      </w:pPr>
      <w:r w:rsidRPr="00164AC7">
        <w:t xml:space="preserve">             {</w:t>
      </w:r>
    </w:p>
    <w:p w14:paraId="65802570" w14:textId="77777777" w:rsidR="00164AC7" w:rsidRPr="00164AC7" w:rsidRDefault="00164AC7" w:rsidP="00164AC7">
      <w:pPr>
        <w:pStyle w:val="NoSpacing"/>
      </w:pPr>
      <w:r w:rsidRPr="00164AC7">
        <w:t xml:space="preserve">               Scanner s=new Scanner(System.in);</w:t>
      </w:r>
    </w:p>
    <w:p w14:paraId="00291973" w14:textId="3E09D0BC" w:rsidR="00164AC7" w:rsidRPr="00164AC7" w:rsidRDefault="00164AC7" w:rsidP="00164AC7">
      <w:pPr>
        <w:pStyle w:val="NoSpacing"/>
      </w:pPr>
      <w:r w:rsidRPr="00164AC7">
        <w:t xml:space="preserve">              </w:t>
      </w:r>
      <w:r w:rsidRPr="00685879">
        <w:rPr>
          <w:b/>
          <w:color w:val="3A0000"/>
        </w:rPr>
        <w:t>System.out.println</w:t>
      </w:r>
      <w:r w:rsidRPr="00164AC7">
        <w:t>(" enter a number");</w:t>
      </w:r>
    </w:p>
    <w:p w14:paraId="43C20980" w14:textId="77777777" w:rsidR="00164AC7" w:rsidRPr="00164AC7" w:rsidRDefault="00164AC7" w:rsidP="00164AC7">
      <w:pPr>
        <w:pStyle w:val="NoSpacing"/>
      </w:pPr>
      <w:r w:rsidRPr="00164AC7">
        <w:t xml:space="preserve">              int n=s.nextInt(),sum=0;</w:t>
      </w:r>
    </w:p>
    <w:p w14:paraId="05F33A3D" w14:textId="77777777" w:rsidR="00164AC7" w:rsidRPr="00164AC7" w:rsidRDefault="00164AC7" w:rsidP="00164AC7">
      <w:pPr>
        <w:pStyle w:val="NoSpacing"/>
      </w:pPr>
      <w:r w:rsidRPr="00164AC7">
        <w:t xml:space="preserve">           while(n&gt;0) {</w:t>
      </w:r>
    </w:p>
    <w:p w14:paraId="5F0DE3A4" w14:textId="77777777" w:rsidR="00164AC7" w:rsidRPr="00164AC7" w:rsidRDefault="00164AC7" w:rsidP="00164AC7">
      <w:pPr>
        <w:pStyle w:val="NoSpacing"/>
      </w:pPr>
      <w:r w:rsidRPr="00164AC7">
        <w:t xml:space="preserve">                         int last=n%10;</w:t>
      </w:r>
    </w:p>
    <w:p w14:paraId="32E2EE3C" w14:textId="77777777" w:rsidR="00164AC7" w:rsidRPr="00164AC7" w:rsidRDefault="00164AC7" w:rsidP="00164AC7">
      <w:pPr>
        <w:pStyle w:val="NoSpacing"/>
      </w:pPr>
      <w:r w:rsidRPr="00164AC7">
        <w:t xml:space="preserve">                     if (last%2==0)</w:t>
      </w:r>
    </w:p>
    <w:p w14:paraId="46DA3D9A" w14:textId="77777777" w:rsidR="00164AC7" w:rsidRPr="00164AC7" w:rsidRDefault="00164AC7" w:rsidP="00164AC7">
      <w:pPr>
        <w:pStyle w:val="NoSpacing"/>
      </w:pPr>
      <w:r w:rsidRPr="00164AC7">
        <w:t xml:space="preserve">                      sum=sum+last;</w:t>
      </w:r>
    </w:p>
    <w:p w14:paraId="3D7A1390" w14:textId="77777777" w:rsidR="00164AC7" w:rsidRPr="00164AC7" w:rsidRDefault="00164AC7" w:rsidP="00164AC7">
      <w:pPr>
        <w:pStyle w:val="NoSpacing"/>
      </w:pPr>
      <w:r w:rsidRPr="00164AC7">
        <w:t xml:space="preserve">                        n=n/10;   }</w:t>
      </w:r>
    </w:p>
    <w:p w14:paraId="0F4D5441" w14:textId="3332F91F" w:rsidR="00164AC7" w:rsidRPr="00164AC7" w:rsidRDefault="00164AC7" w:rsidP="00164AC7">
      <w:pPr>
        <w:pStyle w:val="NoSpacing"/>
      </w:pPr>
      <w:r w:rsidRPr="00164AC7">
        <w:t xml:space="preserve">                      </w:t>
      </w:r>
      <w:r w:rsidRPr="00685879">
        <w:rPr>
          <w:b/>
          <w:color w:val="3A0000"/>
        </w:rPr>
        <w:t>System.out.println</w:t>
      </w:r>
      <w:r w:rsidRPr="00164AC7">
        <w:t>(sum);</w:t>
      </w:r>
    </w:p>
    <w:p w14:paraId="24A60C65" w14:textId="77777777" w:rsidR="00164AC7" w:rsidRPr="00164AC7" w:rsidRDefault="00164AC7" w:rsidP="00164AC7">
      <w:pPr>
        <w:pStyle w:val="NoSpacing"/>
      </w:pPr>
      <w:r w:rsidRPr="00164AC7">
        <w:t xml:space="preserve">              }</w:t>
      </w:r>
    </w:p>
    <w:p w14:paraId="3C3A6265" w14:textId="11363CCF" w:rsidR="002B603B" w:rsidRDefault="00164AC7" w:rsidP="00164AC7">
      <w:pPr>
        <w:pStyle w:val="NoSpacing"/>
      </w:pPr>
      <w:r w:rsidRPr="00164AC7">
        <w:t xml:space="preserve">            }</w:t>
      </w:r>
    </w:p>
    <w:p w14:paraId="23B275FD" w14:textId="77777777" w:rsidR="00164AC7" w:rsidRDefault="00164AC7" w:rsidP="00164AC7">
      <w:pPr>
        <w:pStyle w:val="NoSpacing"/>
      </w:pPr>
    </w:p>
    <w:p w14:paraId="14D2508B" w14:textId="51D0A7B8" w:rsidR="00164AC7" w:rsidRDefault="00164AC7" w:rsidP="00164AC7">
      <w:pPr>
        <w:pStyle w:val="NoSpacing"/>
        <w:rPr>
          <w:color w:val="FF0000"/>
        </w:rPr>
      </w:pPr>
      <w:r w:rsidRPr="00E6586D">
        <w:rPr>
          <w:color w:val="FF0000"/>
        </w:rPr>
        <w:t xml:space="preserve">3 </w:t>
      </w:r>
      <w:r w:rsidR="00E6586D" w:rsidRPr="00E6586D">
        <w:rPr>
          <w:color w:val="FF0000"/>
        </w:rPr>
        <w:t>WRITE A PROGRAMME TO PRINT SUM OF EVEN AND ODD DIGIT OF A GIVEN NUMBER.</w:t>
      </w:r>
    </w:p>
    <w:p w14:paraId="7BD49E78" w14:textId="77777777" w:rsidR="00AF70A7" w:rsidRPr="00AF70A7" w:rsidRDefault="00AF70A7" w:rsidP="00AF70A7">
      <w:pPr>
        <w:pStyle w:val="NoSpacing"/>
      </w:pPr>
      <w:r w:rsidRPr="00AF70A7">
        <w:t>import java.util.Scanner;</w:t>
      </w:r>
    </w:p>
    <w:p w14:paraId="26D050B7" w14:textId="77777777" w:rsidR="00AF70A7" w:rsidRPr="00AF70A7" w:rsidRDefault="00AF70A7" w:rsidP="00AF70A7">
      <w:pPr>
        <w:pStyle w:val="NoSpacing"/>
      </w:pPr>
    </w:p>
    <w:p w14:paraId="20B53E58" w14:textId="77777777" w:rsidR="00AF70A7" w:rsidRPr="00AF70A7" w:rsidRDefault="00AF70A7" w:rsidP="00AF70A7">
      <w:pPr>
        <w:pStyle w:val="NoSpacing"/>
      </w:pPr>
      <w:r w:rsidRPr="00AF70A7">
        <w:t>class SumEvenOdd{</w:t>
      </w:r>
    </w:p>
    <w:p w14:paraId="642582D8" w14:textId="06F14BD6" w:rsidR="00AF70A7" w:rsidRPr="00AF70A7" w:rsidRDefault="00AF70A7" w:rsidP="00AF70A7">
      <w:pPr>
        <w:pStyle w:val="NoSpacing"/>
      </w:pPr>
      <w:r w:rsidRPr="00AF70A7">
        <w:t xml:space="preserve">    </w:t>
      </w:r>
      <w:r w:rsidRPr="00685879">
        <w:rPr>
          <w:color w:val="002060"/>
        </w:rPr>
        <w:t>public static void main</w:t>
      </w:r>
      <w:r w:rsidRPr="00AF70A7">
        <w:t>(String[] args) {</w:t>
      </w:r>
    </w:p>
    <w:p w14:paraId="0E19803F" w14:textId="77777777" w:rsidR="00AF70A7" w:rsidRPr="00AF70A7" w:rsidRDefault="00AF70A7" w:rsidP="00AF70A7">
      <w:pPr>
        <w:pStyle w:val="NoSpacing"/>
      </w:pPr>
      <w:r w:rsidRPr="00AF70A7">
        <w:t xml:space="preserve">        Scanner s = new Scanner(System.in);</w:t>
      </w:r>
    </w:p>
    <w:p w14:paraId="0359BA52" w14:textId="24938175" w:rsidR="00AF70A7" w:rsidRPr="00AF70A7" w:rsidRDefault="00AF70A7" w:rsidP="00AF70A7">
      <w:pPr>
        <w:pStyle w:val="NoSpacing"/>
      </w:pPr>
      <w:r w:rsidRPr="00AF70A7">
        <w:t xml:space="preserve">        </w:t>
      </w:r>
      <w:r w:rsidRPr="00685879">
        <w:rPr>
          <w:b/>
          <w:color w:val="3A0000"/>
        </w:rPr>
        <w:t>System.out.println</w:t>
      </w:r>
      <w:r w:rsidRPr="00AF70A7">
        <w:t>("Enter a number:");</w:t>
      </w:r>
    </w:p>
    <w:p w14:paraId="244D8F91" w14:textId="77777777" w:rsidR="00AF70A7" w:rsidRPr="00AF70A7" w:rsidRDefault="00AF70A7" w:rsidP="00AF70A7">
      <w:pPr>
        <w:pStyle w:val="NoSpacing"/>
      </w:pPr>
      <w:r w:rsidRPr="00AF70A7">
        <w:t xml:space="preserve">        int n = s.nextInt();</w:t>
      </w:r>
    </w:p>
    <w:p w14:paraId="4E8974DB" w14:textId="77777777" w:rsidR="00AF70A7" w:rsidRPr="00AF70A7" w:rsidRDefault="00AF70A7" w:rsidP="00AF70A7">
      <w:pPr>
        <w:pStyle w:val="NoSpacing"/>
      </w:pPr>
      <w:r w:rsidRPr="00AF70A7">
        <w:t xml:space="preserve">        int evenSum = 0;</w:t>
      </w:r>
    </w:p>
    <w:p w14:paraId="0A54E4D5" w14:textId="77777777" w:rsidR="00AF70A7" w:rsidRPr="00AF70A7" w:rsidRDefault="00AF70A7" w:rsidP="00AF70A7">
      <w:pPr>
        <w:pStyle w:val="NoSpacing"/>
      </w:pPr>
      <w:r w:rsidRPr="00AF70A7">
        <w:t xml:space="preserve">        int oddSum = 0;</w:t>
      </w:r>
    </w:p>
    <w:p w14:paraId="75DB68BD" w14:textId="77777777" w:rsidR="00AF70A7" w:rsidRPr="00AF70A7" w:rsidRDefault="00AF70A7" w:rsidP="00AF70A7">
      <w:pPr>
        <w:pStyle w:val="NoSpacing"/>
      </w:pPr>
    </w:p>
    <w:p w14:paraId="7D4DFEB0" w14:textId="77777777" w:rsidR="00AF70A7" w:rsidRPr="00AF70A7" w:rsidRDefault="00AF70A7" w:rsidP="00AF70A7">
      <w:pPr>
        <w:pStyle w:val="NoSpacing"/>
      </w:pPr>
      <w:r w:rsidRPr="00AF70A7">
        <w:t xml:space="preserve">        while (n &gt; 0) {</w:t>
      </w:r>
    </w:p>
    <w:p w14:paraId="343092A9" w14:textId="77777777" w:rsidR="00AF70A7" w:rsidRPr="00AF70A7" w:rsidRDefault="00AF70A7" w:rsidP="00AF70A7">
      <w:pPr>
        <w:pStyle w:val="NoSpacing"/>
      </w:pPr>
      <w:r w:rsidRPr="00AF70A7">
        <w:t xml:space="preserve">            int last = n % 10;</w:t>
      </w:r>
    </w:p>
    <w:p w14:paraId="46772673" w14:textId="77777777" w:rsidR="00AF70A7" w:rsidRPr="00AF70A7" w:rsidRDefault="00AF70A7" w:rsidP="00AF70A7">
      <w:pPr>
        <w:pStyle w:val="NoSpacing"/>
      </w:pPr>
      <w:r w:rsidRPr="00AF70A7">
        <w:t xml:space="preserve">            if (last % 2 == 0) {</w:t>
      </w:r>
    </w:p>
    <w:p w14:paraId="640AE770" w14:textId="77777777" w:rsidR="00AF70A7" w:rsidRPr="00AF70A7" w:rsidRDefault="00AF70A7" w:rsidP="00AF70A7">
      <w:pPr>
        <w:pStyle w:val="NoSpacing"/>
      </w:pPr>
      <w:r w:rsidRPr="00AF70A7">
        <w:t xml:space="preserve">                evenSum += last;</w:t>
      </w:r>
    </w:p>
    <w:p w14:paraId="115D8F7A" w14:textId="77777777" w:rsidR="00AF70A7" w:rsidRPr="00AF70A7" w:rsidRDefault="00AF70A7" w:rsidP="00AF70A7">
      <w:pPr>
        <w:pStyle w:val="NoSpacing"/>
      </w:pPr>
      <w:r w:rsidRPr="00AF70A7">
        <w:t xml:space="preserve">            } else {</w:t>
      </w:r>
    </w:p>
    <w:p w14:paraId="4D56025A" w14:textId="77777777" w:rsidR="00AF70A7" w:rsidRPr="00AF70A7" w:rsidRDefault="00AF70A7" w:rsidP="00AF70A7">
      <w:pPr>
        <w:pStyle w:val="NoSpacing"/>
      </w:pPr>
      <w:r w:rsidRPr="00AF70A7">
        <w:t xml:space="preserve">                oddSum += last;</w:t>
      </w:r>
    </w:p>
    <w:p w14:paraId="77A51806" w14:textId="77777777" w:rsidR="00AF70A7" w:rsidRPr="00AF70A7" w:rsidRDefault="00AF70A7" w:rsidP="00AF70A7">
      <w:pPr>
        <w:pStyle w:val="NoSpacing"/>
      </w:pPr>
      <w:r w:rsidRPr="00AF70A7">
        <w:t xml:space="preserve">            }</w:t>
      </w:r>
    </w:p>
    <w:p w14:paraId="13979C83" w14:textId="77777777" w:rsidR="00AF70A7" w:rsidRPr="00AF70A7" w:rsidRDefault="00AF70A7" w:rsidP="00AF70A7">
      <w:pPr>
        <w:pStyle w:val="NoSpacing"/>
      </w:pPr>
      <w:r w:rsidRPr="00AF70A7">
        <w:t xml:space="preserve">            n = n / 10;</w:t>
      </w:r>
    </w:p>
    <w:p w14:paraId="3A5C0AA8" w14:textId="77777777" w:rsidR="00AF70A7" w:rsidRPr="00AF70A7" w:rsidRDefault="00AF70A7" w:rsidP="00AF70A7">
      <w:pPr>
        <w:pStyle w:val="NoSpacing"/>
      </w:pPr>
      <w:r w:rsidRPr="00AF70A7">
        <w:t xml:space="preserve">        }</w:t>
      </w:r>
    </w:p>
    <w:p w14:paraId="7811AA4A" w14:textId="77777777" w:rsidR="00AF70A7" w:rsidRPr="00AF70A7" w:rsidRDefault="00AF70A7" w:rsidP="00AF70A7">
      <w:pPr>
        <w:pStyle w:val="NoSpacing"/>
      </w:pPr>
    </w:p>
    <w:p w14:paraId="58BEE23A" w14:textId="506FF62C" w:rsidR="00AF70A7" w:rsidRPr="00AF70A7" w:rsidRDefault="00AF70A7" w:rsidP="00AF70A7">
      <w:pPr>
        <w:pStyle w:val="NoSpacing"/>
      </w:pPr>
      <w:r w:rsidRPr="00AF70A7">
        <w:t xml:space="preserve">        </w:t>
      </w:r>
      <w:r w:rsidRPr="00685879">
        <w:rPr>
          <w:b/>
          <w:color w:val="3A0000"/>
        </w:rPr>
        <w:t>System.out.println</w:t>
      </w:r>
      <w:r w:rsidRPr="00AF70A7">
        <w:t>("Sum of even digits: " + evenSum);</w:t>
      </w:r>
    </w:p>
    <w:p w14:paraId="2DF9A2F6" w14:textId="2F493AA9" w:rsidR="00AF70A7" w:rsidRPr="00AF70A7" w:rsidRDefault="00AF70A7" w:rsidP="00AF70A7">
      <w:pPr>
        <w:pStyle w:val="NoSpacing"/>
      </w:pPr>
      <w:r w:rsidRPr="00AF70A7">
        <w:t xml:space="preserve">        </w:t>
      </w:r>
      <w:r w:rsidRPr="00685879">
        <w:rPr>
          <w:b/>
          <w:color w:val="3A0000"/>
        </w:rPr>
        <w:t>System.out.println</w:t>
      </w:r>
      <w:r w:rsidRPr="00AF70A7">
        <w:t>("Sum of odd digits: " + oddSum);</w:t>
      </w:r>
    </w:p>
    <w:p w14:paraId="5CED93AD" w14:textId="77777777" w:rsidR="00AF70A7" w:rsidRPr="00AF70A7" w:rsidRDefault="00AF70A7" w:rsidP="00AF70A7">
      <w:pPr>
        <w:pStyle w:val="NoSpacing"/>
      </w:pPr>
      <w:r w:rsidRPr="00AF70A7">
        <w:t xml:space="preserve">    }</w:t>
      </w:r>
    </w:p>
    <w:p w14:paraId="2ACF9152" w14:textId="21474BA9" w:rsidR="00A960B5" w:rsidRDefault="00AF70A7" w:rsidP="00AF70A7">
      <w:pPr>
        <w:pStyle w:val="NoSpacing"/>
      </w:pPr>
      <w:r w:rsidRPr="00AF70A7">
        <w:t>}</w:t>
      </w:r>
    </w:p>
    <w:p w14:paraId="31927127" w14:textId="7F2EE9E7" w:rsidR="00125CB4" w:rsidRDefault="00AF70A7" w:rsidP="00125CB4">
      <w:pPr>
        <w:pStyle w:val="NoSpacing"/>
      </w:pPr>
      <w:r w:rsidRPr="00125CB4">
        <w:rPr>
          <w:color w:val="FF0000"/>
        </w:rPr>
        <w:t xml:space="preserve">4 write a PROGRAMME TO PRINT </w:t>
      </w:r>
      <w:r w:rsidR="00BE176A" w:rsidRPr="00125CB4">
        <w:rPr>
          <w:color w:val="FF0000"/>
        </w:rPr>
        <w:t>SUM OF N NATURAL NUMBERS FROM 1 TO N .</w:t>
      </w:r>
      <w:r w:rsidR="00125CB4" w:rsidRPr="00125CB4">
        <w:rPr>
          <w:color w:val="FF0000"/>
        </w:rPr>
        <w:t xml:space="preserve"> import </w:t>
      </w:r>
      <w:r w:rsidR="00125CB4">
        <w:t>java.util.Scanner;</w:t>
      </w:r>
    </w:p>
    <w:p w14:paraId="5A0BC1C7" w14:textId="77777777" w:rsidR="00125CB4" w:rsidRDefault="00125CB4" w:rsidP="00125CB4">
      <w:pPr>
        <w:pStyle w:val="NoSpacing"/>
      </w:pPr>
      <w:r>
        <w:t xml:space="preserve">    class summnnumbers</w:t>
      </w:r>
    </w:p>
    <w:p w14:paraId="1015DC9E" w14:textId="77777777" w:rsidR="00125CB4" w:rsidRDefault="00125CB4" w:rsidP="00125CB4">
      <w:pPr>
        <w:pStyle w:val="NoSpacing"/>
      </w:pPr>
      <w:r>
        <w:t xml:space="preserve">           {</w:t>
      </w:r>
    </w:p>
    <w:p w14:paraId="31BD4D66" w14:textId="2A6CE0E8" w:rsidR="00125CB4" w:rsidRDefault="00125CB4" w:rsidP="00125CB4">
      <w:pPr>
        <w:pStyle w:val="NoSpacing"/>
      </w:pPr>
      <w:r>
        <w:t xml:space="preserve">                  </w:t>
      </w:r>
      <w:r w:rsidRPr="00685879">
        <w:rPr>
          <w:color w:val="002060"/>
        </w:rPr>
        <w:t>public static void main</w:t>
      </w:r>
      <w:r>
        <w:t xml:space="preserve"> (String [] args)</w:t>
      </w:r>
    </w:p>
    <w:p w14:paraId="464F1E24" w14:textId="77777777" w:rsidR="00125CB4" w:rsidRDefault="00125CB4" w:rsidP="00125CB4">
      <w:pPr>
        <w:pStyle w:val="NoSpacing"/>
      </w:pPr>
      <w:r>
        <w:t xml:space="preserve">                {</w:t>
      </w:r>
    </w:p>
    <w:p w14:paraId="64442DFB" w14:textId="77777777" w:rsidR="00125CB4" w:rsidRDefault="00125CB4" w:rsidP="00125CB4">
      <w:pPr>
        <w:pStyle w:val="NoSpacing"/>
      </w:pPr>
      <w:r>
        <w:t xml:space="preserve">                   Scanner s=new Scanner(System.in);</w:t>
      </w:r>
    </w:p>
    <w:p w14:paraId="26A4ED65" w14:textId="17C2002E" w:rsidR="00125CB4" w:rsidRDefault="00125CB4" w:rsidP="00125CB4">
      <w:pPr>
        <w:pStyle w:val="NoSpacing"/>
      </w:pPr>
      <w:r>
        <w:t xml:space="preserve">                   </w:t>
      </w:r>
      <w:r w:rsidRPr="00685879">
        <w:rPr>
          <w:b/>
          <w:color w:val="3A0000"/>
        </w:rPr>
        <w:t>System.out.println</w:t>
      </w:r>
      <w:r>
        <w:t>("enter n numbers");</w:t>
      </w:r>
    </w:p>
    <w:p w14:paraId="20341528" w14:textId="77777777" w:rsidR="00125CB4" w:rsidRDefault="00125CB4" w:rsidP="00125CB4">
      <w:pPr>
        <w:pStyle w:val="NoSpacing"/>
      </w:pPr>
      <w:r>
        <w:t xml:space="preserve">             int sum=0;</w:t>
      </w:r>
    </w:p>
    <w:p w14:paraId="091C74BA" w14:textId="4CFB5FD9" w:rsidR="00125CB4" w:rsidRDefault="00125CB4" w:rsidP="00125CB4">
      <w:pPr>
        <w:pStyle w:val="NoSpacing"/>
      </w:pPr>
      <w:r>
        <w:t xml:space="preserve">        for (int start=1,n=s.nextInt(); start&lt;=n;start++)</w:t>
      </w:r>
    </w:p>
    <w:p w14:paraId="23B6CB34" w14:textId="77777777" w:rsidR="00125CB4" w:rsidRDefault="00125CB4" w:rsidP="00125CB4">
      <w:pPr>
        <w:pStyle w:val="NoSpacing"/>
      </w:pPr>
      <w:r>
        <w:t xml:space="preserve">                  {</w:t>
      </w:r>
    </w:p>
    <w:p w14:paraId="369E563E" w14:textId="77777777" w:rsidR="00125CB4" w:rsidRDefault="00125CB4" w:rsidP="00125CB4">
      <w:pPr>
        <w:pStyle w:val="NoSpacing"/>
      </w:pPr>
      <w:r>
        <w:t xml:space="preserve">                    sum=sum+start;</w:t>
      </w:r>
    </w:p>
    <w:p w14:paraId="735F65E2" w14:textId="3D3C2247" w:rsidR="00125CB4" w:rsidRDefault="00125CB4" w:rsidP="00125CB4">
      <w:pPr>
        <w:pStyle w:val="NoSpacing"/>
      </w:pPr>
      <w:r>
        <w:t xml:space="preserve">                  </w:t>
      </w:r>
      <w:r w:rsidRPr="00685879">
        <w:rPr>
          <w:b/>
          <w:color w:val="3A0000"/>
        </w:rPr>
        <w:t>System.out.println</w:t>
      </w:r>
      <w:r>
        <w:t>(sum);</w:t>
      </w:r>
    </w:p>
    <w:p w14:paraId="2DD47561" w14:textId="77777777" w:rsidR="00125CB4" w:rsidRDefault="00125CB4" w:rsidP="00125CB4">
      <w:pPr>
        <w:pStyle w:val="NoSpacing"/>
      </w:pPr>
      <w:r>
        <w:t xml:space="preserve">                  }</w:t>
      </w:r>
    </w:p>
    <w:p w14:paraId="4AA7E1D4" w14:textId="77777777" w:rsidR="00125CB4" w:rsidRDefault="00125CB4" w:rsidP="00125CB4">
      <w:pPr>
        <w:pStyle w:val="NoSpacing"/>
      </w:pPr>
      <w:r>
        <w:t xml:space="preserve">             }</w:t>
      </w:r>
    </w:p>
    <w:p w14:paraId="258F68D2" w14:textId="746288E1" w:rsidR="00125CB4" w:rsidRDefault="00125CB4" w:rsidP="00125CB4">
      <w:pPr>
        <w:pStyle w:val="NoSpacing"/>
      </w:pPr>
      <w:r>
        <w:t xml:space="preserve">          }</w:t>
      </w:r>
    </w:p>
    <w:p w14:paraId="0337A55E" w14:textId="77777777" w:rsidR="00125CB4" w:rsidRDefault="00125CB4" w:rsidP="00125CB4">
      <w:pPr>
        <w:pStyle w:val="NoSpacing"/>
      </w:pPr>
    </w:p>
    <w:p w14:paraId="7E3EA7DD" w14:textId="13134E63" w:rsidR="00AF70A7" w:rsidRPr="00712E5A" w:rsidRDefault="008A3482" w:rsidP="00AF70A7">
      <w:pPr>
        <w:pStyle w:val="NoSpacing"/>
        <w:rPr>
          <w:color w:val="FF0000"/>
        </w:rPr>
      </w:pPr>
      <w:r w:rsidRPr="00712E5A">
        <w:rPr>
          <w:color w:val="FF0000"/>
        </w:rPr>
        <w:t xml:space="preserve">5 WRITE A PROGRAMME TO PRINT </w:t>
      </w:r>
      <w:r w:rsidR="00712E5A" w:rsidRPr="00712E5A">
        <w:rPr>
          <w:color w:val="FF0000"/>
        </w:rPr>
        <w:t>SUM OF EVEN AND ODD NUMBERS FROM 1 TO N</w:t>
      </w:r>
    </w:p>
    <w:p w14:paraId="3228D3DE" w14:textId="77777777" w:rsidR="00166EF2" w:rsidRDefault="00166EF2" w:rsidP="00166EF2">
      <w:pPr>
        <w:pStyle w:val="NoSpacing"/>
      </w:pPr>
      <w:r>
        <w:t>import java.util.Scanner;</w:t>
      </w:r>
    </w:p>
    <w:p w14:paraId="6354AFFB" w14:textId="77777777" w:rsidR="00166EF2" w:rsidRDefault="00166EF2" w:rsidP="00166EF2">
      <w:pPr>
        <w:pStyle w:val="NoSpacing"/>
      </w:pPr>
    </w:p>
    <w:p w14:paraId="42F02333" w14:textId="77777777" w:rsidR="00166EF2" w:rsidRDefault="00166EF2" w:rsidP="00166EF2">
      <w:pPr>
        <w:pStyle w:val="NoSpacing"/>
      </w:pPr>
      <w:r>
        <w:t>public class SumEvenOdd {</w:t>
      </w:r>
    </w:p>
    <w:p w14:paraId="11832E67" w14:textId="5DB37CAC" w:rsidR="00166EF2" w:rsidRDefault="00166EF2" w:rsidP="00166EF2">
      <w:pPr>
        <w:pStyle w:val="NoSpacing"/>
      </w:pPr>
      <w:r>
        <w:t xml:space="preserve">    </w:t>
      </w:r>
      <w:r w:rsidRPr="00685879">
        <w:rPr>
          <w:color w:val="002060"/>
        </w:rPr>
        <w:t>public static void main</w:t>
      </w:r>
      <w:r>
        <w:t>(String[] args) {</w:t>
      </w:r>
    </w:p>
    <w:p w14:paraId="7097D4D8" w14:textId="77777777" w:rsidR="00166EF2" w:rsidRDefault="00166EF2" w:rsidP="00166EF2">
      <w:pPr>
        <w:pStyle w:val="NoSpacing"/>
      </w:pPr>
      <w:r>
        <w:t xml:space="preserve">        Scanner s = new Scanner(System.in);</w:t>
      </w:r>
    </w:p>
    <w:p w14:paraId="0BCD61DA" w14:textId="48A2DB78" w:rsidR="00166EF2" w:rsidRDefault="00166EF2" w:rsidP="00166EF2">
      <w:pPr>
        <w:pStyle w:val="NoSpacing"/>
      </w:pPr>
      <w:r>
        <w:t xml:space="preserve">        </w:t>
      </w:r>
      <w:r w:rsidRPr="00685879">
        <w:rPr>
          <w:b/>
          <w:color w:val="3A0000"/>
        </w:rPr>
        <w:t>System.out.println</w:t>
      </w:r>
      <w:r>
        <w:t>("Enter a number:");</w:t>
      </w:r>
    </w:p>
    <w:p w14:paraId="612F9394" w14:textId="77777777" w:rsidR="00166EF2" w:rsidRDefault="00166EF2" w:rsidP="00166EF2">
      <w:pPr>
        <w:pStyle w:val="NoSpacing"/>
      </w:pPr>
      <w:r>
        <w:t xml:space="preserve">        int n = s.nextInt();</w:t>
      </w:r>
    </w:p>
    <w:p w14:paraId="793D751F" w14:textId="77777777" w:rsidR="00166EF2" w:rsidRDefault="00166EF2" w:rsidP="00166EF2">
      <w:pPr>
        <w:pStyle w:val="NoSpacing"/>
      </w:pPr>
      <w:r>
        <w:t xml:space="preserve">        int evenSum = 0;</w:t>
      </w:r>
    </w:p>
    <w:p w14:paraId="45C316BB" w14:textId="77777777" w:rsidR="00166EF2" w:rsidRDefault="00166EF2" w:rsidP="00166EF2">
      <w:pPr>
        <w:pStyle w:val="NoSpacing"/>
      </w:pPr>
      <w:r>
        <w:t xml:space="preserve">        int oddSum = 0;</w:t>
      </w:r>
    </w:p>
    <w:p w14:paraId="684BD022" w14:textId="77777777" w:rsidR="00166EF2" w:rsidRDefault="00166EF2" w:rsidP="00166EF2">
      <w:pPr>
        <w:pStyle w:val="NoSpacing"/>
      </w:pPr>
    </w:p>
    <w:p w14:paraId="3F7C9E24" w14:textId="77777777" w:rsidR="00166EF2" w:rsidRDefault="00166EF2" w:rsidP="00166EF2">
      <w:pPr>
        <w:pStyle w:val="NoSpacing"/>
      </w:pPr>
      <w:r>
        <w:t xml:space="preserve">        for (int i = 1; i &lt;= n; i++) {</w:t>
      </w:r>
    </w:p>
    <w:p w14:paraId="2ACB933C" w14:textId="77777777" w:rsidR="00166EF2" w:rsidRDefault="00166EF2" w:rsidP="00166EF2">
      <w:pPr>
        <w:pStyle w:val="NoSpacing"/>
      </w:pPr>
      <w:r>
        <w:t xml:space="preserve">            if (i % 2 == 0) {</w:t>
      </w:r>
    </w:p>
    <w:p w14:paraId="5EDC3B90" w14:textId="77777777" w:rsidR="00166EF2" w:rsidRDefault="00166EF2" w:rsidP="00166EF2">
      <w:pPr>
        <w:pStyle w:val="NoSpacing"/>
      </w:pPr>
      <w:r>
        <w:t xml:space="preserve">                evenSum += i;</w:t>
      </w:r>
    </w:p>
    <w:p w14:paraId="41E5EA30" w14:textId="77777777" w:rsidR="00166EF2" w:rsidRDefault="00166EF2" w:rsidP="00166EF2">
      <w:pPr>
        <w:pStyle w:val="NoSpacing"/>
      </w:pPr>
      <w:r>
        <w:t xml:space="preserve">            } else {</w:t>
      </w:r>
    </w:p>
    <w:p w14:paraId="2C561C57" w14:textId="77777777" w:rsidR="00166EF2" w:rsidRDefault="00166EF2" w:rsidP="00166EF2">
      <w:pPr>
        <w:pStyle w:val="NoSpacing"/>
      </w:pPr>
      <w:r>
        <w:t xml:space="preserve">                oddSum += i;</w:t>
      </w:r>
    </w:p>
    <w:p w14:paraId="7E89F478" w14:textId="77777777" w:rsidR="00166EF2" w:rsidRDefault="00166EF2" w:rsidP="00166EF2">
      <w:pPr>
        <w:pStyle w:val="NoSpacing"/>
      </w:pPr>
      <w:r>
        <w:t xml:space="preserve">            }</w:t>
      </w:r>
    </w:p>
    <w:p w14:paraId="0D7488A6" w14:textId="77777777" w:rsidR="00166EF2" w:rsidRDefault="00166EF2" w:rsidP="00166EF2">
      <w:pPr>
        <w:pStyle w:val="NoSpacing"/>
      </w:pPr>
      <w:r>
        <w:t xml:space="preserve">        }</w:t>
      </w:r>
    </w:p>
    <w:p w14:paraId="4AAAEEE4" w14:textId="77777777" w:rsidR="00166EF2" w:rsidRDefault="00166EF2" w:rsidP="00166EF2">
      <w:pPr>
        <w:pStyle w:val="NoSpacing"/>
      </w:pPr>
    </w:p>
    <w:p w14:paraId="1A9B8F93" w14:textId="3187477B" w:rsidR="00166EF2" w:rsidRDefault="00166EF2" w:rsidP="00166EF2">
      <w:pPr>
        <w:pStyle w:val="NoSpacing"/>
      </w:pPr>
      <w:r>
        <w:t xml:space="preserve">        </w:t>
      </w:r>
      <w:r w:rsidRPr="00685879">
        <w:rPr>
          <w:b/>
          <w:color w:val="3A0000"/>
        </w:rPr>
        <w:t>System.out.println</w:t>
      </w:r>
      <w:r>
        <w:t>("Sum of even numbers from 1 to " + n + ": " + evenSum);</w:t>
      </w:r>
    </w:p>
    <w:p w14:paraId="5CDFBFB6" w14:textId="53462A94" w:rsidR="00166EF2" w:rsidRDefault="00166EF2" w:rsidP="00166EF2">
      <w:pPr>
        <w:pStyle w:val="NoSpacing"/>
      </w:pPr>
      <w:r>
        <w:t xml:space="preserve">        </w:t>
      </w:r>
      <w:r w:rsidRPr="00685879">
        <w:rPr>
          <w:b/>
          <w:color w:val="3A0000"/>
        </w:rPr>
        <w:t>System.out.println</w:t>
      </w:r>
      <w:r>
        <w:t>("Sum of odd numbers from 1 to " + n + ": " + oddSum);</w:t>
      </w:r>
    </w:p>
    <w:p w14:paraId="0ECA83A2" w14:textId="77777777" w:rsidR="00166EF2" w:rsidRDefault="00166EF2" w:rsidP="00166EF2">
      <w:pPr>
        <w:pStyle w:val="NoSpacing"/>
      </w:pPr>
      <w:r>
        <w:t xml:space="preserve">    }</w:t>
      </w:r>
    </w:p>
    <w:p w14:paraId="786655E2" w14:textId="0A28A184" w:rsidR="00712E5A" w:rsidRDefault="00166EF2" w:rsidP="00166EF2">
      <w:pPr>
        <w:pStyle w:val="NoSpacing"/>
      </w:pPr>
      <w:r>
        <w:t>}</w:t>
      </w:r>
    </w:p>
    <w:p w14:paraId="7203BF39" w14:textId="77777777" w:rsidR="00166EF2" w:rsidRDefault="00166EF2" w:rsidP="00166EF2">
      <w:pPr>
        <w:pStyle w:val="NoSpacing"/>
      </w:pPr>
    </w:p>
    <w:p w14:paraId="6E7E54DF" w14:textId="4D28F745" w:rsidR="00166EF2" w:rsidRDefault="00166EF2" w:rsidP="00166EF2">
      <w:pPr>
        <w:pStyle w:val="NoSpacing"/>
        <w:rPr>
          <w:color w:val="FF0000"/>
        </w:rPr>
      </w:pPr>
      <w:r w:rsidRPr="002E0412">
        <w:rPr>
          <w:color w:val="FF0000"/>
        </w:rPr>
        <w:t xml:space="preserve">6 </w:t>
      </w:r>
      <w:r w:rsidR="008B1BE9" w:rsidRPr="002E0412">
        <w:rPr>
          <w:color w:val="FF0000"/>
        </w:rPr>
        <w:t>WRITE A PROGRAMME TO PRINT SUM OF ODD NUMBERS FROM M TO N</w:t>
      </w:r>
      <w:r w:rsidR="002E0412" w:rsidRPr="002E0412">
        <w:rPr>
          <w:color w:val="FF0000"/>
        </w:rPr>
        <w:t>.</w:t>
      </w:r>
    </w:p>
    <w:p w14:paraId="5BBC2ACB" w14:textId="77777777" w:rsidR="00D41EB6" w:rsidRPr="00D41EB6" w:rsidRDefault="00D41EB6" w:rsidP="00D41EB6">
      <w:pPr>
        <w:pStyle w:val="NoSpacing"/>
      </w:pPr>
      <w:r w:rsidRPr="00D41EB6">
        <w:t>import java.util.Scanner;</w:t>
      </w:r>
    </w:p>
    <w:p w14:paraId="5CC29179" w14:textId="77777777" w:rsidR="00D41EB6" w:rsidRPr="00D41EB6" w:rsidRDefault="00D41EB6" w:rsidP="00D41EB6">
      <w:pPr>
        <w:pStyle w:val="NoSpacing"/>
      </w:pPr>
    </w:p>
    <w:p w14:paraId="2F53C618" w14:textId="78A5A8C7" w:rsidR="00D41EB6" w:rsidRPr="00D41EB6" w:rsidRDefault="00D41EB6" w:rsidP="00D41EB6">
      <w:pPr>
        <w:pStyle w:val="NoSpacing"/>
      </w:pPr>
      <w:r w:rsidRPr="00D41EB6">
        <w:t>class SumOddNum</w:t>
      </w:r>
      <w:r w:rsidR="0050666B">
        <w:t>n</w:t>
      </w:r>
      <w:r w:rsidRPr="00D41EB6">
        <w:t>bers {</w:t>
      </w:r>
    </w:p>
    <w:p w14:paraId="3BE35937" w14:textId="50CC0A9C" w:rsidR="00D41EB6" w:rsidRPr="00D41EB6" w:rsidRDefault="00D41EB6" w:rsidP="00D41EB6">
      <w:pPr>
        <w:pStyle w:val="NoSpacing"/>
      </w:pPr>
      <w:r w:rsidRPr="00D41EB6">
        <w:t xml:space="preserve">    </w:t>
      </w:r>
      <w:r w:rsidRPr="00685879">
        <w:rPr>
          <w:color w:val="002060"/>
        </w:rPr>
        <w:t>public static void main</w:t>
      </w:r>
      <w:r w:rsidRPr="00D41EB6">
        <w:t>(String[] args) {</w:t>
      </w:r>
    </w:p>
    <w:p w14:paraId="1BE26C4C" w14:textId="77777777" w:rsidR="00D41EB6" w:rsidRPr="00D41EB6" w:rsidRDefault="00D41EB6" w:rsidP="00D41EB6">
      <w:pPr>
        <w:pStyle w:val="NoSpacing"/>
      </w:pPr>
      <w:r w:rsidRPr="00D41EB6">
        <w:t xml:space="preserve">        Scanner s = new Scanner(System.in);</w:t>
      </w:r>
    </w:p>
    <w:p w14:paraId="586166DD" w14:textId="30877F65" w:rsidR="00D41EB6" w:rsidRPr="00D41EB6" w:rsidRDefault="00D41EB6" w:rsidP="00D41EB6">
      <w:pPr>
        <w:pStyle w:val="NoSpacing"/>
      </w:pPr>
      <w:r w:rsidRPr="00D41EB6">
        <w:t xml:space="preserve">        </w:t>
      </w:r>
      <w:r w:rsidRPr="00685879">
        <w:rPr>
          <w:b/>
          <w:color w:val="3A0000"/>
        </w:rPr>
        <w:t>System.out.println</w:t>
      </w:r>
      <w:r w:rsidRPr="00D41EB6">
        <w:t>("Enter the start number (m):");</w:t>
      </w:r>
    </w:p>
    <w:p w14:paraId="2BB42286" w14:textId="77777777" w:rsidR="00D41EB6" w:rsidRPr="00D41EB6" w:rsidRDefault="00D41EB6" w:rsidP="00D41EB6">
      <w:pPr>
        <w:pStyle w:val="NoSpacing"/>
      </w:pPr>
      <w:r w:rsidRPr="00D41EB6">
        <w:t xml:space="preserve">        int m = s.nextInt();</w:t>
      </w:r>
    </w:p>
    <w:p w14:paraId="389D3A48" w14:textId="7C475F33" w:rsidR="00D41EB6" w:rsidRPr="00D41EB6" w:rsidRDefault="00D41EB6" w:rsidP="00D41EB6">
      <w:pPr>
        <w:pStyle w:val="NoSpacing"/>
      </w:pPr>
      <w:r w:rsidRPr="00D41EB6">
        <w:t xml:space="preserve">        </w:t>
      </w:r>
      <w:r w:rsidRPr="00685879">
        <w:rPr>
          <w:b/>
          <w:color w:val="3A0000"/>
        </w:rPr>
        <w:t>System.out.println</w:t>
      </w:r>
      <w:r w:rsidRPr="00D41EB6">
        <w:t>("Enter the end number (n):");</w:t>
      </w:r>
    </w:p>
    <w:p w14:paraId="02D1C090" w14:textId="77777777" w:rsidR="00D41EB6" w:rsidRPr="00D41EB6" w:rsidRDefault="00D41EB6" w:rsidP="00D41EB6">
      <w:pPr>
        <w:pStyle w:val="NoSpacing"/>
      </w:pPr>
      <w:r w:rsidRPr="00D41EB6">
        <w:t xml:space="preserve">        int n = s.nextInt();</w:t>
      </w:r>
    </w:p>
    <w:p w14:paraId="43D51713" w14:textId="7540A3D2" w:rsidR="00D41EB6" w:rsidRPr="00D41EB6" w:rsidRDefault="00D41EB6" w:rsidP="00D41EB6">
      <w:pPr>
        <w:pStyle w:val="NoSpacing"/>
      </w:pPr>
      <w:r w:rsidRPr="00D41EB6">
        <w:t xml:space="preserve">        int Sum = 0;</w:t>
      </w:r>
    </w:p>
    <w:p w14:paraId="60E307AC" w14:textId="77777777" w:rsidR="00D41EB6" w:rsidRPr="00D41EB6" w:rsidRDefault="00D41EB6" w:rsidP="00D41EB6">
      <w:pPr>
        <w:pStyle w:val="NoSpacing"/>
      </w:pPr>
    </w:p>
    <w:p w14:paraId="00AA452E" w14:textId="77777777" w:rsidR="00D41EB6" w:rsidRPr="00D41EB6" w:rsidRDefault="00D41EB6" w:rsidP="00D41EB6">
      <w:pPr>
        <w:pStyle w:val="NoSpacing"/>
      </w:pPr>
      <w:r w:rsidRPr="00D41EB6">
        <w:t xml:space="preserve">        for (int i = m; i &lt;= n; i++) {</w:t>
      </w:r>
    </w:p>
    <w:p w14:paraId="1F2C9436" w14:textId="77777777" w:rsidR="00D41EB6" w:rsidRPr="00D41EB6" w:rsidRDefault="00D41EB6" w:rsidP="00D41EB6">
      <w:pPr>
        <w:pStyle w:val="NoSpacing"/>
      </w:pPr>
      <w:r w:rsidRPr="00D41EB6">
        <w:t xml:space="preserve">            if (i % 2 != 0) {</w:t>
      </w:r>
    </w:p>
    <w:p w14:paraId="0C3E8C53" w14:textId="6F7EAAC1" w:rsidR="00D41EB6" w:rsidRPr="00D41EB6" w:rsidRDefault="00D41EB6" w:rsidP="00D41EB6">
      <w:pPr>
        <w:pStyle w:val="NoSpacing"/>
      </w:pPr>
      <w:r w:rsidRPr="00D41EB6">
        <w:t xml:space="preserve">                Sum += i;</w:t>
      </w:r>
    </w:p>
    <w:p w14:paraId="569A0DAD" w14:textId="77777777" w:rsidR="00D41EB6" w:rsidRPr="00D41EB6" w:rsidRDefault="00D41EB6" w:rsidP="00D41EB6">
      <w:pPr>
        <w:pStyle w:val="NoSpacing"/>
      </w:pPr>
      <w:r w:rsidRPr="00D41EB6">
        <w:t xml:space="preserve">            }</w:t>
      </w:r>
    </w:p>
    <w:p w14:paraId="6F0B8CE9" w14:textId="77777777" w:rsidR="00D41EB6" w:rsidRPr="00D41EB6" w:rsidRDefault="00D41EB6" w:rsidP="00D41EB6">
      <w:pPr>
        <w:pStyle w:val="NoSpacing"/>
      </w:pPr>
      <w:r w:rsidRPr="00D41EB6">
        <w:t xml:space="preserve">        }</w:t>
      </w:r>
    </w:p>
    <w:p w14:paraId="2929ADBF" w14:textId="77777777" w:rsidR="00D41EB6" w:rsidRPr="00D41EB6" w:rsidRDefault="00D41EB6" w:rsidP="00D41EB6">
      <w:pPr>
        <w:pStyle w:val="NoSpacing"/>
      </w:pPr>
    </w:p>
    <w:p w14:paraId="3EFB4FD4" w14:textId="290778DA" w:rsidR="00D41EB6" w:rsidRPr="00D41EB6" w:rsidRDefault="00D41EB6" w:rsidP="00D41EB6">
      <w:pPr>
        <w:pStyle w:val="NoSpacing"/>
      </w:pPr>
      <w:r w:rsidRPr="00D41EB6">
        <w:t xml:space="preserve">        </w:t>
      </w:r>
      <w:r w:rsidRPr="00685879">
        <w:rPr>
          <w:b/>
          <w:color w:val="3A0000"/>
        </w:rPr>
        <w:t>System.out.println</w:t>
      </w:r>
      <w:r w:rsidRPr="00D41EB6">
        <w:t>("Sum of odd numbers from " + m + " to " + n + ": " + oddSum);</w:t>
      </w:r>
    </w:p>
    <w:p w14:paraId="4A3250E1" w14:textId="77777777" w:rsidR="00D41EB6" w:rsidRPr="00D41EB6" w:rsidRDefault="00D41EB6" w:rsidP="00D41EB6">
      <w:pPr>
        <w:pStyle w:val="NoSpacing"/>
      </w:pPr>
      <w:r w:rsidRPr="00D41EB6">
        <w:t xml:space="preserve">    }</w:t>
      </w:r>
    </w:p>
    <w:p w14:paraId="3D075639" w14:textId="7486378A" w:rsidR="00D41EB6" w:rsidRDefault="00D41EB6" w:rsidP="00D41EB6">
      <w:pPr>
        <w:pStyle w:val="NoSpacing"/>
      </w:pPr>
      <w:r w:rsidRPr="00D41EB6">
        <w:t>}</w:t>
      </w:r>
    </w:p>
    <w:p w14:paraId="3B9A1E4D" w14:textId="465FD286" w:rsidR="006B02C4" w:rsidRDefault="006B02C4" w:rsidP="00D41EB6">
      <w:pPr>
        <w:pStyle w:val="NoSpacing"/>
        <w:rPr>
          <w:color w:val="FF0000"/>
        </w:rPr>
      </w:pPr>
      <w:r w:rsidRPr="00D11E58">
        <w:rPr>
          <w:color w:val="FF0000"/>
        </w:rPr>
        <w:t xml:space="preserve">7  WRITE A JAVA PROGRAMME TO PRINT </w:t>
      </w:r>
      <w:r w:rsidR="00D11E58" w:rsidRPr="00D11E58">
        <w:rPr>
          <w:color w:val="FF0000"/>
        </w:rPr>
        <w:t>TABLES</w:t>
      </w:r>
    </w:p>
    <w:p w14:paraId="6D067F15" w14:textId="77777777" w:rsidR="00FD5C3D" w:rsidRPr="00FD5C3D" w:rsidRDefault="00FD5C3D" w:rsidP="00FD5C3D">
      <w:pPr>
        <w:pStyle w:val="NoSpacing"/>
      </w:pPr>
      <w:r w:rsidRPr="00FD5C3D">
        <w:t>import java.util.Scanner;</w:t>
      </w:r>
    </w:p>
    <w:p w14:paraId="2D462FE2" w14:textId="77777777" w:rsidR="00FD5C3D" w:rsidRPr="00FD5C3D" w:rsidRDefault="00FD5C3D" w:rsidP="00FD5C3D">
      <w:pPr>
        <w:pStyle w:val="NoSpacing"/>
      </w:pPr>
      <w:r w:rsidRPr="00FD5C3D">
        <w:t>class Tables</w:t>
      </w:r>
    </w:p>
    <w:p w14:paraId="78A7B043" w14:textId="77777777" w:rsidR="00FD5C3D" w:rsidRPr="00FD5C3D" w:rsidRDefault="00FD5C3D" w:rsidP="00FD5C3D">
      <w:pPr>
        <w:pStyle w:val="NoSpacing"/>
      </w:pPr>
      <w:r w:rsidRPr="00FD5C3D">
        <w:t xml:space="preserve">       {</w:t>
      </w:r>
    </w:p>
    <w:p w14:paraId="5421FF43" w14:textId="64108184" w:rsidR="00FD5C3D" w:rsidRPr="00FD5C3D" w:rsidRDefault="00FD5C3D" w:rsidP="00FD5C3D">
      <w:pPr>
        <w:pStyle w:val="NoSpacing"/>
      </w:pPr>
      <w:r w:rsidRPr="00FD5C3D">
        <w:t xml:space="preserve">           </w:t>
      </w:r>
      <w:r w:rsidRPr="00685879">
        <w:rPr>
          <w:color w:val="002060"/>
        </w:rPr>
        <w:t>public static void main</w:t>
      </w:r>
      <w:r w:rsidRPr="00FD5C3D">
        <w:t xml:space="preserve"> (String [] args)</w:t>
      </w:r>
    </w:p>
    <w:p w14:paraId="374A902C" w14:textId="77777777" w:rsidR="00FD5C3D" w:rsidRPr="00FD5C3D" w:rsidRDefault="00FD5C3D" w:rsidP="00FD5C3D">
      <w:pPr>
        <w:pStyle w:val="NoSpacing"/>
      </w:pPr>
      <w:r w:rsidRPr="00FD5C3D">
        <w:t xml:space="preserve">         {</w:t>
      </w:r>
    </w:p>
    <w:p w14:paraId="4289B1DD" w14:textId="77777777" w:rsidR="00FD5C3D" w:rsidRPr="00FD5C3D" w:rsidRDefault="00FD5C3D" w:rsidP="00FD5C3D">
      <w:pPr>
        <w:pStyle w:val="NoSpacing"/>
      </w:pPr>
      <w:r w:rsidRPr="00FD5C3D">
        <w:t xml:space="preserve">            Scanner s=new Scanner(System.in);</w:t>
      </w:r>
    </w:p>
    <w:p w14:paraId="377948DF" w14:textId="7ED3538D" w:rsidR="00FD5C3D" w:rsidRPr="00FD5C3D" w:rsidRDefault="00FD5C3D" w:rsidP="00FD5C3D">
      <w:pPr>
        <w:pStyle w:val="NoSpacing"/>
      </w:pPr>
      <w:r w:rsidRPr="00FD5C3D">
        <w:t xml:space="preserve">              </w:t>
      </w:r>
      <w:r w:rsidRPr="00685879">
        <w:rPr>
          <w:b/>
          <w:color w:val="3A0000"/>
        </w:rPr>
        <w:t>System.out.println</w:t>
      </w:r>
      <w:r w:rsidRPr="00FD5C3D">
        <w:t>("enter table value n value");</w:t>
      </w:r>
    </w:p>
    <w:p w14:paraId="42ED67D5" w14:textId="77777777" w:rsidR="00FD5C3D" w:rsidRPr="00FD5C3D" w:rsidRDefault="00FD5C3D" w:rsidP="00FD5C3D">
      <w:pPr>
        <w:pStyle w:val="NoSpacing"/>
      </w:pPr>
      <w:r w:rsidRPr="00FD5C3D">
        <w:t xml:space="preserve">            int t=s.nextInt(),n=s.nextInt();</w:t>
      </w:r>
    </w:p>
    <w:p w14:paraId="28B52189" w14:textId="77777777" w:rsidR="00FD5C3D" w:rsidRPr="00FD5C3D" w:rsidRDefault="00FD5C3D" w:rsidP="00FD5C3D">
      <w:pPr>
        <w:pStyle w:val="NoSpacing"/>
      </w:pPr>
      <w:r w:rsidRPr="00FD5C3D">
        <w:t xml:space="preserve">     for(int start=1;start&lt;=n; start++)</w:t>
      </w:r>
    </w:p>
    <w:p w14:paraId="47D43F5D" w14:textId="77777777" w:rsidR="00FD5C3D" w:rsidRPr="00FD5C3D" w:rsidRDefault="00FD5C3D" w:rsidP="00FD5C3D">
      <w:pPr>
        <w:pStyle w:val="NoSpacing"/>
      </w:pPr>
      <w:r w:rsidRPr="00FD5C3D">
        <w:t xml:space="preserve">    {</w:t>
      </w:r>
    </w:p>
    <w:p w14:paraId="348FAE46" w14:textId="0AB0C563" w:rsidR="00FD5C3D" w:rsidRPr="00FD5C3D" w:rsidRDefault="00FD5C3D" w:rsidP="00FD5C3D">
      <w:pPr>
        <w:pStyle w:val="NoSpacing"/>
      </w:pPr>
      <w:r w:rsidRPr="00FD5C3D">
        <w:t xml:space="preserve">          </w:t>
      </w:r>
      <w:r w:rsidRPr="00685879">
        <w:rPr>
          <w:b/>
          <w:color w:val="3A0000"/>
        </w:rPr>
        <w:t>System.out.println</w:t>
      </w:r>
      <w:r w:rsidRPr="00FD5C3D">
        <w:t>(t+"*"     +start+      "= "    +(t*start));</w:t>
      </w:r>
    </w:p>
    <w:p w14:paraId="071D84F5" w14:textId="77777777" w:rsidR="00FD5C3D" w:rsidRPr="00FD5C3D" w:rsidRDefault="00FD5C3D" w:rsidP="00FD5C3D">
      <w:pPr>
        <w:pStyle w:val="NoSpacing"/>
      </w:pPr>
      <w:r w:rsidRPr="00FD5C3D">
        <w:t xml:space="preserve">       }</w:t>
      </w:r>
    </w:p>
    <w:p w14:paraId="040D9662" w14:textId="12825019" w:rsidR="00D11E58" w:rsidRDefault="00FD5C3D" w:rsidP="00FD5C3D">
      <w:pPr>
        <w:pStyle w:val="NoSpacing"/>
      </w:pPr>
      <w:r w:rsidRPr="00FD5C3D">
        <w:t xml:space="preserve">               }          }</w:t>
      </w:r>
    </w:p>
    <w:p w14:paraId="65FC4567" w14:textId="7645253C" w:rsidR="00FD5C3D" w:rsidRPr="005358E6" w:rsidRDefault="00FD5C3D" w:rsidP="00FD5C3D">
      <w:pPr>
        <w:pStyle w:val="NoSpacing"/>
        <w:rPr>
          <w:color w:val="FF0000"/>
        </w:rPr>
      </w:pPr>
      <w:r w:rsidRPr="005358E6">
        <w:rPr>
          <w:color w:val="FF0000"/>
        </w:rPr>
        <w:t xml:space="preserve">8 </w:t>
      </w:r>
      <w:r w:rsidR="00E953CC" w:rsidRPr="005358E6">
        <w:rPr>
          <w:color w:val="FF0000"/>
        </w:rPr>
        <w:t xml:space="preserve">WRITE A PROGRAMME TO FIND FACTORIAL FOR GIVEN NUMBER </w:t>
      </w:r>
    </w:p>
    <w:p w14:paraId="36486821" w14:textId="6D87C184" w:rsidR="00E953CC" w:rsidRDefault="00E953CC" w:rsidP="00FD5C3D">
      <w:pPr>
        <w:pStyle w:val="NoSpacing"/>
      </w:pPr>
      <w:r>
        <w:t>EXAMPLE</w:t>
      </w:r>
      <w:r w:rsidR="005358E6">
        <w:t xml:space="preserve"> = FACTORIAL</w:t>
      </w:r>
      <w:r>
        <w:t xml:space="preserve"> </w:t>
      </w:r>
      <w:r w:rsidR="005358E6">
        <w:t>5!=1*2*3*4*5</w:t>
      </w:r>
    </w:p>
    <w:p w14:paraId="0C713943" w14:textId="77777777" w:rsidR="005358E6" w:rsidRDefault="005358E6" w:rsidP="00FD5C3D">
      <w:pPr>
        <w:pStyle w:val="NoSpacing"/>
      </w:pPr>
    </w:p>
    <w:p w14:paraId="65DCF7E1" w14:textId="77777777" w:rsidR="00D72EF4" w:rsidRDefault="00D72EF4" w:rsidP="00D72EF4">
      <w:pPr>
        <w:pStyle w:val="NoSpacing"/>
      </w:pPr>
      <w:r>
        <w:t>import java.util.Scanner;</w:t>
      </w:r>
    </w:p>
    <w:p w14:paraId="691E6FF1" w14:textId="77777777" w:rsidR="00D72EF4" w:rsidRDefault="00D72EF4" w:rsidP="00D72EF4">
      <w:pPr>
        <w:pStyle w:val="NoSpacing"/>
      </w:pPr>
      <w:r>
        <w:t>class factorial{</w:t>
      </w:r>
    </w:p>
    <w:p w14:paraId="4FB95E65" w14:textId="4EBBF0CB" w:rsidR="00D72EF4" w:rsidRDefault="00D72EF4" w:rsidP="00D72EF4">
      <w:pPr>
        <w:pStyle w:val="NoSpacing"/>
      </w:pPr>
      <w:r>
        <w:t xml:space="preserve">                 </w:t>
      </w:r>
      <w:r w:rsidRPr="00685879">
        <w:rPr>
          <w:color w:val="002060"/>
        </w:rPr>
        <w:t>public static void main</w:t>
      </w:r>
      <w:r>
        <w:t>(String [] args)</w:t>
      </w:r>
    </w:p>
    <w:p w14:paraId="15672D79" w14:textId="77777777" w:rsidR="00D72EF4" w:rsidRDefault="00D72EF4" w:rsidP="00D72EF4">
      <w:pPr>
        <w:pStyle w:val="NoSpacing"/>
      </w:pPr>
      <w:r>
        <w:t xml:space="preserve">              {</w:t>
      </w:r>
    </w:p>
    <w:p w14:paraId="32483A33" w14:textId="77777777" w:rsidR="00D72EF4" w:rsidRDefault="00D72EF4" w:rsidP="00D72EF4">
      <w:pPr>
        <w:pStyle w:val="NoSpacing"/>
      </w:pPr>
      <w:r>
        <w:t xml:space="preserve">                 Scanner s=new Scanner(System.in);</w:t>
      </w:r>
    </w:p>
    <w:p w14:paraId="17ED75B2" w14:textId="6DBE3B0E" w:rsidR="00D72EF4" w:rsidRDefault="00D72EF4" w:rsidP="00D72EF4">
      <w:pPr>
        <w:pStyle w:val="NoSpacing"/>
      </w:pPr>
      <w:r>
        <w:t xml:space="preserve">                 </w:t>
      </w:r>
      <w:r w:rsidRPr="00685879">
        <w:rPr>
          <w:b/>
          <w:color w:val="3A0000"/>
        </w:rPr>
        <w:t>System.out.println</w:t>
      </w:r>
      <w:r>
        <w:t>("enter n value");</w:t>
      </w:r>
    </w:p>
    <w:p w14:paraId="0BC8E5DD" w14:textId="77777777" w:rsidR="00D72EF4" w:rsidRDefault="00D72EF4" w:rsidP="00D72EF4">
      <w:pPr>
        <w:pStyle w:val="NoSpacing"/>
      </w:pPr>
      <w:r>
        <w:t xml:space="preserve">                 long n=s.nextLong(),fact=1;</w:t>
      </w:r>
    </w:p>
    <w:p w14:paraId="35270B9A" w14:textId="77777777" w:rsidR="00D72EF4" w:rsidRDefault="00D72EF4" w:rsidP="00D72EF4">
      <w:pPr>
        <w:pStyle w:val="NoSpacing"/>
      </w:pPr>
      <w:r>
        <w:t xml:space="preserve">            for (long start=2;start&lt;=n;start++)</w:t>
      </w:r>
    </w:p>
    <w:p w14:paraId="35F4F541" w14:textId="77777777" w:rsidR="00D72EF4" w:rsidRDefault="00D72EF4" w:rsidP="00D72EF4">
      <w:pPr>
        <w:pStyle w:val="NoSpacing"/>
      </w:pPr>
      <w:r>
        <w:t xml:space="preserve">              {</w:t>
      </w:r>
    </w:p>
    <w:p w14:paraId="11717E15" w14:textId="77777777" w:rsidR="00D72EF4" w:rsidRDefault="00D72EF4" w:rsidP="00D72EF4">
      <w:pPr>
        <w:pStyle w:val="NoSpacing"/>
      </w:pPr>
      <w:r>
        <w:t xml:space="preserve">                  fact=fact*start; }</w:t>
      </w:r>
    </w:p>
    <w:p w14:paraId="49FE9956" w14:textId="4A5B5CEA" w:rsidR="00D72EF4" w:rsidRDefault="00D72EF4" w:rsidP="00D72EF4">
      <w:pPr>
        <w:pStyle w:val="NoSpacing"/>
      </w:pPr>
      <w:r>
        <w:t xml:space="preserve">                    </w:t>
      </w:r>
      <w:r w:rsidRPr="00685879">
        <w:rPr>
          <w:b/>
          <w:color w:val="3A0000"/>
        </w:rPr>
        <w:t>System.out.println</w:t>
      </w:r>
      <w:r>
        <w:t>("factorial:"+n+"is "+fact);</w:t>
      </w:r>
    </w:p>
    <w:p w14:paraId="474D4A70" w14:textId="77777777" w:rsidR="00D72EF4" w:rsidRDefault="00D72EF4" w:rsidP="00D72EF4">
      <w:pPr>
        <w:pStyle w:val="NoSpacing"/>
      </w:pPr>
      <w:r>
        <w:t xml:space="preserve">             }            }</w:t>
      </w:r>
    </w:p>
    <w:p w14:paraId="22F062F5" w14:textId="6DFAB8A7" w:rsidR="005358E6" w:rsidRDefault="00D72EF4" w:rsidP="00D72EF4">
      <w:pPr>
        <w:pStyle w:val="NoSpacing"/>
        <w:rPr>
          <w:color w:val="FF0000"/>
        </w:rPr>
      </w:pPr>
      <w:r>
        <w:t xml:space="preserve">            </w:t>
      </w:r>
      <w:r w:rsidR="00CF7C37" w:rsidRPr="0031764E">
        <w:rPr>
          <w:color w:val="FF0000"/>
        </w:rPr>
        <w:t xml:space="preserve">9 WRITE A PROGRAMME TO FIND FACTORIAL OF INDIVIDUAL </w:t>
      </w:r>
      <w:r w:rsidR="0031764E" w:rsidRPr="0031764E">
        <w:rPr>
          <w:color w:val="FF0000"/>
        </w:rPr>
        <w:t>DIGIT OF GIVEN NUMBERS</w:t>
      </w:r>
    </w:p>
    <w:p w14:paraId="03E5D941" w14:textId="77777777" w:rsidR="00D44FD2" w:rsidRPr="00D44FD2" w:rsidRDefault="00D44FD2" w:rsidP="00D44FD2">
      <w:pPr>
        <w:pStyle w:val="NoSpacing"/>
      </w:pPr>
      <w:r w:rsidRPr="00D44FD2">
        <w:t>import java.util.Scanner;</w:t>
      </w:r>
    </w:p>
    <w:p w14:paraId="23CC49FD" w14:textId="77777777" w:rsidR="00D44FD2" w:rsidRPr="00D44FD2" w:rsidRDefault="00D44FD2" w:rsidP="00D44FD2">
      <w:pPr>
        <w:pStyle w:val="NoSpacing"/>
      </w:pPr>
      <w:r w:rsidRPr="00D44FD2">
        <w:t>class factorial1</w:t>
      </w:r>
    </w:p>
    <w:p w14:paraId="6F3F2B4D" w14:textId="77777777" w:rsidR="00D44FD2" w:rsidRPr="00D44FD2" w:rsidRDefault="00D44FD2" w:rsidP="00D44FD2">
      <w:pPr>
        <w:pStyle w:val="NoSpacing"/>
      </w:pPr>
      <w:r w:rsidRPr="00D44FD2">
        <w:t xml:space="preserve"> {</w:t>
      </w:r>
    </w:p>
    <w:p w14:paraId="656D123F" w14:textId="0AD56AC4" w:rsidR="00D44FD2" w:rsidRPr="00D44FD2" w:rsidRDefault="00D44FD2" w:rsidP="00D44FD2">
      <w:pPr>
        <w:pStyle w:val="NoSpacing"/>
      </w:pPr>
      <w:r w:rsidRPr="00D44FD2">
        <w:t xml:space="preserve">              </w:t>
      </w:r>
      <w:r w:rsidRPr="00685879">
        <w:rPr>
          <w:color w:val="002060"/>
        </w:rPr>
        <w:t>public static void main</w:t>
      </w:r>
      <w:r w:rsidRPr="00D44FD2">
        <w:t xml:space="preserve"> (String [] args)</w:t>
      </w:r>
    </w:p>
    <w:p w14:paraId="2461DCAC" w14:textId="77777777" w:rsidR="00D44FD2" w:rsidRPr="00D44FD2" w:rsidRDefault="00D44FD2" w:rsidP="00D44FD2">
      <w:pPr>
        <w:pStyle w:val="NoSpacing"/>
      </w:pPr>
      <w:r w:rsidRPr="00D44FD2">
        <w:t xml:space="preserve">               {</w:t>
      </w:r>
    </w:p>
    <w:p w14:paraId="595B6788" w14:textId="77777777" w:rsidR="00D44FD2" w:rsidRPr="00D44FD2" w:rsidRDefault="00D44FD2" w:rsidP="00D44FD2">
      <w:pPr>
        <w:pStyle w:val="NoSpacing"/>
      </w:pPr>
      <w:r w:rsidRPr="00D44FD2">
        <w:t xml:space="preserve">                 Scanner s=new Scanner(System.in);</w:t>
      </w:r>
    </w:p>
    <w:p w14:paraId="229FBD53" w14:textId="10043F80" w:rsidR="00D44FD2" w:rsidRPr="00D44FD2" w:rsidRDefault="00D44FD2" w:rsidP="00D44FD2">
      <w:pPr>
        <w:pStyle w:val="NoSpacing"/>
      </w:pPr>
      <w:r w:rsidRPr="00D44FD2">
        <w:t xml:space="preserve">               </w:t>
      </w:r>
      <w:r w:rsidRPr="00685879">
        <w:rPr>
          <w:b/>
          <w:color w:val="3A0000"/>
        </w:rPr>
        <w:t>System.out.println</w:t>
      </w:r>
      <w:r w:rsidRPr="00D44FD2">
        <w:t>("inter n number");</w:t>
      </w:r>
    </w:p>
    <w:p w14:paraId="652EE8B9" w14:textId="77777777" w:rsidR="00D44FD2" w:rsidRPr="00D44FD2" w:rsidRDefault="00D44FD2" w:rsidP="00D44FD2">
      <w:pPr>
        <w:pStyle w:val="NoSpacing"/>
      </w:pPr>
      <w:r w:rsidRPr="00D44FD2">
        <w:t xml:space="preserve">                  long n=s.nextLong(),fact=1;</w:t>
      </w:r>
    </w:p>
    <w:p w14:paraId="53A2FDA9" w14:textId="77777777" w:rsidR="00D44FD2" w:rsidRPr="00D44FD2" w:rsidRDefault="00D44FD2" w:rsidP="00D44FD2">
      <w:pPr>
        <w:pStyle w:val="NoSpacing"/>
      </w:pPr>
      <w:r w:rsidRPr="00D44FD2">
        <w:t xml:space="preserve">           while(n&gt;0){</w:t>
      </w:r>
    </w:p>
    <w:p w14:paraId="2EEA3149" w14:textId="77777777" w:rsidR="00D44FD2" w:rsidRPr="00D44FD2" w:rsidRDefault="00D44FD2" w:rsidP="00D44FD2">
      <w:pPr>
        <w:pStyle w:val="NoSpacing"/>
      </w:pPr>
      <w:r w:rsidRPr="00D44FD2">
        <w:t xml:space="preserve">                        long last=n%10;</w:t>
      </w:r>
    </w:p>
    <w:p w14:paraId="69717EC8" w14:textId="77777777" w:rsidR="00D44FD2" w:rsidRPr="00D44FD2" w:rsidRDefault="00D44FD2" w:rsidP="00D44FD2">
      <w:pPr>
        <w:pStyle w:val="NoSpacing"/>
      </w:pPr>
      <w:r w:rsidRPr="00D44FD2">
        <w:t xml:space="preserve">              for (long start=2;start&lt;=n;start++)</w:t>
      </w:r>
    </w:p>
    <w:p w14:paraId="4219A083" w14:textId="77777777" w:rsidR="00D44FD2" w:rsidRPr="00D44FD2" w:rsidRDefault="00D44FD2" w:rsidP="00D44FD2">
      <w:pPr>
        <w:pStyle w:val="NoSpacing"/>
      </w:pPr>
      <w:r w:rsidRPr="00D44FD2">
        <w:t xml:space="preserve">            {</w:t>
      </w:r>
    </w:p>
    <w:p w14:paraId="6C2FA3F8" w14:textId="77777777" w:rsidR="00D44FD2" w:rsidRPr="00D44FD2" w:rsidRDefault="00D44FD2" w:rsidP="00D44FD2">
      <w:pPr>
        <w:pStyle w:val="NoSpacing"/>
      </w:pPr>
      <w:r w:rsidRPr="00D44FD2">
        <w:t xml:space="preserve">                  fact=fact*start;     }</w:t>
      </w:r>
    </w:p>
    <w:p w14:paraId="7AB24DE3" w14:textId="68B4D49A" w:rsidR="00D44FD2" w:rsidRPr="00D44FD2" w:rsidRDefault="00D44FD2" w:rsidP="00D44FD2">
      <w:pPr>
        <w:pStyle w:val="NoSpacing"/>
      </w:pPr>
      <w:r w:rsidRPr="00D44FD2">
        <w:t xml:space="preserve">          </w:t>
      </w:r>
      <w:r w:rsidRPr="00685879">
        <w:rPr>
          <w:b/>
          <w:color w:val="3A0000"/>
        </w:rPr>
        <w:t>System.out.println</w:t>
      </w:r>
      <w:r w:rsidRPr="00D44FD2">
        <w:t>("factorial of "+last+" is " +fact)  ;</w:t>
      </w:r>
    </w:p>
    <w:p w14:paraId="2562F3C7" w14:textId="77777777" w:rsidR="00D44FD2" w:rsidRPr="00D44FD2" w:rsidRDefault="00D44FD2" w:rsidP="00D44FD2">
      <w:pPr>
        <w:pStyle w:val="NoSpacing"/>
      </w:pPr>
      <w:r w:rsidRPr="00D44FD2">
        <w:t xml:space="preserve">             n=n/10;</w:t>
      </w:r>
    </w:p>
    <w:p w14:paraId="54BDCEFD" w14:textId="602EEBF0" w:rsidR="0031764E" w:rsidRDefault="00D44FD2" w:rsidP="00D44FD2">
      <w:pPr>
        <w:pStyle w:val="NoSpacing"/>
      </w:pPr>
      <w:r w:rsidRPr="00D44FD2">
        <w:t xml:space="preserve">             }        }   }</w:t>
      </w:r>
    </w:p>
    <w:p w14:paraId="080BE82B" w14:textId="77777777" w:rsidR="00D70057" w:rsidRDefault="00D70057" w:rsidP="00D44FD2">
      <w:pPr>
        <w:pStyle w:val="NoSpacing"/>
      </w:pPr>
    </w:p>
    <w:p w14:paraId="7AEB7C06" w14:textId="60C1B5CD" w:rsidR="00D70057" w:rsidRDefault="00D70057" w:rsidP="00256913">
      <w:pPr>
        <w:pStyle w:val="Heading2"/>
      </w:pPr>
      <w:r>
        <w:t>REVERSE PROGRAMME=</w:t>
      </w:r>
    </w:p>
    <w:p w14:paraId="3BE93D60" w14:textId="5C779DA8" w:rsidR="001D019A" w:rsidRDefault="001D019A" w:rsidP="001D019A">
      <w:r>
        <w:t xml:space="preserve">Polindrom= an reverse number which </w:t>
      </w:r>
      <w:r w:rsidR="00FD4F16">
        <w:t>matches the number.</w:t>
      </w:r>
    </w:p>
    <w:p w14:paraId="2A819AFE" w14:textId="6CEC93EC" w:rsidR="00FD4F16" w:rsidRPr="001D019A" w:rsidRDefault="00FD4F16" w:rsidP="001D019A">
      <w:r>
        <w:t xml:space="preserve">Example </w:t>
      </w:r>
      <w:r w:rsidR="00A123D3">
        <w:t>121 rev 121,   7117 rev 7117 .</w:t>
      </w:r>
    </w:p>
    <w:p w14:paraId="7BA3A3F1" w14:textId="01454862" w:rsidR="00256913" w:rsidRDefault="00256913" w:rsidP="00256913">
      <w:pPr>
        <w:rPr>
          <w:color w:val="FF0000"/>
        </w:rPr>
      </w:pPr>
      <w:r w:rsidRPr="00D2690C">
        <w:rPr>
          <w:color w:val="FF0000"/>
        </w:rPr>
        <w:t xml:space="preserve">1 WRITE A PROGRAMME TO REVERSE THE PRINT </w:t>
      </w:r>
      <w:r w:rsidR="00D2690C" w:rsidRPr="00D2690C">
        <w:rPr>
          <w:color w:val="FF0000"/>
        </w:rPr>
        <w:t>GIVEN NUMBER .</w:t>
      </w:r>
    </w:p>
    <w:p w14:paraId="7D737622" w14:textId="77777777" w:rsidR="00B94EF3" w:rsidRPr="00B94EF3" w:rsidRDefault="00B94EF3" w:rsidP="00B94EF3">
      <w:r w:rsidRPr="00B94EF3">
        <w:t>import java.util.Scanner;</w:t>
      </w:r>
    </w:p>
    <w:p w14:paraId="5187FF52" w14:textId="77777777" w:rsidR="00B94EF3" w:rsidRPr="00B94EF3" w:rsidRDefault="00B94EF3" w:rsidP="00B94EF3">
      <w:r w:rsidRPr="00B94EF3">
        <w:t xml:space="preserve">           class reverse{</w:t>
      </w:r>
    </w:p>
    <w:p w14:paraId="695AC820" w14:textId="614F0D77" w:rsidR="00B94EF3" w:rsidRPr="00B94EF3" w:rsidRDefault="00B94EF3" w:rsidP="00B94EF3">
      <w:r w:rsidRPr="00B94EF3">
        <w:t xml:space="preserve">                         </w:t>
      </w:r>
      <w:r w:rsidRPr="00685879">
        <w:rPr>
          <w:color w:val="002060"/>
        </w:rPr>
        <w:t>public static void main</w:t>
      </w:r>
      <w:r w:rsidRPr="00515C17">
        <w:rPr>
          <w:color w:val="833C0B" w:themeColor="accent2" w:themeShade="80"/>
          <w:sz w:val="24"/>
        </w:rPr>
        <w:t>(String[]args)</w:t>
      </w:r>
      <w:r w:rsidRPr="00B94EF3">
        <w:t xml:space="preserve">   {</w:t>
      </w:r>
    </w:p>
    <w:p w14:paraId="5ABC5D93" w14:textId="77777777" w:rsidR="00B94EF3" w:rsidRPr="00B94EF3" w:rsidRDefault="00B94EF3" w:rsidP="00B94EF3">
      <w:r w:rsidRPr="00B94EF3">
        <w:t xml:space="preserve">                Scanner s=new Scanner(System.in);</w:t>
      </w:r>
    </w:p>
    <w:p w14:paraId="075EA41A" w14:textId="316580DA" w:rsidR="00B94EF3" w:rsidRPr="00B94EF3" w:rsidRDefault="00B94EF3" w:rsidP="00B94EF3">
      <w:r w:rsidRPr="00B94EF3">
        <w:t xml:space="preserve">                  </w:t>
      </w:r>
      <w:r w:rsidRPr="00685879">
        <w:rPr>
          <w:b/>
          <w:color w:val="3A0000"/>
        </w:rPr>
        <w:t>System.out.println</w:t>
      </w:r>
      <w:r w:rsidRPr="00B94EF3">
        <w:t>("enter a number");</w:t>
      </w:r>
    </w:p>
    <w:p w14:paraId="54CA28CD" w14:textId="77777777" w:rsidR="00B94EF3" w:rsidRPr="00B94EF3" w:rsidRDefault="00B94EF3" w:rsidP="00B94EF3">
      <w:r w:rsidRPr="00B94EF3">
        <w:t xml:space="preserve">                  int n=s.nextInt(),rev=0,res=n;</w:t>
      </w:r>
    </w:p>
    <w:p w14:paraId="6A8C1284" w14:textId="77777777" w:rsidR="00B94EF3" w:rsidRPr="00B94EF3" w:rsidRDefault="00B94EF3" w:rsidP="00B94EF3">
      <w:r w:rsidRPr="00B94EF3">
        <w:t xml:space="preserve">      while(n&gt;0){</w:t>
      </w:r>
    </w:p>
    <w:p w14:paraId="1AAF4E30" w14:textId="77777777" w:rsidR="00B94EF3" w:rsidRPr="00B94EF3" w:rsidRDefault="00B94EF3" w:rsidP="00B94EF3">
      <w:r w:rsidRPr="00B94EF3">
        <w:t xml:space="preserve">                int last=n%10;</w:t>
      </w:r>
    </w:p>
    <w:p w14:paraId="5257410E" w14:textId="77777777" w:rsidR="00B94EF3" w:rsidRPr="00B94EF3" w:rsidRDefault="00B94EF3" w:rsidP="00B94EF3">
      <w:r w:rsidRPr="00B94EF3">
        <w:t xml:space="preserve">                rev=(rev*10)+last ;</w:t>
      </w:r>
    </w:p>
    <w:p w14:paraId="7867AA12" w14:textId="77777777" w:rsidR="00B94EF3" w:rsidRPr="00B94EF3" w:rsidRDefault="00B94EF3" w:rsidP="00B94EF3">
      <w:r w:rsidRPr="00B94EF3">
        <w:t xml:space="preserve">                 n=n/10;   }</w:t>
      </w:r>
    </w:p>
    <w:p w14:paraId="3BF47BA3" w14:textId="74BAB99C" w:rsidR="00B94EF3" w:rsidRPr="00B94EF3" w:rsidRDefault="00B94EF3" w:rsidP="00B94EF3">
      <w:r w:rsidRPr="00B94EF3">
        <w:t xml:space="preserve">             </w:t>
      </w:r>
      <w:r w:rsidRPr="00685879">
        <w:rPr>
          <w:b/>
          <w:color w:val="3A0000"/>
        </w:rPr>
        <w:t>System.out.println</w:t>
      </w:r>
      <w:r w:rsidRPr="00B94EF3">
        <w:t>(res+"reversed to :"+rev); }</w:t>
      </w:r>
    </w:p>
    <w:p w14:paraId="2D37E2E0" w14:textId="77777777" w:rsidR="00B94EF3" w:rsidRDefault="00B94EF3" w:rsidP="00B94EF3">
      <w:r w:rsidRPr="00B94EF3">
        <w:t xml:space="preserve">                     }</w:t>
      </w:r>
    </w:p>
    <w:p w14:paraId="3E0E2720" w14:textId="583B4DA4" w:rsidR="00B94EF3" w:rsidRDefault="00B94EF3" w:rsidP="00B94EF3">
      <w:pPr>
        <w:rPr>
          <w:color w:val="FF0000"/>
        </w:rPr>
      </w:pPr>
      <w:r w:rsidRPr="00C90689">
        <w:rPr>
          <w:color w:val="FF0000"/>
        </w:rPr>
        <w:t xml:space="preserve">2 </w:t>
      </w:r>
      <w:r w:rsidR="00C003A7" w:rsidRPr="00C90689">
        <w:rPr>
          <w:color w:val="FF0000"/>
        </w:rPr>
        <w:t xml:space="preserve">WRITE A PROGRAMME TO CHECK WHETHER THE GIVEN NUMBER IS PALINDROME NUMBER </w:t>
      </w:r>
      <w:r w:rsidR="00C90689" w:rsidRPr="00C90689">
        <w:rPr>
          <w:color w:val="FF0000"/>
        </w:rPr>
        <w:t>OR NOT PRINT WITH SUITABLE MESSAGE.</w:t>
      </w:r>
    </w:p>
    <w:p w14:paraId="058A2929" w14:textId="77777777" w:rsidR="00FE1490" w:rsidRPr="00FE1490" w:rsidRDefault="00FE1490" w:rsidP="00FE1490">
      <w:r w:rsidRPr="00FE1490">
        <w:t>import java.util.Scanner;</w:t>
      </w:r>
    </w:p>
    <w:p w14:paraId="2059C77D" w14:textId="77777777" w:rsidR="00FE1490" w:rsidRPr="00FE1490" w:rsidRDefault="00FE1490" w:rsidP="00FE1490">
      <w:r w:rsidRPr="00FE1490">
        <w:t xml:space="preserve">          class revpal{</w:t>
      </w:r>
    </w:p>
    <w:p w14:paraId="2F46C5BA" w14:textId="7B157DFB" w:rsidR="00FE1490" w:rsidRPr="00FE1490" w:rsidRDefault="00FE1490" w:rsidP="00FE1490">
      <w:r w:rsidRPr="00FE1490">
        <w:t xml:space="preserve">                        </w:t>
      </w:r>
      <w:r w:rsidRPr="00685879">
        <w:rPr>
          <w:color w:val="002060"/>
        </w:rPr>
        <w:t>public static void main</w:t>
      </w:r>
      <w:r w:rsidRPr="00FE1490">
        <w:t xml:space="preserve"> (String [] args)   {</w:t>
      </w:r>
    </w:p>
    <w:p w14:paraId="491C36B4" w14:textId="77777777" w:rsidR="00FE1490" w:rsidRPr="00FE1490" w:rsidRDefault="00FE1490" w:rsidP="00FE1490">
      <w:r w:rsidRPr="00FE1490">
        <w:t xml:space="preserve">                            Scanner s=new Scanner(System.in);</w:t>
      </w:r>
    </w:p>
    <w:p w14:paraId="5A6B71D4" w14:textId="66260080" w:rsidR="00FE1490" w:rsidRPr="00FE1490" w:rsidRDefault="00FE1490" w:rsidP="00FE1490">
      <w:r w:rsidRPr="00FE1490">
        <w:t xml:space="preserve">                              </w:t>
      </w:r>
      <w:r w:rsidRPr="00685879">
        <w:rPr>
          <w:b/>
          <w:color w:val="3A0000"/>
        </w:rPr>
        <w:t>System.out.println</w:t>
      </w:r>
      <w:r w:rsidRPr="00FE1490">
        <w:t>("enter a number");</w:t>
      </w:r>
    </w:p>
    <w:p w14:paraId="66FAB512" w14:textId="77777777" w:rsidR="00FE1490" w:rsidRPr="00FE1490" w:rsidRDefault="00FE1490" w:rsidP="00FE1490">
      <w:r w:rsidRPr="00FE1490">
        <w:t xml:space="preserve">                   int n=s.nextInt(),rev=0,res=n;</w:t>
      </w:r>
    </w:p>
    <w:p w14:paraId="3B015253" w14:textId="77777777" w:rsidR="00FE1490" w:rsidRPr="00FE1490" w:rsidRDefault="00FE1490" w:rsidP="00FE1490">
      <w:r w:rsidRPr="00FE1490">
        <w:t xml:space="preserve">               while(n&gt;0){</w:t>
      </w:r>
    </w:p>
    <w:p w14:paraId="3CC00B60" w14:textId="77777777" w:rsidR="00FE1490" w:rsidRPr="00FE1490" w:rsidRDefault="00FE1490" w:rsidP="00FE1490">
      <w:r w:rsidRPr="00FE1490">
        <w:t xml:space="preserve">                           int last=n%10;</w:t>
      </w:r>
    </w:p>
    <w:p w14:paraId="2E8137D2" w14:textId="77777777" w:rsidR="00FE1490" w:rsidRPr="00FE1490" w:rsidRDefault="00FE1490" w:rsidP="00FE1490">
      <w:r w:rsidRPr="00FE1490">
        <w:t xml:space="preserve">                            rev=(rev*10)+last;</w:t>
      </w:r>
    </w:p>
    <w:p w14:paraId="2E4733E1" w14:textId="77777777" w:rsidR="00FE1490" w:rsidRPr="00FE1490" w:rsidRDefault="00FE1490" w:rsidP="00FE1490">
      <w:r w:rsidRPr="00FE1490">
        <w:t xml:space="preserve">                           n=n/10;  }</w:t>
      </w:r>
    </w:p>
    <w:p w14:paraId="7C9E083D" w14:textId="77777777" w:rsidR="00FE1490" w:rsidRPr="00FE1490" w:rsidRDefault="00FE1490" w:rsidP="00FE1490">
      <w:r w:rsidRPr="00FE1490">
        <w:t xml:space="preserve">                       if (res==rev)</w:t>
      </w:r>
    </w:p>
    <w:p w14:paraId="77017B4D" w14:textId="77777777" w:rsidR="00926A39" w:rsidRDefault="00926A39" w:rsidP="00FE1490"/>
    <w:p w14:paraId="55AF13A1" w14:textId="79B1588A" w:rsidR="00FE1490" w:rsidRPr="00FE1490" w:rsidRDefault="00FE1490" w:rsidP="00FE1490">
      <w:r w:rsidRPr="00FE1490">
        <w:t xml:space="preserve">                            </w:t>
      </w:r>
      <w:r w:rsidRPr="00685879">
        <w:rPr>
          <w:b/>
          <w:color w:val="3A0000"/>
        </w:rPr>
        <w:t>System.out.println</w:t>
      </w:r>
      <w:r w:rsidRPr="00FE1490">
        <w:t>(res+"is palindrome");</w:t>
      </w:r>
    </w:p>
    <w:p w14:paraId="3890F0EA" w14:textId="77777777" w:rsidR="00FE1490" w:rsidRPr="00FE1490" w:rsidRDefault="00FE1490" w:rsidP="00FE1490">
      <w:r w:rsidRPr="00FE1490">
        <w:t xml:space="preserve">                         else</w:t>
      </w:r>
    </w:p>
    <w:p w14:paraId="2B770A4A" w14:textId="18CA5E22" w:rsidR="00FE1490" w:rsidRPr="00FE1490" w:rsidRDefault="00FE1490" w:rsidP="00FE1490">
      <w:r w:rsidRPr="00FE1490">
        <w:t xml:space="preserve">                             </w:t>
      </w:r>
      <w:r w:rsidRPr="00685879">
        <w:rPr>
          <w:b/>
          <w:color w:val="3A0000"/>
        </w:rPr>
        <w:t>System.out.println</w:t>
      </w:r>
      <w:r w:rsidRPr="00FE1490">
        <w:t>(res+"is not palindrome");  }</w:t>
      </w:r>
    </w:p>
    <w:p w14:paraId="10D28517" w14:textId="6DF61E4F" w:rsidR="00FE1490" w:rsidRDefault="00FE1490" w:rsidP="00FE1490">
      <w:r w:rsidRPr="00FE1490">
        <w:t xml:space="preserve">                        }</w:t>
      </w:r>
      <w:r w:rsidR="006D06AE">
        <w:t xml:space="preserve"> </w:t>
      </w:r>
    </w:p>
    <w:p w14:paraId="0CE737EA" w14:textId="1AC69AC5" w:rsidR="006D06AE" w:rsidRDefault="006D06AE" w:rsidP="006D06AE">
      <w:pPr>
        <w:pStyle w:val="Heading2"/>
      </w:pPr>
      <w:r>
        <w:t xml:space="preserve">                                              Or</w:t>
      </w:r>
    </w:p>
    <w:p w14:paraId="204135A8" w14:textId="152342C9" w:rsidR="006D06AE" w:rsidRDefault="006D06AE" w:rsidP="006D06AE">
      <w:r>
        <w:t xml:space="preserve"> </w:t>
      </w:r>
      <w:r w:rsidRPr="00685879">
        <w:rPr>
          <w:b/>
          <w:color w:val="3A0000"/>
        </w:rPr>
        <w:t>System.out.println</w:t>
      </w:r>
      <w:r>
        <w:t>(</w:t>
      </w:r>
      <w:r w:rsidR="00824241">
        <w:t>res==rev?res+”is polindrom</w:t>
      </w:r>
      <w:r w:rsidR="00FE46E3">
        <w:t>”; res+”is not palindrom”);</w:t>
      </w:r>
    </w:p>
    <w:p w14:paraId="34EB776F" w14:textId="77777777" w:rsidR="00D15F4A" w:rsidRDefault="00D15F4A" w:rsidP="006D06AE"/>
    <w:p w14:paraId="7ECD7BE1" w14:textId="723B0624" w:rsidR="00D15F4A" w:rsidRDefault="00D15F4A" w:rsidP="00E64EA6">
      <w:pPr>
        <w:pStyle w:val="Heading2"/>
      </w:pPr>
      <w:r>
        <w:t>Factorial / perfect divi</w:t>
      </w:r>
      <w:r w:rsidR="00E64EA6">
        <w:t>sers=</w:t>
      </w:r>
    </w:p>
    <w:p w14:paraId="1A26FDAB" w14:textId="00D04F78" w:rsidR="00286FF3" w:rsidRPr="00286FF3" w:rsidRDefault="00286FF3" w:rsidP="00286FF3">
      <w:r>
        <w:t xml:space="preserve"> WHICH NUMBER CAN DIVIDE AND GET REMINDER AS 0.</w:t>
      </w:r>
    </w:p>
    <w:p w14:paraId="3A061BC4" w14:textId="1D18A85F" w:rsidR="00F9443F" w:rsidRDefault="00F9443F" w:rsidP="00F9443F">
      <w:pPr>
        <w:rPr>
          <w:color w:val="FF0000"/>
        </w:rPr>
      </w:pPr>
      <w:r w:rsidRPr="0045161D">
        <w:rPr>
          <w:color w:val="FF0000"/>
        </w:rPr>
        <w:t xml:space="preserve">1 WRITE A PROGRAMME TO PRINT </w:t>
      </w:r>
      <w:r w:rsidR="00F63278" w:rsidRPr="0045161D">
        <w:rPr>
          <w:color w:val="FF0000"/>
        </w:rPr>
        <w:t>FACTORS OR PERFECT DIVISERS OF A GIVEN NUMBER</w:t>
      </w:r>
      <w:r w:rsidR="0045161D" w:rsidRPr="0045161D">
        <w:rPr>
          <w:color w:val="FF0000"/>
        </w:rPr>
        <w:t>.</w:t>
      </w:r>
    </w:p>
    <w:p w14:paraId="55497EC6" w14:textId="77777777" w:rsidR="0045161D" w:rsidRPr="0045161D" w:rsidRDefault="0045161D" w:rsidP="0045161D">
      <w:pPr>
        <w:pStyle w:val="NoSpacing"/>
      </w:pPr>
      <w:r w:rsidRPr="0045161D">
        <w:t>import java.util.Scanner;</w:t>
      </w:r>
    </w:p>
    <w:p w14:paraId="7F916012" w14:textId="77777777" w:rsidR="0045161D" w:rsidRPr="0045161D" w:rsidRDefault="0045161D" w:rsidP="0045161D">
      <w:pPr>
        <w:pStyle w:val="NoSpacing"/>
      </w:pPr>
      <w:r w:rsidRPr="0045161D">
        <w:t xml:space="preserve">              class factdiv{</w:t>
      </w:r>
    </w:p>
    <w:p w14:paraId="071F9332" w14:textId="44F1CA55" w:rsidR="0045161D" w:rsidRPr="0045161D" w:rsidRDefault="0045161D" w:rsidP="0045161D">
      <w:pPr>
        <w:pStyle w:val="NoSpacing"/>
      </w:pPr>
      <w:r w:rsidRPr="0045161D">
        <w:t xml:space="preserve">                              </w:t>
      </w:r>
      <w:r w:rsidRPr="00685879">
        <w:rPr>
          <w:color w:val="002060"/>
        </w:rPr>
        <w:t>public static void main</w:t>
      </w:r>
      <w:r w:rsidRPr="00515C17">
        <w:rPr>
          <w:color w:val="833C0B" w:themeColor="accent2" w:themeShade="80"/>
          <w:sz w:val="24"/>
        </w:rPr>
        <w:t>(String[]args)</w:t>
      </w:r>
      <w:r w:rsidRPr="0045161D">
        <w:t xml:space="preserve">  {</w:t>
      </w:r>
    </w:p>
    <w:p w14:paraId="615E93FE" w14:textId="77777777" w:rsidR="0045161D" w:rsidRPr="0045161D" w:rsidRDefault="0045161D" w:rsidP="0045161D">
      <w:pPr>
        <w:pStyle w:val="NoSpacing"/>
      </w:pPr>
      <w:r w:rsidRPr="0045161D">
        <w:t xml:space="preserve">                                 Scanner s=new Scanner(System.in);</w:t>
      </w:r>
    </w:p>
    <w:p w14:paraId="04606546" w14:textId="349EC629" w:rsidR="0045161D" w:rsidRPr="0045161D" w:rsidRDefault="0045161D" w:rsidP="0045161D">
      <w:pPr>
        <w:pStyle w:val="NoSpacing"/>
      </w:pPr>
      <w:r w:rsidRPr="0045161D">
        <w:t xml:space="preserve">                                 </w:t>
      </w:r>
      <w:r w:rsidRPr="00685879">
        <w:rPr>
          <w:b/>
          <w:color w:val="3A0000"/>
        </w:rPr>
        <w:t>System.out.println</w:t>
      </w:r>
      <w:r w:rsidRPr="0045161D">
        <w:t>("enter a number");</w:t>
      </w:r>
    </w:p>
    <w:p w14:paraId="0119D46C" w14:textId="77777777" w:rsidR="0045161D" w:rsidRPr="0045161D" w:rsidRDefault="0045161D" w:rsidP="0045161D">
      <w:pPr>
        <w:pStyle w:val="NoSpacing"/>
      </w:pPr>
      <w:r w:rsidRPr="0045161D">
        <w:t xml:space="preserve">                               int n=s.nextInt();</w:t>
      </w:r>
    </w:p>
    <w:p w14:paraId="56F6EA3B" w14:textId="77777777" w:rsidR="0045161D" w:rsidRPr="0045161D" w:rsidRDefault="0045161D" w:rsidP="0045161D">
      <w:pPr>
        <w:pStyle w:val="NoSpacing"/>
      </w:pPr>
      <w:r w:rsidRPr="0045161D">
        <w:t xml:space="preserve">                       for (int f=1;f&lt;=n;f++)</w:t>
      </w:r>
    </w:p>
    <w:p w14:paraId="5984BFB6" w14:textId="77777777" w:rsidR="0045161D" w:rsidRPr="0045161D" w:rsidRDefault="0045161D" w:rsidP="0045161D">
      <w:pPr>
        <w:pStyle w:val="NoSpacing"/>
      </w:pPr>
      <w:r w:rsidRPr="0045161D">
        <w:t xml:space="preserve">                        {</w:t>
      </w:r>
    </w:p>
    <w:p w14:paraId="54BB8C19" w14:textId="77777777" w:rsidR="0045161D" w:rsidRPr="0045161D" w:rsidRDefault="0045161D" w:rsidP="0045161D">
      <w:pPr>
        <w:pStyle w:val="NoSpacing"/>
      </w:pPr>
      <w:r w:rsidRPr="0045161D">
        <w:t xml:space="preserve">                            if(n%f==0) {</w:t>
      </w:r>
    </w:p>
    <w:p w14:paraId="39FA72E6" w14:textId="058C5A9F" w:rsidR="0045161D" w:rsidRPr="0045161D" w:rsidRDefault="0045161D" w:rsidP="0045161D">
      <w:pPr>
        <w:pStyle w:val="NoSpacing"/>
      </w:pPr>
      <w:r w:rsidRPr="0045161D">
        <w:t xml:space="preserve">                                </w:t>
      </w:r>
      <w:r w:rsidRPr="00685879">
        <w:rPr>
          <w:b/>
          <w:color w:val="3A0000"/>
        </w:rPr>
        <w:t>System.out.println</w:t>
      </w:r>
      <w:r w:rsidRPr="0045161D">
        <w:t>(f);    }</w:t>
      </w:r>
    </w:p>
    <w:p w14:paraId="57C8375B" w14:textId="5816B6E6" w:rsidR="0045161D" w:rsidRDefault="0045161D" w:rsidP="0045161D">
      <w:pPr>
        <w:pStyle w:val="NoSpacing"/>
      </w:pPr>
      <w:r w:rsidRPr="0045161D">
        <w:t xml:space="preserve">                              }         }             }</w:t>
      </w:r>
    </w:p>
    <w:p w14:paraId="4213CA3A" w14:textId="77777777" w:rsidR="00C276B4" w:rsidRDefault="00C276B4" w:rsidP="0045161D">
      <w:pPr>
        <w:pStyle w:val="NoSpacing"/>
      </w:pPr>
    </w:p>
    <w:p w14:paraId="1EE89E16" w14:textId="23D3E422" w:rsidR="0045161D" w:rsidRDefault="00C276B4" w:rsidP="00C276B4">
      <w:pPr>
        <w:pStyle w:val="Heading2"/>
      </w:pPr>
      <w:r>
        <w:t>COUNT FACTORS=</w:t>
      </w:r>
    </w:p>
    <w:p w14:paraId="56250F98" w14:textId="348FDB1A" w:rsidR="00C276B4" w:rsidRDefault="00C276B4" w:rsidP="00C276B4">
      <w:pPr>
        <w:rPr>
          <w:color w:val="FF0000"/>
        </w:rPr>
      </w:pPr>
      <w:r w:rsidRPr="00FF1D34">
        <w:rPr>
          <w:color w:val="FF0000"/>
        </w:rPr>
        <w:t>1</w:t>
      </w:r>
      <w:r w:rsidR="00FF1D34" w:rsidRPr="00FF1D34">
        <w:rPr>
          <w:color w:val="FF0000"/>
        </w:rPr>
        <w:t xml:space="preserve"> WRITE A JAVA PROGAMME TO PRINT COUNT OF FACTORS OF GIVEN NUMBER. </w:t>
      </w:r>
    </w:p>
    <w:p w14:paraId="473B0575" w14:textId="77777777" w:rsidR="00FF1D34" w:rsidRPr="00FF1D34" w:rsidRDefault="00FF1D34" w:rsidP="000950E8">
      <w:pPr>
        <w:pStyle w:val="NoSpacing"/>
      </w:pPr>
    </w:p>
    <w:p w14:paraId="2163AFDF" w14:textId="77777777" w:rsidR="000950E8" w:rsidRDefault="000950E8" w:rsidP="000950E8">
      <w:pPr>
        <w:pStyle w:val="NoSpacing"/>
      </w:pPr>
      <w:r>
        <w:t>import java.util.Scanner;</w:t>
      </w:r>
    </w:p>
    <w:p w14:paraId="085ECFE9" w14:textId="77777777" w:rsidR="000950E8" w:rsidRDefault="000950E8" w:rsidP="000950E8">
      <w:pPr>
        <w:pStyle w:val="NoSpacing"/>
      </w:pPr>
      <w:r>
        <w:t xml:space="preserve">           class countfact {</w:t>
      </w:r>
    </w:p>
    <w:p w14:paraId="385AE594" w14:textId="77777777" w:rsidR="000950E8" w:rsidRDefault="000950E8" w:rsidP="000950E8">
      <w:pPr>
        <w:pStyle w:val="NoSpacing"/>
      </w:pPr>
      <w:r>
        <w:t xml:space="preserve">                            public static void  main (String [] args){</w:t>
      </w:r>
    </w:p>
    <w:p w14:paraId="122620A1" w14:textId="77777777" w:rsidR="000950E8" w:rsidRDefault="000950E8" w:rsidP="000950E8">
      <w:pPr>
        <w:pStyle w:val="NoSpacing"/>
      </w:pPr>
      <w:r>
        <w:t xml:space="preserve">                              Scanner s=new Scanner(System.in);</w:t>
      </w:r>
    </w:p>
    <w:p w14:paraId="5BBE8D5D" w14:textId="004F2A43" w:rsidR="000950E8" w:rsidRDefault="000950E8" w:rsidP="000950E8">
      <w:pPr>
        <w:pStyle w:val="NoSpacing"/>
      </w:pPr>
      <w:r>
        <w:t xml:space="preserve">                              </w:t>
      </w:r>
      <w:r w:rsidRPr="00685879">
        <w:rPr>
          <w:b/>
          <w:color w:val="3A0000"/>
        </w:rPr>
        <w:t>System.out.println</w:t>
      </w:r>
      <w:r>
        <w:t>("enter a number");</w:t>
      </w:r>
    </w:p>
    <w:p w14:paraId="38421090" w14:textId="77777777" w:rsidR="000950E8" w:rsidRDefault="000950E8" w:rsidP="000950E8">
      <w:pPr>
        <w:pStyle w:val="NoSpacing"/>
      </w:pPr>
      <w:r>
        <w:t xml:space="preserve">               int n=s.nextInt(),count=0;</w:t>
      </w:r>
    </w:p>
    <w:p w14:paraId="59822DBE" w14:textId="77777777" w:rsidR="000950E8" w:rsidRDefault="000950E8" w:rsidP="000950E8">
      <w:pPr>
        <w:pStyle w:val="NoSpacing"/>
      </w:pPr>
      <w:r>
        <w:t xml:space="preserve">                       for(int f=1;f&lt;=n;f++) {</w:t>
      </w:r>
    </w:p>
    <w:p w14:paraId="7221AC29" w14:textId="77777777" w:rsidR="000950E8" w:rsidRDefault="000950E8" w:rsidP="000950E8">
      <w:pPr>
        <w:pStyle w:val="NoSpacing"/>
      </w:pPr>
      <w:r>
        <w:t xml:space="preserve">                                       if (n%f==0){</w:t>
      </w:r>
    </w:p>
    <w:p w14:paraId="10D68E71" w14:textId="77777777" w:rsidR="000950E8" w:rsidRDefault="000950E8" w:rsidP="000950E8">
      <w:pPr>
        <w:pStyle w:val="NoSpacing"/>
      </w:pPr>
      <w:r>
        <w:t xml:space="preserve">                        count++;  }</w:t>
      </w:r>
    </w:p>
    <w:p w14:paraId="12234E1C" w14:textId="5930C064" w:rsidR="000950E8" w:rsidRDefault="000950E8" w:rsidP="000950E8">
      <w:pPr>
        <w:pStyle w:val="NoSpacing"/>
      </w:pPr>
      <w:r>
        <w:t xml:space="preserve">                            </w:t>
      </w:r>
      <w:r w:rsidRPr="00685879">
        <w:rPr>
          <w:b/>
          <w:color w:val="3A0000"/>
        </w:rPr>
        <w:t>System.out.println</w:t>
      </w:r>
      <w:r>
        <w:t>("count of factor is :"+count); }</w:t>
      </w:r>
    </w:p>
    <w:p w14:paraId="45DE26FE" w14:textId="6F783F77" w:rsidR="00C276B4" w:rsidRDefault="000950E8" w:rsidP="000950E8">
      <w:pPr>
        <w:pStyle w:val="NoSpacing"/>
      </w:pPr>
      <w:r>
        <w:t xml:space="preserve">                       }    }</w:t>
      </w:r>
    </w:p>
    <w:p w14:paraId="3A79C22C" w14:textId="77777777" w:rsidR="000950E8" w:rsidRDefault="000950E8" w:rsidP="000950E8">
      <w:pPr>
        <w:pStyle w:val="NoSpacing"/>
      </w:pPr>
    </w:p>
    <w:p w14:paraId="66E538D1" w14:textId="48E920BC" w:rsidR="00F25CCD" w:rsidRDefault="00F10719" w:rsidP="00F10719">
      <w:pPr>
        <w:pStyle w:val="Heading2"/>
      </w:pPr>
      <w:r>
        <w:t>PRIME NUMBER=</w:t>
      </w:r>
    </w:p>
    <w:p w14:paraId="4C14380D" w14:textId="7DD796CD" w:rsidR="00F10719" w:rsidRDefault="004B1033" w:rsidP="00F839AA">
      <w:pPr>
        <w:pStyle w:val="ListParagraph"/>
        <w:numPr>
          <w:ilvl w:val="0"/>
          <w:numId w:val="80"/>
        </w:numPr>
      </w:pPr>
      <w:r>
        <w:t>PRIME NUMBER IS WHICH DIVESABLE BY 1 OR ITSELEF</w:t>
      </w:r>
    </w:p>
    <w:p w14:paraId="5A4CD1BB" w14:textId="2D0825D5" w:rsidR="004B1033" w:rsidRDefault="004B1033" w:rsidP="00F839AA">
      <w:pPr>
        <w:pStyle w:val="ListParagraph"/>
        <w:numPr>
          <w:ilvl w:val="0"/>
          <w:numId w:val="80"/>
        </w:numPr>
      </w:pPr>
      <w:r>
        <w:t xml:space="preserve">EXAMPLE=   </w:t>
      </w:r>
      <w:r w:rsidR="00562819">
        <w:t>11=1 AND 11    1=1-3</w:t>
      </w:r>
    </w:p>
    <w:p w14:paraId="07F860CA" w14:textId="765BBE09" w:rsidR="00C90689" w:rsidRPr="009C6C16" w:rsidRDefault="005627F8" w:rsidP="009C6C16">
      <w:pPr>
        <w:rPr>
          <w:color w:val="FF0000"/>
        </w:rPr>
      </w:pPr>
      <w:r w:rsidRPr="00797F08">
        <w:rPr>
          <w:color w:val="FF0000"/>
        </w:rPr>
        <w:t xml:space="preserve">1 </w:t>
      </w:r>
      <w:r w:rsidR="00D954D9" w:rsidRPr="00797F08">
        <w:rPr>
          <w:color w:val="FF0000"/>
        </w:rPr>
        <w:t xml:space="preserve">WRITE PROGRAMME TO CHECK THE GIVEN NUMBER IS </w:t>
      </w:r>
      <w:r w:rsidR="00797F08" w:rsidRPr="00797F08">
        <w:rPr>
          <w:color w:val="FF0000"/>
        </w:rPr>
        <w:t>PRIME NUMBER OR NOT.</w:t>
      </w:r>
      <w:r w:rsidR="00FE1490" w:rsidRPr="00FE1490">
        <w:t xml:space="preserve">        </w:t>
      </w:r>
    </w:p>
    <w:p w14:paraId="7103E086" w14:textId="77777777" w:rsidR="009C6C16" w:rsidRDefault="00B94EF3" w:rsidP="009C6C16">
      <w:pPr>
        <w:pStyle w:val="NoSpacing"/>
      </w:pPr>
      <w:r w:rsidRPr="00C90689">
        <w:t xml:space="preserve">                </w:t>
      </w:r>
      <w:r w:rsidR="009C6C16">
        <w:t>import java.util.Scanner;</w:t>
      </w:r>
    </w:p>
    <w:p w14:paraId="3CC95962" w14:textId="77777777" w:rsidR="009C6C16" w:rsidRDefault="009C6C16" w:rsidP="009C6C16">
      <w:pPr>
        <w:pStyle w:val="NoSpacing"/>
      </w:pPr>
      <w:r>
        <w:t xml:space="preserve">            class primenumber {</w:t>
      </w:r>
    </w:p>
    <w:p w14:paraId="1376E33D" w14:textId="1810C646" w:rsidR="009C6C16" w:rsidRDefault="009C6C16" w:rsidP="009C6C16">
      <w:pPr>
        <w:pStyle w:val="NoSpacing"/>
      </w:pPr>
      <w:r>
        <w:t xml:space="preserve">                                   </w:t>
      </w:r>
      <w:r w:rsidRPr="00685879">
        <w:rPr>
          <w:color w:val="002060"/>
        </w:rPr>
        <w:t>public static void main</w:t>
      </w:r>
      <w:r>
        <w:t xml:space="preserve"> (String []args) {</w:t>
      </w:r>
    </w:p>
    <w:p w14:paraId="52F85E72" w14:textId="77777777" w:rsidR="009C6C16" w:rsidRDefault="009C6C16" w:rsidP="009C6C16">
      <w:pPr>
        <w:pStyle w:val="NoSpacing"/>
      </w:pPr>
      <w:r>
        <w:t xml:space="preserve">                       Scanner s=new Scanner (System.in);</w:t>
      </w:r>
    </w:p>
    <w:p w14:paraId="1D4C199A" w14:textId="5C2B7395" w:rsidR="009C6C16" w:rsidRDefault="009C6C16" w:rsidP="009C6C16">
      <w:pPr>
        <w:pStyle w:val="NoSpacing"/>
      </w:pPr>
      <w:r>
        <w:t xml:space="preserve">                       </w:t>
      </w:r>
      <w:r w:rsidRPr="00685879">
        <w:rPr>
          <w:b/>
          <w:color w:val="3A0000"/>
        </w:rPr>
        <w:t>System.out.println</w:t>
      </w:r>
      <w:r>
        <w:t>("enter a number");</w:t>
      </w:r>
    </w:p>
    <w:p w14:paraId="0B7EE8CA" w14:textId="77777777" w:rsidR="009C6C16" w:rsidRDefault="009C6C16" w:rsidP="009C6C16">
      <w:pPr>
        <w:pStyle w:val="NoSpacing"/>
      </w:pPr>
      <w:r>
        <w:t xml:space="preserve">                   int n=s.nextInt(),count=0;</w:t>
      </w:r>
    </w:p>
    <w:p w14:paraId="1EB53792" w14:textId="77777777" w:rsidR="009C6C16" w:rsidRDefault="009C6C16" w:rsidP="009C6C16">
      <w:pPr>
        <w:pStyle w:val="NoSpacing"/>
      </w:pPr>
      <w:r>
        <w:t xml:space="preserve">             for(int f=1;f&lt;=n;f++) {</w:t>
      </w:r>
    </w:p>
    <w:p w14:paraId="292199A2" w14:textId="77777777" w:rsidR="009C6C16" w:rsidRDefault="009C6C16" w:rsidP="009C6C16">
      <w:pPr>
        <w:pStyle w:val="NoSpacing"/>
      </w:pPr>
      <w:r>
        <w:t xml:space="preserve">                    if (n%f==0){</w:t>
      </w:r>
    </w:p>
    <w:p w14:paraId="090F9B2B" w14:textId="77777777" w:rsidR="009C6C16" w:rsidRDefault="009C6C16" w:rsidP="009C6C16">
      <w:pPr>
        <w:pStyle w:val="NoSpacing"/>
      </w:pPr>
      <w:r>
        <w:t xml:space="preserve">                       count++; }</w:t>
      </w:r>
    </w:p>
    <w:p w14:paraId="36C086C1" w14:textId="77777777" w:rsidR="009C6C16" w:rsidRDefault="009C6C16" w:rsidP="009C6C16">
      <w:pPr>
        <w:pStyle w:val="NoSpacing"/>
      </w:pPr>
      <w:r>
        <w:t xml:space="preserve">              }</w:t>
      </w:r>
    </w:p>
    <w:p w14:paraId="12FE748E" w14:textId="77777777" w:rsidR="009C6C16" w:rsidRDefault="009C6C16" w:rsidP="009C6C16">
      <w:pPr>
        <w:pStyle w:val="NoSpacing"/>
      </w:pPr>
      <w:r>
        <w:t xml:space="preserve">                    if (count==2)</w:t>
      </w:r>
    </w:p>
    <w:p w14:paraId="46CA2847" w14:textId="7220F7EE" w:rsidR="009C6C16" w:rsidRDefault="009C6C16" w:rsidP="009C6C16">
      <w:pPr>
        <w:pStyle w:val="NoSpacing"/>
      </w:pPr>
      <w:r>
        <w:t xml:space="preserve">                      </w:t>
      </w:r>
      <w:r w:rsidRPr="00685879">
        <w:rPr>
          <w:b/>
          <w:color w:val="3A0000"/>
        </w:rPr>
        <w:t>System.out.println</w:t>
      </w:r>
      <w:r>
        <w:t>(n+"is primooonumber");</w:t>
      </w:r>
    </w:p>
    <w:p w14:paraId="54780A94" w14:textId="77777777" w:rsidR="009C6C16" w:rsidRDefault="009C6C16" w:rsidP="009C6C16">
      <w:pPr>
        <w:pStyle w:val="NoSpacing"/>
      </w:pPr>
      <w:r>
        <w:t xml:space="preserve">               else</w:t>
      </w:r>
    </w:p>
    <w:p w14:paraId="1C3AA0FE" w14:textId="6FBD42F8" w:rsidR="009C6C16" w:rsidRDefault="009C6C16" w:rsidP="009C6C16">
      <w:pPr>
        <w:pStyle w:val="NoSpacing"/>
      </w:pPr>
      <w:r>
        <w:t xml:space="preserve">                     </w:t>
      </w:r>
      <w:r w:rsidRPr="00685879">
        <w:rPr>
          <w:b/>
          <w:color w:val="3A0000"/>
        </w:rPr>
        <w:t>System.out.println</w:t>
      </w:r>
      <w:r>
        <w:t>(n+"is not primooonumber"); }</w:t>
      </w:r>
    </w:p>
    <w:p w14:paraId="61F4B36E" w14:textId="103EDFDB" w:rsidR="00D2690C" w:rsidRPr="00C90689" w:rsidRDefault="009C6C16" w:rsidP="009C6C16">
      <w:pPr>
        <w:pStyle w:val="NoSpacing"/>
      </w:pPr>
      <w:r>
        <w:t xml:space="preserve">                        }          </w:t>
      </w:r>
    </w:p>
    <w:p w14:paraId="6472A4D3" w14:textId="77777777" w:rsidR="00D70057" w:rsidRDefault="00D70057" w:rsidP="000950E8">
      <w:pPr>
        <w:pStyle w:val="NoSpacing"/>
      </w:pPr>
    </w:p>
    <w:p w14:paraId="335A78DA" w14:textId="157624BC" w:rsidR="0059643A" w:rsidRPr="0059643A" w:rsidRDefault="00334F54" w:rsidP="000760E1">
      <w:pPr>
        <w:pStyle w:val="Heading2"/>
      </w:pPr>
      <w:r>
        <w:t>Sum factors=</w:t>
      </w:r>
    </w:p>
    <w:p w14:paraId="23038B7D" w14:textId="76164697" w:rsidR="00334F54" w:rsidRDefault="00334F54" w:rsidP="00334F54">
      <w:pPr>
        <w:rPr>
          <w:color w:val="FF0000"/>
        </w:rPr>
      </w:pPr>
      <w:r w:rsidRPr="00B24524">
        <w:rPr>
          <w:color w:val="FF0000"/>
        </w:rPr>
        <w:t xml:space="preserve">1 WRITE A PROGRAMME TO PRINT </w:t>
      </w:r>
      <w:r w:rsidR="00B24524" w:rsidRPr="00B24524">
        <w:rPr>
          <w:color w:val="FF0000"/>
        </w:rPr>
        <w:t>SUM OF FACTORS OF A GIVEN NUMBER.</w:t>
      </w:r>
    </w:p>
    <w:p w14:paraId="0A2AC1B3" w14:textId="77777777" w:rsidR="00060E58" w:rsidRPr="00060E58" w:rsidRDefault="00060E58" w:rsidP="00060E58">
      <w:pPr>
        <w:pStyle w:val="NoSpacing"/>
      </w:pPr>
      <w:r w:rsidRPr="00060E58">
        <w:t>import java.util.Scanner;</w:t>
      </w:r>
    </w:p>
    <w:p w14:paraId="2555956B" w14:textId="77777777" w:rsidR="00060E58" w:rsidRPr="00060E58" w:rsidRDefault="00060E58" w:rsidP="00060E58">
      <w:pPr>
        <w:pStyle w:val="NoSpacing"/>
      </w:pPr>
      <w:r w:rsidRPr="00060E58">
        <w:t xml:space="preserve">         class sumfact {</w:t>
      </w:r>
    </w:p>
    <w:p w14:paraId="5F51F5D9" w14:textId="66F86639" w:rsidR="00060E58" w:rsidRPr="00060E58" w:rsidRDefault="00060E58" w:rsidP="00060E58">
      <w:pPr>
        <w:pStyle w:val="NoSpacing"/>
      </w:pPr>
      <w:r w:rsidRPr="00060E58">
        <w:t xml:space="preserve">                         </w:t>
      </w:r>
      <w:r w:rsidRPr="00685879">
        <w:rPr>
          <w:color w:val="002060"/>
        </w:rPr>
        <w:t>public static void main</w:t>
      </w:r>
      <w:r w:rsidRPr="00060E58">
        <w:t>(String [] args) {</w:t>
      </w:r>
    </w:p>
    <w:p w14:paraId="665166B6" w14:textId="77777777" w:rsidR="00060E58" w:rsidRPr="00060E58" w:rsidRDefault="00060E58" w:rsidP="00060E58">
      <w:pPr>
        <w:pStyle w:val="NoSpacing"/>
      </w:pPr>
      <w:r w:rsidRPr="00060E58">
        <w:t xml:space="preserve">                  Scanner s=new Scanner (System.in);</w:t>
      </w:r>
    </w:p>
    <w:p w14:paraId="5BDE4F00" w14:textId="1F3FA79F" w:rsidR="00060E58" w:rsidRPr="00060E58" w:rsidRDefault="00060E58" w:rsidP="00060E58">
      <w:pPr>
        <w:pStyle w:val="NoSpacing"/>
      </w:pPr>
      <w:r w:rsidRPr="00060E58">
        <w:t xml:space="preserve">                  </w:t>
      </w:r>
      <w:r w:rsidRPr="00685879">
        <w:rPr>
          <w:b/>
          <w:color w:val="3A0000"/>
        </w:rPr>
        <w:t>System.out.println</w:t>
      </w:r>
      <w:r w:rsidRPr="00060E58">
        <w:t>("enter a number");</w:t>
      </w:r>
    </w:p>
    <w:p w14:paraId="7A8988A4" w14:textId="77777777" w:rsidR="00060E58" w:rsidRPr="00060E58" w:rsidRDefault="00060E58" w:rsidP="00060E58">
      <w:pPr>
        <w:pStyle w:val="NoSpacing"/>
      </w:pPr>
      <w:r w:rsidRPr="00060E58">
        <w:t xml:space="preserve">              int n=s.nextInt(),sum=0;</w:t>
      </w:r>
    </w:p>
    <w:p w14:paraId="094BED06" w14:textId="77777777" w:rsidR="00060E58" w:rsidRPr="00060E58" w:rsidRDefault="00060E58" w:rsidP="00060E58">
      <w:pPr>
        <w:pStyle w:val="NoSpacing"/>
      </w:pPr>
      <w:r w:rsidRPr="00060E58">
        <w:t xml:space="preserve">          for(int f=1;f&lt;=n;f++)   {</w:t>
      </w:r>
    </w:p>
    <w:p w14:paraId="40D0B2F5" w14:textId="77777777" w:rsidR="00060E58" w:rsidRPr="00060E58" w:rsidRDefault="00060E58" w:rsidP="00060E58">
      <w:pPr>
        <w:pStyle w:val="NoSpacing"/>
      </w:pPr>
      <w:r w:rsidRPr="00060E58">
        <w:t xml:space="preserve">                                   if (n%f==0)  {</w:t>
      </w:r>
    </w:p>
    <w:p w14:paraId="216E2830" w14:textId="77777777" w:rsidR="00060E58" w:rsidRPr="00060E58" w:rsidRDefault="00060E58" w:rsidP="00060E58">
      <w:pPr>
        <w:pStyle w:val="NoSpacing"/>
      </w:pPr>
      <w:r w:rsidRPr="00060E58">
        <w:t xml:space="preserve">                        sum=sum+f;</w:t>
      </w:r>
    </w:p>
    <w:p w14:paraId="1A088258" w14:textId="1589E9FC" w:rsidR="00060E58" w:rsidRPr="00060E58" w:rsidRDefault="00060E58" w:rsidP="00060E58">
      <w:pPr>
        <w:pStyle w:val="NoSpacing"/>
      </w:pPr>
      <w:r w:rsidRPr="00060E58">
        <w:t xml:space="preserve">                 }       </w:t>
      </w:r>
      <w:r>
        <w:t xml:space="preserve"> }</w:t>
      </w:r>
      <w:r w:rsidRPr="00060E58">
        <w:t xml:space="preserve">  </w:t>
      </w:r>
    </w:p>
    <w:p w14:paraId="537D39B1" w14:textId="056D6B88" w:rsidR="00060E58" w:rsidRPr="00060E58" w:rsidRDefault="00060E58" w:rsidP="00060E58">
      <w:pPr>
        <w:pStyle w:val="NoSpacing"/>
      </w:pPr>
      <w:r w:rsidRPr="00060E58">
        <w:t xml:space="preserve">                     </w:t>
      </w:r>
      <w:r w:rsidRPr="00685879">
        <w:rPr>
          <w:b/>
          <w:color w:val="3A0000"/>
        </w:rPr>
        <w:t>System.out.println</w:t>
      </w:r>
      <w:r w:rsidRPr="00060E58">
        <w:t>("sum of factors:"+sum); }</w:t>
      </w:r>
    </w:p>
    <w:p w14:paraId="782EC7B4" w14:textId="77777777" w:rsidR="000760E1" w:rsidRDefault="00060E58" w:rsidP="00060E58">
      <w:pPr>
        <w:pStyle w:val="NoSpacing"/>
      </w:pPr>
      <w:r w:rsidRPr="00060E58">
        <w:t xml:space="preserve">                  }       </w:t>
      </w:r>
    </w:p>
    <w:p w14:paraId="4B112493" w14:textId="77777777" w:rsidR="005F1D50" w:rsidRDefault="005F1D50" w:rsidP="00060E58">
      <w:pPr>
        <w:pStyle w:val="NoSpacing"/>
      </w:pPr>
    </w:p>
    <w:p w14:paraId="1B645857" w14:textId="2FFCC12F" w:rsidR="005F1D50" w:rsidRDefault="0051013B" w:rsidP="00C25B1D">
      <w:pPr>
        <w:pStyle w:val="Heading2"/>
      </w:pPr>
      <w:r>
        <w:t xml:space="preserve">PERFECT NUMBER </w:t>
      </w:r>
      <w:r w:rsidR="00C25B1D">
        <w:t>=</w:t>
      </w:r>
    </w:p>
    <w:p w14:paraId="0E596153" w14:textId="3DC5DAD3" w:rsidR="00060E58" w:rsidRDefault="000760E1" w:rsidP="00060E58">
      <w:pPr>
        <w:pStyle w:val="NoSpacing"/>
      </w:pPr>
      <w:r>
        <w:t xml:space="preserve">SUM OF FACTOR SHOULD BE LESS THAN THE NUMBER </w:t>
      </w:r>
      <w:r w:rsidR="005F1D50">
        <w:t>IS EQUAL TO NUMBER ITSELF</w:t>
      </w:r>
      <w:r w:rsidR="00060E58" w:rsidRPr="00060E58">
        <w:t xml:space="preserve"> </w:t>
      </w:r>
    </w:p>
    <w:p w14:paraId="24733FCD" w14:textId="76F582E6" w:rsidR="00B24524" w:rsidRDefault="00060E58" w:rsidP="00060E58">
      <w:pPr>
        <w:pStyle w:val="NoSpacing"/>
      </w:pPr>
      <w:r w:rsidRPr="00060E58">
        <w:t xml:space="preserve">      </w:t>
      </w:r>
      <w:r w:rsidR="0051013B">
        <w:t xml:space="preserve">( PERFECT  NUMBER WHICH CAN </w:t>
      </w:r>
      <w:r w:rsidR="00FE0E3C">
        <w:t>DIVISABLE BY OTHER THAN REQUIRED NUMBER))</w:t>
      </w:r>
    </w:p>
    <w:p w14:paraId="2C705591" w14:textId="3C5ACB59" w:rsidR="00FE0E3C" w:rsidRDefault="00FE0E3C" w:rsidP="00060E58">
      <w:pPr>
        <w:pStyle w:val="NoSpacing"/>
      </w:pPr>
      <w:r>
        <w:t xml:space="preserve"> EXAMPLE = </w:t>
      </w:r>
      <w:r w:rsidR="008E371C">
        <w:t xml:space="preserve"> 1+2+3=6        1+2+4+7+</w:t>
      </w:r>
      <w:r w:rsidR="00C25B1D">
        <w:t>14=     28 PERFECT NUMBER</w:t>
      </w:r>
    </w:p>
    <w:p w14:paraId="2C2F5FCF" w14:textId="77777777" w:rsidR="00C25B1D" w:rsidRDefault="00C25B1D" w:rsidP="00060E58">
      <w:pPr>
        <w:pStyle w:val="NoSpacing"/>
      </w:pPr>
    </w:p>
    <w:p w14:paraId="3010CAB9" w14:textId="0ADE84E7" w:rsidR="008546CD" w:rsidRDefault="008546CD" w:rsidP="00060E58">
      <w:pPr>
        <w:pStyle w:val="NoSpacing"/>
        <w:rPr>
          <w:color w:val="FF0000"/>
        </w:rPr>
      </w:pPr>
      <w:r w:rsidRPr="00266381">
        <w:rPr>
          <w:color w:val="FF0000"/>
        </w:rPr>
        <w:t xml:space="preserve">1 WRITE A PROGRMME TO CHECK WHETHER THE GIVEN NUMBER IS </w:t>
      </w:r>
      <w:r w:rsidR="00266381" w:rsidRPr="00266381">
        <w:rPr>
          <w:color w:val="FF0000"/>
        </w:rPr>
        <w:t>PERFECT NUMBER OR NOT PRINT WITH SUITABLE MESSAGE .</w:t>
      </w:r>
    </w:p>
    <w:p w14:paraId="5019C73B" w14:textId="77777777" w:rsidR="00266381" w:rsidRPr="00266381" w:rsidRDefault="00266381" w:rsidP="002D127D">
      <w:pPr>
        <w:pStyle w:val="NoSpacing"/>
      </w:pPr>
    </w:p>
    <w:p w14:paraId="25BFA8AF" w14:textId="77777777" w:rsidR="002D127D" w:rsidRPr="002D127D" w:rsidRDefault="002D127D" w:rsidP="002D127D">
      <w:pPr>
        <w:pStyle w:val="NoSpacing"/>
      </w:pPr>
      <w:r w:rsidRPr="002D127D">
        <w:t>import java.util.Scanner;</w:t>
      </w:r>
    </w:p>
    <w:p w14:paraId="44B70AA1" w14:textId="77777777" w:rsidR="002D127D" w:rsidRPr="002D127D" w:rsidRDefault="002D127D" w:rsidP="002D127D">
      <w:pPr>
        <w:pStyle w:val="NoSpacing"/>
      </w:pPr>
      <w:r w:rsidRPr="002D127D">
        <w:t xml:space="preserve">         class sumfact {</w:t>
      </w:r>
    </w:p>
    <w:p w14:paraId="3D1FA026" w14:textId="7A7EB831" w:rsidR="002D127D" w:rsidRPr="002D127D" w:rsidRDefault="002D127D" w:rsidP="002D127D">
      <w:pPr>
        <w:pStyle w:val="NoSpacing"/>
      </w:pPr>
      <w:r w:rsidRPr="002D127D">
        <w:t xml:space="preserve">                         </w:t>
      </w:r>
      <w:r w:rsidRPr="00685879">
        <w:rPr>
          <w:color w:val="002060"/>
        </w:rPr>
        <w:t>public static void main</w:t>
      </w:r>
      <w:r w:rsidRPr="002D127D">
        <w:t>(String [] args) {</w:t>
      </w:r>
    </w:p>
    <w:p w14:paraId="014FAD99" w14:textId="77777777" w:rsidR="002D127D" w:rsidRPr="002D127D" w:rsidRDefault="002D127D" w:rsidP="002D127D">
      <w:pPr>
        <w:pStyle w:val="NoSpacing"/>
      </w:pPr>
      <w:r w:rsidRPr="002D127D">
        <w:t xml:space="preserve">                  Scanner s=new Scanner (System.in);</w:t>
      </w:r>
    </w:p>
    <w:p w14:paraId="68C36740" w14:textId="3FC80EA0" w:rsidR="002D127D" w:rsidRPr="002D127D" w:rsidRDefault="002D127D" w:rsidP="002D127D">
      <w:pPr>
        <w:pStyle w:val="NoSpacing"/>
      </w:pPr>
      <w:r w:rsidRPr="002D127D">
        <w:t xml:space="preserve">                  </w:t>
      </w:r>
      <w:r w:rsidRPr="00685879">
        <w:rPr>
          <w:b/>
          <w:color w:val="3A0000"/>
        </w:rPr>
        <w:t>System.out.println</w:t>
      </w:r>
      <w:r w:rsidRPr="002D127D">
        <w:t>("enter a number");</w:t>
      </w:r>
    </w:p>
    <w:p w14:paraId="2B5CE396" w14:textId="77777777" w:rsidR="002D127D" w:rsidRPr="002D127D" w:rsidRDefault="002D127D" w:rsidP="002D127D">
      <w:pPr>
        <w:pStyle w:val="NoSpacing"/>
      </w:pPr>
      <w:r w:rsidRPr="002D127D">
        <w:t xml:space="preserve">              int n=s.nextInt(),sum=0;</w:t>
      </w:r>
    </w:p>
    <w:p w14:paraId="2593AE90" w14:textId="77777777" w:rsidR="002D127D" w:rsidRPr="002D127D" w:rsidRDefault="002D127D" w:rsidP="002D127D">
      <w:pPr>
        <w:pStyle w:val="NoSpacing"/>
        <w:rPr>
          <w:color w:val="C00000"/>
        </w:rPr>
      </w:pPr>
      <w:r w:rsidRPr="002D127D">
        <w:t xml:space="preserve">          for(int f=1;f&lt;=n;f++)   {</w:t>
      </w:r>
    </w:p>
    <w:p w14:paraId="2D9C7F37" w14:textId="77777777" w:rsidR="002D127D" w:rsidRPr="002D127D" w:rsidRDefault="002D127D" w:rsidP="002D127D">
      <w:pPr>
        <w:pStyle w:val="NoSpacing"/>
      </w:pPr>
      <w:r w:rsidRPr="002D127D">
        <w:t xml:space="preserve">                                   if (n%f==0)  {</w:t>
      </w:r>
    </w:p>
    <w:p w14:paraId="67C91D98" w14:textId="77777777" w:rsidR="002D127D" w:rsidRPr="002D127D" w:rsidRDefault="002D127D" w:rsidP="002D127D">
      <w:pPr>
        <w:pStyle w:val="NoSpacing"/>
      </w:pPr>
      <w:r w:rsidRPr="002D127D">
        <w:t xml:space="preserve">                        sum=sum+f;</w:t>
      </w:r>
    </w:p>
    <w:p w14:paraId="29814E66" w14:textId="77777777" w:rsidR="002D127D" w:rsidRPr="002D127D" w:rsidRDefault="002D127D" w:rsidP="002D127D">
      <w:pPr>
        <w:pStyle w:val="NoSpacing"/>
      </w:pPr>
      <w:r w:rsidRPr="002D127D">
        <w:t xml:space="preserve">                 }         </w:t>
      </w:r>
    </w:p>
    <w:p w14:paraId="60A97465" w14:textId="28924BCA" w:rsidR="002D127D" w:rsidRPr="002D127D" w:rsidRDefault="002D127D" w:rsidP="002D127D">
      <w:pPr>
        <w:pStyle w:val="NoSpacing"/>
      </w:pPr>
      <w:r w:rsidRPr="002D127D">
        <w:t xml:space="preserve">                     </w:t>
      </w:r>
      <w:r w:rsidRPr="00685879">
        <w:rPr>
          <w:b/>
          <w:color w:val="3A0000"/>
        </w:rPr>
        <w:t>System.out.println</w:t>
      </w:r>
      <w:r w:rsidRPr="002D127D">
        <w:t>("sum of factors:"+sum); }</w:t>
      </w:r>
    </w:p>
    <w:p w14:paraId="361325D7" w14:textId="5FE3429F" w:rsidR="00C25B1D" w:rsidRDefault="002D127D" w:rsidP="002D127D">
      <w:pPr>
        <w:pStyle w:val="NoSpacing"/>
      </w:pPr>
      <w:r w:rsidRPr="002D127D">
        <w:t xml:space="preserve">                  }              }</w:t>
      </w:r>
    </w:p>
    <w:p w14:paraId="016D4E1E" w14:textId="77777777" w:rsidR="00E43208" w:rsidRDefault="00E43208" w:rsidP="002D127D">
      <w:pPr>
        <w:pStyle w:val="NoSpacing"/>
      </w:pPr>
    </w:p>
    <w:p w14:paraId="032E4588" w14:textId="7F8A53B1" w:rsidR="00E43208" w:rsidRDefault="00E43208" w:rsidP="00E43208">
      <w:pPr>
        <w:pStyle w:val="Heading2"/>
        <w:rPr>
          <w:sz w:val="36"/>
          <w:szCs w:val="36"/>
        </w:rPr>
      </w:pPr>
      <w:r w:rsidRPr="00E43208">
        <w:rPr>
          <w:sz w:val="36"/>
          <w:szCs w:val="36"/>
        </w:rPr>
        <w:t>Power=</w:t>
      </w:r>
      <w:r>
        <w:rPr>
          <w:sz w:val="36"/>
          <w:szCs w:val="36"/>
        </w:rPr>
        <w:t xml:space="preserve"> </w:t>
      </w:r>
      <w:r w:rsidR="00B53FFA">
        <w:rPr>
          <w:sz w:val="36"/>
          <w:szCs w:val="36"/>
        </w:rPr>
        <w:t>2*2*2*1</w:t>
      </w:r>
    </w:p>
    <w:p w14:paraId="076CF22A" w14:textId="2B1C0265" w:rsidR="00B53FFA" w:rsidRPr="007C73E5" w:rsidRDefault="00B53FFA" w:rsidP="007C73E5">
      <w:pPr>
        <w:pStyle w:val="NoSpacing"/>
        <w:rPr>
          <w:color w:val="FF0000"/>
        </w:rPr>
      </w:pPr>
      <w:r w:rsidRPr="007C73E5">
        <w:rPr>
          <w:color w:val="FF0000"/>
        </w:rPr>
        <w:t xml:space="preserve"> 1 WRITE A PROGRAMME TO PRINT </w:t>
      </w:r>
      <w:r w:rsidR="0058792F" w:rsidRPr="007C73E5">
        <w:rPr>
          <w:color w:val="FF0000"/>
        </w:rPr>
        <w:t>PWER VALUE FOR BASE AND EXPONENT.</w:t>
      </w:r>
    </w:p>
    <w:p w14:paraId="0776B86C" w14:textId="77777777" w:rsidR="007C73E5" w:rsidRDefault="007C73E5" w:rsidP="007C73E5">
      <w:pPr>
        <w:pStyle w:val="NoSpacing"/>
      </w:pPr>
      <w:r>
        <w:t>import java.util.Scanner;</w:t>
      </w:r>
    </w:p>
    <w:p w14:paraId="708DB53D" w14:textId="77777777" w:rsidR="007C73E5" w:rsidRDefault="007C73E5" w:rsidP="007C73E5">
      <w:pPr>
        <w:pStyle w:val="NoSpacing"/>
      </w:pPr>
      <w:r>
        <w:t xml:space="preserve">           class power{</w:t>
      </w:r>
    </w:p>
    <w:p w14:paraId="076ED33C" w14:textId="7B0DDA24" w:rsidR="007C73E5" w:rsidRDefault="007C73E5" w:rsidP="007C73E5">
      <w:pPr>
        <w:pStyle w:val="NoSpacing"/>
      </w:pPr>
      <w:r>
        <w:t xml:space="preserve">                          </w:t>
      </w:r>
      <w:r w:rsidRPr="00685879">
        <w:rPr>
          <w:color w:val="002060"/>
        </w:rPr>
        <w:t>public static void main</w:t>
      </w:r>
      <w:r>
        <w:t xml:space="preserve"> (String [] args){</w:t>
      </w:r>
    </w:p>
    <w:p w14:paraId="41AA51D4" w14:textId="77777777" w:rsidR="007C73E5" w:rsidRDefault="007C73E5" w:rsidP="007C73E5">
      <w:pPr>
        <w:pStyle w:val="NoSpacing"/>
      </w:pPr>
      <w:r>
        <w:t xml:space="preserve">                                Scanner s=new Scanner(System.in);</w:t>
      </w:r>
    </w:p>
    <w:p w14:paraId="3E121239" w14:textId="30BB0C35" w:rsidR="007C73E5" w:rsidRDefault="007C73E5" w:rsidP="007C73E5">
      <w:pPr>
        <w:pStyle w:val="NoSpacing"/>
      </w:pPr>
      <w:r>
        <w:t xml:space="preserve">                                 </w:t>
      </w:r>
      <w:r w:rsidRPr="00685879">
        <w:rPr>
          <w:b/>
          <w:color w:val="3A0000"/>
        </w:rPr>
        <w:t>System.out.println</w:t>
      </w:r>
      <w:r>
        <w:t>("enter a number");</w:t>
      </w:r>
    </w:p>
    <w:p w14:paraId="5651F73D" w14:textId="77777777" w:rsidR="007C73E5" w:rsidRDefault="007C73E5" w:rsidP="007C73E5">
      <w:pPr>
        <w:pStyle w:val="NoSpacing"/>
      </w:pPr>
      <w:r>
        <w:t xml:space="preserve">                          int base=s.nextInt(),expo=s.nextInt(),pow=1;</w:t>
      </w:r>
    </w:p>
    <w:p w14:paraId="2186B388" w14:textId="77777777" w:rsidR="007C73E5" w:rsidRDefault="007C73E5" w:rsidP="007C73E5">
      <w:pPr>
        <w:pStyle w:val="NoSpacing"/>
      </w:pPr>
      <w:r>
        <w:t xml:space="preserve">                      for (int st=1;st&lt;=expo;st++)</w:t>
      </w:r>
    </w:p>
    <w:p w14:paraId="47A2301D" w14:textId="77777777" w:rsidR="007C73E5" w:rsidRDefault="007C73E5" w:rsidP="007C73E5">
      <w:pPr>
        <w:pStyle w:val="NoSpacing"/>
      </w:pPr>
      <w:r>
        <w:t xml:space="preserve">                         {</w:t>
      </w:r>
    </w:p>
    <w:p w14:paraId="341C9BDB" w14:textId="77777777" w:rsidR="007C73E5" w:rsidRDefault="007C73E5" w:rsidP="007C73E5">
      <w:pPr>
        <w:pStyle w:val="NoSpacing"/>
      </w:pPr>
      <w:r>
        <w:t xml:space="preserve">                            pow=pow*base ;</w:t>
      </w:r>
    </w:p>
    <w:p w14:paraId="4893F9CC" w14:textId="77777777" w:rsidR="007C73E5" w:rsidRDefault="007C73E5" w:rsidP="007C73E5">
      <w:pPr>
        <w:pStyle w:val="NoSpacing"/>
      </w:pPr>
      <w:r>
        <w:t xml:space="preserve">           }</w:t>
      </w:r>
    </w:p>
    <w:p w14:paraId="6FE2EDC2" w14:textId="5758CB4D" w:rsidR="007C73E5" w:rsidRDefault="007C73E5" w:rsidP="007C73E5">
      <w:pPr>
        <w:pStyle w:val="NoSpacing"/>
      </w:pPr>
      <w:r>
        <w:t xml:space="preserve">                       </w:t>
      </w:r>
      <w:r w:rsidRPr="00685879">
        <w:rPr>
          <w:b/>
          <w:color w:val="3A0000"/>
        </w:rPr>
        <w:t>System.out.println</w:t>
      </w:r>
      <w:r>
        <w:t>(base+"^"+expo+"is :"+pow) ;</w:t>
      </w:r>
    </w:p>
    <w:p w14:paraId="1CE116F9" w14:textId="3DC42A25" w:rsidR="0058792F" w:rsidRDefault="007C73E5" w:rsidP="007C73E5">
      <w:pPr>
        <w:pStyle w:val="NoSpacing"/>
      </w:pPr>
      <w:r>
        <w:t xml:space="preserve">                      }                      }</w:t>
      </w:r>
    </w:p>
    <w:p w14:paraId="235220FE" w14:textId="77777777" w:rsidR="00053EF3" w:rsidRDefault="00053EF3" w:rsidP="007C73E5">
      <w:pPr>
        <w:pStyle w:val="NoSpacing"/>
      </w:pPr>
    </w:p>
    <w:p w14:paraId="4387C456" w14:textId="7A4C6446" w:rsidR="00053EF3" w:rsidRDefault="00053EF3" w:rsidP="00053EF3">
      <w:pPr>
        <w:pStyle w:val="Heading2"/>
      </w:pPr>
      <w:r>
        <w:t>STRONG=</w:t>
      </w:r>
    </w:p>
    <w:p w14:paraId="30981199" w14:textId="277219F5" w:rsidR="00053EF3" w:rsidRDefault="00C20CAA" w:rsidP="00053EF3">
      <w:r>
        <w:t>SUM OF FACTORIAL  OF INDIVIDUAL DIGITS IS EQUAL==</w:t>
      </w:r>
      <w:r w:rsidR="00086F8B">
        <w:t>NUMBER ITSELF</w:t>
      </w:r>
    </w:p>
    <w:p w14:paraId="159F0B9D" w14:textId="44616A1D" w:rsidR="003F1C88" w:rsidRPr="00053EF3" w:rsidRDefault="00086F8B" w:rsidP="00053EF3">
      <w:r>
        <w:t xml:space="preserve">145    1!    4!    5!     </w:t>
      </w:r>
      <w:r w:rsidR="003F1C88">
        <w:t>1+24+120=145</w:t>
      </w:r>
    </w:p>
    <w:p w14:paraId="711BFF26" w14:textId="77777777" w:rsidR="0077700D" w:rsidRDefault="0077700D" w:rsidP="007C73E5">
      <w:pPr>
        <w:pStyle w:val="NoSpacing"/>
      </w:pPr>
    </w:p>
    <w:p w14:paraId="6F12670B" w14:textId="2D737E52" w:rsidR="0077700D" w:rsidRDefault="0077700D" w:rsidP="007C73E5">
      <w:pPr>
        <w:pStyle w:val="NoSpacing"/>
        <w:rPr>
          <w:color w:val="FF0000"/>
        </w:rPr>
      </w:pPr>
      <w:r w:rsidRPr="00053EF3">
        <w:rPr>
          <w:color w:val="FF0000"/>
        </w:rPr>
        <w:t xml:space="preserve">2 WRITE A PROGRAMME TO CHECK WEATHER THE GIVEN NUMBER </w:t>
      </w:r>
      <w:r w:rsidR="00053EF3" w:rsidRPr="00053EF3">
        <w:rPr>
          <w:color w:val="FF0000"/>
        </w:rPr>
        <w:t>IS STRONG NUMBER OR NOT</w:t>
      </w:r>
    </w:p>
    <w:p w14:paraId="0C580ED2" w14:textId="77777777" w:rsidR="00D578D1" w:rsidRPr="00D578D1" w:rsidRDefault="00D578D1" w:rsidP="00D578D1">
      <w:pPr>
        <w:pStyle w:val="NoSpacing"/>
      </w:pPr>
      <w:r w:rsidRPr="00D578D1">
        <w:t>class strong{</w:t>
      </w:r>
    </w:p>
    <w:p w14:paraId="293D4A9C" w14:textId="271B3390" w:rsidR="00D578D1" w:rsidRPr="00D578D1" w:rsidRDefault="00D578D1" w:rsidP="00D578D1">
      <w:pPr>
        <w:pStyle w:val="NoSpacing"/>
      </w:pPr>
      <w:r w:rsidRPr="00D578D1">
        <w:t xml:space="preserve">             </w:t>
      </w:r>
      <w:r w:rsidRPr="00685879">
        <w:rPr>
          <w:color w:val="002060"/>
        </w:rPr>
        <w:t>public static void main</w:t>
      </w:r>
      <w:r w:rsidRPr="00D578D1">
        <w:t xml:space="preserve"> (String [] args)</w:t>
      </w:r>
    </w:p>
    <w:p w14:paraId="2F63FE9E" w14:textId="77777777" w:rsidR="00D578D1" w:rsidRPr="00D578D1" w:rsidRDefault="00D578D1" w:rsidP="00D578D1">
      <w:pPr>
        <w:pStyle w:val="NoSpacing"/>
      </w:pPr>
      <w:r w:rsidRPr="00D578D1">
        <w:t xml:space="preserve">                                {</w:t>
      </w:r>
    </w:p>
    <w:p w14:paraId="2A2BB2DD" w14:textId="77777777" w:rsidR="00D578D1" w:rsidRPr="00D578D1" w:rsidRDefault="00D578D1" w:rsidP="00D578D1">
      <w:pPr>
        <w:pStyle w:val="NoSpacing"/>
      </w:pPr>
      <w:r w:rsidRPr="00D578D1">
        <w:t xml:space="preserve">                       int n=145,sum=0,temp=n;</w:t>
      </w:r>
    </w:p>
    <w:p w14:paraId="69799C5A" w14:textId="77777777" w:rsidR="00D578D1" w:rsidRPr="00D578D1" w:rsidRDefault="00D578D1" w:rsidP="00D578D1">
      <w:pPr>
        <w:pStyle w:val="NoSpacing"/>
      </w:pPr>
      <w:r w:rsidRPr="00D578D1">
        <w:t xml:space="preserve">               while(n&gt;0){</w:t>
      </w:r>
    </w:p>
    <w:p w14:paraId="79702140" w14:textId="77777777" w:rsidR="00D578D1" w:rsidRPr="00D578D1" w:rsidRDefault="00D578D1" w:rsidP="00D578D1">
      <w:pPr>
        <w:pStyle w:val="NoSpacing"/>
      </w:pPr>
      <w:r w:rsidRPr="00D578D1">
        <w:t xml:space="preserve">                          int last=n%10;</w:t>
      </w:r>
    </w:p>
    <w:p w14:paraId="5DB89E6B" w14:textId="77777777" w:rsidR="00D578D1" w:rsidRPr="00D578D1" w:rsidRDefault="00D578D1" w:rsidP="00D578D1">
      <w:pPr>
        <w:pStyle w:val="NoSpacing"/>
      </w:pPr>
      <w:r w:rsidRPr="00D578D1">
        <w:t xml:space="preserve">                           int fact=1;</w:t>
      </w:r>
    </w:p>
    <w:p w14:paraId="0EA2469E" w14:textId="77777777" w:rsidR="00D578D1" w:rsidRPr="00D578D1" w:rsidRDefault="00D578D1" w:rsidP="00D578D1">
      <w:pPr>
        <w:pStyle w:val="NoSpacing"/>
      </w:pPr>
      <w:r w:rsidRPr="00D578D1">
        <w:t xml:space="preserve">                     for(int s=2;s&lt;=last;s++) {</w:t>
      </w:r>
    </w:p>
    <w:p w14:paraId="027BC36A" w14:textId="77777777" w:rsidR="00D578D1" w:rsidRPr="00D578D1" w:rsidRDefault="00D578D1" w:rsidP="00D578D1">
      <w:pPr>
        <w:pStyle w:val="NoSpacing"/>
      </w:pPr>
      <w:r w:rsidRPr="00D578D1">
        <w:t xml:space="preserve">                   fact =fact*s; }</w:t>
      </w:r>
    </w:p>
    <w:p w14:paraId="61046CD5" w14:textId="77777777" w:rsidR="00D578D1" w:rsidRPr="00D578D1" w:rsidRDefault="00D578D1" w:rsidP="00D578D1">
      <w:pPr>
        <w:pStyle w:val="NoSpacing"/>
      </w:pPr>
      <w:r w:rsidRPr="00D578D1">
        <w:t xml:space="preserve">                        sum=sum+fact;</w:t>
      </w:r>
    </w:p>
    <w:p w14:paraId="01D0117C" w14:textId="77777777" w:rsidR="00D578D1" w:rsidRPr="00D578D1" w:rsidRDefault="00D578D1" w:rsidP="00D578D1">
      <w:pPr>
        <w:pStyle w:val="NoSpacing"/>
      </w:pPr>
      <w:r w:rsidRPr="00D578D1">
        <w:t xml:space="preserve">                           n/=10;}</w:t>
      </w:r>
    </w:p>
    <w:p w14:paraId="263B6DF5" w14:textId="2CD12EE3" w:rsidR="00D578D1" w:rsidRPr="00D578D1" w:rsidRDefault="00D578D1" w:rsidP="00D578D1">
      <w:pPr>
        <w:pStyle w:val="NoSpacing"/>
      </w:pPr>
      <w:r w:rsidRPr="00D578D1">
        <w:t xml:space="preserve">        </w:t>
      </w:r>
      <w:r w:rsidRPr="00685879">
        <w:rPr>
          <w:b/>
          <w:color w:val="3A0000"/>
        </w:rPr>
        <w:t>System.out.println</w:t>
      </w:r>
      <w:r w:rsidRPr="00D578D1">
        <w:t>(temp==sum?temp+"is strong":temp+"is not" ); }</w:t>
      </w:r>
    </w:p>
    <w:p w14:paraId="313984E4" w14:textId="50F6146A" w:rsidR="003F1C88" w:rsidRDefault="00D578D1" w:rsidP="00D578D1">
      <w:pPr>
        <w:pStyle w:val="NoSpacing"/>
      </w:pPr>
      <w:r w:rsidRPr="00D578D1">
        <w:t xml:space="preserve">                         }</w:t>
      </w:r>
    </w:p>
    <w:p w14:paraId="4F862F6B" w14:textId="00CF156F" w:rsidR="00D578D1" w:rsidRDefault="00E137BE" w:rsidP="00E137BE">
      <w:pPr>
        <w:pStyle w:val="Heading2"/>
      </w:pPr>
      <w:r>
        <w:t>ARMSTRONG NUMBER=</w:t>
      </w:r>
    </w:p>
    <w:p w14:paraId="67D2DF6C" w14:textId="61FE70F2" w:rsidR="00E137BE" w:rsidRDefault="004F0957" w:rsidP="00E137BE">
      <w:r>
        <w:t xml:space="preserve">AN NUMBER SET TO BE ARMSTRONG IF SUM OF INDIVIDUAL </w:t>
      </w:r>
      <w:r w:rsidR="00220929">
        <w:t xml:space="preserve">DIGITS RAISE TO THE POWER OF TOTAL NUMBER OF DIGITS </w:t>
      </w:r>
      <w:r w:rsidR="00A543E7">
        <w:t>IS EQUAL TO THE NUMBER ITSELF</w:t>
      </w:r>
    </w:p>
    <w:p w14:paraId="234BCE2E" w14:textId="13502697" w:rsidR="00A543E7" w:rsidRDefault="00A543E7" w:rsidP="00E137BE">
      <w:r>
        <w:t xml:space="preserve"> 153      1^3    </w:t>
      </w:r>
      <w:r w:rsidR="0062107A">
        <w:t>5^3    3^3    1+125+27=153</w:t>
      </w:r>
    </w:p>
    <w:p w14:paraId="671D94A2" w14:textId="3CA5FE51" w:rsidR="0062107A" w:rsidRDefault="001E3146" w:rsidP="001E3146">
      <w:pPr>
        <w:pStyle w:val="Heading2"/>
      </w:pPr>
      <w:r>
        <w:t>DISARIUM=</w:t>
      </w:r>
    </w:p>
    <w:p w14:paraId="3DA0D7BD" w14:textId="65BDC879" w:rsidR="001E3146" w:rsidRDefault="001E3146" w:rsidP="001E3146">
      <w:r>
        <w:t xml:space="preserve">A NUMBER </w:t>
      </w:r>
      <w:r w:rsidR="002C380F">
        <w:t xml:space="preserve">IS SET TO BE DISARIUM </w:t>
      </w:r>
      <w:r w:rsidR="005E15E6">
        <w:t>IF SUM OF INDIVIDUAL DIGITS RAISE TO THE POWER OF THEIR RESPECTIVE POSTIO</w:t>
      </w:r>
      <w:r w:rsidR="00CD6654">
        <w:t>N IS EQUAL TO NUMBER ITSELF</w:t>
      </w:r>
    </w:p>
    <w:p w14:paraId="49DF06AA" w14:textId="55ABD63A" w:rsidR="00CD6654" w:rsidRDefault="00403368" w:rsidP="001E3146">
      <w:r>
        <w:t>135        1^1      3^5       5^3        1+9+</w:t>
      </w:r>
      <w:r w:rsidR="00E24483">
        <w:t>125=135</w:t>
      </w:r>
    </w:p>
    <w:p w14:paraId="6E7C2EEB" w14:textId="2C4447D1" w:rsidR="00E24483" w:rsidRDefault="00E24483" w:rsidP="001E3146">
      <w:pPr>
        <w:rPr>
          <w:color w:val="FF0000"/>
        </w:rPr>
      </w:pPr>
      <w:r w:rsidRPr="00A24DBA">
        <w:rPr>
          <w:color w:val="FF0000"/>
        </w:rPr>
        <w:t>1 WRITE A PROGRAM</w:t>
      </w:r>
      <w:r w:rsidR="00343898" w:rsidRPr="00A24DBA">
        <w:rPr>
          <w:color w:val="FF0000"/>
        </w:rPr>
        <w:t xml:space="preserve">ME TO CHECK WEATHER THE </w:t>
      </w:r>
      <w:r w:rsidR="000A3546" w:rsidRPr="00A24DBA">
        <w:rPr>
          <w:color w:val="FF0000"/>
        </w:rPr>
        <w:t xml:space="preserve">GIVEN NUMBER IS ARMSTRONG NUMBER OR NOT </w:t>
      </w:r>
      <w:r w:rsidR="00A24DBA" w:rsidRPr="00A24DBA">
        <w:rPr>
          <w:color w:val="FF0000"/>
        </w:rPr>
        <w:t>PRINT WITH SUITABLE MESSAGE.</w:t>
      </w:r>
    </w:p>
    <w:p w14:paraId="188F9A78" w14:textId="77777777" w:rsidR="00A87DC1" w:rsidRPr="00A87DC1" w:rsidRDefault="00A87DC1" w:rsidP="00A87DC1">
      <w:pPr>
        <w:pStyle w:val="NoSpacing"/>
      </w:pPr>
      <w:r w:rsidRPr="00A87DC1">
        <w:t>import java.util.Scanner;</w:t>
      </w:r>
    </w:p>
    <w:p w14:paraId="5825ADF5" w14:textId="77777777" w:rsidR="00A87DC1" w:rsidRPr="00A87DC1" w:rsidRDefault="00A87DC1" w:rsidP="00A87DC1">
      <w:pPr>
        <w:pStyle w:val="NoSpacing"/>
      </w:pPr>
      <w:r w:rsidRPr="00A87DC1">
        <w:t xml:space="preserve">           class armstrong{</w:t>
      </w:r>
    </w:p>
    <w:p w14:paraId="388F6AF8" w14:textId="63B206F9" w:rsidR="00A87DC1" w:rsidRPr="00A87DC1" w:rsidRDefault="00A87DC1" w:rsidP="00A87DC1">
      <w:pPr>
        <w:pStyle w:val="NoSpacing"/>
      </w:pPr>
      <w:r w:rsidRPr="00A87DC1">
        <w:t xml:space="preserve">                            </w:t>
      </w:r>
      <w:r w:rsidRPr="00685879">
        <w:rPr>
          <w:color w:val="002060"/>
        </w:rPr>
        <w:t>public static void main</w:t>
      </w:r>
      <w:r w:rsidRPr="00A87DC1">
        <w:t xml:space="preserve"> (String [] args){</w:t>
      </w:r>
    </w:p>
    <w:p w14:paraId="71077333" w14:textId="77777777" w:rsidR="00A87DC1" w:rsidRPr="00A87DC1" w:rsidRDefault="00A87DC1" w:rsidP="00A87DC1">
      <w:pPr>
        <w:pStyle w:val="NoSpacing"/>
      </w:pPr>
      <w:r w:rsidRPr="00A87DC1">
        <w:t xml:space="preserve">                              Scanner s=new Scanner(System.in);</w:t>
      </w:r>
    </w:p>
    <w:p w14:paraId="45DB53D4" w14:textId="5E3E28ED" w:rsidR="00A87DC1" w:rsidRPr="00A87DC1" w:rsidRDefault="00A87DC1" w:rsidP="00A87DC1">
      <w:pPr>
        <w:pStyle w:val="NoSpacing"/>
      </w:pPr>
      <w:r w:rsidRPr="00A87DC1">
        <w:t xml:space="preserve">                            </w:t>
      </w:r>
      <w:r w:rsidRPr="00685879">
        <w:rPr>
          <w:b/>
          <w:color w:val="3A0000"/>
        </w:rPr>
        <w:t>System.out.println</w:t>
      </w:r>
      <w:r w:rsidRPr="00A87DC1">
        <w:t>("enter a number");</w:t>
      </w:r>
    </w:p>
    <w:p w14:paraId="0A2BBFDD" w14:textId="77777777" w:rsidR="00A87DC1" w:rsidRPr="00A87DC1" w:rsidRDefault="00A87DC1" w:rsidP="00A87DC1">
      <w:pPr>
        <w:pStyle w:val="NoSpacing"/>
      </w:pPr>
      <w:r w:rsidRPr="00A87DC1">
        <w:t xml:space="preserve">                             int n=153 ,count=0,sum=0;</w:t>
      </w:r>
    </w:p>
    <w:p w14:paraId="4B6C3E93" w14:textId="77777777" w:rsidR="00A87DC1" w:rsidRPr="00A87DC1" w:rsidRDefault="00A87DC1" w:rsidP="00A87DC1">
      <w:pPr>
        <w:pStyle w:val="NoSpacing"/>
      </w:pPr>
      <w:r w:rsidRPr="00A87DC1">
        <w:t xml:space="preserve">                          for (int i=n;i&gt;0;i/=10,count++)     </w:t>
      </w:r>
    </w:p>
    <w:p w14:paraId="12A97D93" w14:textId="77777777" w:rsidR="00A87DC1" w:rsidRPr="00A87DC1" w:rsidRDefault="00A87DC1" w:rsidP="00A87DC1">
      <w:pPr>
        <w:pStyle w:val="NoSpacing"/>
      </w:pPr>
      <w:r w:rsidRPr="00A87DC1">
        <w:t xml:space="preserve">           {                   }</w:t>
      </w:r>
    </w:p>
    <w:p w14:paraId="0B4320A9" w14:textId="77777777" w:rsidR="00A87DC1" w:rsidRPr="00A87DC1" w:rsidRDefault="00A87DC1" w:rsidP="00A87DC1">
      <w:pPr>
        <w:pStyle w:val="NoSpacing"/>
      </w:pPr>
      <w:r w:rsidRPr="00A87DC1">
        <w:t xml:space="preserve">                         for(int i=n;i&gt;0;i/=10)   {</w:t>
      </w:r>
    </w:p>
    <w:p w14:paraId="2948A5F9" w14:textId="77777777" w:rsidR="00A87DC1" w:rsidRPr="00A87DC1" w:rsidRDefault="00A87DC1" w:rsidP="00A87DC1">
      <w:pPr>
        <w:pStyle w:val="NoSpacing"/>
      </w:pPr>
      <w:r w:rsidRPr="00A87DC1">
        <w:t xml:space="preserve">                                   int last=i%10;</w:t>
      </w:r>
    </w:p>
    <w:p w14:paraId="63140C3C" w14:textId="77777777" w:rsidR="00A87DC1" w:rsidRPr="00A87DC1" w:rsidRDefault="00A87DC1" w:rsidP="00A87DC1">
      <w:pPr>
        <w:pStyle w:val="NoSpacing"/>
      </w:pPr>
      <w:r w:rsidRPr="00A87DC1">
        <w:t xml:space="preserve">                                   int pow=1;</w:t>
      </w:r>
    </w:p>
    <w:p w14:paraId="13263E47" w14:textId="77777777" w:rsidR="00A87DC1" w:rsidRPr="00A87DC1" w:rsidRDefault="00A87DC1" w:rsidP="00A87DC1">
      <w:pPr>
        <w:pStyle w:val="NoSpacing"/>
      </w:pPr>
      <w:r w:rsidRPr="00A87DC1">
        <w:t xml:space="preserve">                                       for (int st=1 ;st&lt;=count;st++) {</w:t>
      </w:r>
    </w:p>
    <w:p w14:paraId="3D2FF386" w14:textId="77777777" w:rsidR="00A87DC1" w:rsidRPr="00A87DC1" w:rsidRDefault="00A87DC1" w:rsidP="00A87DC1">
      <w:pPr>
        <w:pStyle w:val="NoSpacing"/>
      </w:pPr>
      <w:r w:rsidRPr="00A87DC1">
        <w:t xml:space="preserve">                                   pow=pow*last;   }</w:t>
      </w:r>
    </w:p>
    <w:p w14:paraId="739E2B53" w14:textId="77777777" w:rsidR="00A87DC1" w:rsidRPr="00A87DC1" w:rsidRDefault="00A87DC1" w:rsidP="00A87DC1">
      <w:pPr>
        <w:pStyle w:val="NoSpacing"/>
      </w:pPr>
      <w:r w:rsidRPr="00A87DC1">
        <w:t xml:space="preserve">                                       sum=sum+pow;   }</w:t>
      </w:r>
    </w:p>
    <w:p w14:paraId="15F11294" w14:textId="63DA7A60" w:rsidR="00A87DC1" w:rsidRPr="00A87DC1" w:rsidRDefault="00A87DC1" w:rsidP="00A87DC1">
      <w:pPr>
        <w:pStyle w:val="NoSpacing"/>
      </w:pPr>
      <w:r w:rsidRPr="00A87DC1">
        <w:t xml:space="preserve">     </w:t>
      </w:r>
      <w:r w:rsidRPr="00685879">
        <w:rPr>
          <w:b/>
          <w:color w:val="3A0000"/>
        </w:rPr>
        <w:t>System.out.println</w:t>
      </w:r>
      <w:r w:rsidRPr="00A87DC1">
        <w:t>(sum==n?n+"is armstrong":n+"is not armstrong"); }</w:t>
      </w:r>
    </w:p>
    <w:p w14:paraId="2903ACE1" w14:textId="5C628251" w:rsidR="00A24DBA" w:rsidRDefault="00A87DC1" w:rsidP="00A87DC1">
      <w:pPr>
        <w:pStyle w:val="NoSpacing"/>
      </w:pPr>
      <w:r w:rsidRPr="00A87DC1">
        <w:t xml:space="preserve">                           }</w:t>
      </w:r>
    </w:p>
    <w:p w14:paraId="5B30B3B8" w14:textId="5B0754E7" w:rsidR="00A87DC1" w:rsidRDefault="00CC7E4D" w:rsidP="00A87DC1">
      <w:pPr>
        <w:pStyle w:val="NoSpacing"/>
        <w:rPr>
          <w:color w:val="FF0000"/>
        </w:rPr>
      </w:pPr>
      <w:r w:rsidRPr="007F0031">
        <w:rPr>
          <w:color w:val="FF0000"/>
        </w:rPr>
        <w:t xml:space="preserve">2 WRITE A PROGRAMME TO CHECK WHEATHER THE </w:t>
      </w:r>
      <w:r w:rsidR="007F0031" w:rsidRPr="007F0031">
        <w:rPr>
          <w:color w:val="FF0000"/>
        </w:rPr>
        <w:t>GIVEN NUMBER IS DISARIUM OR NOT.</w:t>
      </w:r>
    </w:p>
    <w:p w14:paraId="65575709" w14:textId="77777777" w:rsidR="007062A3" w:rsidRPr="007062A3" w:rsidRDefault="007062A3" w:rsidP="007062A3">
      <w:pPr>
        <w:pStyle w:val="NoSpacing"/>
      </w:pPr>
      <w:r w:rsidRPr="007062A3">
        <w:t>import java.util.Scanner;</w:t>
      </w:r>
    </w:p>
    <w:p w14:paraId="62B2CE1B" w14:textId="77777777" w:rsidR="007062A3" w:rsidRPr="007062A3" w:rsidRDefault="007062A3" w:rsidP="007062A3">
      <w:pPr>
        <w:pStyle w:val="NoSpacing"/>
      </w:pPr>
      <w:r w:rsidRPr="007062A3">
        <w:t xml:space="preserve">           class disarium{</w:t>
      </w:r>
    </w:p>
    <w:p w14:paraId="0099D9D9" w14:textId="2328CF14" w:rsidR="007062A3" w:rsidRPr="007062A3" w:rsidRDefault="007062A3" w:rsidP="007062A3">
      <w:pPr>
        <w:pStyle w:val="NoSpacing"/>
      </w:pPr>
      <w:r w:rsidRPr="007062A3">
        <w:t xml:space="preserve">                            </w:t>
      </w:r>
      <w:r w:rsidRPr="00685879">
        <w:rPr>
          <w:color w:val="002060"/>
        </w:rPr>
        <w:t>public static void main</w:t>
      </w:r>
      <w:r w:rsidRPr="007062A3">
        <w:t xml:space="preserve"> (String [] args){</w:t>
      </w:r>
    </w:p>
    <w:p w14:paraId="29470CDC" w14:textId="77777777" w:rsidR="007062A3" w:rsidRPr="007062A3" w:rsidRDefault="007062A3" w:rsidP="007062A3">
      <w:pPr>
        <w:pStyle w:val="NoSpacing"/>
      </w:pPr>
      <w:r w:rsidRPr="007062A3">
        <w:t xml:space="preserve">                              Scanner s=new Scanner(System.in);</w:t>
      </w:r>
    </w:p>
    <w:p w14:paraId="25C52226" w14:textId="39F7F87A" w:rsidR="007062A3" w:rsidRPr="007062A3" w:rsidRDefault="007062A3" w:rsidP="007062A3">
      <w:pPr>
        <w:pStyle w:val="NoSpacing"/>
      </w:pPr>
      <w:r w:rsidRPr="007062A3">
        <w:t xml:space="preserve">                            </w:t>
      </w:r>
      <w:r w:rsidRPr="00685879">
        <w:rPr>
          <w:b/>
          <w:color w:val="3A0000"/>
        </w:rPr>
        <w:t>System.out.println</w:t>
      </w:r>
      <w:r w:rsidRPr="007062A3">
        <w:t>("enter a number");</w:t>
      </w:r>
    </w:p>
    <w:p w14:paraId="16BBE310" w14:textId="77777777" w:rsidR="007062A3" w:rsidRPr="007062A3" w:rsidRDefault="007062A3" w:rsidP="007062A3">
      <w:pPr>
        <w:pStyle w:val="NoSpacing"/>
      </w:pPr>
      <w:r w:rsidRPr="007062A3">
        <w:t xml:space="preserve">                             int n=153 ,count=0,sum=0;</w:t>
      </w:r>
    </w:p>
    <w:p w14:paraId="41029113" w14:textId="77777777" w:rsidR="007062A3" w:rsidRPr="007062A3" w:rsidRDefault="007062A3" w:rsidP="007062A3">
      <w:pPr>
        <w:pStyle w:val="NoSpacing"/>
      </w:pPr>
      <w:r w:rsidRPr="007062A3">
        <w:t xml:space="preserve">                          for (int i=n;i&gt;0;i/=10,count++)     </w:t>
      </w:r>
    </w:p>
    <w:p w14:paraId="1A846733" w14:textId="77777777" w:rsidR="007062A3" w:rsidRPr="007062A3" w:rsidRDefault="007062A3" w:rsidP="007062A3">
      <w:pPr>
        <w:pStyle w:val="NoSpacing"/>
      </w:pPr>
      <w:r w:rsidRPr="007062A3">
        <w:t xml:space="preserve">           {                   }</w:t>
      </w:r>
    </w:p>
    <w:p w14:paraId="6477D0DD" w14:textId="77777777" w:rsidR="007062A3" w:rsidRPr="007062A3" w:rsidRDefault="007062A3" w:rsidP="007062A3">
      <w:pPr>
        <w:pStyle w:val="NoSpacing"/>
      </w:pPr>
      <w:r w:rsidRPr="007062A3">
        <w:t xml:space="preserve">                         for(int i=n;i&gt;0;i/=10,count--)   {</w:t>
      </w:r>
    </w:p>
    <w:p w14:paraId="6394971C" w14:textId="77777777" w:rsidR="007062A3" w:rsidRPr="007062A3" w:rsidRDefault="007062A3" w:rsidP="007062A3">
      <w:pPr>
        <w:pStyle w:val="NoSpacing"/>
      </w:pPr>
      <w:r w:rsidRPr="007062A3">
        <w:t xml:space="preserve">                                   int last=i%10;</w:t>
      </w:r>
    </w:p>
    <w:p w14:paraId="5675EB6E" w14:textId="77777777" w:rsidR="007062A3" w:rsidRPr="007062A3" w:rsidRDefault="007062A3" w:rsidP="007062A3">
      <w:pPr>
        <w:pStyle w:val="NoSpacing"/>
      </w:pPr>
      <w:r w:rsidRPr="007062A3">
        <w:t xml:space="preserve">                                   int pow=1;</w:t>
      </w:r>
    </w:p>
    <w:p w14:paraId="04D5C823" w14:textId="77777777" w:rsidR="007062A3" w:rsidRPr="007062A3" w:rsidRDefault="007062A3" w:rsidP="007062A3">
      <w:pPr>
        <w:pStyle w:val="NoSpacing"/>
      </w:pPr>
      <w:r w:rsidRPr="007062A3">
        <w:t xml:space="preserve">                                       for (int st=1 ;st&lt;=count;st++) {</w:t>
      </w:r>
    </w:p>
    <w:p w14:paraId="186B8CC8" w14:textId="77777777" w:rsidR="007062A3" w:rsidRPr="007062A3" w:rsidRDefault="007062A3" w:rsidP="007062A3">
      <w:pPr>
        <w:pStyle w:val="NoSpacing"/>
      </w:pPr>
      <w:r w:rsidRPr="007062A3">
        <w:t xml:space="preserve">                                   pow=pow*last;   }</w:t>
      </w:r>
    </w:p>
    <w:p w14:paraId="7104929F" w14:textId="77777777" w:rsidR="007062A3" w:rsidRPr="007062A3" w:rsidRDefault="007062A3" w:rsidP="007062A3">
      <w:pPr>
        <w:pStyle w:val="NoSpacing"/>
      </w:pPr>
      <w:r w:rsidRPr="007062A3">
        <w:t xml:space="preserve">                                       sum=sum+pow;   }</w:t>
      </w:r>
    </w:p>
    <w:p w14:paraId="5779BFEB" w14:textId="32380891" w:rsidR="007062A3" w:rsidRPr="007062A3" w:rsidRDefault="007062A3" w:rsidP="007062A3">
      <w:pPr>
        <w:pStyle w:val="NoSpacing"/>
      </w:pPr>
      <w:r w:rsidRPr="007062A3">
        <w:t xml:space="preserve">     </w:t>
      </w:r>
      <w:r w:rsidRPr="00685879">
        <w:rPr>
          <w:b/>
          <w:color w:val="3A0000"/>
        </w:rPr>
        <w:t>System.out.println</w:t>
      </w:r>
      <w:r w:rsidRPr="007062A3">
        <w:t>(sum==n?n+"is armstrong":n+"is not armstrong"); }</w:t>
      </w:r>
    </w:p>
    <w:p w14:paraId="15302F24" w14:textId="74C47269" w:rsidR="007F0031" w:rsidRDefault="007062A3" w:rsidP="007062A3">
      <w:pPr>
        <w:pStyle w:val="NoSpacing"/>
      </w:pPr>
      <w:r w:rsidRPr="007062A3">
        <w:t xml:space="preserve">                           }</w:t>
      </w:r>
    </w:p>
    <w:p w14:paraId="49F5FA8D" w14:textId="77777777" w:rsidR="00A44688" w:rsidRDefault="00A44688" w:rsidP="007062A3">
      <w:pPr>
        <w:pStyle w:val="NoSpacing"/>
      </w:pPr>
    </w:p>
    <w:p w14:paraId="32069FE0" w14:textId="3C355DDB" w:rsidR="00A44688" w:rsidRDefault="00A44688" w:rsidP="00A44688">
      <w:pPr>
        <w:pStyle w:val="Heading2"/>
      </w:pPr>
      <w:r>
        <w:t>NEON NUMBER=</w:t>
      </w:r>
    </w:p>
    <w:p w14:paraId="790CF3C9" w14:textId="667EDA1A" w:rsidR="00AC088E" w:rsidRDefault="00AC088E" w:rsidP="00AC088E">
      <w:r>
        <w:t>Neo number square of a digi</w:t>
      </w:r>
      <w:r w:rsidR="00554F5D">
        <w:t>t which can</w:t>
      </w:r>
    </w:p>
    <w:p w14:paraId="33518C59" w14:textId="1F12F369" w:rsidR="00554F5D" w:rsidRPr="00AC088E" w:rsidRDefault="00554F5D" w:rsidP="00AC088E">
      <w:r>
        <w:t xml:space="preserve">EXAMPLE=   N=N        </w:t>
      </w:r>
      <w:r w:rsidR="00A37637">
        <w:t>SQ N*N=81           8+1= 9 IS NEON</w:t>
      </w:r>
    </w:p>
    <w:p w14:paraId="3FFCA070" w14:textId="1C34E816" w:rsidR="00A44688" w:rsidRDefault="00DF57F3" w:rsidP="00DF57F3">
      <w:pPr>
        <w:pStyle w:val="ListParagraph"/>
        <w:rPr>
          <w:color w:val="FF0000"/>
        </w:rPr>
      </w:pPr>
      <w:r w:rsidRPr="00893C6E">
        <w:rPr>
          <w:color w:val="FF0000"/>
        </w:rPr>
        <w:t xml:space="preserve">1 WRITE A PROGRAMME TO CHECK WHETHER THE GIVEN NUMBER IS </w:t>
      </w:r>
      <w:r w:rsidR="00893C6E" w:rsidRPr="00893C6E">
        <w:rPr>
          <w:color w:val="FF0000"/>
        </w:rPr>
        <w:t>NEON NUMBER OR NOT .</w:t>
      </w:r>
    </w:p>
    <w:p w14:paraId="1FC813AB" w14:textId="77777777" w:rsidR="00893C6E" w:rsidRDefault="00893C6E" w:rsidP="00DF57F3">
      <w:pPr>
        <w:pStyle w:val="ListParagraph"/>
        <w:rPr>
          <w:color w:val="FF0000"/>
        </w:rPr>
      </w:pPr>
    </w:p>
    <w:p w14:paraId="2E996CFC" w14:textId="77777777" w:rsidR="007E673C" w:rsidRPr="007E673C" w:rsidRDefault="007E673C" w:rsidP="007E673C">
      <w:pPr>
        <w:pStyle w:val="NoSpacing"/>
      </w:pPr>
      <w:r w:rsidRPr="007E673C">
        <w:t>import java.util.Scanner;</w:t>
      </w:r>
    </w:p>
    <w:p w14:paraId="4EF6D5DD" w14:textId="77777777" w:rsidR="007E673C" w:rsidRPr="007E673C" w:rsidRDefault="007E673C" w:rsidP="007E673C">
      <w:pPr>
        <w:pStyle w:val="NoSpacing"/>
      </w:pPr>
      <w:r w:rsidRPr="007E673C">
        <w:t xml:space="preserve">          class neon{</w:t>
      </w:r>
    </w:p>
    <w:p w14:paraId="6E7762B6" w14:textId="72FB069D" w:rsidR="007E673C" w:rsidRPr="007E673C" w:rsidRDefault="007E673C" w:rsidP="007E673C">
      <w:pPr>
        <w:pStyle w:val="NoSpacing"/>
      </w:pPr>
      <w:r w:rsidRPr="007E673C">
        <w:t xml:space="preserve">                        </w:t>
      </w:r>
      <w:r w:rsidRPr="00685879">
        <w:rPr>
          <w:color w:val="002060"/>
        </w:rPr>
        <w:t>public static void main</w:t>
      </w:r>
      <w:r w:rsidRPr="007E673C">
        <w:t xml:space="preserve"> (String [] args){</w:t>
      </w:r>
      <w:r>
        <w:t xml:space="preserve">              </w:t>
      </w:r>
      <w:r w:rsidR="00AC088E">
        <w:t>in  9 is neon</w:t>
      </w:r>
    </w:p>
    <w:p w14:paraId="7512E1BD" w14:textId="77777777" w:rsidR="007E673C" w:rsidRPr="007E673C" w:rsidRDefault="007E673C" w:rsidP="007E673C">
      <w:pPr>
        <w:pStyle w:val="NoSpacing"/>
      </w:pPr>
      <w:r w:rsidRPr="007E673C">
        <w:t xml:space="preserve">                   Scanner s=new Scanner(System.in);</w:t>
      </w:r>
    </w:p>
    <w:p w14:paraId="706B1927" w14:textId="5C832624" w:rsidR="007E673C" w:rsidRPr="007E673C" w:rsidRDefault="007E673C" w:rsidP="007E673C">
      <w:pPr>
        <w:pStyle w:val="NoSpacing"/>
      </w:pPr>
      <w:r w:rsidRPr="007E673C">
        <w:t xml:space="preserve">                </w:t>
      </w:r>
      <w:r w:rsidR="0060103C" w:rsidRPr="00685879">
        <w:rPr>
          <w:b/>
          <w:color w:val="3A0000"/>
        </w:rPr>
        <w:t>System.out.println</w:t>
      </w:r>
      <w:r w:rsidRPr="007E673C">
        <w:t>("enter a number ") ;</w:t>
      </w:r>
    </w:p>
    <w:p w14:paraId="57B0D2FF" w14:textId="77777777" w:rsidR="007E673C" w:rsidRPr="007E673C" w:rsidRDefault="007E673C" w:rsidP="007E673C">
      <w:pPr>
        <w:pStyle w:val="NoSpacing"/>
      </w:pPr>
      <w:r w:rsidRPr="007E673C">
        <w:t xml:space="preserve">                    int n=s.nextInt(),sum=0;</w:t>
      </w:r>
    </w:p>
    <w:p w14:paraId="359B54C8" w14:textId="77777777" w:rsidR="007E673C" w:rsidRPr="007E673C" w:rsidRDefault="007E673C" w:rsidP="007E673C">
      <w:pPr>
        <w:pStyle w:val="NoSpacing"/>
      </w:pPr>
      <w:r w:rsidRPr="007E673C">
        <w:t xml:space="preserve">                for (int sq=n*n;sq&gt;0;sq/=10){</w:t>
      </w:r>
    </w:p>
    <w:p w14:paraId="231055D3" w14:textId="77777777" w:rsidR="007E673C" w:rsidRPr="007E673C" w:rsidRDefault="007E673C" w:rsidP="007E673C">
      <w:pPr>
        <w:pStyle w:val="NoSpacing"/>
      </w:pPr>
      <w:r w:rsidRPr="007E673C">
        <w:t xml:space="preserve">                   int last=sq%10;</w:t>
      </w:r>
    </w:p>
    <w:p w14:paraId="44B938F9" w14:textId="77777777" w:rsidR="007E673C" w:rsidRPr="007E673C" w:rsidRDefault="007E673C" w:rsidP="007E673C">
      <w:pPr>
        <w:pStyle w:val="NoSpacing"/>
      </w:pPr>
      <w:r w:rsidRPr="007E673C">
        <w:t xml:space="preserve">                   sum+=last;</w:t>
      </w:r>
    </w:p>
    <w:p w14:paraId="10CB8093" w14:textId="77777777" w:rsidR="007E673C" w:rsidRPr="007E673C" w:rsidRDefault="007E673C" w:rsidP="007E673C">
      <w:pPr>
        <w:pStyle w:val="NoSpacing"/>
      </w:pPr>
      <w:r w:rsidRPr="007E673C">
        <w:t xml:space="preserve">                         }</w:t>
      </w:r>
    </w:p>
    <w:p w14:paraId="6A105241" w14:textId="7872895D" w:rsidR="007E673C" w:rsidRPr="007E673C" w:rsidRDefault="007E673C" w:rsidP="007E673C">
      <w:pPr>
        <w:pStyle w:val="NoSpacing"/>
      </w:pPr>
      <w:r w:rsidRPr="007E673C">
        <w:t xml:space="preserve">                 </w:t>
      </w:r>
      <w:r w:rsidR="0060103C" w:rsidRPr="00685879">
        <w:rPr>
          <w:b/>
          <w:color w:val="3A0000"/>
        </w:rPr>
        <w:t>System.out.println</w:t>
      </w:r>
      <w:r w:rsidRPr="007E673C">
        <w:t>(sum==n?n+"is neon":n+"is not neon");</w:t>
      </w:r>
    </w:p>
    <w:p w14:paraId="02E10A55" w14:textId="0F307310" w:rsidR="00893C6E" w:rsidRDefault="007E673C" w:rsidP="007E673C">
      <w:pPr>
        <w:pStyle w:val="NoSpacing"/>
      </w:pPr>
      <w:r w:rsidRPr="007E673C">
        <w:t xml:space="preserve">         }               }</w:t>
      </w:r>
    </w:p>
    <w:p w14:paraId="5D29DB6F" w14:textId="70F9CC90" w:rsidR="00A37637" w:rsidRDefault="00A37637" w:rsidP="007E673C">
      <w:pPr>
        <w:pStyle w:val="NoSpacing"/>
      </w:pPr>
    </w:p>
    <w:p w14:paraId="682F9A1F" w14:textId="5D5CDC53" w:rsidR="009C3E12" w:rsidRDefault="009C3E12" w:rsidP="00615D82">
      <w:pPr>
        <w:pStyle w:val="Heading2"/>
      </w:pPr>
      <w:r>
        <w:t>X</w:t>
      </w:r>
      <w:r w:rsidR="00615D82">
        <w:t>YLOM=</w:t>
      </w:r>
    </w:p>
    <w:p w14:paraId="0FACA6B7" w14:textId="23502922" w:rsidR="00615D82" w:rsidRDefault="00615D82" w:rsidP="00615D82">
      <w:r>
        <w:t xml:space="preserve">XYLULM IS A NUMBER IS SET TO BE XYLUM NUMBER </w:t>
      </w:r>
      <w:r w:rsidR="00B046C5">
        <w:t>IS SUM OF DIGITS == PRODUCE (MULTIPLICATION) OF DIGITS.</w:t>
      </w:r>
    </w:p>
    <w:p w14:paraId="191F0B75" w14:textId="792713BC" w:rsidR="00B046C5" w:rsidRDefault="00855828" w:rsidP="00615D82">
      <w:r>
        <w:t>EXAMPLE= 1+2+3=6</w:t>
      </w:r>
    </w:p>
    <w:p w14:paraId="390A616D" w14:textId="2DC855BE" w:rsidR="00855828" w:rsidRDefault="00855828" w:rsidP="00615D82">
      <w:r>
        <w:t xml:space="preserve">                    1*2*3*=6</w:t>
      </w:r>
    </w:p>
    <w:p w14:paraId="2E3303FF" w14:textId="77777777" w:rsidR="00AB3B9D" w:rsidRDefault="00AB3B9D" w:rsidP="00AB3B9D">
      <w:pPr>
        <w:pStyle w:val="NoSpacing"/>
      </w:pPr>
      <w:r>
        <w:t>import java.util.Scanner;</w:t>
      </w:r>
    </w:p>
    <w:p w14:paraId="762D29A5" w14:textId="77777777" w:rsidR="00AB3B9D" w:rsidRDefault="00AB3B9D" w:rsidP="00AB3B9D">
      <w:pPr>
        <w:pStyle w:val="NoSpacing"/>
      </w:pPr>
      <w:r>
        <w:t xml:space="preserve">          class xylum{</w:t>
      </w:r>
    </w:p>
    <w:p w14:paraId="3DA3A13E" w14:textId="74EE194E" w:rsidR="00AB3B9D" w:rsidRDefault="00AB3B9D" w:rsidP="00AB3B9D">
      <w:pPr>
        <w:pStyle w:val="NoSpacing"/>
      </w:pPr>
      <w:r>
        <w:t xml:space="preserve">                        </w:t>
      </w:r>
      <w:r w:rsidRPr="00685879">
        <w:rPr>
          <w:color w:val="002060"/>
        </w:rPr>
        <w:t>public static void main</w:t>
      </w:r>
      <w:r>
        <w:t xml:space="preserve"> (String [] args){</w:t>
      </w:r>
    </w:p>
    <w:p w14:paraId="496D9C91" w14:textId="77777777" w:rsidR="00AB3B9D" w:rsidRDefault="00AB3B9D" w:rsidP="00AB3B9D">
      <w:pPr>
        <w:pStyle w:val="NoSpacing"/>
      </w:pPr>
      <w:r>
        <w:t xml:space="preserve">                   Scanner s=new Scanner(System.in);</w:t>
      </w:r>
    </w:p>
    <w:p w14:paraId="0D1C46BD" w14:textId="4B881FA8" w:rsidR="00AB3B9D" w:rsidRDefault="00AB3B9D" w:rsidP="00AB3B9D">
      <w:pPr>
        <w:pStyle w:val="NoSpacing"/>
      </w:pPr>
      <w:r>
        <w:t xml:space="preserve">                </w:t>
      </w:r>
      <w:r w:rsidR="0060103C" w:rsidRPr="00685879">
        <w:rPr>
          <w:b/>
          <w:color w:val="3A0000"/>
        </w:rPr>
        <w:t>System.out.println</w:t>
      </w:r>
      <w:r>
        <w:t>("enter a number ") ;</w:t>
      </w:r>
    </w:p>
    <w:p w14:paraId="10D26EE5" w14:textId="77777777" w:rsidR="00AB3B9D" w:rsidRDefault="00AB3B9D" w:rsidP="00AB3B9D">
      <w:pPr>
        <w:pStyle w:val="NoSpacing"/>
      </w:pPr>
      <w:r>
        <w:t xml:space="preserve">                    int n=s.nextInt(),prod=0,sum=0;</w:t>
      </w:r>
    </w:p>
    <w:p w14:paraId="73F4FD70" w14:textId="77777777" w:rsidR="00AB3B9D" w:rsidRDefault="00AB3B9D" w:rsidP="00AB3B9D">
      <w:pPr>
        <w:pStyle w:val="NoSpacing"/>
      </w:pPr>
      <w:r>
        <w:t xml:space="preserve">          while(n&gt;0) {</w:t>
      </w:r>
    </w:p>
    <w:p w14:paraId="18AB9F03" w14:textId="77777777" w:rsidR="00AB3B9D" w:rsidRDefault="00AB3B9D" w:rsidP="00AB3B9D">
      <w:pPr>
        <w:pStyle w:val="NoSpacing"/>
      </w:pPr>
      <w:r>
        <w:t xml:space="preserve">                        int last=n%10;</w:t>
      </w:r>
    </w:p>
    <w:p w14:paraId="0AFFEA2B" w14:textId="77777777" w:rsidR="00AB3B9D" w:rsidRDefault="00AB3B9D" w:rsidP="00AB3B9D">
      <w:pPr>
        <w:pStyle w:val="NoSpacing"/>
      </w:pPr>
      <w:r>
        <w:t xml:space="preserve">                      sum+=last ;</w:t>
      </w:r>
    </w:p>
    <w:p w14:paraId="16C73051" w14:textId="77777777" w:rsidR="00AB3B9D" w:rsidRDefault="00AB3B9D" w:rsidP="00AB3B9D">
      <w:pPr>
        <w:pStyle w:val="NoSpacing"/>
      </w:pPr>
      <w:r>
        <w:t xml:space="preserve">                         prod+=last;</w:t>
      </w:r>
    </w:p>
    <w:p w14:paraId="72954BD8" w14:textId="77777777" w:rsidR="00AB3B9D" w:rsidRDefault="00AB3B9D" w:rsidP="00AB3B9D">
      <w:pPr>
        <w:pStyle w:val="NoSpacing"/>
      </w:pPr>
      <w:r>
        <w:t xml:space="preserve">                            n/=10; }</w:t>
      </w:r>
    </w:p>
    <w:p w14:paraId="648B950D" w14:textId="0B9FD670" w:rsidR="00AB3B9D" w:rsidRDefault="00AB3B9D" w:rsidP="00AB3B9D">
      <w:pPr>
        <w:pStyle w:val="NoSpacing"/>
      </w:pPr>
      <w:r>
        <w:t xml:space="preserve">                     </w:t>
      </w:r>
      <w:r w:rsidR="0060103C" w:rsidRPr="00685879">
        <w:rPr>
          <w:b/>
          <w:color w:val="3A0000"/>
        </w:rPr>
        <w:t>System.out.println</w:t>
      </w:r>
      <w:r>
        <w:t>(sum==prod?sum+"is xylum":n+"is ployem");     in 6 is xylum</w:t>
      </w:r>
    </w:p>
    <w:p w14:paraId="5D1E1157" w14:textId="59E21007" w:rsidR="00855828" w:rsidRDefault="00AB3B9D" w:rsidP="00AB3B9D">
      <w:pPr>
        <w:pStyle w:val="NoSpacing"/>
      </w:pPr>
      <w:r>
        <w:t xml:space="preserve">                    }           }</w:t>
      </w:r>
    </w:p>
    <w:p w14:paraId="4BFD0775" w14:textId="34E20BF6" w:rsidR="00AB3B9D" w:rsidRDefault="00AF0E80" w:rsidP="00AF0E80">
      <w:pPr>
        <w:pStyle w:val="Heading2"/>
      </w:pPr>
      <w:r>
        <w:t>SUNNY NUMBER =</w:t>
      </w:r>
    </w:p>
    <w:p w14:paraId="0CC3C650" w14:textId="77777777" w:rsidR="008D441E" w:rsidRDefault="00AF0E80" w:rsidP="00F839AA">
      <w:pPr>
        <w:pStyle w:val="ListParagraph"/>
        <w:numPr>
          <w:ilvl w:val="0"/>
          <w:numId w:val="81"/>
        </w:numPr>
      </w:pPr>
      <w:r>
        <w:t>IF THE GIVEN NU</w:t>
      </w:r>
      <w:r w:rsidR="00FE172C">
        <w:t xml:space="preserve">MBER +1 IS PERFECT SEQUARE </w:t>
      </w:r>
      <w:r w:rsidR="00277C07">
        <w:t xml:space="preserve">THEN IT IS CONSIDERED AS SUNNY NUMBER </w:t>
      </w:r>
    </w:p>
    <w:p w14:paraId="73B0153A" w14:textId="42FF8FCA" w:rsidR="00AF0E80" w:rsidRDefault="008D441E" w:rsidP="00F839AA">
      <w:pPr>
        <w:pStyle w:val="ListParagraph"/>
        <w:numPr>
          <w:ilvl w:val="0"/>
          <w:numId w:val="82"/>
        </w:numPr>
        <w:rPr>
          <w:color w:val="FF0000"/>
        </w:rPr>
      </w:pPr>
      <w:r w:rsidRPr="009C17A5">
        <w:rPr>
          <w:color w:val="FF0000"/>
        </w:rPr>
        <w:t xml:space="preserve">WRITE A PROGRAMME TO </w:t>
      </w:r>
      <w:r w:rsidR="00782C1A" w:rsidRPr="009C17A5">
        <w:rPr>
          <w:color w:val="FF0000"/>
        </w:rPr>
        <w:t>CHECK WHETER THE GIVEN NUMBER IS SUNNY NUMBER OR NOT</w:t>
      </w:r>
      <w:r w:rsidR="00277C07" w:rsidRPr="009C17A5">
        <w:rPr>
          <w:color w:val="FF0000"/>
        </w:rPr>
        <w:t>.</w:t>
      </w:r>
    </w:p>
    <w:p w14:paraId="7DE0BD74" w14:textId="77777777" w:rsidR="004C3D1A" w:rsidRPr="004C3D1A" w:rsidRDefault="004C3D1A" w:rsidP="004C3D1A">
      <w:pPr>
        <w:pStyle w:val="NoSpacing"/>
      </w:pPr>
      <w:r w:rsidRPr="004C3D1A">
        <w:t>import java.util.Scanner;</w:t>
      </w:r>
    </w:p>
    <w:p w14:paraId="31D0FDDB" w14:textId="77777777" w:rsidR="00CC3D1C" w:rsidRDefault="00CC3D1C" w:rsidP="00CC3D1C">
      <w:pPr>
        <w:pStyle w:val="NoSpacing"/>
      </w:pPr>
    </w:p>
    <w:p w14:paraId="39A797FF" w14:textId="77777777" w:rsidR="00CC3D1C" w:rsidRDefault="00CC3D1C" w:rsidP="00CC3D1C">
      <w:pPr>
        <w:pStyle w:val="NoSpacing"/>
      </w:pPr>
      <w:r>
        <w:t>class Sunny {</w:t>
      </w:r>
    </w:p>
    <w:p w14:paraId="6D7ED884" w14:textId="5A2781BF" w:rsidR="00CC3D1C" w:rsidRDefault="00CC3D1C" w:rsidP="00CC3D1C">
      <w:pPr>
        <w:pStyle w:val="NoSpacing"/>
      </w:pPr>
      <w:r>
        <w:t xml:space="preserve">    </w:t>
      </w:r>
      <w:r w:rsidRPr="00685879">
        <w:rPr>
          <w:color w:val="002060"/>
        </w:rPr>
        <w:t>public static void main</w:t>
      </w:r>
      <w:r>
        <w:t>(String[] args) {</w:t>
      </w:r>
    </w:p>
    <w:p w14:paraId="364539B6" w14:textId="77777777" w:rsidR="00CC3D1C" w:rsidRDefault="00CC3D1C" w:rsidP="00CC3D1C">
      <w:pPr>
        <w:pStyle w:val="NoSpacing"/>
      </w:pPr>
      <w:r>
        <w:t xml:space="preserve">        Scanner s = new Scanner(System.in);</w:t>
      </w:r>
    </w:p>
    <w:p w14:paraId="18C3DB67" w14:textId="1EA02699" w:rsidR="00CC3D1C" w:rsidRDefault="00CC3D1C" w:rsidP="00CC3D1C">
      <w:pPr>
        <w:pStyle w:val="NoSpacing"/>
      </w:pPr>
      <w:r>
        <w:t xml:space="preserve">        </w:t>
      </w:r>
      <w:r w:rsidRPr="00685879">
        <w:rPr>
          <w:color w:val="3A0000"/>
        </w:rPr>
        <w:t>System.out.println</w:t>
      </w:r>
      <w:r>
        <w:t>("Enter a number:");</w:t>
      </w:r>
    </w:p>
    <w:p w14:paraId="2CC4C18E" w14:textId="77777777" w:rsidR="00CC3D1C" w:rsidRDefault="00CC3D1C" w:rsidP="00CC3D1C">
      <w:pPr>
        <w:pStyle w:val="NoSpacing"/>
      </w:pPr>
      <w:r>
        <w:t xml:space="preserve">        int n = s.nextInt();</w:t>
      </w:r>
    </w:p>
    <w:p w14:paraId="134234D6" w14:textId="77777777" w:rsidR="00CC3D1C" w:rsidRDefault="00CC3D1C" w:rsidP="00CC3D1C">
      <w:pPr>
        <w:pStyle w:val="NoSpacing"/>
      </w:pPr>
      <w:r>
        <w:t xml:space="preserve">        boolean b = false;</w:t>
      </w:r>
    </w:p>
    <w:p w14:paraId="6DF1BDD2" w14:textId="77777777" w:rsidR="00CC3D1C" w:rsidRDefault="00CC3D1C" w:rsidP="00CC3D1C">
      <w:pPr>
        <w:pStyle w:val="NoSpacing"/>
      </w:pPr>
      <w:r>
        <w:t xml:space="preserve">        </w:t>
      </w:r>
    </w:p>
    <w:p w14:paraId="6E0C1773" w14:textId="77777777" w:rsidR="00CC3D1C" w:rsidRDefault="00CC3D1C" w:rsidP="00CC3D1C">
      <w:pPr>
        <w:pStyle w:val="NoSpacing"/>
      </w:pPr>
      <w:r>
        <w:t xml:space="preserve">        for (int i = 1; i * i &lt;= n + 1; i++) {</w:t>
      </w:r>
    </w:p>
    <w:p w14:paraId="60EC81D9" w14:textId="77777777" w:rsidR="00CC3D1C" w:rsidRDefault="00CC3D1C" w:rsidP="00CC3D1C">
      <w:pPr>
        <w:pStyle w:val="NoSpacing"/>
      </w:pPr>
      <w:r>
        <w:t xml:space="preserve">            if (i * i == n + 1) {</w:t>
      </w:r>
    </w:p>
    <w:p w14:paraId="6C3E5166" w14:textId="77777777" w:rsidR="00CC3D1C" w:rsidRDefault="00CC3D1C" w:rsidP="00CC3D1C">
      <w:pPr>
        <w:pStyle w:val="NoSpacing"/>
      </w:pPr>
      <w:r>
        <w:t xml:space="preserve">                b = true;</w:t>
      </w:r>
    </w:p>
    <w:p w14:paraId="2DC5A1A7" w14:textId="77777777" w:rsidR="00CC3D1C" w:rsidRDefault="00CC3D1C" w:rsidP="00CC3D1C">
      <w:pPr>
        <w:pStyle w:val="NoSpacing"/>
      </w:pPr>
      <w:r>
        <w:t xml:space="preserve">                break;</w:t>
      </w:r>
    </w:p>
    <w:p w14:paraId="11D75737" w14:textId="77777777" w:rsidR="00CC3D1C" w:rsidRDefault="00CC3D1C" w:rsidP="00CC3D1C">
      <w:pPr>
        <w:pStyle w:val="NoSpacing"/>
      </w:pPr>
      <w:r>
        <w:t xml:space="preserve">            }</w:t>
      </w:r>
    </w:p>
    <w:p w14:paraId="0D39A0C4" w14:textId="77777777" w:rsidR="00CC3D1C" w:rsidRDefault="00CC3D1C" w:rsidP="00CC3D1C">
      <w:pPr>
        <w:pStyle w:val="NoSpacing"/>
      </w:pPr>
      <w:r>
        <w:t xml:space="preserve">        }</w:t>
      </w:r>
    </w:p>
    <w:p w14:paraId="76D93320" w14:textId="77777777" w:rsidR="00CC3D1C" w:rsidRDefault="00CC3D1C" w:rsidP="00CC3D1C">
      <w:pPr>
        <w:pStyle w:val="NoSpacing"/>
      </w:pPr>
      <w:r>
        <w:t xml:space="preserve">        </w:t>
      </w:r>
    </w:p>
    <w:p w14:paraId="058B4E1C" w14:textId="6669D950" w:rsidR="00CC3D1C" w:rsidRDefault="00CC3D1C" w:rsidP="00CC3D1C">
      <w:pPr>
        <w:pStyle w:val="NoSpacing"/>
      </w:pPr>
      <w:r>
        <w:t xml:space="preserve">        </w:t>
      </w:r>
      <w:r w:rsidRPr="00685879">
        <w:rPr>
          <w:color w:val="3A0000"/>
        </w:rPr>
        <w:t>System.out.println</w:t>
      </w:r>
      <w:r>
        <w:t>(b ? n + " is a sunny number" : n + " is not a sunny number");</w:t>
      </w:r>
    </w:p>
    <w:p w14:paraId="4C4048D6" w14:textId="77777777" w:rsidR="00CC3D1C" w:rsidRDefault="00CC3D1C" w:rsidP="00CC3D1C">
      <w:pPr>
        <w:pStyle w:val="NoSpacing"/>
      </w:pPr>
      <w:r>
        <w:t xml:space="preserve">    }</w:t>
      </w:r>
    </w:p>
    <w:p w14:paraId="423D5811" w14:textId="59370A37" w:rsidR="00DA2427" w:rsidRDefault="00CC3D1C" w:rsidP="002E6CA6">
      <w:pPr>
        <w:pStyle w:val="Heading2"/>
      </w:pPr>
      <w:r>
        <w:t>}</w:t>
      </w:r>
      <w:r w:rsidR="002E6CA6">
        <w:t>HARSHAD NUMBER=</w:t>
      </w:r>
    </w:p>
    <w:p w14:paraId="348CE451" w14:textId="7AC811B2" w:rsidR="002E6CA6" w:rsidRDefault="00E54476" w:rsidP="002E6CA6">
      <w:r>
        <w:t xml:space="preserve">A NUMBER IS SET TO BE ARSHAD NUMBER </w:t>
      </w:r>
      <w:r w:rsidR="00FB5829">
        <w:t>IF SOME OF DIGIT IS DIVIDES THE NUMBER ITSELF.</w:t>
      </w:r>
    </w:p>
    <w:p w14:paraId="04D15A3B" w14:textId="49879861" w:rsidR="00A3001B" w:rsidRDefault="00A3001B" w:rsidP="002E6CA6">
      <w:r>
        <w:t>EXAMPLE= 5+4 =9     54</w:t>
      </w:r>
      <w:r w:rsidR="00E36FD0">
        <w:t xml:space="preserve">%9==0 </w:t>
      </w:r>
    </w:p>
    <w:p w14:paraId="43DEBA60" w14:textId="7C8AF958" w:rsidR="00E36FD0" w:rsidRDefault="00E36FD0" w:rsidP="002E6CA6">
      <w:pPr>
        <w:rPr>
          <w:color w:val="FF0000"/>
        </w:rPr>
      </w:pPr>
      <w:r w:rsidRPr="00EB5754">
        <w:rPr>
          <w:color w:val="FF0000"/>
        </w:rPr>
        <w:t xml:space="preserve">1 WRITE A PROGRAMME TO CHECK </w:t>
      </w:r>
      <w:r w:rsidR="00EB5754" w:rsidRPr="00EB5754">
        <w:rPr>
          <w:color w:val="FF0000"/>
        </w:rPr>
        <w:t>GIVEN NUMBER IS HARSHAD NUMBER OR NOT.</w:t>
      </w:r>
    </w:p>
    <w:p w14:paraId="76E82EF1" w14:textId="77777777" w:rsidR="00495314" w:rsidRPr="00495314" w:rsidRDefault="00495314" w:rsidP="00495314">
      <w:pPr>
        <w:pStyle w:val="NoSpacing"/>
      </w:pPr>
      <w:r w:rsidRPr="00495314">
        <w:t>import java.util.Scanner;</w:t>
      </w:r>
    </w:p>
    <w:p w14:paraId="445DDDDE" w14:textId="54CC25EF" w:rsidR="00495314" w:rsidRPr="00495314" w:rsidRDefault="00495314" w:rsidP="00C01066">
      <w:pPr>
        <w:pStyle w:val="NoSpacing"/>
        <w:tabs>
          <w:tab w:val="left" w:pos="2291"/>
        </w:tabs>
      </w:pPr>
      <w:r w:rsidRPr="00495314">
        <w:t xml:space="preserve">          class harshad{</w:t>
      </w:r>
      <w:r w:rsidR="00C01066">
        <w:tab/>
      </w:r>
    </w:p>
    <w:p w14:paraId="60157379" w14:textId="53B9BC9A" w:rsidR="00495314" w:rsidRPr="00495314" w:rsidRDefault="00495314" w:rsidP="00495314">
      <w:pPr>
        <w:pStyle w:val="NoSpacing"/>
      </w:pPr>
      <w:r w:rsidRPr="00495314">
        <w:t xml:space="preserve">                        </w:t>
      </w:r>
      <w:r w:rsidRPr="00685879">
        <w:rPr>
          <w:color w:val="002060"/>
        </w:rPr>
        <w:t>public static void main</w:t>
      </w:r>
      <w:r w:rsidRPr="00495314">
        <w:t xml:space="preserve"> (String [] args){</w:t>
      </w:r>
    </w:p>
    <w:p w14:paraId="31FBE364" w14:textId="77777777" w:rsidR="00495314" w:rsidRPr="00495314" w:rsidRDefault="00495314" w:rsidP="00495314">
      <w:pPr>
        <w:pStyle w:val="NoSpacing"/>
      </w:pPr>
      <w:r w:rsidRPr="00495314">
        <w:t xml:space="preserve">                   Scanner s=new Scanner(System.in);</w:t>
      </w:r>
    </w:p>
    <w:p w14:paraId="274F4587" w14:textId="1AC4DD7A" w:rsidR="00495314" w:rsidRPr="00495314" w:rsidRDefault="00495314" w:rsidP="00495314">
      <w:pPr>
        <w:pStyle w:val="NoSpacing"/>
      </w:pPr>
      <w:r w:rsidRPr="00495314">
        <w:t xml:space="preserve">                </w:t>
      </w:r>
      <w:r w:rsidR="0060103C" w:rsidRPr="00685879">
        <w:rPr>
          <w:b/>
          <w:color w:val="3A0000"/>
        </w:rPr>
        <w:t>System.out.println</w:t>
      </w:r>
      <w:r w:rsidRPr="00495314">
        <w:t>("enter a number ") ;</w:t>
      </w:r>
    </w:p>
    <w:p w14:paraId="272B097C" w14:textId="77777777" w:rsidR="00495314" w:rsidRPr="00495314" w:rsidRDefault="00495314" w:rsidP="00495314">
      <w:pPr>
        <w:pStyle w:val="NoSpacing"/>
      </w:pPr>
      <w:r w:rsidRPr="00495314">
        <w:t xml:space="preserve">                    int n=s.nextInt(),sum=0;</w:t>
      </w:r>
    </w:p>
    <w:p w14:paraId="3917B1CA" w14:textId="77777777" w:rsidR="00495314" w:rsidRPr="00495314" w:rsidRDefault="00495314" w:rsidP="00495314">
      <w:pPr>
        <w:pStyle w:val="NoSpacing"/>
      </w:pPr>
      <w:r w:rsidRPr="00495314">
        <w:t xml:space="preserve">                 for (int i=n;i&gt;0;i/=10){</w:t>
      </w:r>
    </w:p>
    <w:p w14:paraId="5D0C60C2" w14:textId="77777777" w:rsidR="00495314" w:rsidRPr="00495314" w:rsidRDefault="00495314" w:rsidP="00495314">
      <w:pPr>
        <w:pStyle w:val="NoSpacing"/>
      </w:pPr>
      <w:r w:rsidRPr="00495314">
        <w:t xml:space="preserve">                           sum+=i%10;   }</w:t>
      </w:r>
    </w:p>
    <w:p w14:paraId="3EE8CC2B" w14:textId="4DA29532" w:rsidR="00495314" w:rsidRPr="00495314" w:rsidRDefault="00495314" w:rsidP="00495314">
      <w:pPr>
        <w:pStyle w:val="NoSpacing"/>
      </w:pPr>
      <w:r w:rsidRPr="00495314">
        <w:t xml:space="preserve">                       </w:t>
      </w:r>
      <w:r w:rsidR="0060103C" w:rsidRPr="00685879">
        <w:rPr>
          <w:b/>
          <w:color w:val="3A0000"/>
        </w:rPr>
        <w:t>System.out.println</w:t>
      </w:r>
      <w:r w:rsidRPr="00495314">
        <w:t>(n%sum==0?n+"is harshad":n+"is not");</w:t>
      </w:r>
    </w:p>
    <w:p w14:paraId="4C6799DD" w14:textId="03ED515C" w:rsidR="00EB5754" w:rsidRDefault="00495314" w:rsidP="00495314">
      <w:pPr>
        <w:pStyle w:val="NoSpacing"/>
      </w:pPr>
      <w:r w:rsidRPr="00495314">
        <w:t xml:space="preserve">                           }           }</w:t>
      </w:r>
    </w:p>
    <w:p w14:paraId="54CFA781" w14:textId="77777777" w:rsidR="00930AFD" w:rsidRPr="00EB5754" w:rsidRDefault="00930AFD" w:rsidP="00495314">
      <w:pPr>
        <w:pStyle w:val="NoSpacing"/>
      </w:pPr>
    </w:p>
    <w:p w14:paraId="306B9222" w14:textId="52656A36" w:rsidR="004C3D1A" w:rsidRDefault="00930AFD" w:rsidP="00930AFD">
      <w:pPr>
        <w:pStyle w:val="Heading2"/>
      </w:pPr>
      <w:r>
        <w:t>Fibanocci number =</w:t>
      </w:r>
    </w:p>
    <w:p w14:paraId="3BCDB6E2" w14:textId="26899190" w:rsidR="00930AFD" w:rsidRDefault="00D374AD" w:rsidP="00930AFD">
      <w:r>
        <w:t>Fibanocci START FROM 0 AND 1 ADD TWO DIGITS WILL GET FIBANOCCI NUMBER</w:t>
      </w:r>
    </w:p>
    <w:p w14:paraId="7FDC472B" w14:textId="7D7E2B7C" w:rsidR="0024282A" w:rsidRDefault="0024282A" w:rsidP="00930AFD">
      <w:r>
        <w:t>EXAMPLE = 0,1,1,2,3,5,8,13,21,</w:t>
      </w:r>
      <w:r w:rsidR="0024491C">
        <w:t>34.</w:t>
      </w:r>
    </w:p>
    <w:p w14:paraId="009CA638" w14:textId="77777777" w:rsidR="00A95CEF" w:rsidRDefault="00A95CEF" w:rsidP="00A95CEF">
      <w:pPr>
        <w:pStyle w:val="NoSpacing"/>
      </w:pPr>
      <w:r>
        <w:t>import java.util.Scanner;</w:t>
      </w:r>
    </w:p>
    <w:p w14:paraId="14A1502B" w14:textId="77777777" w:rsidR="00A95CEF" w:rsidRDefault="00A95CEF" w:rsidP="00A95CEF">
      <w:pPr>
        <w:pStyle w:val="NoSpacing"/>
      </w:pPr>
      <w:r>
        <w:t xml:space="preserve">          class febanocci{</w:t>
      </w:r>
    </w:p>
    <w:p w14:paraId="0B8D4057" w14:textId="70314138" w:rsidR="00A95CEF" w:rsidRDefault="00A95CEF" w:rsidP="00A95CEF">
      <w:pPr>
        <w:pStyle w:val="NoSpacing"/>
      </w:pPr>
      <w:r>
        <w:t xml:space="preserve">                        </w:t>
      </w:r>
      <w:r w:rsidRPr="00685879">
        <w:rPr>
          <w:color w:val="002060"/>
        </w:rPr>
        <w:t>public static void main</w:t>
      </w:r>
      <w:r>
        <w:t xml:space="preserve"> (String [] args){</w:t>
      </w:r>
    </w:p>
    <w:p w14:paraId="44EA09DB" w14:textId="77777777" w:rsidR="00A95CEF" w:rsidRDefault="00A95CEF" w:rsidP="00A95CEF">
      <w:pPr>
        <w:pStyle w:val="NoSpacing"/>
      </w:pPr>
      <w:r>
        <w:t xml:space="preserve">                   Scanner s=new Scanner(System.in);</w:t>
      </w:r>
    </w:p>
    <w:p w14:paraId="6188FA40" w14:textId="1D3D37A4" w:rsidR="00A95CEF" w:rsidRDefault="00A95CEF" w:rsidP="00A95CEF">
      <w:pPr>
        <w:pStyle w:val="NoSpacing"/>
      </w:pPr>
      <w:r>
        <w:t xml:space="preserve">                </w:t>
      </w:r>
      <w:r w:rsidR="0060103C" w:rsidRPr="00685879">
        <w:rPr>
          <w:b/>
          <w:color w:val="3A0000"/>
        </w:rPr>
        <w:t>System.out.println</w:t>
      </w:r>
      <w:r>
        <w:t>("enter a number ") ;</w:t>
      </w:r>
    </w:p>
    <w:p w14:paraId="5EF549C2" w14:textId="77777777" w:rsidR="00A95CEF" w:rsidRDefault="00A95CEF" w:rsidP="00A95CEF">
      <w:pPr>
        <w:pStyle w:val="NoSpacing"/>
      </w:pPr>
      <w:r>
        <w:t xml:space="preserve">                    int n=s.nextInt();</w:t>
      </w:r>
    </w:p>
    <w:p w14:paraId="031B6F85" w14:textId="77777777" w:rsidR="00A95CEF" w:rsidRDefault="00A95CEF" w:rsidP="00A95CEF">
      <w:pPr>
        <w:pStyle w:val="NoSpacing"/>
      </w:pPr>
      <w:r>
        <w:t xml:space="preserve">            int a=0,b=1;</w:t>
      </w:r>
    </w:p>
    <w:p w14:paraId="4E920533" w14:textId="63A30CDC" w:rsidR="00A95CEF" w:rsidRDefault="00A95CEF" w:rsidP="00A95CEF">
      <w:pPr>
        <w:pStyle w:val="NoSpacing"/>
      </w:pPr>
      <w:r>
        <w:t xml:space="preserve">              for (int i=1 ; i&lt;=n; i++){                         in </w:t>
      </w:r>
      <w:r w:rsidR="00AB7019">
        <w:t>6 o=   0,1,1,2,3,5</w:t>
      </w:r>
    </w:p>
    <w:p w14:paraId="52DE6519" w14:textId="77777777" w:rsidR="00A95CEF" w:rsidRDefault="00A95CEF" w:rsidP="00A95CEF">
      <w:pPr>
        <w:pStyle w:val="NoSpacing"/>
      </w:pPr>
      <w:r>
        <w:t xml:space="preserve">                      System.out.print(a+",");</w:t>
      </w:r>
    </w:p>
    <w:p w14:paraId="38D94C52" w14:textId="77777777" w:rsidR="00A95CEF" w:rsidRDefault="00A95CEF" w:rsidP="00A95CEF">
      <w:pPr>
        <w:pStyle w:val="NoSpacing"/>
      </w:pPr>
      <w:r>
        <w:t xml:space="preserve">                          int c=a+b;</w:t>
      </w:r>
    </w:p>
    <w:p w14:paraId="0351B046" w14:textId="77777777" w:rsidR="00A95CEF" w:rsidRDefault="00A95CEF" w:rsidP="00A95CEF">
      <w:pPr>
        <w:pStyle w:val="NoSpacing"/>
      </w:pPr>
      <w:r>
        <w:t xml:space="preserve">                               a=b;</w:t>
      </w:r>
    </w:p>
    <w:p w14:paraId="6FE40FAB" w14:textId="77777777" w:rsidR="00A95CEF" w:rsidRDefault="00A95CEF" w:rsidP="00A95CEF">
      <w:pPr>
        <w:pStyle w:val="NoSpacing"/>
      </w:pPr>
      <w:r>
        <w:t xml:space="preserve">                               b=c; }</w:t>
      </w:r>
    </w:p>
    <w:p w14:paraId="65E44ACB" w14:textId="1B3A13B4" w:rsidR="0024491C" w:rsidRDefault="00A95CEF" w:rsidP="00A95CEF">
      <w:pPr>
        <w:pStyle w:val="NoSpacing"/>
      </w:pPr>
      <w:r>
        <w:t xml:space="preserve">                                        }   }</w:t>
      </w:r>
    </w:p>
    <w:p w14:paraId="16EA0357" w14:textId="77777777" w:rsidR="00BE07FF" w:rsidRDefault="00BE07FF" w:rsidP="00A95CEF">
      <w:pPr>
        <w:pStyle w:val="NoSpacing"/>
      </w:pPr>
    </w:p>
    <w:p w14:paraId="5BF0E73F" w14:textId="206CC186" w:rsidR="00AB7019" w:rsidRDefault="00B073B1" w:rsidP="00F839AA">
      <w:pPr>
        <w:pStyle w:val="NoSpacing"/>
        <w:numPr>
          <w:ilvl w:val="0"/>
          <w:numId w:val="82"/>
        </w:numPr>
        <w:rPr>
          <w:color w:val="FF0000"/>
        </w:rPr>
      </w:pPr>
      <w:r w:rsidRPr="00BE07FF">
        <w:rPr>
          <w:color w:val="FF0000"/>
        </w:rPr>
        <w:t xml:space="preserve">write A PROGRAMME TO </w:t>
      </w:r>
      <w:r w:rsidR="00BE07FF" w:rsidRPr="00BE07FF">
        <w:rPr>
          <w:color w:val="FF0000"/>
        </w:rPr>
        <w:t xml:space="preserve">PRINT END FIBANOCCI NUMBER </w:t>
      </w:r>
      <w:r w:rsidR="00BE07FF">
        <w:rPr>
          <w:color w:val="FF0000"/>
        </w:rPr>
        <w:t>.</w:t>
      </w:r>
    </w:p>
    <w:p w14:paraId="284335BF" w14:textId="77777777" w:rsidR="00C11C52" w:rsidRPr="00C11C52" w:rsidRDefault="00C11C52" w:rsidP="00C11C52">
      <w:pPr>
        <w:pStyle w:val="NoSpacing"/>
      </w:pPr>
      <w:r w:rsidRPr="00C11C52">
        <w:t>import java.util.Scanner;</w:t>
      </w:r>
    </w:p>
    <w:p w14:paraId="3571AE50" w14:textId="77777777" w:rsidR="00A32DBE" w:rsidRPr="00A32DBE" w:rsidRDefault="00A32DBE" w:rsidP="00A32DBE">
      <w:pPr>
        <w:pStyle w:val="NoSpacing"/>
      </w:pPr>
    </w:p>
    <w:p w14:paraId="6539094E" w14:textId="77777777" w:rsidR="00A32DBE" w:rsidRPr="00A32DBE" w:rsidRDefault="00A32DBE" w:rsidP="00A32DBE">
      <w:pPr>
        <w:pStyle w:val="NoSpacing"/>
      </w:pPr>
      <w:r w:rsidRPr="00A32DBE">
        <w:t>class FibonacciCheck {</w:t>
      </w:r>
    </w:p>
    <w:p w14:paraId="5826D1CC" w14:textId="0FA7BDC9" w:rsidR="00A32DBE" w:rsidRPr="00A32DBE" w:rsidRDefault="00A32DBE" w:rsidP="00A32DBE">
      <w:pPr>
        <w:pStyle w:val="NoSpacing"/>
      </w:pPr>
      <w:r w:rsidRPr="00A32DBE">
        <w:t xml:space="preserve">    </w:t>
      </w:r>
      <w:r w:rsidRPr="00685879">
        <w:rPr>
          <w:color w:val="002060"/>
        </w:rPr>
        <w:t>public static void main</w:t>
      </w:r>
      <w:r w:rsidRPr="00A32DBE">
        <w:t>(String[] args) {</w:t>
      </w:r>
    </w:p>
    <w:p w14:paraId="644B5E7E" w14:textId="77777777" w:rsidR="00A32DBE" w:rsidRPr="00A32DBE" w:rsidRDefault="00A32DBE" w:rsidP="00A32DBE">
      <w:pPr>
        <w:pStyle w:val="NoSpacing"/>
      </w:pPr>
      <w:r w:rsidRPr="00A32DBE">
        <w:t xml:space="preserve">        Scanner s = new Scanner(System.in);</w:t>
      </w:r>
    </w:p>
    <w:p w14:paraId="3A74EA61" w14:textId="3463AFFE" w:rsidR="00A32DBE" w:rsidRPr="00A32DBE" w:rsidRDefault="00A32DBE" w:rsidP="00A32DBE">
      <w:pPr>
        <w:pStyle w:val="NoSpacing"/>
      </w:pPr>
      <w:r w:rsidRPr="00A32DBE">
        <w:t xml:space="preserve">        </w:t>
      </w:r>
      <w:r w:rsidRPr="00685879">
        <w:rPr>
          <w:color w:val="3A0000"/>
        </w:rPr>
        <w:t>System.out.println</w:t>
      </w:r>
      <w:r w:rsidRPr="00A32DBE">
        <w:t>("Enter a number:");</w:t>
      </w:r>
    </w:p>
    <w:p w14:paraId="32506694" w14:textId="77777777" w:rsidR="00A32DBE" w:rsidRPr="00A32DBE" w:rsidRDefault="00A32DBE" w:rsidP="00A32DBE">
      <w:pPr>
        <w:pStyle w:val="NoSpacing"/>
      </w:pPr>
      <w:r w:rsidRPr="00A32DBE">
        <w:t xml:space="preserve">        int n = s.nextInt();</w:t>
      </w:r>
    </w:p>
    <w:p w14:paraId="517BFF5A" w14:textId="77777777" w:rsidR="00A32DBE" w:rsidRPr="00A32DBE" w:rsidRDefault="00A32DBE" w:rsidP="00A32DBE">
      <w:pPr>
        <w:pStyle w:val="NoSpacing"/>
      </w:pPr>
      <w:r w:rsidRPr="00A32DBE">
        <w:t xml:space="preserve">        int a = 0, b = 1;</w:t>
      </w:r>
    </w:p>
    <w:p w14:paraId="1CFFF365" w14:textId="77777777" w:rsidR="00A32DBE" w:rsidRPr="00A32DBE" w:rsidRDefault="00A32DBE" w:rsidP="00A32DBE">
      <w:pPr>
        <w:pStyle w:val="NoSpacing"/>
      </w:pPr>
      <w:r w:rsidRPr="00A32DBE">
        <w:t xml:space="preserve">        boolean isFibonacci = false;</w:t>
      </w:r>
    </w:p>
    <w:p w14:paraId="2229190C" w14:textId="77777777" w:rsidR="00A32DBE" w:rsidRPr="00A32DBE" w:rsidRDefault="00A32DBE" w:rsidP="00A32DBE">
      <w:pPr>
        <w:pStyle w:val="NoSpacing"/>
      </w:pPr>
    </w:p>
    <w:p w14:paraId="1DB2B369" w14:textId="77777777" w:rsidR="00A32DBE" w:rsidRPr="00A32DBE" w:rsidRDefault="00A32DBE" w:rsidP="00A32DBE">
      <w:pPr>
        <w:pStyle w:val="NoSpacing"/>
      </w:pPr>
      <w:r w:rsidRPr="00A32DBE">
        <w:t xml:space="preserve">        for (int i = 1; i &lt; n; i++) {</w:t>
      </w:r>
    </w:p>
    <w:p w14:paraId="6B9972A6" w14:textId="77777777" w:rsidR="00A32DBE" w:rsidRPr="00A32DBE" w:rsidRDefault="00A32DBE" w:rsidP="00A32DBE">
      <w:pPr>
        <w:pStyle w:val="NoSpacing"/>
      </w:pPr>
      <w:r w:rsidRPr="00A32DBE">
        <w:t xml:space="preserve">            int c = a + b;</w:t>
      </w:r>
    </w:p>
    <w:p w14:paraId="78D02A49" w14:textId="77777777" w:rsidR="00A32DBE" w:rsidRPr="00A32DBE" w:rsidRDefault="00A32DBE" w:rsidP="00A32DBE">
      <w:pPr>
        <w:pStyle w:val="NoSpacing"/>
      </w:pPr>
      <w:r w:rsidRPr="00A32DBE">
        <w:t xml:space="preserve">            a = b;</w:t>
      </w:r>
    </w:p>
    <w:p w14:paraId="64F32695" w14:textId="77777777" w:rsidR="00A32DBE" w:rsidRPr="00A32DBE" w:rsidRDefault="00A32DBE" w:rsidP="00A32DBE">
      <w:pPr>
        <w:pStyle w:val="NoSpacing"/>
      </w:pPr>
      <w:r w:rsidRPr="00A32DBE">
        <w:t xml:space="preserve">            b = c;</w:t>
      </w:r>
    </w:p>
    <w:p w14:paraId="5F1C09E7" w14:textId="77777777" w:rsidR="00A32DBE" w:rsidRPr="00A32DBE" w:rsidRDefault="00A32DBE" w:rsidP="00A32DBE">
      <w:pPr>
        <w:pStyle w:val="NoSpacing"/>
      </w:pPr>
    </w:p>
    <w:p w14:paraId="51B4D2B6" w14:textId="77777777" w:rsidR="00A32DBE" w:rsidRPr="00A32DBE" w:rsidRDefault="00A32DBE" w:rsidP="00A32DBE">
      <w:pPr>
        <w:pStyle w:val="NoSpacing"/>
      </w:pPr>
      <w:r w:rsidRPr="00A32DBE">
        <w:t xml:space="preserve">            if (c == n) {</w:t>
      </w:r>
    </w:p>
    <w:p w14:paraId="21046A42" w14:textId="77777777" w:rsidR="00A32DBE" w:rsidRPr="00A32DBE" w:rsidRDefault="00A32DBE" w:rsidP="00A32DBE">
      <w:pPr>
        <w:pStyle w:val="NoSpacing"/>
      </w:pPr>
      <w:r w:rsidRPr="00A32DBE">
        <w:t xml:space="preserve">                isFibonacci = true;</w:t>
      </w:r>
    </w:p>
    <w:p w14:paraId="416D2D29" w14:textId="77777777" w:rsidR="00A32DBE" w:rsidRPr="00A32DBE" w:rsidRDefault="00A32DBE" w:rsidP="00A32DBE">
      <w:pPr>
        <w:pStyle w:val="NoSpacing"/>
      </w:pPr>
      <w:r w:rsidRPr="00A32DBE">
        <w:t xml:space="preserve">                break;</w:t>
      </w:r>
    </w:p>
    <w:p w14:paraId="146A46CE" w14:textId="77777777" w:rsidR="00A32DBE" w:rsidRPr="00A32DBE" w:rsidRDefault="00A32DBE" w:rsidP="00A32DBE">
      <w:pPr>
        <w:pStyle w:val="NoSpacing"/>
      </w:pPr>
      <w:r w:rsidRPr="00A32DBE">
        <w:t xml:space="preserve">            }</w:t>
      </w:r>
    </w:p>
    <w:p w14:paraId="4C2AF632" w14:textId="77777777" w:rsidR="00A32DBE" w:rsidRPr="00A32DBE" w:rsidRDefault="00A32DBE" w:rsidP="00A32DBE">
      <w:pPr>
        <w:pStyle w:val="NoSpacing"/>
      </w:pPr>
      <w:r w:rsidRPr="00A32DBE">
        <w:t xml:space="preserve">        }</w:t>
      </w:r>
    </w:p>
    <w:p w14:paraId="2733C032" w14:textId="77777777" w:rsidR="00A32DBE" w:rsidRPr="00A32DBE" w:rsidRDefault="00A32DBE" w:rsidP="00A32DBE">
      <w:pPr>
        <w:pStyle w:val="NoSpacing"/>
      </w:pPr>
    </w:p>
    <w:p w14:paraId="07610473" w14:textId="57AF489A" w:rsidR="00A32DBE" w:rsidRPr="00A32DBE" w:rsidRDefault="00A32DBE" w:rsidP="00A32DBE">
      <w:pPr>
        <w:pStyle w:val="NoSpacing"/>
      </w:pPr>
      <w:r w:rsidRPr="00A32DBE">
        <w:t xml:space="preserve">        </w:t>
      </w:r>
      <w:r w:rsidRPr="00685879">
        <w:rPr>
          <w:color w:val="3A0000"/>
        </w:rPr>
        <w:t>System.out.println</w:t>
      </w:r>
      <w:r w:rsidRPr="00A32DBE">
        <w:t>(isFibonacci ? n + " is a Fibonacci number" : n + " is not a Fibonacci number");</w:t>
      </w:r>
    </w:p>
    <w:p w14:paraId="2FF471CA" w14:textId="77777777" w:rsidR="00A32DBE" w:rsidRPr="00A32DBE" w:rsidRDefault="00A32DBE" w:rsidP="00A32DBE">
      <w:pPr>
        <w:pStyle w:val="NoSpacing"/>
      </w:pPr>
      <w:r w:rsidRPr="00A32DBE">
        <w:t xml:space="preserve">    }</w:t>
      </w:r>
    </w:p>
    <w:p w14:paraId="10958B54" w14:textId="4FBE2D32" w:rsidR="00A32DBE" w:rsidRDefault="00A32DBE" w:rsidP="00A32DBE">
      <w:pPr>
        <w:pStyle w:val="NoSpacing"/>
      </w:pPr>
      <w:r w:rsidRPr="00A32DBE">
        <w:t>}</w:t>
      </w:r>
    </w:p>
    <w:p w14:paraId="148A282F" w14:textId="3A948392" w:rsidR="008C5198" w:rsidRDefault="00340991" w:rsidP="00F839AA">
      <w:pPr>
        <w:pStyle w:val="ListParagraph"/>
        <w:numPr>
          <w:ilvl w:val="0"/>
          <w:numId w:val="81"/>
        </w:numPr>
        <w:rPr>
          <w:b/>
          <w:bCs/>
        </w:rPr>
      </w:pPr>
      <w:r w:rsidRPr="00D205AF">
        <w:rPr>
          <w:highlight w:val="yellow"/>
        </w:rPr>
        <w:t xml:space="preserve">WRITING THE SAME PICE OF CODE MULTIPLE TIMES </w:t>
      </w:r>
      <w:r w:rsidR="005F43BE" w:rsidRPr="00D205AF">
        <w:rPr>
          <w:highlight w:val="yellow"/>
        </w:rPr>
        <w:t>AS PER THE REQUIREMENT INSIDE THE MAIN METHOD</w:t>
      </w:r>
      <w:r w:rsidR="005F43BE">
        <w:t xml:space="preserve"> </w:t>
      </w:r>
      <w:r w:rsidR="00855A98">
        <w:t xml:space="preserve">IS CALLED AS </w:t>
      </w:r>
      <w:r w:rsidR="00855A98" w:rsidRPr="005B320E">
        <w:rPr>
          <w:b/>
          <w:bCs/>
        </w:rPr>
        <w:t xml:space="preserve">UNSTRUCTURED </w:t>
      </w:r>
      <w:r w:rsidR="005B320E" w:rsidRPr="005B320E">
        <w:rPr>
          <w:b/>
          <w:bCs/>
        </w:rPr>
        <w:t>WAY OF PROGRAMMING .</w:t>
      </w:r>
    </w:p>
    <w:p w14:paraId="7B615CF2" w14:textId="77777777" w:rsidR="005B320E" w:rsidRDefault="005B320E" w:rsidP="006E6119">
      <w:pPr>
        <w:pStyle w:val="ListParagraph"/>
      </w:pPr>
    </w:p>
    <w:p w14:paraId="11A3A866" w14:textId="7FFF4A01" w:rsidR="006E6119" w:rsidRPr="005E0E7E" w:rsidRDefault="006E6119" w:rsidP="006E6119">
      <w:pPr>
        <w:rPr>
          <w:b/>
          <w:bCs/>
        </w:rPr>
      </w:pPr>
      <w:r w:rsidRPr="005E0E7E">
        <w:rPr>
          <w:b/>
          <w:bCs/>
        </w:rPr>
        <w:t>NOTE =</w:t>
      </w:r>
    </w:p>
    <w:p w14:paraId="78E40166" w14:textId="5D520FDE" w:rsidR="006E6119" w:rsidRDefault="006E6119" w:rsidP="005E0E7E">
      <w:pPr>
        <w:pStyle w:val="NoSpacing"/>
      </w:pPr>
      <w:r>
        <w:t xml:space="preserve">ACCORDING TO IT STANDARDS </w:t>
      </w:r>
      <w:r w:rsidR="002E63DA">
        <w:t xml:space="preserve">UNSTRUCTURED WAY OF PROGRAMMING IS NOT RECOMMENDED </w:t>
      </w:r>
    </w:p>
    <w:p w14:paraId="66032909" w14:textId="3D2DD6A8" w:rsidR="00FE456C" w:rsidRDefault="00FE456C" w:rsidP="005E0E7E">
      <w:pPr>
        <w:pStyle w:val="NoSpacing"/>
      </w:pPr>
      <w:r>
        <w:t xml:space="preserve">BECOUSE CODE WILL BE REPEATED AND ALL THE ACTIONS </w:t>
      </w:r>
      <w:r w:rsidR="005E0E7E">
        <w:t>PRESENT INSIDE MAIN METHOD .</w:t>
      </w:r>
    </w:p>
    <w:p w14:paraId="258D2B48" w14:textId="73573F2C" w:rsidR="005E0E7E" w:rsidRDefault="005E0E7E" w:rsidP="005E0E7E">
      <w:pPr>
        <w:pStyle w:val="NoSpacing"/>
      </w:pPr>
      <w:r>
        <w:t>SO EVERYTINHG WILL GET EXECUTED.</w:t>
      </w:r>
    </w:p>
    <w:p w14:paraId="19C837B1" w14:textId="77777777" w:rsidR="005E0E7E" w:rsidRDefault="005E0E7E" w:rsidP="005E0E7E">
      <w:pPr>
        <w:pStyle w:val="NoSpacing"/>
      </w:pPr>
    </w:p>
    <w:p w14:paraId="59048892" w14:textId="1E0D8190" w:rsidR="00B16957" w:rsidRDefault="00B16957" w:rsidP="00B16957">
      <w:pPr>
        <w:pStyle w:val="Heading2"/>
      </w:pPr>
      <w:r>
        <w:t>STRUCTURED WAY OF PROGRAMMING =</w:t>
      </w:r>
    </w:p>
    <w:p w14:paraId="61A075C5" w14:textId="4C04AFE3" w:rsidR="00B16957" w:rsidRDefault="00D5493E" w:rsidP="00F839AA">
      <w:pPr>
        <w:pStyle w:val="ListParagraph"/>
        <w:numPr>
          <w:ilvl w:val="0"/>
          <w:numId w:val="81"/>
        </w:numPr>
      </w:pPr>
      <w:r>
        <w:t>W</w:t>
      </w:r>
      <w:r w:rsidRPr="00D205AF">
        <w:rPr>
          <w:highlight w:val="yellow"/>
        </w:rPr>
        <w:t xml:space="preserve">RITE THE CODE ONCE AND EXECUTE THE SAME PIECE OF CODE </w:t>
      </w:r>
      <w:r w:rsidR="004A1984" w:rsidRPr="00D205AF">
        <w:rPr>
          <w:highlight w:val="yellow"/>
        </w:rPr>
        <w:t>MULTIPLE TIMES</w:t>
      </w:r>
      <w:r w:rsidR="004A1984">
        <w:t xml:space="preserve"> WHENEVER ITS NEEDED AS PER CUSTOMER </w:t>
      </w:r>
      <w:r w:rsidR="00514A3B">
        <w:t>REQUIREMENT .</w:t>
      </w:r>
    </w:p>
    <w:p w14:paraId="2421E3F6" w14:textId="7A757AE0" w:rsidR="00514A3B" w:rsidRDefault="00514A3B" w:rsidP="00F839AA">
      <w:pPr>
        <w:pStyle w:val="ListParagraph"/>
        <w:numPr>
          <w:ilvl w:val="0"/>
          <w:numId w:val="81"/>
        </w:numPr>
      </w:pPr>
      <w:r>
        <w:t xml:space="preserve">IS KNOWN </w:t>
      </w:r>
      <w:r w:rsidRPr="00D205AF">
        <w:rPr>
          <w:highlight w:val="yellow"/>
        </w:rPr>
        <w:t>AS STRUCTURED WAY OF PROGRAMMING</w:t>
      </w:r>
      <w:r>
        <w:t xml:space="preserve"> .</w:t>
      </w:r>
    </w:p>
    <w:p w14:paraId="4CC2AC6D" w14:textId="1DBA272D" w:rsidR="00514A3B" w:rsidRPr="00D205AF" w:rsidRDefault="005923A4" w:rsidP="00F839AA">
      <w:pPr>
        <w:pStyle w:val="ListParagraph"/>
        <w:numPr>
          <w:ilvl w:val="0"/>
          <w:numId w:val="81"/>
        </w:numPr>
        <w:rPr>
          <w:highlight w:val="yellow"/>
        </w:rPr>
      </w:pPr>
      <w:r w:rsidRPr="00D205AF">
        <w:rPr>
          <w:highlight w:val="yellow"/>
        </w:rPr>
        <w:t>AS PER THE IT STANDARDS STRUCTURED WAY OF PROGRAMMING IS HIGHLY RECOMMENDED.</w:t>
      </w:r>
    </w:p>
    <w:p w14:paraId="675457FF" w14:textId="6518B93F" w:rsidR="00140758" w:rsidRDefault="00140758" w:rsidP="00140758">
      <w:r w:rsidRPr="00140758">
        <w:rPr>
          <w:b/>
          <w:bCs/>
        </w:rPr>
        <w:t>NOTE</w:t>
      </w:r>
      <w:r>
        <w:t>=</w:t>
      </w:r>
    </w:p>
    <w:p w14:paraId="5A15B271" w14:textId="1DBDE601" w:rsidR="00FF0E5E" w:rsidRDefault="00140758" w:rsidP="00240FE9">
      <w:r>
        <w:t xml:space="preserve">IN STRUCURED WAY OF PROGRAMING </w:t>
      </w:r>
      <w:r w:rsidR="005420C7">
        <w:t xml:space="preserve">WE CAN ELIMINATE REPEATED CODE </w:t>
      </w:r>
      <w:r w:rsidR="00941F0C">
        <w:t xml:space="preserve">AND ALL THE CODE WILL NOT BE PRESENT INSIDE MAIN </w:t>
      </w:r>
      <w:r w:rsidR="00060F5A">
        <w:t>METHOD WHEN ITS NEEDED WE CAN CALL FOR IT.</w:t>
      </w:r>
    </w:p>
    <w:p w14:paraId="6E658386" w14:textId="2EAAA4B8" w:rsidR="00FF0E5E" w:rsidRDefault="00FF0E5E" w:rsidP="00140758">
      <w:r>
        <w:t xml:space="preserve">NOTE = SOLUTION FOR STRUCTURED WAY OF PROGRAMING </w:t>
      </w:r>
      <w:r w:rsidR="00FF4E1A">
        <w:t>IS METHODS .</w:t>
      </w:r>
    </w:p>
    <w:p w14:paraId="735D51B6" w14:textId="2A474AAB" w:rsidR="00FF4E1A" w:rsidRDefault="00FF4E1A" w:rsidP="00FF4E1A">
      <w:pPr>
        <w:pStyle w:val="Heading1"/>
      </w:pPr>
      <w:r>
        <w:t>METHODS=</w:t>
      </w:r>
    </w:p>
    <w:p w14:paraId="2C6862AC" w14:textId="00FEF7ED" w:rsidR="00D448F0" w:rsidRDefault="0018070C" w:rsidP="00F839AA">
      <w:pPr>
        <w:pStyle w:val="ListParagraph"/>
        <w:numPr>
          <w:ilvl w:val="0"/>
          <w:numId w:val="83"/>
        </w:numPr>
      </w:pPr>
      <w:r>
        <w:t xml:space="preserve">METHODS ARE </w:t>
      </w:r>
      <w:r w:rsidRPr="00D205AF">
        <w:rPr>
          <w:highlight w:val="yellow"/>
        </w:rPr>
        <w:t>USED TO PERFORM A SPECIFIC TASK OR AN ACTION</w:t>
      </w:r>
      <w:r w:rsidR="00D448F0">
        <w:t>.</w:t>
      </w:r>
    </w:p>
    <w:p w14:paraId="6FFA32FB" w14:textId="71E924C3" w:rsidR="00D448F0" w:rsidRDefault="00D448F0" w:rsidP="00F839AA">
      <w:pPr>
        <w:pStyle w:val="ListParagraph"/>
        <w:numPr>
          <w:ilvl w:val="0"/>
          <w:numId w:val="83"/>
        </w:numPr>
      </w:pPr>
      <w:r>
        <w:t xml:space="preserve">WE CAN </w:t>
      </w:r>
      <w:r w:rsidRPr="00D205AF">
        <w:rPr>
          <w:highlight w:val="yellow"/>
        </w:rPr>
        <w:t xml:space="preserve">DECLARE ‘N’ NUMBER OF METHODS </w:t>
      </w:r>
      <w:r w:rsidR="0018725E" w:rsidRPr="00D205AF">
        <w:rPr>
          <w:highlight w:val="yellow"/>
        </w:rPr>
        <w:t>INSIDE A CLASS</w:t>
      </w:r>
      <w:r w:rsidR="0018725E">
        <w:t xml:space="preserve"> .</w:t>
      </w:r>
    </w:p>
    <w:p w14:paraId="278E06FD" w14:textId="3CB05AA2" w:rsidR="0018725E" w:rsidRDefault="0018725E" w:rsidP="00F839AA">
      <w:pPr>
        <w:pStyle w:val="ListParagraph"/>
        <w:numPr>
          <w:ilvl w:val="0"/>
          <w:numId w:val="83"/>
        </w:numPr>
      </w:pPr>
      <w:r>
        <w:t xml:space="preserve">IT IS </w:t>
      </w:r>
      <w:r w:rsidRPr="00D205AF">
        <w:rPr>
          <w:highlight w:val="yellow"/>
        </w:rPr>
        <w:t xml:space="preserve">OUR RESPONSIBILITY </w:t>
      </w:r>
      <w:r w:rsidR="005167A4" w:rsidRPr="00D205AF">
        <w:rPr>
          <w:highlight w:val="yellow"/>
        </w:rPr>
        <w:t>TO CALL OR INVOKE A METHOD</w:t>
      </w:r>
      <w:r w:rsidR="005167A4">
        <w:t>.</w:t>
      </w:r>
    </w:p>
    <w:p w14:paraId="760547BC" w14:textId="71C06DC0" w:rsidR="005167A4" w:rsidRDefault="005167A4" w:rsidP="00F839AA">
      <w:pPr>
        <w:pStyle w:val="ListParagraph"/>
        <w:numPr>
          <w:ilvl w:val="0"/>
          <w:numId w:val="83"/>
        </w:numPr>
        <w:rPr>
          <w:b/>
          <w:bCs/>
        </w:rPr>
      </w:pPr>
      <w:r>
        <w:t xml:space="preserve">IT IS ALSO KNOWN AS </w:t>
      </w:r>
      <w:r w:rsidRPr="00D205AF">
        <w:rPr>
          <w:b/>
          <w:highlight w:val="yellow"/>
        </w:rPr>
        <w:t xml:space="preserve">FUNCTION </w:t>
      </w:r>
      <w:r w:rsidR="00374571" w:rsidRPr="00D205AF">
        <w:rPr>
          <w:b/>
          <w:highlight w:val="yellow"/>
        </w:rPr>
        <w:t>MEMBERS</w:t>
      </w:r>
      <w:r w:rsidR="00374571" w:rsidRPr="00374571">
        <w:rPr>
          <w:b/>
          <w:bCs/>
        </w:rPr>
        <w:t>.</w:t>
      </w:r>
    </w:p>
    <w:p w14:paraId="52CB67FD" w14:textId="7D1884B9" w:rsidR="00FF62F3" w:rsidRDefault="00FF62F3" w:rsidP="00374571">
      <w:r>
        <w:t>ACCESS MODIFIER =</w:t>
      </w:r>
      <w:r w:rsidR="004365CC">
        <w:t xml:space="preserve"> PRIVATE ,DEFAULT, PROTECTED , PUBLIC.</w:t>
      </w:r>
    </w:p>
    <w:p w14:paraId="4EE3EB6A" w14:textId="6C050B0D" w:rsidR="004365CC" w:rsidRDefault="004365CC" w:rsidP="00374571">
      <w:r>
        <w:t xml:space="preserve">MODIFIER  =  </w:t>
      </w:r>
      <w:r w:rsidR="0027138C">
        <w:t>STATIC ,FINAL,  ABSTRACT ,SYNCRONIZED</w:t>
      </w:r>
    </w:p>
    <w:p w14:paraId="6CD5F4F8" w14:textId="581C4761" w:rsidR="001F4738" w:rsidRDefault="001F4738" w:rsidP="001F4738">
      <w:pPr>
        <w:pStyle w:val="Heading2"/>
      </w:pPr>
      <w:r>
        <w:t>TYPES OF METHODS=</w:t>
      </w:r>
    </w:p>
    <w:p w14:paraId="107B1717" w14:textId="2BF1042A" w:rsidR="001F4738" w:rsidRDefault="001F4738" w:rsidP="00F839AA">
      <w:pPr>
        <w:pStyle w:val="ListParagraph"/>
        <w:numPr>
          <w:ilvl w:val="0"/>
          <w:numId w:val="84"/>
        </w:numPr>
      </w:pPr>
      <w:r>
        <w:t xml:space="preserve">INBUILT METHOD = a) </w:t>
      </w:r>
      <w:r w:rsidR="00751ECD">
        <w:t>WITH ARGUMENT b)WITHOUT ARGUMENT</w:t>
      </w:r>
    </w:p>
    <w:p w14:paraId="26D032AE" w14:textId="738084DE" w:rsidR="00F57536" w:rsidRDefault="00751ECD" w:rsidP="00F839AA">
      <w:pPr>
        <w:pStyle w:val="ListParagraph"/>
        <w:numPr>
          <w:ilvl w:val="0"/>
          <w:numId w:val="84"/>
        </w:numPr>
      </w:pPr>
      <w:r>
        <w:t xml:space="preserve">USER DEFINE </w:t>
      </w:r>
      <w:r w:rsidR="00730D5E">
        <w:t xml:space="preserve">METHOD = a)WITH ARGUMENT b) WITHOUT ARGUMENT </w:t>
      </w:r>
    </w:p>
    <w:p w14:paraId="68648649" w14:textId="77777777" w:rsidR="00F57536" w:rsidRDefault="00F57536" w:rsidP="00F57536">
      <w:pPr>
        <w:pStyle w:val="ListParagraph"/>
      </w:pPr>
    </w:p>
    <w:p w14:paraId="7124FC25" w14:textId="4A607D75" w:rsidR="00F57536" w:rsidRDefault="00F57536" w:rsidP="00F839AA">
      <w:pPr>
        <w:pStyle w:val="Heading3"/>
        <w:numPr>
          <w:ilvl w:val="0"/>
          <w:numId w:val="85"/>
        </w:numPr>
      </w:pPr>
      <w:r>
        <w:t>INBUILT METHOD=</w:t>
      </w:r>
    </w:p>
    <w:p w14:paraId="5133B29B" w14:textId="2009F8C3" w:rsidR="008A2CA2" w:rsidRPr="00D205AF" w:rsidRDefault="008A2CA2" w:rsidP="00F839AA">
      <w:pPr>
        <w:pStyle w:val="ListParagraph"/>
        <w:numPr>
          <w:ilvl w:val="0"/>
          <w:numId w:val="86"/>
        </w:numPr>
        <w:rPr>
          <w:highlight w:val="yellow"/>
        </w:rPr>
      </w:pPr>
      <w:r>
        <w:t xml:space="preserve">INBUILT METHODS ARE THOSE METHODS </w:t>
      </w:r>
      <w:r w:rsidR="00373848" w:rsidRPr="00D205AF">
        <w:rPr>
          <w:highlight w:val="yellow"/>
        </w:rPr>
        <w:t xml:space="preserve">WHICH IS ALREADY WRITTEN AND STORED IT IN </w:t>
      </w:r>
      <w:r w:rsidR="00C47F76" w:rsidRPr="00D205AF">
        <w:rPr>
          <w:highlight w:val="yellow"/>
        </w:rPr>
        <w:t>SET OF LIBRARYS  .</w:t>
      </w:r>
    </w:p>
    <w:p w14:paraId="40FC29EE" w14:textId="742D5531" w:rsidR="00C47F76" w:rsidRDefault="00C47F76" w:rsidP="00F839AA">
      <w:pPr>
        <w:pStyle w:val="ListParagraph"/>
        <w:numPr>
          <w:ilvl w:val="0"/>
          <w:numId w:val="86"/>
        </w:numPr>
      </w:pPr>
      <w:r w:rsidRPr="00D205AF">
        <w:rPr>
          <w:highlight w:val="yellow"/>
        </w:rPr>
        <w:t>WHEN WE ARE USING IT</w:t>
      </w:r>
      <w:r w:rsidR="009F7B41">
        <w:t>,</w:t>
      </w:r>
      <w:r>
        <w:t xml:space="preserve"> </w:t>
      </w:r>
      <w:r w:rsidR="009F7B41" w:rsidRPr="00D205AF">
        <w:rPr>
          <w:highlight w:val="yellow"/>
        </w:rPr>
        <w:t>IT NEEDS TO BE IMPORTED AND USED.</w:t>
      </w:r>
    </w:p>
    <w:p w14:paraId="0C813F16" w14:textId="71C37EE5" w:rsidR="009F7B41" w:rsidRDefault="003607CE" w:rsidP="003607CE">
      <w:pPr>
        <w:pStyle w:val="Heading3"/>
      </w:pPr>
      <w:r w:rsidRPr="003607CE">
        <w:t>2</w:t>
      </w:r>
      <w:r>
        <w:t xml:space="preserve"> USER DEFINE METHOD=</w:t>
      </w:r>
    </w:p>
    <w:p w14:paraId="4576BE67" w14:textId="49091FE7" w:rsidR="003607CE" w:rsidRDefault="00555605" w:rsidP="00F839AA">
      <w:pPr>
        <w:pStyle w:val="ListParagraph"/>
        <w:numPr>
          <w:ilvl w:val="0"/>
          <w:numId w:val="87"/>
        </w:numPr>
      </w:pPr>
      <w:r>
        <w:t xml:space="preserve">A </w:t>
      </w:r>
      <w:r w:rsidRPr="00D205AF">
        <w:rPr>
          <w:highlight w:val="yellow"/>
        </w:rPr>
        <w:t>METHOD WHICH IS CREATED</w:t>
      </w:r>
      <w:r w:rsidR="00052CC0" w:rsidRPr="00D205AF">
        <w:rPr>
          <w:highlight w:val="yellow"/>
        </w:rPr>
        <w:t xml:space="preserve"> / DEVELOPED BY THE USER OR PROGRAMMER </w:t>
      </w:r>
      <w:r w:rsidR="00212444" w:rsidRPr="00D205AF">
        <w:rPr>
          <w:highlight w:val="yellow"/>
        </w:rPr>
        <w:t>AS PER THEIR BUSINESS REQUREMENT</w:t>
      </w:r>
      <w:r w:rsidR="00212444">
        <w:t xml:space="preserve"> IS KNOWN AS USER DEFINE </w:t>
      </w:r>
      <w:r w:rsidR="007C5947">
        <w:t>.</w:t>
      </w:r>
    </w:p>
    <w:p w14:paraId="3DA8446E" w14:textId="1D080D62" w:rsidR="007C5947" w:rsidRDefault="00EB4884" w:rsidP="00F839AA">
      <w:pPr>
        <w:pStyle w:val="ListParagraph"/>
        <w:numPr>
          <w:ilvl w:val="0"/>
          <w:numId w:val="87"/>
        </w:numPr>
      </w:pPr>
      <w:r>
        <w:t xml:space="preserve">USER DEFINE </w:t>
      </w:r>
      <w:r w:rsidRPr="00D205AF">
        <w:rPr>
          <w:highlight w:val="yellow"/>
        </w:rPr>
        <w:t>METHOD CAN CHANGE FROM ONE PROGRMMER TO ANOTHER PROGRAMMER</w:t>
      </w:r>
      <w:r>
        <w:t xml:space="preserve"> </w:t>
      </w:r>
      <w:r w:rsidR="00DD4692">
        <w:t>AS PER THE BUSINESS NEED.</w:t>
      </w:r>
    </w:p>
    <w:p w14:paraId="4FB43E68" w14:textId="142590FB" w:rsidR="006A71B3" w:rsidRDefault="006A71B3" w:rsidP="006A71B3">
      <w:pPr>
        <w:pStyle w:val="Heading3"/>
      </w:pPr>
      <w:r>
        <w:t>Methdo declaration=</w:t>
      </w:r>
    </w:p>
    <w:p w14:paraId="750C37AC" w14:textId="2E48AFDE" w:rsidR="006A71B3" w:rsidRDefault="006A71B3" w:rsidP="006A71B3">
      <w:pPr>
        <w:pStyle w:val="ListParagraph"/>
        <w:numPr>
          <w:ilvl w:val="0"/>
          <w:numId w:val="279"/>
        </w:numPr>
      </w:pPr>
      <w:r>
        <w:t xml:space="preserve"> </w:t>
      </w:r>
      <w:r w:rsidRPr="006A71B3">
        <w:t>public int add(int a, int b);</w:t>
      </w:r>
    </w:p>
    <w:p w14:paraId="62097791" w14:textId="17F44CE4" w:rsidR="006A71B3" w:rsidRDefault="006A71B3" w:rsidP="006A71B3">
      <w:pPr>
        <w:pStyle w:val="ListParagraph"/>
        <w:numPr>
          <w:ilvl w:val="0"/>
          <w:numId w:val="279"/>
        </w:numPr>
      </w:pPr>
      <w:r w:rsidRPr="006A71B3">
        <w:rPr>
          <w:b/>
          <w:bCs/>
        </w:rPr>
        <w:t>Does NOT include:</w:t>
      </w:r>
      <w:r w:rsidRPr="006A71B3">
        <w:t xml:space="preserve"> Method body</w:t>
      </w:r>
    </w:p>
    <w:p w14:paraId="15EAA9BE" w14:textId="6FA876E8" w:rsidR="006A71B3" w:rsidRDefault="006A71B3" w:rsidP="006A71B3">
      <w:pPr>
        <w:pStyle w:val="Heading3"/>
      </w:pPr>
      <w:r>
        <w:t>Mehtod signature =</w:t>
      </w:r>
    </w:p>
    <w:p w14:paraId="1125C8ED" w14:textId="4A4EC1C7" w:rsidR="006A71B3" w:rsidRPr="006A71B3" w:rsidRDefault="006A71B3" w:rsidP="006A71B3">
      <w:pPr>
        <w:pStyle w:val="ListParagraph"/>
        <w:numPr>
          <w:ilvl w:val="0"/>
          <w:numId w:val="281"/>
        </w:numPr>
      </w:pPr>
      <w:r w:rsidRPr="006A71B3">
        <w:t>add(int, int)</w:t>
      </w:r>
      <w:r>
        <w:t>;</w:t>
      </w:r>
    </w:p>
    <w:p w14:paraId="248D1C79" w14:textId="564B5A22" w:rsidR="006A71B3" w:rsidRDefault="006A71B3" w:rsidP="006A71B3">
      <w:pPr>
        <w:pStyle w:val="ListParagraph"/>
        <w:numPr>
          <w:ilvl w:val="0"/>
          <w:numId w:val="280"/>
        </w:numPr>
      </w:pPr>
      <w:r w:rsidRPr="006A71B3">
        <w:rPr>
          <w:b/>
          <w:bCs/>
        </w:rPr>
        <w:t>Does NOT include:</w:t>
      </w:r>
      <w:r w:rsidRPr="006A71B3">
        <w:t xml:space="preserve"> Return type, parameter names, access modifiers, method body</w:t>
      </w:r>
    </w:p>
    <w:p w14:paraId="0C6814B9" w14:textId="0FEFBE79" w:rsidR="006A71B3" w:rsidRDefault="006A71B3" w:rsidP="006A71B3">
      <w:pPr>
        <w:pStyle w:val="Heading3"/>
      </w:pPr>
      <w:r>
        <w:t>Mehtod definition=</w:t>
      </w:r>
    </w:p>
    <w:p w14:paraId="1E626838" w14:textId="77777777" w:rsidR="006A71B3" w:rsidRDefault="006A71B3" w:rsidP="006A71B3">
      <w:pPr>
        <w:pStyle w:val="ListParagraph"/>
        <w:numPr>
          <w:ilvl w:val="0"/>
          <w:numId w:val="280"/>
        </w:numPr>
      </w:pPr>
      <w:r>
        <w:t>public int add(int a, int b) {</w:t>
      </w:r>
    </w:p>
    <w:p w14:paraId="4044F28D" w14:textId="77777777" w:rsidR="006A71B3" w:rsidRDefault="006A71B3" w:rsidP="006A71B3">
      <w:pPr>
        <w:pStyle w:val="ListParagraph"/>
        <w:numPr>
          <w:ilvl w:val="0"/>
          <w:numId w:val="280"/>
        </w:numPr>
      </w:pPr>
      <w:r>
        <w:t xml:space="preserve">    return a + b;</w:t>
      </w:r>
    </w:p>
    <w:p w14:paraId="4EB6E324" w14:textId="3019ECA1" w:rsidR="006A71B3" w:rsidRDefault="006A71B3" w:rsidP="006A71B3">
      <w:pPr>
        <w:pStyle w:val="ListParagraph"/>
        <w:numPr>
          <w:ilvl w:val="0"/>
          <w:numId w:val="280"/>
        </w:numPr>
      </w:pPr>
      <w:r>
        <w:t>}</w:t>
      </w:r>
    </w:p>
    <w:p w14:paraId="3BD3E906" w14:textId="77777777" w:rsidR="006A71B3" w:rsidRDefault="006A71B3" w:rsidP="006A71B3">
      <w:pPr>
        <w:pStyle w:val="NormalWeb"/>
      </w:pPr>
      <w:r>
        <w:rPr>
          <w:rStyle w:val="Strong"/>
        </w:rPr>
        <w:t>What it includes:</w:t>
      </w:r>
    </w:p>
    <w:p w14:paraId="4B9F4F37" w14:textId="77777777" w:rsidR="006A71B3" w:rsidRDefault="006A71B3" w:rsidP="006A71B3">
      <w:pPr>
        <w:pStyle w:val="NormalWeb"/>
        <w:numPr>
          <w:ilvl w:val="0"/>
          <w:numId w:val="280"/>
        </w:numPr>
      </w:pPr>
      <w:r>
        <w:t xml:space="preserve">Method declaration </w:t>
      </w:r>
      <w:r>
        <w:rPr>
          <w:rStyle w:val="Strong"/>
        </w:rPr>
        <w:t>+</w:t>
      </w:r>
    </w:p>
    <w:p w14:paraId="70FDFD64" w14:textId="67AC08F0" w:rsidR="006A71B3" w:rsidRPr="006A71B3" w:rsidRDefault="006A71B3" w:rsidP="006A71B3">
      <w:pPr>
        <w:pStyle w:val="NormalWeb"/>
        <w:numPr>
          <w:ilvl w:val="0"/>
          <w:numId w:val="280"/>
        </w:numPr>
      </w:pPr>
      <w:r>
        <w:t xml:space="preserve">Method body (the logic inside </w:t>
      </w:r>
      <w:r>
        <w:rPr>
          <w:rStyle w:val="HTMLCode"/>
        </w:rPr>
        <w:t>{}</w:t>
      </w:r>
      <w:r>
        <w:t>)</w:t>
      </w:r>
    </w:p>
    <w:p w14:paraId="46579479" w14:textId="7EAF4B9F" w:rsidR="00053FA3" w:rsidRDefault="00053FA3" w:rsidP="00053FA3">
      <w:r>
        <w:t>NOTE=</w:t>
      </w:r>
    </w:p>
    <w:p w14:paraId="42EBA1D3" w14:textId="00814BC9" w:rsidR="00053FA3" w:rsidRDefault="00F65DD8" w:rsidP="00F839AA">
      <w:pPr>
        <w:pStyle w:val="ListParagraph"/>
        <w:numPr>
          <w:ilvl w:val="0"/>
          <w:numId w:val="88"/>
        </w:numPr>
      </w:pPr>
      <w:r>
        <w:t xml:space="preserve">MAIN METHOD IS </w:t>
      </w:r>
      <w:r w:rsidRPr="00D205AF">
        <w:rPr>
          <w:highlight w:val="yellow"/>
        </w:rPr>
        <w:t>INBUILT METHOD IT IS PARAMETERIZED</w:t>
      </w:r>
      <w:r>
        <w:t xml:space="preserve"> </w:t>
      </w:r>
      <w:r w:rsidR="00025E96">
        <w:t>.</w:t>
      </w:r>
    </w:p>
    <w:p w14:paraId="4C9EB662" w14:textId="78B2DAD0" w:rsidR="000D068E" w:rsidRDefault="000D068E" w:rsidP="00F839AA">
      <w:pPr>
        <w:pStyle w:val="ListParagraph"/>
        <w:numPr>
          <w:ilvl w:val="0"/>
          <w:numId w:val="88"/>
        </w:numPr>
      </w:pPr>
      <w:r w:rsidRPr="00D205AF">
        <w:rPr>
          <w:highlight w:val="yellow"/>
        </w:rPr>
        <w:t>RETURN SHOULD BE LAST STATEMENT INSIDE THE METHOD</w:t>
      </w:r>
      <w:r w:rsidR="00025E96">
        <w:t>.</w:t>
      </w:r>
      <w:r>
        <w:t xml:space="preserve"> </w:t>
      </w:r>
    </w:p>
    <w:p w14:paraId="7D6FCCAB" w14:textId="59FA76F7" w:rsidR="000D068E" w:rsidRDefault="00DE2ED9" w:rsidP="00F839AA">
      <w:pPr>
        <w:pStyle w:val="ListParagraph"/>
        <w:numPr>
          <w:ilvl w:val="0"/>
          <w:numId w:val="88"/>
        </w:numPr>
      </w:pPr>
      <w:r w:rsidRPr="00D205AF">
        <w:rPr>
          <w:highlight w:val="yellow"/>
        </w:rPr>
        <w:t xml:space="preserve">APART FROM MAIN EVERYTHING NEEDS TO BE INVOKED </w:t>
      </w:r>
      <w:r w:rsidR="00025E96" w:rsidRPr="00D205AF">
        <w:rPr>
          <w:highlight w:val="yellow"/>
        </w:rPr>
        <w:t>/ CALLED</w:t>
      </w:r>
      <w:r w:rsidR="00025E96">
        <w:t>.</w:t>
      </w:r>
    </w:p>
    <w:p w14:paraId="24DC79E1" w14:textId="12B26F8E" w:rsidR="00025E96" w:rsidRDefault="004C7E09" w:rsidP="004C7E09">
      <w:pPr>
        <w:pStyle w:val="Heading2"/>
      </w:pPr>
      <w:r>
        <w:t>RETURN TYPE=</w:t>
      </w:r>
    </w:p>
    <w:p w14:paraId="568E7295" w14:textId="7196429C" w:rsidR="00A10D11" w:rsidRPr="00A10D11" w:rsidRDefault="00A10D11">
      <w:pPr>
        <w:pStyle w:val="ListParagraph"/>
        <w:numPr>
          <w:ilvl w:val="0"/>
          <w:numId w:val="283"/>
        </w:numPr>
      </w:pPr>
      <w:r>
        <w:t>Return is a keyword</w:t>
      </w:r>
      <w:r w:rsidR="003C7400">
        <w:t>.</w:t>
      </w:r>
    </w:p>
    <w:p w14:paraId="3D9CEF5C" w14:textId="482568F1" w:rsidR="004C7E09" w:rsidRPr="00D205AF" w:rsidRDefault="00506F9E" w:rsidP="00F839AA">
      <w:pPr>
        <w:pStyle w:val="ListParagraph"/>
        <w:numPr>
          <w:ilvl w:val="0"/>
          <w:numId w:val="89"/>
        </w:numPr>
        <w:rPr>
          <w:highlight w:val="yellow"/>
        </w:rPr>
      </w:pPr>
      <w:r w:rsidRPr="00D205AF">
        <w:rPr>
          <w:highlight w:val="yellow"/>
        </w:rPr>
        <w:t>RETURN TYPE IS A DATATYPE</w:t>
      </w:r>
      <w:r>
        <w:t xml:space="preserve"> </w:t>
      </w:r>
      <w:r w:rsidR="00922FEB">
        <w:t xml:space="preserve">WHICH SPECIFIES </w:t>
      </w:r>
      <w:r w:rsidR="00922FEB" w:rsidRPr="00D205AF">
        <w:rPr>
          <w:highlight w:val="yellow"/>
        </w:rPr>
        <w:t>WHAT TYPE OF DATA</w:t>
      </w:r>
      <w:r w:rsidR="00C164BA" w:rsidRPr="00D205AF">
        <w:rPr>
          <w:highlight w:val="yellow"/>
        </w:rPr>
        <w:t xml:space="preserve"> SHOULD BE RETURN </w:t>
      </w:r>
      <w:r w:rsidR="00AE3F88" w:rsidRPr="00D205AF">
        <w:rPr>
          <w:highlight w:val="yellow"/>
        </w:rPr>
        <w:t>BY METHOD AFTER EXECUTION</w:t>
      </w:r>
    </w:p>
    <w:p w14:paraId="13A9D4F9" w14:textId="53B38F29" w:rsidR="00502851" w:rsidRDefault="00502851" w:rsidP="00F839AA">
      <w:pPr>
        <w:pStyle w:val="ListParagraph"/>
        <w:numPr>
          <w:ilvl w:val="0"/>
          <w:numId w:val="89"/>
        </w:numPr>
      </w:pPr>
      <w:r w:rsidRPr="00D205AF">
        <w:rPr>
          <w:highlight w:val="yellow"/>
        </w:rPr>
        <w:t xml:space="preserve">THE MEHOD AFTER EXECUTION CAN RETURN A VALUE </w:t>
      </w:r>
      <w:r w:rsidR="001E4161" w:rsidRPr="00D205AF">
        <w:rPr>
          <w:highlight w:val="yellow"/>
        </w:rPr>
        <w:t>BACK TO THE COLLER</w:t>
      </w:r>
      <w:r w:rsidR="001E4161">
        <w:t>.</w:t>
      </w:r>
    </w:p>
    <w:p w14:paraId="3C74096B" w14:textId="4C664518" w:rsidR="001E4161" w:rsidRDefault="001E4161" w:rsidP="00F839AA">
      <w:pPr>
        <w:pStyle w:val="ListParagraph"/>
        <w:numPr>
          <w:ilvl w:val="0"/>
          <w:numId w:val="89"/>
        </w:numPr>
      </w:pPr>
      <w:r>
        <w:t xml:space="preserve">IT IS </w:t>
      </w:r>
      <w:r w:rsidRPr="00D205AF">
        <w:rPr>
          <w:highlight w:val="yellow"/>
        </w:rPr>
        <w:t xml:space="preserve">MANDETORY TO SPECIFY </w:t>
      </w:r>
      <w:r w:rsidR="003F50D3" w:rsidRPr="00D205AF">
        <w:rPr>
          <w:highlight w:val="yellow"/>
        </w:rPr>
        <w:t xml:space="preserve">WHAT TYPE OF DATA SHOULD BE RETURN </w:t>
      </w:r>
      <w:r w:rsidR="00565504" w:rsidRPr="00D205AF">
        <w:rPr>
          <w:highlight w:val="yellow"/>
        </w:rPr>
        <w:t>BY THE METHOD IN METHOD DECL</w:t>
      </w:r>
      <w:r w:rsidR="00A00BB1" w:rsidRPr="00D205AF">
        <w:rPr>
          <w:highlight w:val="yellow"/>
        </w:rPr>
        <w:t>E</w:t>
      </w:r>
      <w:r w:rsidR="00565504" w:rsidRPr="00D205AF">
        <w:rPr>
          <w:highlight w:val="yellow"/>
        </w:rPr>
        <w:t>RA</w:t>
      </w:r>
      <w:r w:rsidR="00A00BB1" w:rsidRPr="00D205AF">
        <w:rPr>
          <w:highlight w:val="yellow"/>
        </w:rPr>
        <w:t>TION STATEMENT</w:t>
      </w:r>
      <w:r w:rsidR="00A00BB1">
        <w:t xml:space="preserve"> . WHICH IS DONE WITH THE HELP OF </w:t>
      </w:r>
      <w:r w:rsidR="00A35217">
        <w:t>RETURN TYPE.</w:t>
      </w:r>
    </w:p>
    <w:p w14:paraId="58170433" w14:textId="33DA13C4" w:rsidR="00A35217" w:rsidRDefault="00A35217" w:rsidP="00A35217">
      <w:pPr>
        <w:pStyle w:val="Heading2"/>
      </w:pPr>
      <w:r>
        <w:t>TYPES OF RETURN TYPE =</w:t>
      </w:r>
    </w:p>
    <w:p w14:paraId="6E9C89FC" w14:textId="554E23ED" w:rsidR="00A35217" w:rsidRDefault="00A35217" w:rsidP="00A35217">
      <w:r>
        <w:t xml:space="preserve">1 </w:t>
      </w:r>
      <w:r w:rsidR="00101503">
        <w:t xml:space="preserve">PREMETIVE = BYTE , BOOLEAN , SHORT ,CHAR, </w:t>
      </w:r>
      <w:r w:rsidR="0071261D">
        <w:t>INT , DOUBLE ,LONG</w:t>
      </w:r>
      <w:r w:rsidR="0088258A">
        <w:t>.</w:t>
      </w:r>
    </w:p>
    <w:p w14:paraId="73C36A32" w14:textId="11F833C2" w:rsidR="0088258A" w:rsidRDefault="004A71BB" w:rsidP="004A71BB">
      <w:r>
        <w:t xml:space="preserve">2 </w:t>
      </w:r>
      <w:r w:rsidR="0088258A">
        <w:t xml:space="preserve">NON PREMETIVE = </w:t>
      </w:r>
      <w:r>
        <w:t xml:space="preserve">STRING  AND ALL CLASS TYPE </w:t>
      </w:r>
    </w:p>
    <w:p w14:paraId="6915D2A8" w14:textId="1AB16F05" w:rsidR="004A71BB" w:rsidRDefault="002A6ABE" w:rsidP="002A6ABE">
      <w:r>
        <w:t xml:space="preserve">3 </w:t>
      </w:r>
      <w:r w:rsidR="004A71BB">
        <w:t>VOID = (</w:t>
      </w:r>
      <w:r w:rsidR="00FD47E4">
        <w:t xml:space="preserve">METHOD WILL NOT RETURN ANY VALUE BACK TO THE </w:t>
      </w:r>
      <w:r>
        <w:t>CALLER)</w:t>
      </w:r>
    </w:p>
    <w:p w14:paraId="65B783D0" w14:textId="77777777" w:rsidR="009B4F0D" w:rsidRDefault="009B4F0D" w:rsidP="009B4F0D">
      <w:pPr>
        <w:pStyle w:val="NoSpacing"/>
      </w:pPr>
      <w:r>
        <w:t xml:space="preserve">class </w:t>
      </w:r>
      <w:r w:rsidRPr="00D205AF">
        <w:t>methodflow{</w:t>
      </w:r>
    </w:p>
    <w:p w14:paraId="4C48BC8C" w14:textId="77777777" w:rsidR="009B4F0D" w:rsidRDefault="009B4F0D" w:rsidP="009B4F0D">
      <w:pPr>
        <w:pStyle w:val="NoSpacing"/>
      </w:pPr>
      <w:r>
        <w:t xml:space="preserve">                  public static void display(){</w:t>
      </w:r>
    </w:p>
    <w:p w14:paraId="1D76159D" w14:textId="463605CB" w:rsidR="009B4F0D" w:rsidRDefault="009B4F0D" w:rsidP="009B4F0D">
      <w:pPr>
        <w:pStyle w:val="NoSpacing"/>
      </w:pPr>
      <w:r>
        <w:t xml:space="preserve">               </w:t>
      </w:r>
      <w:r w:rsidR="0060103C" w:rsidRPr="00685879">
        <w:rPr>
          <w:b/>
          <w:color w:val="3A0000"/>
        </w:rPr>
        <w:t>System.out.println</w:t>
      </w:r>
      <w:r>
        <w:t>("is display non parameterized");</w:t>
      </w:r>
    </w:p>
    <w:p w14:paraId="5627D7D7" w14:textId="77777777" w:rsidR="009B4F0D" w:rsidRDefault="009B4F0D" w:rsidP="009B4F0D">
      <w:pPr>
        <w:pStyle w:val="NoSpacing"/>
      </w:pPr>
      <w:r>
        <w:t xml:space="preserve">               return;</w:t>
      </w:r>
    </w:p>
    <w:p w14:paraId="51902899" w14:textId="77777777" w:rsidR="009B4F0D" w:rsidRDefault="009B4F0D" w:rsidP="009B4F0D">
      <w:pPr>
        <w:pStyle w:val="NoSpacing"/>
      </w:pPr>
      <w:r>
        <w:t xml:space="preserve">               }</w:t>
      </w:r>
    </w:p>
    <w:p w14:paraId="22725917" w14:textId="78AC2D97" w:rsidR="009B4F0D" w:rsidRDefault="009B4F0D" w:rsidP="009B4F0D">
      <w:pPr>
        <w:pStyle w:val="NoSpacing"/>
      </w:pPr>
      <w:r>
        <w:t xml:space="preserve">                   </w:t>
      </w:r>
      <w:r w:rsidRPr="00685879">
        <w:rPr>
          <w:color w:val="002060"/>
        </w:rPr>
        <w:t>public static void main</w:t>
      </w:r>
      <w:r>
        <w:t xml:space="preserve"> (String [] args){</w:t>
      </w:r>
    </w:p>
    <w:p w14:paraId="17D0833A" w14:textId="23D542EC" w:rsidR="009B4F0D" w:rsidRDefault="009B4F0D" w:rsidP="009B4F0D">
      <w:pPr>
        <w:pStyle w:val="NoSpacing"/>
      </w:pPr>
      <w:r>
        <w:t xml:space="preserve">                   </w:t>
      </w:r>
      <w:r w:rsidR="0060103C" w:rsidRPr="00685879">
        <w:rPr>
          <w:b/>
          <w:color w:val="3A0000"/>
        </w:rPr>
        <w:t>System.out.println</w:t>
      </w:r>
      <w:r>
        <w:t>("main start");</w:t>
      </w:r>
    </w:p>
    <w:p w14:paraId="35470091" w14:textId="75D367E2" w:rsidR="009B4F0D" w:rsidRDefault="009B4F0D" w:rsidP="009B4F0D">
      <w:pPr>
        <w:pStyle w:val="NoSpacing"/>
      </w:pPr>
      <w:r>
        <w:t xml:space="preserve">                   </w:t>
      </w:r>
      <w:r w:rsidR="0060103C" w:rsidRPr="00685879">
        <w:rPr>
          <w:b/>
          <w:color w:val="3A0000"/>
        </w:rPr>
        <w:t>System.out.println</w:t>
      </w:r>
      <w:r>
        <w:t>("main end "); }</w:t>
      </w:r>
    </w:p>
    <w:p w14:paraId="5A5BD5D1" w14:textId="7FED92DD" w:rsidR="002A6ABE" w:rsidRDefault="009B4F0D" w:rsidP="009B4F0D">
      <w:pPr>
        <w:pStyle w:val="NoSpacing"/>
      </w:pPr>
      <w:r>
        <w:t xml:space="preserve">               }</w:t>
      </w:r>
    </w:p>
    <w:p w14:paraId="5BD083B4" w14:textId="77777777" w:rsidR="009B4F0D" w:rsidRDefault="009B4F0D" w:rsidP="009B4F0D">
      <w:pPr>
        <w:pStyle w:val="NoSpacing"/>
      </w:pPr>
    </w:p>
    <w:p w14:paraId="4EDEC30B" w14:textId="0A32FA4A" w:rsidR="009B4F0D" w:rsidRPr="009B4F0D" w:rsidRDefault="009B4F0D" w:rsidP="009B4F0D">
      <w:pPr>
        <w:pStyle w:val="NoSpacing"/>
      </w:pPr>
      <w:r w:rsidRPr="009B4F0D">
        <w:t>o/p main start</w:t>
      </w:r>
    </w:p>
    <w:p w14:paraId="61FDB036" w14:textId="5414696B" w:rsidR="006A0719" w:rsidRDefault="009B4F0D" w:rsidP="00AB0B42">
      <w:pPr>
        <w:pStyle w:val="NoSpacing"/>
      </w:pPr>
      <w:r>
        <w:t xml:space="preserve">      </w:t>
      </w:r>
      <w:r w:rsidRPr="009B4F0D">
        <w:t xml:space="preserve"> main en</w:t>
      </w:r>
      <w:r w:rsidR="00AB0B42">
        <w:t>d</w:t>
      </w:r>
    </w:p>
    <w:p w14:paraId="2D66E424" w14:textId="77777777" w:rsidR="00AB0B42" w:rsidRDefault="00AB0B42" w:rsidP="00AB0B42">
      <w:pPr>
        <w:pStyle w:val="NoSpacing"/>
      </w:pPr>
    </w:p>
    <w:p w14:paraId="5B6CD236" w14:textId="1B286B98" w:rsidR="00AB0B42" w:rsidRDefault="00AB0B42" w:rsidP="00F839AA">
      <w:pPr>
        <w:pStyle w:val="NoSpacing"/>
        <w:numPr>
          <w:ilvl w:val="0"/>
          <w:numId w:val="90"/>
        </w:numPr>
      </w:pPr>
      <w:r>
        <w:t xml:space="preserve">DISPLAY METHOD IS NOT CALLED </w:t>
      </w:r>
      <w:r w:rsidR="002E2F03">
        <w:t>/ INVOKED HENCE IT IS NOT EXECUTED.</w:t>
      </w:r>
    </w:p>
    <w:p w14:paraId="393B1AD6" w14:textId="01CAD80A" w:rsidR="002E2F03" w:rsidRPr="00D205AF" w:rsidRDefault="002E2F03" w:rsidP="00F839AA">
      <w:pPr>
        <w:pStyle w:val="NoSpacing"/>
        <w:numPr>
          <w:ilvl w:val="0"/>
          <w:numId w:val="90"/>
        </w:numPr>
        <w:rPr>
          <w:highlight w:val="yellow"/>
        </w:rPr>
      </w:pPr>
      <w:r w:rsidRPr="00D205AF">
        <w:rPr>
          <w:highlight w:val="yellow"/>
        </w:rPr>
        <w:t>EXECUTION STARTS AND END</w:t>
      </w:r>
      <w:r w:rsidR="00234F03" w:rsidRPr="00D205AF">
        <w:rPr>
          <w:highlight w:val="yellow"/>
        </w:rPr>
        <w:t>S WITH MAIN METHOD.</w:t>
      </w:r>
    </w:p>
    <w:p w14:paraId="3AAF1FDF" w14:textId="77777777" w:rsidR="002533B9" w:rsidRDefault="002533B9" w:rsidP="002533B9">
      <w:pPr>
        <w:pStyle w:val="NoSpacing"/>
        <w:ind w:left="720"/>
      </w:pPr>
    </w:p>
    <w:p w14:paraId="31BD13D8" w14:textId="0D474D3E" w:rsidR="00234F03" w:rsidRDefault="002533B9" w:rsidP="00234F03">
      <w:pPr>
        <w:pStyle w:val="Heading2"/>
      </w:pPr>
      <w:r>
        <w:t>TO CALL OR INVOKE WE HAVE TO USE VARIABLE=</w:t>
      </w:r>
    </w:p>
    <w:p w14:paraId="06B0FB01" w14:textId="77777777" w:rsidR="009E39B5" w:rsidRDefault="009E39B5" w:rsidP="009E39B5">
      <w:pPr>
        <w:pStyle w:val="NoSpacing"/>
      </w:pPr>
      <w:r>
        <w:t>class methodflow{</w:t>
      </w:r>
    </w:p>
    <w:p w14:paraId="4E9A0A43" w14:textId="77777777" w:rsidR="009E39B5" w:rsidRDefault="009E39B5" w:rsidP="009E39B5">
      <w:pPr>
        <w:pStyle w:val="NoSpacing"/>
      </w:pPr>
      <w:r>
        <w:t xml:space="preserve">                  public static void display(){</w:t>
      </w:r>
    </w:p>
    <w:p w14:paraId="06888F53" w14:textId="5C2EA8B5" w:rsidR="009E39B5" w:rsidRDefault="009E39B5" w:rsidP="009E39B5">
      <w:pPr>
        <w:pStyle w:val="NoSpacing"/>
      </w:pPr>
      <w:r>
        <w:t xml:space="preserve">               </w:t>
      </w:r>
      <w:r w:rsidR="0060103C" w:rsidRPr="00685879">
        <w:rPr>
          <w:b/>
          <w:color w:val="3A0000"/>
        </w:rPr>
        <w:t>System.out.println</w:t>
      </w:r>
      <w:r>
        <w:t>("is display non parameterized");</w:t>
      </w:r>
    </w:p>
    <w:p w14:paraId="3FEF149B" w14:textId="77777777" w:rsidR="009E39B5" w:rsidRDefault="009E39B5" w:rsidP="009E39B5">
      <w:pPr>
        <w:pStyle w:val="NoSpacing"/>
      </w:pPr>
      <w:r>
        <w:t xml:space="preserve">               return;</w:t>
      </w:r>
    </w:p>
    <w:p w14:paraId="51F653A7" w14:textId="77777777" w:rsidR="009E39B5" w:rsidRDefault="009E39B5" w:rsidP="009E39B5">
      <w:pPr>
        <w:pStyle w:val="NoSpacing"/>
      </w:pPr>
      <w:r>
        <w:t xml:space="preserve">               }</w:t>
      </w:r>
    </w:p>
    <w:p w14:paraId="71F4033C" w14:textId="30184594" w:rsidR="009E39B5" w:rsidRDefault="009E39B5" w:rsidP="009E39B5">
      <w:pPr>
        <w:pStyle w:val="NoSpacing"/>
      </w:pPr>
      <w:r>
        <w:t xml:space="preserve">                   </w:t>
      </w:r>
      <w:r w:rsidRPr="00685879">
        <w:rPr>
          <w:color w:val="002060"/>
        </w:rPr>
        <w:t>public static void main</w:t>
      </w:r>
      <w:r>
        <w:t xml:space="preserve"> (String [] args){</w:t>
      </w:r>
    </w:p>
    <w:p w14:paraId="392CFF45" w14:textId="12DB8F4C" w:rsidR="009E39B5" w:rsidRDefault="009E39B5" w:rsidP="009E39B5">
      <w:pPr>
        <w:pStyle w:val="NoSpacing"/>
      </w:pPr>
      <w:r>
        <w:t xml:space="preserve">                   </w:t>
      </w:r>
      <w:r w:rsidR="0060103C" w:rsidRPr="00685879">
        <w:rPr>
          <w:b/>
          <w:color w:val="3A0000"/>
        </w:rPr>
        <w:t>System.out.println</w:t>
      </w:r>
      <w:r>
        <w:t>("main start");</w:t>
      </w:r>
    </w:p>
    <w:p w14:paraId="0E49D841" w14:textId="77777777" w:rsidR="009E39B5" w:rsidRDefault="009E39B5" w:rsidP="009E39B5">
      <w:pPr>
        <w:pStyle w:val="NoSpacing"/>
      </w:pPr>
      <w:r>
        <w:t xml:space="preserve">                   display();</w:t>
      </w:r>
    </w:p>
    <w:p w14:paraId="41F9F574" w14:textId="211EFDEA" w:rsidR="009E39B5" w:rsidRDefault="009E39B5" w:rsidP="009E39B5">
      <w:pPr>
        <w:pStyle w:val="NoSpacing"/>
      </w:pPr>
      <w:r>
        <w:t xml:space="preserve">                   </w:t>
      </w:r>
      <w:r w:rsidR="0060103C" w:rsidRPr="00685879">
        <w:rPr>
          <w:b/>
          <w:color w:val="3A0000"/>
        </w:rPr>
        <w:t>System.out.println</w:t>
      </w:r>
      <w:r>
        <w:t xml:space="preserve">("main end "); </w:t>
      </w:r>
    </w:p>
    <w:p w14:paraId="2D4A33B1" w14:textId="77777777" w:rsidR="009E39B5" w:rsidRDefault="009E39B5" w:rsidP="009E39B5">
      <w:pPr>
        <w:pStyle w:val="NoSpacing"/>
      </w:pPr>
      <w:r>
        <w:t xml:space="preserve">                    display();     }</w:t>
      </w:r>
    </w:p>
    <w:p w14:paraId="7CA924BD" w14:textId="12ADCAE5" w:rsidR="006D084E" w:rsidRDefault="009E39B5" w:rsidP="009E39B5">
      <w:pPr>
        <w:pStyle w:val="NoSpacing"/>
      </w:pPr>
      <w:r>
        <w:t xml:space="preserve">               }</w:t>
      </w:r>
    </w:p>
    <w:p w14:paraId="6EEB7EE8" w14:textId="1DD2E89E" w:rsidR="009E39B5" w:rsidRDefault="009E39B5" w:rsidP="009E39B5">
      <w:pPr>
        <w:pStyle w:val="NoSpacing"/>
      </w:pPr>
      <w:r>
        <w:t>o/p=</w:t>
      </w:r>
    </w:p>
    <w:p w14:paraId="16B33D78" w14:textId="51E2517A" w:rsidR="009E39B5" w:rsidRDefault="003862B8" w:rsidP="009E39B5">
      <w:pPr>
        <w:pStyle w:val="NoSpacing"/>
      </w:pPr>
      <w:r>
        <w:t>main start</w:t>
      </w:r>
    </w:p>
    <w:p w14:paraId="63183322" w14:textId="39E757D1" w:rsidR="003862B8" w:rsidRDefault="003862B8" w:rsidP="009E39B5">
      <w:pPr>
        <w:pStyle w:val="NoSpacing"/>
      </w:pPr>
      <w:r>
        <w:t>is display non parameterized</w:t>
      </w:r>
    </w:p>
    <w:p w14:paraId="2FE40800" w14:textId="68584D46" w:rsidR="003862B8" w:rsidRDefault="003862B8" w:rsidP="009E39B5">
      <w:pPr>
        <w:pStyle w:val="NoSpacing"/>
      </w:pPr>
      <w:r>
        <w:t xml:space="preserve">main end </w:t>
      </w:r>
    </w:p>
    <w:p w14:paraId="7BA62D5B" w14:textId="2DE33B07" w:rsidR="003862B8" w:rsidRDefault="003862B8" w:rsidP="009E39B5">
      <w:pPr>
        <w:pStyle w:val="NoSpacing"/>
      </w:pPr>
      <w:r>
        <w:t>is display non parameterized</w:t>
      </w:r>
    </w:p>
    <w:p w14:paraId="7306ACB5" w14:textId="77777777" w:rsidR="00C359E2" w:rsidRDefault="00C359E2" w:rsidP="009E39B5">
      <w:pPr>
        <w:pStyle w:val="NoSpacing"/>
      </w:pPr>
    </w:p>
    <w:p w14:paraId="7B89FAED" w14:textId="02CD806B" w:rsidR="00C359E2" w:rsidRDefault="00C359E2" w:rsidP="005B4B75">
      <w:pPr>
        <w:pStyle w:val="Heading2"/>
      </w:pPr>
      <w:r>
        <w:t xml:space="preserve">METHOD CALLING STATEMENT </w:t>
      </w:r>
      <w:r w:rsidR="005B4B75">
        <w:t>=</w:t>
      </w:r>
    </w:p>
    <w:p w14:paraId="385BC85B" w14:textId="7D21F570" w:rsidR="005B4B75" w:rsidRDefault="005B4B75" w:rsidP="00F839AA">
      <w:pPr>
        <w:pStyle w:val="ListParagraph"/>
        <w:numPr>
          <w:ilvl w:val="0"/>
          <w:numId w:val="91"/>
        </w:numPr>
      </w:pPr>
      <w:r>
        <w:t>SYNTAX=</w:t>
      </w:r>
    </w:p>
    <w:p w14:paraId="7D188320" w14:textId="7C626D94" w:rsidR="005B4B75" w:rsidRDefault="005B4B75" w:rsidP="00F839AA">
      <w:pPr>
        <w:pStyle w:val="ListParagraph"/>
        <w:numPr>
          <w:ilvl w:val="0"/>
          <w:numId w:val="91"/>
        </w:numPr>
      </w:pPr>
      <w:r>
        <w:t xml:space="preserve">                  METHOD NAME (WITH ARGUMENT /</w:t>
      </w:r>
      <w:r w:rsidR="002E5200">
        <w:t>WITHOUT ARGUMENT)</w:t>
      </w:r>
    </w:p>
    <w:p w14:paraId="54A1BE46" w14:textId="7244483A" w:rsidR="002E5200" w:rsidRDefault="002E5200" w:rsidP="00F839AA">
      <w:pPr>
        <w:pStyle w:val="ListParagraph"/>
        <w:numPr>
          <w:ilvl w:val="0"/>
          <w:numId w:val="91"/>
        </w:numPr>
      </w:pPr>
      <w:r>
        <w:t xml:space="preserve">THE STATEMENT WHICH IS USED TO CALL </w:t>
      </w:r>
      <w:r w:rsidR="004726B5">
        <w:t>A METHOD IS KNOWN AS METHOD CALL STATEMENT.</w:t>
      </w:r>
    </w:p>
    <w:p w14:paraId="62F23464" w14:textId="3717CA9F" w:rsidR="006D333B" w:rsidRDefault="006D333B" w:rsidP="006D333B">
      <w:pPr>
        <w:pStyle w:val="ListParagraph"/>
      </w:pPr>
    </w:p>
    <w:p w14:paraId="71CBEEEA" w14:textId="2FD114A7" w:rsidR="006D333B" w:rsidRDefault="006D333B" w:rsidP="006D333B">
      <w:pPr>
        <w:pStyle w:val="ListParagraph"/>
        <w:rPr>
          <w:b/>
          <w:bCs/>
        </w:rPr>
      </w:pPr>
      <w:r w:rsidRPr="006D333B">
        <w:rPr>
          <w:b/>
          <w:bCs/>
        </w:rPr>
        <w:t>CALLING METHOD=</w:t>
      </w:r>
    </w:p>
    <w:p w14:paraId="6A9F1A6E" w14:textId="70442B6B" w:rsidR="006D333B" w:rsidRDefault="00765421" w:rsidP="00F839AA">
      <w:pPr>
        <w:pStyle w:val="ListParagraph"/>
        <w:numPr>
          <w:ilvl w:val="0"/>
          <w:numId w:val="91"/>
        </w:numPr>
      </w:pPr>
      <w:r>
        <w:t xml:space="preserve">THE </w:t>
      </w:r>
      <w:r w:rsidRPr="00D205AF">
        <w:rPr>
          <w:highlight w:val="yellow"/>
        </w:rPr>
        <w:t xml:space="preserve">METHOD WHICH IS CALLED ANOTHER </w:t>
      </w:r>
      <w:r w:rsidR="00E247FC" w:rsidRPr="00D205AF">
        <w:rPr>
          <w:highlight w:val="yellow"/>
        </w:rPr>
        <w:t>METHOD</w:t>
      </w:r>
      <w:r w:rsidR="00E247FC">
        <w:t xml:space="preserve"> IS KNOWN AS CALLING </w:t>
      </w:r>
      <w:r w:rsidR="006B39C7">
        <w:t>/ CALLER</w:t>
      </w:r>
    </w:p>
    <w:p w14:paraId="4D8808A7" w14:textId="29B6FEF5" w:rsidR="006B39C7" w:rsidRDefault="006B39C7" w:rsidP="006B39C7">
      <w:pPr>
        <w:rPr>
          <w:b/>
          <w:bCs/>
        </w:rPr>
      </w:pPr>
      <w:r w:rsidRPr="006B39C7">
        <w:rPr>
          <w:b/>
          <w:bCs/>
        </w:rPr>
        <w:t>CALL</w:t>
      </w:r>
      <w:r w:rsidR="00D7654D">
        <w:rPr>
          <w:b/>
          <w:bCs/>
        </w:rPr>
        <w:t>ED</w:t>
      </w:r>
      <w:r w:rsidRPr="006B39C7">
        <w:rPr>
          <w:b/>
          <w:bCs/>
        </w:rPr>
        <w:t xml:space="preserve"> METHOD =(CALLING /CALLED METHOD)</w:t>
      </w:r>
    </w:p>
    <w:p w14:paraId="32DED85C" w14:textId="5B1AC758" w:rsidR="00D7654D" w:rsidRDefault="00D7654D" w:rsidP="00F839AA">
      <w:pPr>
        <w:pStyle w:val="ListParagraph"/>
        <w:numPr>
          <w:ilvl w:val="0"/>
          <w:numId w:val="91"/>
        </w:numPr>
      </w:pPr>
      <w:r>
        <w:t xml:space="preserve">THE </w:t>
      </w:r>
      <w:r w:rsidRPr="00D205AF">
        <w:rPr>
          <w:highlight w:val="yellow"/>
        </w:rPr>
        <w:t xml:space="preserve">METHOD WHICH IS CALLED BY CALLER </w:t>
      </w:r>
      <w:r w:rsidR="00627240" w:rsidRPr="00D205AF">
        <w:rPr>
          <w:highlight w:val="yellow"/>
        </w:rPr>
        <w:t>METHOD FOR ITS EXECUTION IS</w:t>
      </w:r>
      <w:r w:rsidR="00627240">
        <w:t xml:space="preserve"> KNOWN AS CALLED METHOD.</w:t>
      </w:r>
    </w:p>
    <w:p w14:paraId="3589D3FB" w14:textId="73199B84" w:rsidR="003149C6" w:rsidRPr="003149C6" w:rsidRDefault="003149C6" w:rsidP="003149C6">
      <w:pPr>
        <w:pStyle w:val="NoSpacing"/>
      </w:pPr>
      <w:r w:rsidRPr="003149C6">
        <w:t>class methodflow1{                  public static void VAL(){</w:t>
      </w:r>
    </w:p>
    <w:p w14:paraId="03961B2E" w14:textId="376762F4" w:rsidR="003149C6" w:rsidRPr="003149C6" w:rsidRDefault="003149C6" w:rsidP="003149C6">
      <w:pPr>
        <w:pStyle w:val="NoSpacing"/>
      </w:pPr>
      <w:r w:rsidRPr="003149C6">
        <w:t xml:space="preserve">               </w:t>
      </w:r>
      <w:r w:rsidR="0060103C" w:rsidRPr="00685879">
        <w:rPr>
          <w:b/>
          <w:color w:val="3A0000"/>
        </w:rPr>
        <w:t>System.out.println</w:t>
      </w:r>
      <w:r w:rsidRPr="003149C6">
        <w:t>("is display non parameterized");</w:t>
      </w:r>
      <w:r w:rsidR="00FB201E">
        <w:t xml:space="preserve">            o/p=</w:t>
      </w:r>
    </w:p>
    <w:p w14:paraId="309D62C4" w14:textId="7D1C45CC" w:rsidR="003149C6" w:rsidRPr="003149C6" w:rsidRDefault="003149C6" w:rsidP="003149C6">
      <w:pPr>
        <w:pStyle w:val="NoSpacing"/>
      </w:pPr>
      <w:r w:rsidRPr="003149C6">
        <w:t xml:space="preserve">               return;</w:t>
      </w:r>
      <w:r w:rsidR="00FB201E">
        <w:t xml:space="preserve">                                                                                                       main start</w:t>
      </w:r>
    </w:p>
    <w:p w14:paraId="20E2D5BE" w14:textId="3690DA4F" w:rsidR="003149C6" w:rsidRPr="003149C6" w:rsidRDefault="003149C6" w:rsidP="003149C6">
      <w:pPr>
        <w:pStyle w:val="NoSpacing"/>
      </w:pPr>
      <w:r w:rsidRPr="003149C6">
        <w:t xml:space="preserve">               }</w:t>
      </w:r>
      <w:r w:rsidR="00FB201E">
        <w:t xml:space="preserve">                                                                                                          is display non premeterized</w:t>
      </w:r>
    </w:p>
    <w:p w14:paraId="392E9A03" w14:textId="2A833880" w:rsidR="003149C6" w:rsidRPr="003149C6" w:rsidRDefault="003149C6" w:rsidP="003149C6">
      <w:pPr>
        <w:pStyle w:val="NoSpacing"/>
      </w:pPr>
      <w:r w:rsidRPr="003149C6">
        <w:t xml:space="preserve">                    public static void gra(){</w:t>
      </w:r>
      <w:r w:rsidR="00FB201E">
        <w:t xml:space="preserve">                                                                          dodle</w:t>
      </w:r>
    </w:p>
    <w:p w14:paraId="4BD74393" w14:textId="4174A9F4" w:rsidR="003149C6" w:rsidRPr="003149C6" w:rsidRDefault="003149C6" w:rsidP="003149C6">
      <w:pPr>
        <w:pStyle w:val="NoSpacing"/>
      </w:pPr>
      <w:r w:rsidRPr="003149C6">
        <w:t xml:space="preserve">                    </w:t>
      </w:r>
      <w:r w:rsidR="0060103C" w:rsidRPr="00685879">
        <w:rPr>
          <w:b/>
          <w:color w:val="3A0000"/>
        </w:rPr>
        <w:t>System.out.println</w:t>
      </w:r>
      <w:r w:rsidRPr="003149C6">
        <w:t>("dodle");</w:t>
      </w:r>
      <w:r w:rsidR="00FB201E">
        <w:t xml:space="preserve">                                                                </w:t>
      </w:r>
      <w:r w:rsidR="006D1F36">
        <w:t>main end</w:t>
      </w:r>
    </w:p>
    <w:p w14:paraId="1C483A1E" w14:textId="77777777" w:rsidR="003149C6" w:rsidRPr="003149C6" w:rsidRDefault="003149C6" w:rsidP="003149C6">
      <w:pPr>
        <w:pStyle w:val="NoSpacing"/>
      </w:pPr>
      <w:r w:rsidRPr="003149C6">
        <w:t xml:space="preserve">                    return;</w:t>
      </w:r>
    </w:p>
    <w:p w14:paraId="19EA50F7" w14:textId="77777777" w:rsidR="003149C6" w:rsidRPr="003149C6" w:rsidRDefault="003149C6" w:rsidP="003149C6">
      <w:pPr>
        <w:pStyle w:val="NoSpacing"/>
      </w:pPr>
      <w:r w:rsidRPr="003149C6">
        <w:t xml:space="preserve">                     }</w:t>
      </w:r>
    </w:p>
    <w:p w14:paraId="4D30D2D2" w14:textId="5311F06D" w:rsidR="003149C6" w:rsidRPr="003149C6" w:rsidRDefault="003149C6" w:rsidP="003149C6">
      <w:pPr>
        <w:pStyle w:val="NoSpacing"/>
      </w:pPr>
      <w:r w:rsidRPr="003149C6">
        <w:t xml:space="preserve">                   </w:t>
      </w:r>
      <w:r w:rsidRPr="00685879">
        <w:rPr>
          <w:color w:val="002060"/>
        </w:rPr>
        <w:t>public static void main</w:t>
      </w:r>
      <w:r w:rsidRPr="003149C6">
        <w:t xml:space="preserve"> (String [] args){</w:t>
      </w:r>
    </w:p>
    <w:p w14:paraId="651499E1" w14:textId="6DC21823" w:rsidR="003149C6" w:rsidRPr="003149C6" w:rsidRDefault="003149C6" w:rsidP="003149C6">
      <w:pPr>
        <w:pStyle w:val="NoSpacing"/>
      </w:pPr>
      <w:r w:rsidRPr="003149C6">
        <w:t xml:space="preserve">                   </w:t>
      </w:r>
      <w:r w:rsidR="0060103C" w:rsidRPr="00685879">
        <w:rPr>
          <w:b/>
          <w:color w:val="3A0000"/>
        </w:rPr>
        <w:t>System.out.println</w:t>
      </w:r>
      <w:r w:rsidRPr="003149C6">
        <w:t>("main start");</w:t>
      </w:r>
    </w:p>
    <w:p w14:paraId="6260338A" w14:textId="77777777" w:rsidR="003149C6" w:rsidRPr="003149C6" w:rsidRDefault="003149C6" w:rsidP="003149C6">
      <w:pPr>
        <w:pStyle w:val="NoSpacing"/>
      </w:pPr>
      <w:r w:rsidRPr="003149C6">
        <w:t xml:space="preserve">                   VAL ();</w:t>
      </w:r>
    </w:p>
    <w:p w14:paraId="1FA61711" w14:textId="77777777" w:rsidR="003149C6" w:rsidRPr="003149C6" w:rsidRDefault="003149C6" w:rsidP="003149C6">
      <w:pPr>
        <w:pStyle w:val="NoSpacing"/>
      </w:pPr>
      <w:r w:rsidRPr="003149C6">
        <w:t xml:space="preserve">                   gra();</w:t>
      </w:r>
    </w:p>
    <w:p w14:paraId="41CFAA29" w14:textId="06EAC981" w:rsidR="003149C6" w:rsidRPr="003149C6" w:rsidRDefault="003149C6" w:rsidP="003149C6">
      <w:pPr>
        <w:pStyle w:val="NoSpacing"/>
      </w:pPr>
      <w:r w:rsidRPr="003149C6">
        <w:t xml:space="preserve">                   </w:t>
      </w:r>
      <w:r w:rsidR="0060103C" w:rsidRPr="00685879">
        <w:rPr>
          <w:b/>
          <w:color w:val="3A0000"/>
        </w:rPr>
        <w:t>System.out.println</w:t>
      </w:r>
      <w:r w:rsidRPr="003149C6">
        <w:t xml:space="preserve">("main end "); </w:t>
      </w:r>
    </w:p>
    <w:p w14:paraId="56BFCF91" w14:textId="77777777" w:rsidR="003149C6" w:rsidRPr="003149C6" w:rsidRDefault="003149C6" w:rsidP="003149C6">
      <w:pPr>
        <w:pStyle w:val="NoSpacing"/>
      </w:pPr>
      <w:r w:rsidRPr="003149C6">
        <w:t xml:space="preserve">                   }</w:t>
      </w:r>
    </w:p>
    <w:p w14:paraId="5CE3458A" w14:textId="178AE45D" w:rsidR="00DA102D" w:rsidRDefault="003149C6" w:rsidP="003149C6">
      <w:pPr>
        <w:pStyle w:val="NoSpacing"/>
      </w:pPr>
      <w:r w:rsidRPr="003149C6">
        <w:t xml:space="preserve">               }</w:t>
      </w:r>
    </w:p>
    <w:p w14:paraId="09FD7B1E" w14:textId="77777777" w:rsidR="00432498" w:rsidRDefault="00432498" w:rsidP="003149C6">
      <w:pPr>
        <w:pStyle w:val="NoSpacing"/>
      </w:pPr>
    </w:p>
    <w:p w14:paraId="46873335" w14:textId="0BD452F5" w:rsidR="00F36FF2" w:rsidRDefault="00F26EDF" w:rsidP="00F26EDF">
      <w:pPr>
        <w:pStyle w:val="Heading2"/>
      </w:pPr>
      <w:r>
        <w:t xml:space="preserve"> 4 WAYS TO DECLARE A MEHTOD=</w:t>
      </w:r>
    </w:p>
    <w:p w14:paraId="392679C6" w14:textId="263125E3" w:rsidR="00842A54" w:rsidRDefault="00461869" w:rsidP="00B65E06">
      <w:pPr>
        <w:pStyle w:val="NoSpacing"/>
        <w:numPr>
          <w:ilvl w:val="0"/>
          <w:numId w:val="91"/>
        </w:numPr>
        <w:rPr>
          <w:b/>
          <w:bCs/>
        </w:rPr>
      </w:pPr>
      <w:r>
        <w:rPr>
          <w:b/>
          <w:bCs/>
        </w:rPr>
        <w:t>WITHOUT ARGUMENT</w:t>
      </w:r>
      <w:r w:rsidR="00361C50">
        <w:rPr>
          <w:b/>
          <w:bCs/>
        </w:rPr>
        <w:t xml:space="preserve">    </w:t>
      </w:r>
      <w:r>
        <w:rPr>
          <w:b/>
          <w:bCs/>
        </w:rPr>
        <w:t xml:space="preserve"> AND WITHOUT RETURN VALUE </w:t>
      </w:r>
    </w:p>
    <w:p w14:paraId="16D2E3AA" w14:textId="77B16C80" w:rsidR="00461869" w:rsidRDefault="00122F52" w:rsidP="00842A54">
      <w:pPr>
        <w:pStyle w:val="NoSpacing"/>
        <w:numPr>
          <w:ilvl w:val="0"/>
          <w:numId w:val="91"/>
        </w:numPr>
        <w:rPr>
          <w:b/>
          <w:bCs/>
        </w:rPr>
      </w:pPr>
      <w:r>
        <w:rPr>
          <w:b/>
          <w:bCs/>
        </w:rPr>
        <w:t>WITH ARGUMENT</w:t>
      </w:r>
      <w:r w:rsidR="00361C50">
        <w:rPr>
          <w:b/>
          <w:bCs/>
        </w:rPr>
        <w:t xml:space="preserve">            </w:t>
      </w:r>
      <w:r>
        <w:rPr>
          <w:b/>
          <w:bCs/>
        </w:rPr>
        <w:t xml:space="preserve"> AND WITHOUT RETURN VALUE </w:t>
      </w:r>
    </w:p>
    <w:p w14:paraId="5E9A384A" w14:textId="16C681A9" w:rsidR="00122F52" w:rsidRDefault="00122F52" w:rsidP="00842A54">
      <w:pPr>
        <w:pStyle w:val="NoSpacing"/>
        <w:numPr>
          <w:ilvl w:val="0"/>
          <w:numId w:val="91"/>
        </w:numPr>
        <w:rPr>
          <w:b/>
          <w:bCs/>
        </w:rPr>
      </w:pPr>
      <w:r>
        <w:rPr>
          <w:b/>
          <w:bCs/>
        </w:rPr>
        <w:t xml:space="preserve">WITHOUT ARGUMENT </w:t>
      </w:r>
      <w:r w:rsidR="00361C50">
        <w:rPr>
          <w:b/>
          <w:bCs/>
        </w:rPr>
        <w:t xml:space="preserve">   </w:t>
      </w:r>
      <w:r>
        <w:rPr>
          <w:b/>
          <w:bCs/>
        </w:rPr>
        <w:t xml:space="preserve">AND </w:t>
      </w:r>
      <w:r w:rsidR="00361C50">
        <w:rPr>
          <w:b/>
          <w:bCs/>
        </w:rPr>
        <w:t xml:space="preserve">WITH RETURN VALUE </w:t>
      </w:r>
    </w:p>
    <w:p w14:paraId="517F3FE5" w14:textId="5868E6CB" w:rsidR="00361C50" w:rsidRDefault="00361C50" w:rsidP="00842A54">
      <w:pPr>
        <w:pStyle w:val="NoSpacing"/>
        <w:numPr>
          <w:ilvl w:val="0"/>
          <w:numId w:val="91"/>
        </w:numPr>
        <w:rPr>
          <w:b/>
          <w:bCs/>
        </w:rPr>
      </w:pPr>
      <w:r>
        <w:rPr>
          <w:b/>
          <w:bCs/>
        </w:rPr>
        <w:t>WITH ARGUMENT            AND WITH RETURN VALUE</w:t>
      </w:r>
    </w:p>
    <w:p w14:paraId="6863F1D0" w14:textId="77777777" w:rsidR="001C07E9" w:rsidRDefault="001C07E9" w:rsidP="001C07E9">
      <w:pPr>
        <w:pStyle w:val="NoSpacing"/>
        <w:rPr>
          <w:b/>
          <w:bCs/>
        </w:rPr>
      </w:pPr>
    </w:p>
    <w:p w14:paraId="2BE29FD4" w14:textId="155CBECC" w:rsidR="00F26EDF" w:rsidRPr="00994BB5" w:rsidRDefault="00F26EDF" w:rsidP="00F26EDF">
      <w:pPr>
        <w:pStyle w:val="NoSpacing"/>
        <w:rPr>
          <w:b/>
          <w:bCs/>
          <w:color w:val="FF0000"/>
        </w:rPr>
      </w:pPr>
      <w:r w:rsidRPr="00994BB5">
        <w:rPr>
          <w:b/>
          <w:bCs/>
          <w:color w:val="FF0000"/>
        </w:rPr>
        <w:t>1 WITH</w:t>
      </w:r>
      <w:r w:rsidR="001C07E9" w:rsidRPr="00994BB5">
        <w:rPr>
          <w:b/>
          <w:bCs/>
          <w:color w:val="FF0000"/>
        </w:rPr>
        <w:t>OUT ARGUMENT AND WITHOUT RETURN VALUE</w:t>
      </w:r>
    </w:p>
    <w:p w14:paraId="6566C7F6" w14:textId="77777777" w:rsidR="00C240C7" w:rsidRDefault="00C240C7" w:rsidP="00C240C7">
      <w:pPr>
        <w:pStyle w:val="NoSpacing"/>
      </w:pPr>
      <w:r>
        <w:t>public class Example {</w:t>
      </w:r>
    </w:p>
    <w:p w14:paraId="33121B62" w14:textId="5269ECAD" w:rsidR="00C240C7" w:rsidRDefault="00C240C7" w:rsidP="00C240C7">
      <w:pPr>
        <w:pStyle w:val="NoSpacing"/>
      </w:pPr>
      <w:r>
        <w:t xml:space="preserve">    </w:t>
      </w:r>
      <w:r w:rsidRPr="00685879">
        <w:rPr>
          <w:color w:val="002060"/>
        </w:rPr>
        <w:t>public static void main</w:t>
      </w:r>
      <w:r>
        <w:t>(String[] args) {</w:t>
      </w:r>
    </w:p>
    <w:p w14:paraId="58B15179" w14:textId="77777777" w:rsidR="00C240C7" w:rsidRDefault="00C240C7" w:rsidP="00C240C7">
      <w:pPr>
        <w:pStyle w:val="NoSpacing"/>
      </w:pPr>
      <w:r>
        <w:t xml:space="preserve">        printMessage();</w:t>
      </w:r>
    </w:p>
    <w:p w14:paraId="258F64C0" w14:textId="77777777" w:rsidR="00C240C7" w:rsidRDefault="00C240C7" w:rsidP="00C240C7">
      <w:pPr>
        <w:pStyle w:val="NoSpacing"/>
      </w:pPr>
      <w:r>
        <w:t xml:space="preserve">    }</w:t>
      </w:r>
    </w:p>
    <w:p w14:paraId="1D261AF4" w14:textId="48B72960" w:rsidR="00C240C7" w:rsidRDefault="00C240C7" w:rsidP="00C240C7">
      <w:pPr>
        <w:pStyle w:val="NoSpacing"/>
      </w:pPr>
    </w:p>
    <w:p w14:paraId="59E4BCA2" w14:textId="77777777" w:rsidR="00C240C7" w:rsidRDefault="00C240C7" w:rsidP="00C240C7">
      <w:pPr>
        <w:pStyle w:val="NoSpacing"/>
      </w:pPr>
      <w:r>
        <w:t xml:space="preserve">    public static void printMessage() {</w:t>
      </w:r>
    </w:p>
    <w:p w14:paraId="37258352" w14:textId="72D4B256" w:rsidR="00C240C7" w:rsidRDefault="00C240C7" w:rsidP="00C240C7">
      <w:pPr>
        <w:pStyle w:val="NoSpacing"/>
      </w:pPr>
      <w:r>
        <w:t xml:space="preserve">        </w:t>
      </w:r>
      <w:r w:rsidRPr="00685879">
        <w:rPr>
          <w:color w:val="3A0000"/>
        </w:rPr>
        <w:t>System.out.println</w:t>
      </w:r>
      <w:r>
        <w:t>("Hello, this is a message!");</w:t>
      </w:r>
    </w:p>
    <w:p w14:paraId="352BACEB" w14:textId="77777777" w:rsidR="00C240C7" w:rsidRDefault="00C240C7" w:rsidP="00C240C7">
      <w:pPr>
        <w:pStyle w:val="NoSpacing"/>
      </w:pPr>
      <w:r>
        <w:t xml:space="preserve">    }</w:t>
      </w:r>
    </w:p>
    <w:p w14:paraId="4AFFE131" w14:textId="58314793" w:rsidR="00D64360" w:rsidRDefault="00D64360" w:rsidP="00C240C7">
      <w:pPr>
        <w:pStyle w:val="NoSpacing"/>
      </w:pPr>
    </w:p>
    <w:p w14:paraId="41C72435" w14:textId="7D445C25" w:rsidR="00D64360" w:rsidRPr="00994BB5" w:rsidRDefault="00D64360" w:rsidP="00C240C7">
      <w:pPr>
        <w:pStyle w:val="NoSpacing"/>
        <w:rPr>
          <w:b/>
          <w:bCs/>
          <w:color w:val="FF0000"/>
        </w:rPr>
      </w:pPr>
      <w:r w:rsidRPr="00994BB5">
        <w:rPr>
          <w:b/>
          <w:bCs/>
          <w:color w:val="FF0000"/>
        </w:rPr>
        <w:t>2 WITH ARGUMENT AND WITHOUT RETURNA VALUE =</w:t>
      </w:r>
    </w:p>
    <w:p w14:paraId="55CD54FE" w14:textId="77777777" w:rsidR="00AB58B1" w:rsidRDefault="00AB58B1" w:rsidP="00AB58B1">
      <w:pPr>
        <w:pStyle w:val="NoSpacing"/>
      </w:pPr>
      <w:r>
        <w:t>class withargandnrv{</w:t>
      </w:r>
    </w:p>
    <w:p w14:paraId="4142832B" w14:textId="52796EB4" w:rsidR="00AB58B1" w:rsidRDefault="00AB58B1" w:rsidP="00AB58B1">
      <w:pPr>
        <w:pStyle w:val="NoSpacing"/>
      </w:pPr>
      <w:r>
        <w:t xml:space="preserve">                     public static void display(int i, String s)   {</w:t>
      </w:r>
      <w:r w:rsidR="001D414A">
        <w:t xml:space="preserve">      </w:t>
      </w:r>
    </w:p>
    <w:p w14:paraId="2FAEDBDE" w14:textId="460F0949" w:rsidR="00AB58B1" w:rsidRDefault="00AB58B1" w:rsidP="00AB58B1">
      <w:pPr>
        <w:pStyle w:val="NoSpacing"/>
      </w:pPr>
      <w:r>
        <w:t xml:space="preserve">                     </w:t>
      </w:r>
      <w:r w:rsidRPr="00685879">
        <w:rPr>
          <w:color w:val="3A0000"/>
        </w:rPr>
        <w:t>System.out.println</w:t>
      </w:r>
      <w:r>
        <w:t>("in display");</w:t>
      </w:r>
    </w:p>
    <w:p w14:paraId="6235A5EB" w14:textId="4F13D83D" w:rsidR="00AB58B1" w:rsidRDefault="00AB58B1" w:rsidP="00AB58B1">
      <w:pPr>
        <w:pStyle w:val="NoSpacing"/>
      </w:pPr>
      <w:r>
        <w:t xml:space="preserve">                    </w:t>
      </w:r>
      <w:r w:rsidRPr="00685879">
        <w:rPr>
          <w:color w:val="3A0000"/>
        </w:rPr>
        <w:t>System.out.println</w:t>
      </w:r>
      <w:r>
        <w:t>(i);</w:t>
      </w:r>
    </w:p>
    <w:p w14:paraId="3F2B1325" w14:textId="19D65AAB" w:rsidR="00AB58B1" w:rsidRDefault="00AB58B1" w:rsidP="00AB58B1">
      <w:pPr>
        <w:pStyle w:val="NoSpacing"/>
      </w:pPr>
      <w:r>
        <w:t xml:space="preserve">                    </w:t>
      </w:r>
      <w:r w:rsidRPr="00685879">
        <w:rPr>
          <w:color w:val="3A0000"/>
        </w:rPr>
        <w:t>System.out.println</w:t>
      </w:r>
      <w:r>
        <w:t>(s);</w:t>
      </w:r>
    </w:p>
    <w:p w14:paraId="728A460F" w14:textId="77777777" w:rsidR="00AB58B1" w:rsidRDefault="00AB58B1" w:rsidP="00AB58B1">
      <w:pPr>
        <w:pStyle w:val="NoSpacing"/>
      </w:pPr>
      <w:r>
        <w:t xml:space="preserve">                     return;     }</w:t>
      </w:r>
    </w:p>
    <w:p w14:paraId="3DAEA290" w14:textId="77777777" w:rsidR="00AB58B1" w:rsidRDefault="00AB58B1" w:rsidP="00AB58B1">
      <w:pPr>
        <w:pStyle w:val="NoSpacing"/>
      </w:pPr>
      <w:r>
        <w:t xml:space="preserve">                         </w:t>
      </w:r>
    </w:p>
    <w:p w14:paraId="6F9F448D" w14:textId="36CAE2D1" w:rsidR="00AB58B1" w:rsidRDefault="00AB58B1" w:rsidP="00AB58B1">
      <w:pPr>
        <w:pStyle w:val="NoSpacing"/>
      </w:pPr>
      <w:r>
        <w:t xml:space="preserve">                         </w:t>
      </w:r>
      <w:r w:rsidRPr="00685879">
        <w:rPr>
          <w:color w:val="002060"/>
        </w:rPr>
        <w:t>public static void main</w:t>
      </w:r>
      <w:r>
        <w:t xml:space="preserve"> (String []args){</w:t>
      </w:r>
    </w:p>
    <w:p w14:paraId="4C15D80C" w14:textId="58CFE85D" w:rsidR="00AB58B1" w:rsidRDefault="00AB58B1" w:rsidP="00AB58B1">
      <w:pPr>
        <w:pStyle w:val="NoSpacing"/>
      </w:pPr>
      <w:r>
        <w:t xml:space="preserve">                          </w:t>
      </w:r>
      <w:r w:rsidRPr="00685879">
        <w:rPr>
          <w:color w:val="3A0000"/>
        </w:rPr>
        <w:t>System.out.println</w:t>
      </w:r>
      <w:r>
        <w:t>("main start ");</w:t>
      </w:r>
    </w:p>
    <w:p w14:paraId="7D0E23E4" w14:textId="77777777" w:rsidR="00AB58B1" w:rsidRDefault="00AB58B1" w:rsidP="00AB58B1">
      <w:pPr>
        <w:pStyle w:val="NoSpacing"/>
      </w:pPr>
      <w:r>
        <w:t xml:space="preserve">                          display(75,"java");</w:t>
      </w:r>
    </w:p>
    <w:p w14:paraId="2283D25F" w14:textId="41BBFBF5" w:rsidR="00AB58B1" w:rsidRDefault="00AB58B1" w:rsidP="00AB58B1">
      <w:pPr>
        <w:pStyle w:val="NoSpacing"/>
      </w:pPr>
      <w:r>
        <w:t xml:space="preserve">                           </w:t>
      </w:r>
      <w:r w:rsidRPr="00685879">
        <w:rPr>
          <w:color w:val="3A0000"/>
        </w:rPr>
        <w:t>System.out.println</w:t>
      </w:r>
      <w:r>
        <w:t xml:space="preserve">("main ends");    } </w:t>
      </w:r>
      <w:r w:rsidR="001D414A">
        <w:t xml:space="preserve">    O/P   MAIN START , </w:t>
      </w:r>
      <w:r w:rsidR="001013AA">
        <w:t>75 , JAVA , MAIN ENDS</w:t>
      </w:r>
    </w:p>
    <w:p w14:paraId="30072597" w14:textId="362A59C2" w:rsidR="006A170F" w:rsidRDefault="00AB58B1" w:rsidP="00AB58B1">
      <w:pPr>
        <w:pStyle w:val="NoSpacing"/>
      </w:pPr>
      <w:r>
        <w:t xml:space="preserve">                        }</w:t>
      </w:r>
    </w:p>
    <w:p w14:paraId="7BA2AF5B" w14:textId="3DBBFC65" w:rsidR="00AB58B1" w:rsidRPr="00994BB5" w:rsidRDefault="00AB58B1" w:rsidP="00AB58B1">
      <w:pPr>
        <w:pStyle w:val="NoSpacing"/>
        <w:rPr>
          <w:b/>
          <w:bCs/>
          <w:color w:val="FF0000"/>
        </w:rPr>
      </w:pPr>
      <w:r w:rsidRPr="00994BB5">
        <w:rPr>
          <w:b/>
          <w:bCs/>
          <w:color w:val="FF0000"/>
        </w:rPr>
        <w:t xml:space="preserve">3 </w:t>
      </w:r>
      <w:r w:rsidR="00822602" w:rsidRPr="00994BB5">
        <w:rPr>
          <w:b/>
          <w:bCs/>
          <w:color w:val="FF0000"/>
        </w:rPr>
        <w:t xml:space="preserve">WITHOUT ARGUMENT AND </w:t>
      </w:r>
      <w:r w:rsidR="00A646C9" w:rsidRPr="00994BB5">
        <w:rPr>
          <w:b/>
          <w:bCs/>
          <w:color w:val="FF0000"/>
        </w:rPr>
        <w:t>WITH RETURN VALUE.</w:t>
      </w:r>
    </w:p>
    <w:p w14:paraId="7CD62F83" w14:textId="77777777" w:rsidR="00EA75B5" w:rsidRPr="00EA75B5" w:rsidRDefault="00EA75B5" w:rsidP="00EA75B5">
      <w:pPr>
        <w:pStyle w:val="NoSpacing"/>
      </w:pPr>
      <w:r w:rsidRPr="00EA75B5">
        <w:t>class withargandwrv{</w:t>
      </w:r>
    </w:p>
    <w:p w14:paraId="3FE9AC40" w14:textId="77777777" w:rsidR="00EA75B5" w:rsidRPr="00EA75B5" w:rsidRDefault="00EA75B5" w:rsidP="00EA75B5">
      <w:pPr>
        <w:pStyle w:val="NoSpacing"/>
      </w:pPr>
      <w:r w:rsidRPr="00EA75B5">
        <w:t xml:space="preserve">                    public static int display() {</w:t>
      </w:r>
    </w:p>
    <w:p w14:paraId="0281F03D" w14:textId="01A670F2" w:rsidR="00EA75B5" w:rsidRPr="00EA75B5" w:rsidRDefault="00EA75B5" w:rsidP="00EA75B5">
      <w:pPr>
        <w:pStyle w:val="NoSpacing"/>
      </w:pPr>
      <w:r w:rsidRPr="00EA75B5">
        <w:t xml:space="preserve">                      </w:t>
      </w:r>
      <w:r w:rsidRPr="00685879">
        <w:rPr>
          <w:color w:val="3A0000"/>
        </w:rPr>
        <w:t>System.out.println</w:t>
      </w:r>
      <w:r w:rsidRPr="00EA75B5">
        <w:t>("in display");</w:t>
      </w:r>
    </w:p>
    <w:p w14:paraId="4DEA1798" w14:textId="77777777" w:rsidR="00EA75B5" w:rsidRPr="00EA75B5" w:rsidRDefault="00EA75B5" w:rsidP="00EA75B5">
      <w:pPr>
        <w:pStyle w:val="NoSpacing"/>
      </w:pPr>
      <w:r w:rsidRPr="00EA75B5">
        <w:t xml:space="preserve">                      return 10;</w:t>
      </w:r>
    </w:p>
    <w:p w14:paraId="28980E58" w14:textId="77777777" w:rsidR="00EA75B5" w:rsidRPr="00EA75B5" w:rsidRDefault="00EA75B5" w:rsidP="00EA75B5">
      <w:pPr>
        <w:pStyle w:val="NoSpacing"/>
      </w:pPr>
      <w:r w:rsidRPr="00EA75B5">
        <w:t xml:space="preserve">                                      }</w:t>
      </w:r>
    </w:p>
    <w:p w14:paraId="6C6B1491" w14:textId="72EB96D3" w:rsidR="00EA75B5" w:rsidRPr="00EA75B5" w:rsidRDefault="00EA75B5" w:rsidP="00EA75B5">
      <w:pPr>
        <w:pStyle w:val="NoSpacing"/>
      </w:pPr>
      <w:r w:rsidRPr="00EA75B5">
        <w:t xml:space="preserve">                          </w:t>
      </w:r>
      <w:r w:rsidRPr="00685879">
        <w:rPr>
          <w:color w:val="002060"/>
        </w:rPr>
        <w:t>public static void main</w:t>
      </w:r>
      <w:r w:rsidRPr="00EA75B5">
        <w:t xml:space="preserve"> (String []args) {</w:t>
      </w:r>
    </w:p>
    <w:p w14:paraId="6300ED45" w14:textId="7DDC0E43" w:rsidR="00EA75B5" w:rsidRPr="00EA75B5" w:rsidRDefault="00EA75B5" w:rsidP="00EA75B5">
      <w:pPr>
        <w:pStyle w:val="NoSpacing"/>
      </w:pPr>
      <w:r w:rsidRPr="00EA75B5">
        <w:t xml:space="preserve">                          </w:t>
      </w:r>
      <w:r w:rsidRPr="00685879">
        <w:rPr>
          <w:color w:val="3A0000"/>
        </w:rPr>
        <w:t>System.out.println</w:t>
      </w:r>
      <w:r w:rsidRPr="00EA75B5">
        <w:t>("main start");</w:t>
      </w:r>
    </w:p>
    <w:p w14:paraId="359B4DCD" w14:textId="77777777" w:rsidR="00EA75B5" w:rsidRPr="00EA75B5" w:rsidRDefault="00EA75B5" w:rsidP="00EA75B5">
      <w:pPr>
        <w:pStyle w:val="NoSpacing"/>
      </w:pPr>
      <w:r w:rsidRPr="00EA75B5">
        <w:t xml:space="preserve">                          display();</w:t>
      </w:r>
    </w:p>
    <w:p w14:paraId="2204943B" w14:textId="1A3B6DAC" w:rsidR="00EA75B5" w:rsidRPr="00EA75B5" w:rsidRDefault="00EA75B5" w:rsidP="00EA75B5">
      <w:pPr>
        <w:pStyle w:val="NoSpacing"/>
      </w:pPr>
      <w:r w:rsidRPr="00EA75B5">
        <w:t xml:space="preserve">                          </w:t>
      </w:r>
      <w:r w:rsidRPr="00685879">
        <w:rPr>
          <w:color w:val="3A0000"/>
        </w:rPr>
        <w:t>System.out.println</w:t>
      </w:r>
      <w:r w:rsidRPr="00EA75B5">
        <w:t>(display());</w:t>
      </w:r>
    </w:p>
    <w:p w14:paraId="24B75E59" w14:textId="7DA44699" w:rsidR="00EA75B5" w:rsidRPr="00EA75B5" w:rsidRDefault="00EA75B5" w:rsidP="00EA75B5">
      <w:pPr>
        <w:pStyle w:val="NoSpacing"/>
      </w:pPr>
      <w:r w:rsidRPr="00EA75B5">
        <w:t xml:space="preserve">                          </w:t>
      </w:r>
      <w:r w:rsidRPr="00685879">
        <w:rPr>
          <w:color w:val="3A0000"/>
        </w:rPr>
        <w:t>System.out.println</w:t>
      </w:r>
      <w:r w:rsidRPr="00EA75B5">
        <w:t>("main ends");    }</w:t>
      </w:r>
      <w:r w:rsidR="001013AA">
        <w:t xml:space="preserve">     O/P MAIN START , </w:t>
      </w:r>
      <w:r w:rsidR="00E85D80">
        <w:t>IN DISPLAY , 10 , MAIN ENDS</w:t>
      </w:r>
    </w:p>
    <w:p w14:paraId="605E8654" w14:textId="29AB37AD" w:rsidR="00A646C9" w:rsidRDefault="00EA75B5" w:rsidP="00EA75B5">
      <w:pPr>
        <w:pStyle w:val="NoSpacing"/>
      </w:pPr>
      <w:r w:rsidRPr="00EA75B5">
        <w:t xml:space="preserve">                               }</w:t>
      </w:r>
    </w:p>
    <w:p w14:paraId="267B5229" w14:textId="77777777" w:rsidR="00E85D80" w:rsidRDefault="00E85D80" w:rsidP="00EA75B5">
      <w:pPr>
        <w:pStyle w:val="NoSpacing"/>
      </w:pPr>
    </w:p>
    <w:p w14:paraId="2FDF0B79" w14:textId="77777777" w:rsidR="00E85D80" w:rsidRDefault="00E85D80" w:rsidP="00EA75B5">
      <w:pPr>
        <w:pStyle w:val="NoSpacing"/>
      </w:pPr>
    </w:p>
    <w:p w14:paraId="05BC2C79" w14:textId="77777777" w:rsidR="00E85D80" w:rsidRDefault="00E85D80" w:rsidP="00EA75B5">
      <w:pPr>
        <w:pStyle w:val="NoSpacing"/>
      </w:pPr>
    </w:p>
    <w:p w14:paraId="3F6A5210" w14:textId="153C4F91" w:rsidR="00EA75B5" w:rsidRDefault="007D29E2" w:rsidP="00EA75B5">
      <w:pPr>
        <w:pStyle w:val="NoSpacing"/>
      </w:pPr>
      <w:r>
        <w:t xml:space="preserve"> Class </w:t>
      </w:r>
      <w:r w:rsidR="00C75D09">
        <w:t>mistake {</w:t>
      </w:r>
    </w:p>
    <w:p w14:paraId="393088D6" w14:textId="0668390D" w:rsidR="00C75D09" w:rsidRDefault="00C75D09" w:rsidP="00EA75B5">
      <w:pPr>
        <w:pStyle w:val="NoSpacing"/>
      </w:pPr>
      <w:r>
        <w:t xml:space="preserve">                   Public static void display() {</w:t>
      </w:r>
    </w:p>
    <w:p w14:paraId="1F9DDD8B" w14:textId="7498F98E" w:rsidR="00C75D09" w:rsidRDefault="00C75D09" w:rsidP="00EA75B5">
      <w:pPr>
        <w:pStyle w:val="NoSpacing"/>
      </w:pPr>
      <w:r>
        <w:t xml:space="preserve">         </w:t>
      </w:r>
      <w:r w:rsidRPr="00685879">
        <w:rPr>
          <w:color w:val="3A0000"/>
        </w:rPr>
        <w:t>System.out.println</w:t>
      </w:r>
      <w:r>
        <w:t>(“is display”);</w:t>
      </w:r>
      <w:r w:rsidR="0016379B">
        <w:t xml:space="preserve">  }</w:t>
      </w:r>
    </w:p>
    <w:p w14:paraId="28AB3628" w14:textId="290CF7A8" w:rsidR="0016379B" w:rsidRDefault="0016379B" w:rsidP="00EA75B5">
      <w:pPr>
        <w:pStyle w:val="NoSpacing"/>
      </w:pPr>
      <w:r>
        <w:t xml:space="preserve">                   </w:t>
      </w:r>
      <w:r w:rsidRPr="00685879">
        <w:rPr>
          <w:color w:val="002060"/>
        </w:rPr>
        <w:t>Public static void main</w:t>
      </w:r>
      <w:r>
        <w:t xml:space="preserve"> (Stirng [] args){</w:t>
      </w:r>
    </w:p>
    <w:p w14:paraId="50557097" w14:textId="502D824C" w:rsidR="0016379B" w:rsidRDefault="0016379B" w:rsidP="00EA75B5">
      <w:pPr>
        <w:pStyle w:val="NoSpacing"/>
      </w:pPr>
      <w:r>
        <w:t xml:space="preserve">         </w:t>
      </w:r>
      <w:r w:rsidRPr="00685879">
        <w:rPr>
          <w:color w:val="3A0000"/>
        </w:rPr>
        <w:t>System.out.println</w:t>
      </w:r>
      <w:r>
        <w:t>(</w:t>
      </w:r>
      <w:r w:rsidR="00295C69">
        <w:t>diplay ()); }                            o/p CTE</w:t>
      </w:r>
    </w:p>
    <w:p w14:paraId="618CC06D" w14:textId="77777777" w:rsidR="003D0B79" w:rsidRDefault="003D0B79" w:rsidP="00EA75B5">
      <w:pPr>
        <w:pStyle w:val="NoSpacing"/>
      </w:pPr>
    </w:p>
    <w:p w14:paraId="0C89BB21" w14:textId="77777777" w:rsidR="003D0B79" w:rsidRDefault="003D0B79" w:rsidP="00EA75B5">
      <w:pPr>
        <w:pStyle w:val="NoSpacing"/>
      </w:pPr>
    </w:p>
    <w:p w14:paraId="1A527540" w14:textId="2877CBE4" w:rsidR="003D0B79" w:rsidRPr="00994BB5" w:rsidRDefault="00040320" w:rsidP="00EA75B5">
      <w:pPr>
        <w:pStyle w:val="NoSpacing"/>
        <w:rPr>
          <w:b/>
          <w:bCs/>
          <w:color w:val="FF0000"/>
        </w:rPr>
      </w:pPr>
      <w:r w:rsidRPr="00994BB5">
        <w:rPr>
          <w:b/>
          <w:bCs/>
          <w:color w:val="FF0000"/>
        </w:rPr>
        <w:t>A</w:t>
      </w:r>
      <w:r w:rsidRPr="00994BB5">
        <w:rPr>
          <w:color w:val="FF0000"/>
        </w:rPr>
        <w:t>.</w:t>
      </w:r>
      <w:r w:rsidR="00171506" w:rsidRPr="00994BB5">
        <w:rPr>
          <w:b/>
          <w:bCs/>
          <w:color w:val="FF0000"/>
        </w:rPr>
        <w:t xml:space="preserve">HOW MANY WAYS WE CAN </w:t>
      </w:r>
      <w:r w:rsidR="00171506" w:rsidRPr="00D205AF">
        <w:rPr>
          <w:b/>
          <w:color w:val="FF0000"/>
          <w:highlight w:val="yellow"/>
        </w:rPr>
        <w:t xml:space="preserve">CALL A METHOD </w:t>
      </w:r>
      <w:r w:rsidRPr="00D205AF">
        <w:rPr>
          <w:b/>
          <w:color w:val="FF0000"/>
          <w:highlight w:val="yellow"/>
        </w:rPr>
        <w:t>IF METHOD IS RETURNING A VALUE.</w:t>
      </w:r>
    </w:p>
    <w:p w14:paraId="1EC68B11" w14:textId="0EFEF710" w:rsidR="00040320" w:rsidRDefault="00040320" w:rsidP="00040320">
      <w:r>
        <w:t>THER ARE 2 WAYS</w:t>
      </w:r>
    </w:p>
    <w:p w14:paraId="670A5AB5" w14:textId="616CB7AC" w:rsidR="00040320" w:rsidRDefault="00040320" w:rsidP="00040320">
      <w:r w:rsidRPr="00D205AF">
        <w:rPr>
          <w:highlight w:val="yellow"/>
        </w:rPr>
        <w:t xml:space="preserve">1 </w:t>
      </w:r>
      <w:r w:rsidR="001F7D00" w:rsidRPr="00D205AF">
        <w:rPr>
          <w:highlight w:val="yellow"/>
        </w:rPr>
        <w:t>DIRECTLY</w:t>
      </w:r>
      <w:r w:rsidR="001F7D00">
        <w:t xml:space="preserve">                                     EXAMPLE=       DISPLAY();</w:t>
      </w:r>
    </w:p>
    <w:p w14:paraId="00DED3BB" w14:textId="66269066" w:rsidR="001F7D00" w:rsidRDefault="001F7D00" w:rsidP="00040320">
      <w:r>
        <w:t xml:space="preserve">2 </w:t>
      </w:r>
      <w:r w:rsidR="001C40D1">
        <w:t>WITH THE HELP OF SOPLAN STATEMENT</w:t>
      </w:r>
    </w:p>
    <w:p w14:paraId="431532CC" w14:textId="210E8F62" w:rsidR="001C40D1" w:rsidRDefault="001C40D1" w:rsidP="00040320">
      <w:r>
        <w:t>EXAMPLE</w:t>
      </w:r>
      <w:r w:rsidRPr="00D205AF">
        <w:rPr>
          <w:highlight w:val="yellow"/>
        </w:rPr>
        <w:t>=               S.O.PLN(</w:t>
      </w:r>
      <w:r w:rsidR="00692836" w:rsidRPr="00D205AF">
        <w:rPr>
          <w:highlight w:val="yellow"/>
        </w:rPr>
        <w:t>DISPLAY());</w:t>
      </w:r>
    </w:p>
    <w:p w14:paraId="6A8225C1" w14:textId="0A33B645" w:rsidR="00692836" w:rsidRPr="00994BB5" w:rsidRDefault="00692836" w:rsidP="00040320">
      <w:pPr>
        <w:rPr>
          <w:b/>
          <w:bCs/>
          <w:color w:val="FF0000"/>
        </w:rPr>
      </w:pPr>
      <w:r w:rsidRPr="00994BB5">
        <w:rPr>
          <w:b/>
          <w:bCs/>
          <w:color w:val="FF0000"/>
        </w:rPr>
        <w:t xml:space="preserve">B.HOW MANY WAYSWE CAN CALL A METOD </w:t>
      </w:r>
      <w:r w:rsidR="003D7510" w:rsidRPr="00994BB5">
        <w:rPr>
          <w:b/>
          <w:bCs/>
          <w:color w:val="FF0000"/>
        </w:rPr>
        <w:t xml:space="preserve">IF METHOD IS </w:t>
      </w:r>
      <w:r w:rsidR="003D7510" w:rsidRPr="00D205AF">
        <w:rPr>
          <w:b/>
          <w:color w:val="FF0000"/>
          <w:highlight w:val="yellow"/>
        </w:rPr>
        <w:t>NOT RETURNING ANY VALUE</w:t>
      </w:r>
      <w:r w:rsidR="003D7510" w:rsidRPr="00994BB5">
        <w:rPr>
          <w:b/>
          <w:bCs/>
          <w:color w:val="FF0000"/>
        </w:rPr>
        <w:t xml:space="preserve"> .</w:t>
      </w:r>
    </w:p>
    <w:p w14:paraId="59B1BA1F" w14:textId="3EE7D5E4" w:rsidR="003D7510" w:rsidRPr="003D7510" w:rsidRDefault="00561D18" w:rsidP="00561D18">
      <w:r>
        <w:t xml:space="preserve">ONLY ONE WAY </w:t>
      </w:r>
      <w:r w:rsidRPr="00D205AF">
        <w:rPr>
          <w:highlight w:val="yellow"/>
        </w:rPr>
        <w:t>CALLING A METHOD DIRECTLY</w:t>
      </w:r>
      <w:r>
        <w:t xml:space="preserve"> .</w:t>
      </w:r>
    </w:p>
    <w:p w14:paraId="09D1F2B2" w14:textId="77777777" w:rsidR="00040320" w:rsidRPr="00171506" w:rsidRDefault="00040320" w:rsidP="00EA75B5">
      <w:pPr>
        <w:pStyle w:val="NoSpacing"/>
        <w:rPr>
          <w:b/>
          <w:bCs/>
        </w:rPr>
      </w:pPr>
    </w:p>
    <w:p w14:paraId="7A688A08" w14:textId="77777777" w:rsidR="00295C69" w:rsidRDefault="00295C69" w:rsidP="00EA75B5">
      <w:pPr>
        <w:pStyle w:val="NoSpacing"/>
      </w:pPr>
    </w:p>
    <w:p w14:paraId="4A8587B6" w14:textId="18A9F197" w:rsidR="00295C69" w:rsidRPr="00994BB5" w:rsidRDefault="00F63F75" w:rsidP="00EA75B5">
      <w:pPr>
        <w:pStyle w:val="NoSpacing"/>
        <w:rPr>
          <w:b/>
          <w:bCs/>
          <w:color w:val="FF0000"/>
        </w:rPr>
      </w:pPr>
      <w:r w:rsidRPr="00994BB5">
        <w:rPr>
          <w:b/>
          <w:bCs/>
          <w:color w:val="FF0000"/>
        </w:rPr>
        <w:t xml:space="preserve">4 WITH ARGUMENT WITH RETURN VALUE </w:t>
      </w:r>
    </w:p>
    <w:p w14:paraId="05C603A4" w14:textId="77777777" w:rsidR="003D0B79" w:rsidRDefault="003D0B79" w:rsidP="003D0B79">
      <w:pPr>
        <w:pStyle w:val="NoSpacing"/>
      </w:pPr>
      <w:r>
        <w:t>calss lastwith{</w:t>
      </w:r>
    </w:p>
    <w:p w14:paraId="1886707D" w14:textId="77777777" w:rsidR="003D0B79" w:rsidRDefault="003D0B79" w:rsidP="003D0B79">
      <w:pPr>
        <w:pStyle w:val="NoSpacing"/>
      </w:pPr>
      <w:r>
        <w:t xml:space="preserve">                 public static String display( double d){</w:t>
      </w:r>
    </w:p>
    <w:p w14:paraId="789630F1" w14:textId="1A21C0C0" w:rsidR="003D0B79" w:rsidRDefault="003D0B79" w:rsidP="003D0B79">
      <w:pPr>
        <w:pStyle w:val="NoSpacing"/>
      </w:pPr>
      <w:r>
        <w:t xml:space="preserve">                   </w:t>
      </w:r>
      <w:r w:rsidRPr="00685879">
        <w:rPr>
          <w:color w:val="3A0000"/>
        </w:rPr>
        <w:t>System.out.println</w:t>
      </w:r>
      <w:r>
        <w:t>("in display");</w:t>
      </w:r>
    </w:p>
    <w:p w14:paraId="34E07CF8" w14:textId="506D76F7" w:rsidR="003D0B79" w:rsidRDefault="003D0B79" w:rsidP="003D0B79">
      <w:pPr>
        <w:pStyle w:val="NoSpacing"/>
      </w:pPr>
      <w:r>
        <w:t xml:space="preserve">                  </w:t>
      </w:r>
      <w:r w:rsidRPr="00685879">
        <w:rPr>
          <w:color w:val="3A0000"/>
        </w:rPr>
        <w:t>System.out.println</w:t>
      </w:r>
      <w:r>
        <w:t>(d);</w:t>
      </w:r>
    </w:p>
    <w:p w14:paraId="232713D5" w14:textId="77777777" w:rsidR="003D0B79" w:rsidRDefault="003D0B79" w:rsidP="003D0B79">
      <w:pPr>
        <w:pStyle w:val="NoSpacing"/>
      </w:pPr>
      <w:r>
        <w:t xml:space="preserve">                    return "hello";}</w:t>
      </w:r>
    </w:p>
    <w:p w14:paraId="2D308EC6" w14:textId="319C8E82" w:rsidR="003D0B79" w:rsidRDefault="003D0B79" w:rsidP="003D0B79">
      <w:pPr>
        <w:pStyle w:val="NoSpacing"/>
      </w:pPr>
      <w:r>
        <w:t xml:space="preserve">            </w:t>
      </w:r>
      <w:r w:rsidRPr="00685879">
        <w:rPr>
          <w:color w:val="002060"/>
        </w:rPr>
        <w:t>public static void main</w:t>
      </w:r>
      <w:r>
        <w:t xml:space="preserve"> (String [] args) {</w:t>
      </w:r>
    </w:p>
    <w:p w14:paraId="3AE204D7" w14:textId="65178AF3" w:rsidR="003D0B79" w:rsidRDefault="003D0B79" w:rsidP="003D0B79">
      <w:pPr>
        <w:pStyle w:val="NoSpacing"/>
      </w:pPr>
      <w:r>
        <w:t xml:space="preserve">                   </w:t>
      </w:r>
      <w:r w:rsidRPr="00685879">
        <w:rPr>
          <w:color w:val="3A0000"/>
        </w:rPr>
        <w:t>System.out.println</w:t>
      </w:r>
      <w:r>
        <w:t>("main start");</w:t>
      </w:r>
    </w:p>
    <w:p w14:paraId="0BE08DD1" w14:textId="77777777" w:rsidR="003D0B79" w:rsidRDefault="003D0B79" w:rsidP="003D0B79">
      <w:pPr>
        <w:pStyle w:val="NoSpacing"/>
      </w:pPr>
      <w:r>
        <w:t xml:space="preserve">                    display(1.2);</w:t>
      </w:r>
    </w:p>
    <w:p w14:paraId="40AD3902" w14:textId="02E51925" w:rsidR="003D0B79" w:rsidRDefault="002548F8" w:rsidP="003D0B79">
      <w:pPr>
        <w:pStyle w:val="NoSpacing"/>
      </w:pPr>
      <w:r>
        <w:t xml:space="preserve">  </w:t>
      </w:r>
      <w:r w:rsidR="003D0B79">
        <w:t xml:space="preserve"> </w:t>
      </w:r>
      <w:r w:rsidR="003D0B79" w:rsidRPr="00685879">
        <w:rPr>
          <w:color w:val="3A0000"/>
        </w:rPr>
        <w:t>System.out.println</w:t>
      </w:r>
      <w:r w:rsidR="003D0B79">
        <w:t>(display(1.1));</w:t>
      </w:r>
      <w:r w:rsidR="00885455">
        <w:t xml:space="preserve">       O/P MAIN START, </w:t>
      </w:r>
      <w:r w:rsidR="00A9062C">
        <w:t>IN DISPLAY ,1.2 ,IN DISPLAY,1.1 , MAIN ENDS</w:t>
      </w:r>
    </w:p>
    <w:p w14:paraId="5070D067" w14:textId="3357D2B5" w:rsidR="003D0B79" w:rsidRDefault="003D0B79" w:rsidP="003D0B79">
      <w:pPr>
        <w:pStyle w:val="NoSpacing"/>
      </w:pPr>
      <w:r>
        <w:t xml:space="preserve">                 </w:t>
      </w:r>
      <w:r w:rsidRPr="00685879">
        <w:rPr>
          <w:color w:val="3A0000"/>
        </w:rPr>
        <w:t>System.out.println</w:t>
      </w:r>
      <w:r>
        <w:t xml:space="preserve">("main ends");   </w:t>
      </w:r>
      <w:r w:rsidR="00885455">
        <w:t xml:space="preserve">  </w:t>
      </w:r>
    </w:p>
    <w:p w14:paraId="5B0CB12B" w14:textId="12F7CE9F" w:rsidR="00F63F75" w:rsidRDefault="003D0B79" w:rsidP="003D0B79">
      <w:pPr>
        <w:pStyle w:val="NoSpacing"/>
      </w:pPr>
      <w:r>
        <w:t xml:space="preserve">              }                  }  </w:t>
      </w:r>
    </w:p>
    <w:p w14:paraId="5F0B7788" w14:textId="77777777" w:rsidR="009A3B85" w:rsidRPr="009A3B85" w:rsidRDefault="009A3B85" w:rsidP="009A3B85">
      <w:pPr>
        <w:pStyle w:val="NoSpacing"/>
      </w:pPr>
      <w:r w:rsidRPr="009A3B85">
        <w:t>import java.util.Scanner;</w:t>
      </w:r>
    </w:p>
    <w:p w14:paraId="55F58E72" w14:textId="77777777" w:rsidR="009A3B85" w:rsidRPr="009A3B85" w:rsidRDefault="009A3B85" w:rsidP="009A3B85">
      <w:pPr>
        <w:pStyle w:val="NoSpacing"/>
      </w:pPr>
      <w:r w:rsidRPr="009A3B85">
        <w:t>class calculator</w:t>
      </w:r>
    </w:p>
    <w:p w14:paraId="486696C9" w14:textId="77777777" w:rsidR="009A3B85" w:rsidRPr="009A3B85" w:rsidRDefault="009A3B85" w:rsidP="009A3B85">
      <w:pPr>
        <w:pStyle w:val="NoSpacing"/>
      </w:pPr>
      <w:r w:rsidRPr="009A3B85">
        <w:t>{</w:t>
      </w:r>
    </w:p>
    <w:p w14:paraId="22B38206" w14:textId="77777777" w:rsidR="009A3B85" w:rsidRPr="009A3B85" w:rsidRDefault="009A3B85" w:rsidP="009A3B85">
      <w:pPr>
        <w:pStyle w:val="NoSpacing"/>
      </w:pPr>
      <w:r w:rsidRPr="009A3B85">
        <w:t xml:space="preserve">             public static int add(int a,int b)  {                                                                                                                                                                    return a+b;</w:t>
      </w:r>
    </w:p>
    <w:p w14:paraId="5B8FF453" w14:textId="77777777" w:rsidR="009A3B85" w:rsidRPr="009A3B85" w:rsidRDefault="009A3B85" w:rsidP="009A3B85">
      <w:pPr>
        <w:pStyle w:val="NoSpacing"/>
      </w:pPr>
      <w:r w:rsidRPr="009A3B85">
        <w:t xml:space="preserve">             }</w:t>
      </w:r>
    </w:p>
    <w:p w14:paraId="3C9CED51" w14:textId="77777777" w:rsidR="009A3B85" w:rsidRPr="009A3B85" w:rsidRDefault="009A3B85" w:rsidP="009A3B85">
      <w:pPr>
        <w:pStyle w:val="NoSpacing"/>
      </w:pPr>
      <w:r w:rsidRPr="009A3B85">
        <w:t xml:space="preserve">             public static int sub(int a , int b) {  </w:t>
      </w:r>
    </w:p>
    <w:p w14:paraId="6B491C1B" w14:textId="77777777" w:rsidR="009A3B85" w:rsidRPr="009A3B85" w:rsidRDefault="009A3B85" w:rsidP="009A3B85">
      <w:pPr>
        <w:pStyle w:val="NoSpacing"/>
      </w:pPr>
      <w:r w:rsidRPr="009A3B85">
        <w:t xml:space="preserve">          return a-b;</w:t>
      </w:r>
    </w:p>
    <w:p w14:paraId="6EC83649" w14:textId="77777777" w:rsidR="009A3B85" w:rsidRPr="009A3B85" w:rsidRDefault="009A3B85" w:rsidP="009A3B85">
      <w:pPr>
        <w:pStyle w:val="NoSpacing"/>
      </w:pPr>
      <w:r w:rsidRPr="009A3B85">
        <w:t xml:space="preserve">  }</w:t>
      </w:r>
    </w:p>
    <w:p w14:paraId="11D77FBD" w14:textId="77777777" w:rsidR="009A3B85" w:rsidRPr="009A3B85" w:rsidRDefault="009A3B85" w:rsidP="009A3B85">
      <w:pPr>
        <w:pStyle w:val="NoSpacing"/>
      </w:pPr>
      <w:r w:rsidRPr="009A3B85">
        <w:t xml:space="preserve">            public static int mul (int a, int b) {</w:t>
      </w:r>
    </w:p>
    <w:p w14:paraId="134C3AD2" w14:textId="77777777" w:rsidR="009A3B85" w:rsidRPr="009A3B85" w:rsidRDefault="009A3B85" w:rsidP="009A3B85">
      <w:pPr>
        <w:pStyle w:val="NoSpacing"/>
      </w:pPr>
      <w:r w:rsidRPr="009A3B85">
        <w:t xml:space="preserve">           return a*b;</w:t>
      </w:r>
    </w:p>
    <w:p w14:paraId="6E7956DD" w14:textId="77777777" w:rsidR="009A3B85" w:rsidRPr="009A3B85" w:rsidRDefault="009A3B85" w:rsidP="009A3B85">
      <w:pPr>
        <w:pStyle w:val="NoSpacing"/>
      </w:pPr>
      <w:r w:rsidRPr="009A3B85">
        <w:t xml:space="preserve">   }</w:t>
      </w:r>
    </w:p>
    <w:p w14:paraId="40064E8D" w14:textId="77777777" w:rsidR="009A3B85" w:rsidRPr="009A3B85" w:rsidRDefault="009A3B85" w:rsidP="009A3B85">
      <w:pPr>
        <w:pStyle w:val="NoSpacing"/>
      </w:pPr>
      <w:r w:rsidRPr="009A3B85">
        <w:t xml:space="preserve">             public static int div(int a, int b){</w:t>
      </w:r>
    </w:p>
    <w:p w14:paraId="4D005136" w14:textId="77777777" w:rsidR="009A3B85" w:rsidRPr="009A3B85" w:rsidRDefault="009A3B85" w:rsidP="009A3B85">
      <w:pPr>
        <w:pStyle w:val="NoSpacing"/>
      </w:pPr>
      <w:r w:rsidRPr="009A3B85">
        <w:t xml:space="preserve">                return a/b; }</w:t>
      </w:r>
    </w:p>
    <w:p w14:paraId="2038643A" w14:textId="3911AC2E" w:rsidR="009A3B85" w:rsidRPr="009A3B85" w:rsidRDefault="009A3B85" w:rsidP="009A3B85">
      <w:pPr>
        <w:pStyle w:val="NoSpacing"/>
      </w:pPr>
      <w:r w:rsidRPr="009A3B85">
        <w:t xml:space="preserve">      </w:t>
      </w:r>
      <w:r w:rsidRPr="00685879">
        <w:rPr>
          <w:color w:val="002060"/>
        </w:rPr>
        <w:t>public static void main</w:t>
      </w:r>
      <w:r w:rsidRPr="009A3B85">
        <w:t xml:space="preserve"> (String [] args) {</w:t>
      </w:r>
    </w:p>
    <w:p w14:paraId="2E69D638" w14:textId="77777777" w:rsidR="009A3B85" w:rsidRPr="009A3B85" w:rsidRDefault="009A3B85" w:rsidP="009A3B85">
      <w:pPr>
        <w:pStyle w:val="NoSpacing"/>
      </w:pPr>
      <w:r w:rsidRPr="009A3B85">
        <w:t xml:space="preserve">                Scanner s=new Scanner(System.in);</w:t>
      </w:r>
    </w:p>
    <w:p w14:paraId="2D4BF152" w14:textId="3807F925" w:rsidR="009A3B85" w:rsidRPr="009A3B85" w:rsidRDefault="009A3B85" w:rsidP="009A3B85">
      <w:pPr>
        <w:pStyle w:val="NoSpacing"/>
      </w:pPr>
      <w:r w:rsidRPr="009A3B85">
        <w:t xml:space="preserve">              </w:t>
      </w:r>
      <w:r w:rsidRPr="00685879">
        <w:rPr>
          <w:color w:val="3A0000"/>
        </w:rPr>
        <w:t>System.out.println</w:t>
      </w:r>
      <w:r w:rsidRPr="009A3B85">
        <w:t>("enter a number");</w:t>
      </w:r>
    </w:p>
    <w:p w14:paraId="55759B7F" w14:textId="77777777" w:rsidR="009A3B85" w:rsidRPr="009A3B85" w:rsidRDefault="009A3B85" w:rsidP="009A3B85">
      <w:pPr>
        <w:pStyle w:val="NoSpacing"/>
      </w:pPr>
      <w:r w:rsidRPr="009A3B85">
        <w:t xml:space="preserve">               int a=s.nextInt();</w:t>
      </w:r>
    </w:p>
    <w:p w14:paraId="1BDB46A2" w14:textId="77777777" w:rsidR="009A3B85" w:rsidRPr="009A3B85" w:rsidRDefault="009A3B85" w:rsidP="009A3B85">
      <w:pPr>
        <w:pStyle w:val="NoSpacing"/>
      </w:pPr>
      <w:r w:rsidRPr="009A3B85">
        <w:t xml:space="preserve">               int b=s.nextInt();</w:t>
      </w:r>
    </w:p>
    <w:p w14:paraId="4631731E" w14:textId="55545CE3" w:rsidR="009A3B85" w:rsidRPr="009A3B85" w:rsidRDefault="009A3B85" w:rsidP="009A3B85">
      <w:pPr>
        <w:pStyle w:val="NoSpacing"/>
      </w:pPr>
      <w:r w:rsidRPr="009A3B85">
        <w:t xml:space="preserve">             </w:t>
      </w:r>
      <w:r w:rsidRPr="00685879">
        <w:rPr>
          <w:color w:val="3A0000"/>
        </w:rPr>
        <w:t>System.out.println</w:t>
      </w:r>
      <w:r w:rsidRPr="009A3B85">
        <w:t>(add(a,b));</w:t>
      </w:r>
    </w:p>
    <w:p w14:paraId="721A1D90" w14:textId="5ABFC991" w:rsidR="009A3B85" w:rsidRPr="009A3B85" w:rsidRDefault="009A3B85" w:rsidP="009A3B85">
      <w:pPr>
        <w:pStyle w:val="NoSpacing"/>
      </w:pPr>
      <w:r w:rsidRPr="009A3B85">
        <w:t xml:space="preserve">            </w:t>
      </w:r>
      <w:r w:rsidRPr="00685879">
        <w:rPr>
          <w:color w:val="3A0000"/>
        </w:rPr>
        <w:t>System.out.println</w:t>
      </w:r>
      <w:r w:rsidRPr="009A3B85">
        <w:t>(sub(a,b));</w:t>
      </w:r>
    </w:p>
    <w:p w14:paraId="6EED0B14" w14:textId="6B202667" w:rsidR="009A3B85" w:rsidRPr="009A3B85" w:rsidRDefault="009A3B85" w:rsidP="009A3B85">
      <w:pPr>
        <w:pStyle w:val="NoSpacing"/>
      </w:pPr>
      <w:r w:rsidRPr="009A3B85">
        <w:t xml:space="preserve">            </w:t>
      </w:r>
      <w:r w:rsidRPr="00685879">
        <w:rPr>
          <w:color w:val="3A0000"/>
        </w:rPr>
        <w:t>System.out.println</w:t>
      </w:r>
      <w:r w:rsidRPr="009A3B85">
        <w:t>(mul(a,b));</w:t>
      </w:r>
    </w:p>
    <w:p w14:paraId="16CF0284" w14:textId="5CD4CA3D" w:rsidR="009A3B85" w:rsidRPr="009A3B85" w:rsidRDefault="009A3B85" w:rsidP="009A3B85">
      <w:pPr>
        <w:pStyle w:val="NoSpacing"/>
      </w:pPr>
      <w:r w:rsidRPr="009A3B85">
        <w:t xml:space="preserve">            </w:t>
      </w:r>
      <w:r w:rsidRPr="00685879">
        <w:rPr>
          <w:color w:val="3A0000"/>
        </w:rPr>
        <w:t>System.out.println</w:t>
      </w:r>
      <w:r w:rsidRPr="009A3B85">
        <w:t>(div(a,b));     }</w:t>
      </w:r>
    </w:p>
    <w:p w14:paraId="1EA04C5C" w14:textId="77777777" w:rsidR="009A3B85" w:rsidRDefault="009A3B85" w:rsidP="009A3B85">
      <w:pPr>
        <w:pStyle w:val="NoSpacing"/>
      </w:pPr>
      <w:r w:rsidRPr="009A3B85">
        <w:t xml:space="preserve">                                           }</w:t>
      </w:r>
    </w:p>
    <w:p w14:paraId="28D8BFFD" w14:textId="191E8534" w:rsidR="00721AFE" w:rsidRDefault="00721AFE" w:rsidP="009A3B85">
      <w:pPr>
        <w:pStyle w:val="NoSpacing"/>
        <w:rPr>
          <w:b/>
          <w:bCs/>
          <w:color w:val="FF0000"/>
        </w:rPr>
      </w:pPr>
      <w:r w:rsidRPr="00721AFE">
        <w:rPr>
          <w:b/>
          <w:bCs/>
          <w:color w:val="FF0000"/>
        </w:rPr>
        <w:t>Create calculator using switch</w:t>
      </w:r>
    </w:p>
    <w:p w14:paraId="69941A23" w14:textId="77777777" w:rsidR="00721AFE" w:rsidRPr="00BF6AA3" w:rsidRDefault="00721AFE" w:rsidP="00721AFE">
      <w:pPr>
        <w:pStyle w:val="NoSpacing"/>
        <w:rPr>
          <w:b/>
          <w:bCs/>
        </w:rPr>
      </w:pPr>
      <w:r w:rsidRPr="00BF6AA3">
        <w:rPr>
          <w:b/>
          <w:bCs/>
        </w:rPr>
        <w:t>import java.util.Scanner;</w:t>
      </w:r>
    </w:p>
    <w:p w14:paraId="71BBAE5E" w14:textId="77777777" w:rsidR="00721AFE" w:rsidRPr="00BF6AA3" w:rsidRDefault="00721AFE" w:rsidP="00721AFE">
      <w:pPr>
        <w:pStyle w:val="NoSpacing"/>
        <w:rPr>
          <w:b/>
          <w:bCs/>
        </w:rPr>
      </w:pPr>
    </w:p>
    <w:p w14:paraId="481D3D71" w14:textId="77777777" w:rsidR="00721AFE" w:rsidRPr="00BF6AA3" w:rsidRDefault="00721AFE" w:rsidP="00721AFE">
      <w:pPr>
        <w:pStyle w:val="NoSpacing"/>
        <w:rPr>
          <w:b/>
          <w:bCs/>
        </w:rPr>
      </w:pPr>
      <w:r w:rsidRPr="00BF6AA3">
        <w:rPr>
          <w:b/>
          <w:bCs/>
        </w:rPr>
        <w:t>class Calculator {</w:t>
      </w:r>
    </w:p>
    <w:p w14:paraId="24CAE41B" w14:textId="77777777" w:rsidR="00721AFE" w:rsidRPr="00BF6AA3" w:rsidRDefault="00721AFE" w:rsidP="00721AFE">
      <w:pPr>
        <w:pStyle w:val="NoSpacing"/>
        <w:rPr>
          <w:b/>
          <w:bCs/>
        </w:rPr>
      </w:pPr>
      <w:r w:rsidRPr="00BF6AA3">
        <w:rPr>
          <w:b/>
          <w:bCs/>
        </w:rPr>
        <w:t xml:space="preserve">    public static int add(int a, int b) {</w:t>
      </w:r>
    </w:p>
    <w:p w14:paraId="169DA14C" w14:textId="77777777" w:rsidR="00721AFE" w:rsidRPr="00BF6AA3" w:rsidRDefault="00721AFE" w:rsidP="00721AFE">
      <w:pPr>
        <w:pStyle w:val="NoSpacing"/>
        <w:rPr>
          <w:b/>
          <w:bCs/>
        </w:rPr>
      </w:pPr>
      <w:r w:rsidRPr="00BF6AA3">
        <w:rPr>
          <w:b/>
          <w:bCs/>
        </w:rPr>
        <w:t xml:space="preserve">        return a + b;</w:t>
      </w:r>
    </w:p>
    <w:p w14:paraId="3841B102" w14:textId="77777777" w:rsidR="00721AFE" w:rsidRPr="00BF6AA3" w:rsidRDefault="00721AFE" w:rsidP="00721AFE">
      <w:pPr>
        <w:pStyle w:val="NoSpacing"/>
        <w:rPr>
          <w:b/>
          <w:bCs/>
        </w:rPr>
      </w:pPr>
      <w:r w:rsidRPr="00BF6AA3">
        <w:rPr>
          <w:b/>
          <w:bCs/>
        </w:rPr>
        <w:t xml:space="preserve">    }</w:t>
      </w:r>
    </w:p>
    <w:p w14:paraId="4B306FBE" w14:textId="77777777" w:rsidR="00721AFE" w:rsidRPr="00BF6AA3" w:rsidRDefault="00721AFE" w:rsidP="00721AFE">
      <w:pPr>
        <w:pStyle w:val="NoSpacing"/>
        <w:rPr>
          <w:b/>
          <w:bCs/>
        </w:rPr>
      </w:pPr>
    </w:p>
    <w:p w14:paraId="1C3BB9F2" w14:textId="77777777" w:rsidR="00721AFE" w:rsidRPr="00BF6AA3" w:rsidRDefault="00721AFE" w:rsidP="00721AFE">
      <w:pPr>
        <w:pStyle w:val="NoSpacing"/>
        <w:rPr>
          <w:b/>
          <w:bCs/>
        </w:rPr>
      </w:pPr>
      <w:r w:rsidRPr="00BF6AA3">
        <w:rPr>
          <w:b/>
          <w:bCs/>
        </w:rPr>
        <w:t xml:space="preserve">    public static int sub(int a, int b) {</w:t>
      </w:r>
    </w:p>
    <w:p w14:paraId="3A593E4C" w14:textId="77777777" w:rsidR="00721AFE" w:rsidRPr="00BF6AA3" w:rsidRDefault="00721AFE" w:rsidP="00721AFE">
      <w:pPr>
        <w:pStyle w:val="NoSpacing"/>
        <w:rPr>
          <w:b/>
          <w:bCs/>
        </w:rPr>
      </w:pPr>
      <w:r w:rsidRPr="00BF6AA3">
        <w:rPr>
          <w:b/>
          <w:bCs/>
        </w:rPr>
        <w:t xml:space="preserve">        return a - b;</w:t>
      </w:r>
    </w:p>
    <w:p w14:paraId="0CB7CB18" w14:textId="77777777" w:rsidR="00721AFE" w:rsidRPr="00BF6AA3" w:rsidRDefault="00721AFE" w:rsidP="00721AFE">
      <w:pPr>
        <w:pStyle w:val="NoSpacing"/>
        <w:rPr>
          <w:b/>
          <w:bCs/>
        </w:rPr>
      </w:pPr>
      <w:r w:rsidRPr="00BF6AA3">
        <w:rPr>
          <w:b/>
          <w:bCs/>
        </w:rPr>
        <w:t xml:space="preserve">    }</w:t>
      </w:r>
    </w:p>
    <w:p w14:paraId="01F71743" w14:textId="77777777" w:rsidR="00721AFE" w:rsidRPr="00BF6AA3" w:rsidRDefault="00721AFE" w:rsidP="00721AFE">
      <w:pPr>
        <w:pStyle w:val="NoSpacing"/>
        <w:rPr>
          <w:b/>
          <w:bCs/>
        </w:rPr>
      </w:pPr>
    </w:p>
    <w:p w14:paraId="7F441A03" w14:textId="77777777" w:rsidR="00721AFE" w:rsidRPr="00BF6AA3" w:rsidRDefault="00721AFE" w:rsidP="00721AFE">
      <w:pPr>
        <w:pStyle w:val="NoSpacing"/>
        <w:rPr>
          <w:b/>
          <w:bCs/>
        </w:rPr>
      </w:pPr>
      <w:r w:rsidRPr="00BF6AA3">
        <w:rPr>
          <w:b/>
          <w:bCs/>
        </w:rPr>
        <w:t xml:space="preserve">    public static int mul(int a, int b) {</w:t>
      </w:r>
    </w:p>
    <w:p w14:paraId="72A6D987" w14:textId="77777777" w:rsidR="00721AFE" w:rsidRPr="00BF6AA3" w:rsidRDefault="00721AFE" w:rsidP="00721AFE">
      <w:pPr>
        <w:pStyle w:val="NoSpacing"/>
        <w:rPr>
          <w:b/>
          <w:bCs/>
        </w:rPr>
      </w:pPr>
      <w:r w:rsidRPr="00BF6AA3">
        <w:rPr>
          <w:b/>
          <w:bCs/>
        </w:rPr>
        <w:t xml:space="preserve">        return a * b;</w:t>
      </w:r>
    </w:p>
    <w:p w14:paraId="05F40B4E" w14:textId="77777777" w:rsidR="00721AFE" w:rsidRPr="00BF6AA3" w:rsidRDefault="00721AFE" w:rsidP="00721AFE">
      <w:pPr>
        <w:pStyle w:val="NoSpacing"/>
        <w:rPr>
          <w:b/>
          <w:bCs/>
        </w:rPr>
      </w:pPr>
      <w:r w:rsidRPr="00BF6AA3">
        <w:rPr>
          <w:b/>
          <w:bCs/>
        </w:rPr>
        <w:t xml:space="preserve">    }</w:t>
      </w:r>
    </w:p>
    <w:p w14:paraId="7E625B2A" w14:textId="77777777" w:rsidR="00721AFE" w:rsidRPr="00BF6AA3" w:rsidRDefault="00721AFE" w:rsidP="00721AFE">
      <w:pPr>
        <w:pStyle w:val="NoSpacing"/>
        <w:rPr>
          <w:b/>
          <w:bCs/>
        </w:rPr>
      </w:pPr>
    </w:p>
    <w:p w14:paraId="1E50646E" w14:textId="77777777" w:rsidR="00721AFE" w:rsidRPr="00BF6AA3" w:rsidRDefault="00721AFE" w:rsidP="00721AFE">
      <w:pPr>
        <w:pStyle w:val="NoSpacing"/>
        <w:rPr>
          <w:b/>
          <w:bCs/>
        </w:rPr>
      </w:pPr>
      <w:r w:rsidRPr="00BF6AA3">
        <w:rPr>
          <w:b/>
          <w:bCs/>
        </w:rPr>
        <w:t xml:space="preserve">    public static int div(int a, int b) {</w:t>
      </w:r>
    </w:p>
    <w:p w14:paraId="0D298158" w14:textId="77777777" w:rsidR="00721AFE" w:rsidRPr="00BF6AA3" w:rsidRDefault="00721AFE" w:rsidP="00721AFE">
      <w:pPr>
        <w:pStyle w:val="NoSpacing"/>
        <w:rPr>
          <w:b/>
          <w:bCs/>
        </w:rPr>
      </w:pPr>
      <w:r w:rsidRPr="00BF6AA3">
        <w:rPr>
          <w:b/>
          <w:bCs/>
        </w:rPr>
        <w:t xml:space="preserve">        return a / b;</w:t>
      </w:r>
    </w:p>
    <w:p w14:paraId="0C53B4FC" w14:textId="77777777" w:rsidR="00721AFE" w:rsidRPr="00BF6AA3" w:rsidRDefault="00721AFE" w:rsidP="00721AFE">
      <w:pPr>
        <w:pStyle w:val="NoSpacing"/>
        <w:rPr>
          <w:b/>
          <w:bCs/>
        </w:rPr>
      </w:pPr>
      <w:r w:rsidRPr="00BF6AA3">
        <w:rPr>
          <w:b/>
          <w:bCs/>
        </w:rPr>
        <w:t xml:space="preserve">    }</w:t>
      </w:r>
    </w:p>
    <w:p w14:paraId="0252DAE0" w14:textId="77777777" w:rsidR="00721AFE" w:rsidRPr="00BF6AA3" w:rsidRDefault="00721AFE" w:rsidP="00721AFE">
      <w:pPr>
        <w:pStyle w:val="NoSpacing"/>
        <w:rPr>
          <w:b/>
          <w:bCs/>
        </w:rPr>
      </w:pPr>
    </w:p>
    <w:p w14:paraId="3FA3871C" w14:textId="77777777" w:rsidR="00721AFE" w:rsidRPr="00BF6AA3" w:rsidRDefault="00721AFE" w:rsidP="00721AFE">
      <w:pPr>
        <w:pStyle w:val="NoSpacing"/>
        <w:rPr>
          <w:b/>
          <w:bCs/>
        </w:rPr>
      </w:pPr>
      <w:r w:rsidRPr="00BF6AA3">
        <w:rPr>
          <w:b/>
          <w:bCs/>
        </w:rPr>
        <w:t xml:space="preserve">    public static int mod(int a, int b) {</w:t>
      </w:r>
    </w:p>
    <w:p w14:paraId="7F831ECD" w14:textId="77777777" w:rsidR="00721AFE" w:rsidRPr="00BF6AA3" w:rsidRDefault="00721AFE" w:rsidP="00721AFE">
      <w:pPr>
        <w:pStyle w:val="NoSpacing"/>
        <w:rPr>
          <w:b/>
          <w:bCs/>
        </w:rPr>
      </w:pPr>
      <w:r w:rsidRPr="00BF6AA3">
        <w:rPr>
          <w:b/>
          <w:bCs/>
        </w:rPr>
        <w:t xml:space="preserve">        return a % b;</w:t>
      </w:r>
    </w:p>
    <w:p w14:paraId="6441A950" w14:textId="77777777" w:rsidR="00721AFE" w:rsidRPr="00BF6AA3" w:rsidRDefault="00721AFE" w:rsidP="00721AFE">
      <w:pPr>
        <w:pStyle w:val="NoSpacing"/>
        <w:rPr>
          <w:b/>
          <w:bCs/>
        </w:rPr>
      </w:pPr>
      <w:r w:rsidRPr="00BF6AA3">
        <w:rPr>
          <w:b/>
          <w:bCs/>
        </w:rPr>
        <w:t xml:space="preserve">    }</w:t>
      </w:r>
    </w:p>
    <w:p w14:paraId="4609523B" w14:textId="77777777" w:rsidR="00721AFE" w:rsidRPr="00BF6AA3" w:rsidRDefault="00721AFE" w:rsidP="00721AFE">
      <w:pPr>
        <w:pStyle w:val="NoSpacing"/>
        <w:rPr>
          <w:b/>
          <w:bCs/>
        </w:rPr>
      </w:pPr>
    </w:p>
    <w:p w14:paraId="6EA4780C" w14:textId="101E70B9" w:rsidR="00721AFE" w:rsidRPr="00BF6AA3" w:rsidRDefault="00721AFE" w:rsidP="00721AFE">
      <w:pPr>
        <w:pStyle w:val="NoSpacing"/>
        <w:rPr>
          <w:b/>
          <w:bCs/>
        </w:rPr>
      </w:pPr>
      <w:r w:rsidRPr="00BF6AA3">
        <w:rPr>
          <w:b/>
          <w:bCs/>
        </w:rPr>
        <w:t xml:space="preserve">    </w:t>
      </w:r>
      <w:r w:rsidRPr="00685879">
        <w:rPr>
          <w:b/>
          <w:color w:val="002060"/>
        </w:rPr>
        <w:t>public static void main</w:t>
      </w:r>
      <w:r w:rsidRPr="00BF6AA3">
        <w:rPr>
          <w:b/>
          <w:bCs/>
        </w:rPr>
        <w:t>(String[] args) {</w:t>
      </w:r>
    </w:p>
    <w:p w14:paraId="369E63AA" w14:textId="77777777" w:rsidR="00721AFE" w:rsidRPr="00BF6AA3" w:rsidRDefault="00721AFE" w:rsidP="00721AFE">
      <w:pPr>
        <w:pStyle w:val="NoSpacing"/>
        <w:rPr>
          <w:b/>
          <w:bCs/>
        </w:rPr>
      </w:pPr>
      <w:r w:rsidRPr="00BF6AA3">
        <w:rPr>
          <w:b/>
          <w:bCs/>
        </w:rPr>
        <w:t xml:space="preserve">        Scanner s = new Scanner(System.in);</w:t>
      </w:r>
    </w:p>
    <w:p w14:paraId="75623B9C" w14:textId="686E4C1C" w:rsidR="00721AFE" w:rsidRPr="00BF6AA3" w:rsidRDefault="00721AFE" w:rsidP="00721AFE">
      <w:pPr>
        <w:pStyle w:val="NoSpacing"/>
        <w:rPr>
          <w:b/>
          <w:bCs/>
        </w:rPr>
      </w:pPr>
      <w:r w:rsidRPr="00BF6AA3">
        <w:rPr>
          <w:b/>
          <w:bCs/>
        </w:rPr>
        <w:t xml:space="preserve">        </w:t>
      </w:r>
      <w:r w:rsidRPr="00685879">
        <w:rPr>
          <w:b/>
          <w:color w:val="3A0000"/>
        </w:rPr>
        <w:t>System.out.println</w:t>
      </w:r>
      <w:r w:rsidRPr="00BF6AA3">
        <w:rPr>
          <w:b/>
          <w:bCs/>
        </w:rPr>
        <w:t>("Choose calculation: + - * / %");</w:t>
      </w:r>
    </w:p>
    <w:p w14:paraId="5495BB1E" w14:textId="77777777" w:rsidR="00721AFE" w:rsidRPr="00BF6AA3" w:rsidRDefault="00721AFE" w:rsidP="00721AFE">
      <w:pPr>
        <w:pStyle w:val="NoSpacing"/>
        <w:rPr>
          <w:b/>
          <w:bCs/>
        </w:rPr>
      </w:pPr>
      <w:r w:rsidRPr="00BF6AA3">
        <w:rPr>
          <w:b/>
          <w:bCs/>
        </w:rPr>
        <w:t xml:space="preserve">        char choice = s.next().charAt(0);</w:t>
      </w:r>
    </w:p>
    <w:p w14:paraId="0F385A06" w14:textId="1ADB9452" w:rsidR="00721AFE" w:rsidRPr="00BF6AA3" w:rsidRDefault="00721AFE" w:rsidP="00721AFE">
      <w:pPr>
        <w:pStyle w:val="NoSpacing"/>
        <w:rPr>
          <w:b/>
          <w:bCs/>
        </w:rPr>
      </w:pPr>
      <w:r w:rsidRPr="00BF6AA3">
        <w:rPr>
          <w:b/>
          <w:bCs/>
        </w:rPr>
        <w:t xml:space="preserve">        </w:t>
      </w:r>
      <w:r w:rsidRPr="00685879">
        <w:rPr>
          <w:b/>
          <w:color w:val="3A0000"/>
        </w:rPr>
        <w:t>System.out.println</w:t>
      </w:r>
      <w:r w:rsidRPr="00BF6AA3">
        <w:rPr>
          <w:b/>
          <w:bCs/>
        </w:rPr>
        <w:t>("Enter 2 values:");</w:t>
      </w:r>
    </w:p>
    <w:p w14:paraId="7FE24FC6" w14:textId="77777777" w:rsidR="00721AFE" w:rsidRPr="00BF6AA3" w:rsidRDefault="00721AFE" w:rsidP="00721AFE">
      <w:pPr>
        <w:pStyle w:val="NoSpacing"/>
        <w:rPr>
          <w:b/>
          <w:bCs/>
        </w:rPr>
      </w:pPr>
      <w:r w:rsidRPr="00BF6AA3">
        <w:rPr>
          <w:b/>
          <w:bCs/>
        </w:rPr>
        <w:t xml:space="preserve">        int a = s.nextInt(), b = s.nextInt();</w:t>
      </w:r>
    </w:p>
    <w:p w14:paraId="281B5698" w14:textId="77777777" w:rsidR="00721AFE" w:rsidRPr="00BF6AA3" w:rsidRDefault="00721AFE" w:rsidP="00721AFE">
      <w:pPr>
        <w:pStyle w:val="NoSpacing"/>
        <w:rPr>
          <w:b/>
          <w:bCs/>
        </w:rPr>
      </w:pPr>
    </w:p>
    <w:p w14:paraId="3BD5BBD8" w14:textId="77777777" w:rsidR="00721AFE" w:rsidRPr="00BF6AA3" w:rsidRDefault="00721AFE" w:rsidP="00721AFE">
      <w:pPr>
        <w:pStyle w:val="NoSpacing"/>
        <w:rPr>
          <w:b/>
          <w:bCs/>
        </w:rPr>
      </w:pPr>
      <w:r w:rsidRPr="00BF6AA3">
        <w:rPr>
          <w:b/>
          <w:bCs/>
        </w:rPr>
        <w:t xml:space="preserve">        switch (choice) {</w:t>
      </w:r>
    </w:p>
    <w:p w14:paraId="119410E8" w14:textId="77777777" w:rsidR="00721AFE" w:rsidRPr="00BF6AA3" w:rsidRDefault="00721AFE" w:rsidP="00721AFE">
      <w:pPr>
        <w:pStyle w:val="NoSpacing"/>
        <w:rPr>
          <w:b/>
          <w:bCs/>
        </w:rPr>
      </w:pPr>
      <w:r w:rsidRPr="00BF6AA3">
        <w:rPr>
          <w:b/>
          <w:bCs/>
        </w:rPr>
        <w:t xml:space="preserve">            case '+':</w:t>
      </w:r>
    </w:p>
    <w:p w14:paraId="78595A09" w14:textId="4B5511FB" w:rsidR="00721AFE" w:rsidRPr="00BF6AA3" w:rsidRDefault="00721AFE" w:rsidP="00721AFE">
      <w:pPr>
        <w:pStyle w:val="NoSpacing"/>
        <w:rPr>
          <w:b/>
          <w:bCs/>
        </w:rPr>
      </w:pPr>
      <w:r w:rsidRPr="00BF6AA3">
        <w:rPr>
          <w:b/>
          <w:bCs/>
        </w:rPr>
        <w:t xml:space="preserve">                </w:t>
      </w:r>
      <w:r w:rsidRPr="00685879">
        <w:rPr>
          <w:b/>
          <w:color w:val="3A0000"/>
        </w:rPr>
        <w:t>System.out.println</w:t>
      </w:r>
      <w:r w:rsidRPr="00BF6AA3">
        <w:rPr>
          <w:b/>
          <w:bCs/>
        </w:rPr>
        <w:t>("add: " + add(a, b));</w:t>
      </w:r>
    </w:p>
    <w:p w14:paraId="16E00F99" w14:textId="77777777" w:rsidR="00721AFE" w:rsidRPr="00BF6AA3" w:rsidRDefault="00721AFE" w:rsidP="00721AFE">
      <w:pPr>
        <w:pStyle w:val="NoSpacing"/>
        <w:rPr>
          <w:b/>
          <w:bCs/>
        </w:rPr>
      </w:pPr>
      <w:r w:rsidRPr="00BF6AA3">
        <w:rPr>
          <w:b/>
          <w:bCs/>
        </w:rPr>
        <w:t xml:space="preserve">                break;</w:t>
      </w:r>
    </w:p>
    <w:p w14:paraId="2CC30BAB" w14:textId="77777777" w:rsidR="00721AFE" w:rsidRPr="00BF6AA3" w:rsidRDefault="00721AFE" w:rsidP="00721AFE">
      <w:pPr>
        <w:pStyle w:val="NoSpacing"/>
        <w:rPr>
          <w:b/>
          <w:bCs/>
        </w:rPr>
      </w:pPr>
      <w:r w:rsidRPr="00BF6AA3">
        <w:rPr>
          <w:b/>
          <w:bCs/>
        </w:rPr>
        <w:t xml:space="preserve">            case '-':</w:t>
      </w:r>
    </w:p>
    <w:p w14:paraId="51A3639B" w14:textId="1E07F8F9" w:rsidR="00721AFE" w:rsidRPr="00BF6AA3" w:rsidRDefault="00721AFE" w:rsidP="00721AFE">
      <w:pPr>
        <w:pStyle w:val="NoSpacing"/>
        <w:rPr>
          <w:b/>
          <w:bCs/>
        </w:rPr>
      </w:pPr>
      <w:r w:rsidRPr="00BF6AA3">
        <w:rPr>
          <w:b/>
          <w:bCs/>
        </w:rPr>
        <w:t xml:space="preserve">                </w:t>
      </w:r>
      <w:r w:rsidRPr="00685879">
        <w:rPr>
          <w:b/>
          <w:color w:val="3A0000"/>
        </w:rPr>
        <w:t>System.out.println</w:t>
      </w:r>
      <w:r w:rsidRPr="00BF6AA3">
        <w:rPr>
          <w:b/>
          <w:bCs/>
        </w:rPr>
        <w:t>("sub: " + sub(a, b));</w:t>
      </w:r>
    </w:p>
    <w:p w14:paraId="04310BE7" w14:textId="77777777" w:rsidR="00721AFE" w:rsidRPr="00BF6AA3" w:rsidRDefault="00721AFE" w:rsidP="00721AFE">
      <w:pPr>
        <w:pStyle w:val="NoSpacing"/>
        <w:rPr>
          <w:b/>
          <w:bCs/>
        </w:rPr>
      </w:pPr>
      <w:r w:rsidRPr="00BF6AA3">
        <w:rPr>
          <w:b/>
          <w:bCs/>
        </w:rPr>
        <w:t xml:space="preserve">                break;</w:t>
      </w:r>
    </w:p>
    <w:p w14:paraId="68A2412E" w14:textId="77777777" w:rsidR="00721AFE" w:rsidRPr="00BF6AA3" w:rsidRDefault="00721AFE" w:rsidP="00721AFE">
      <w:pPr>
        <w:pStyle w:val="NoSpacing"/>
        <w:rPr>
          <w:b/>
          <w:bCs/>
        </w:rPr>
      </w:pPr>
      <w:r w:rsidRPr="00BF6AA3">
        <w:rPr>
          <w:b/>
          <w:bCs/>
        </w:rPr>
        <w:t xml:space="preserve">            case '*':</w:t>
      </w:r>
    </w:p>
    <w:p w14:paraId="33AB7E9E" w14:textId="68E7DD52" w:rsidR="00721AFE" w:rsidRPr="00BF6AA3" w:rsidRDefault="00721AFE" w:rsidP="00721AFE">
      <w:pPr>
        <w:pStyle w:val="NoSpacing"/>
        <w:rPr>
          <w:b/>
          <w:bCs/>
        </w:rPr>
      </w:pPr>
      <w:r w:rsidRPr="00BF6AA3">
        <w:rPr>
          <w:b/>
          <w:bCs/>
        </w:rPr>
        <w:t xml:space="preserve">                </w:t>
      </w:r>
      <w:r w:rsidRPr="00685879">
        <w:rPr>
          <w:b/>
          <w:color w:val="3A0000"/>
        </w:rPr>
        <w:t>System.out.println</w:t>
      </w:r>
      <w:r w:rsidRPr="00BF6AA3">
        <w:rPr>
          <w:b/>
          <w:bCs/>
        </w:rPr>
        <w:t>("mul: " + mul(a, b));</w:t>
      </w:r>
    </w:p>
    <w:p w14:paraId="5525455E" w14:textId="77777777" w:rsidR="00721AFE" w:rsidRPr="00BF6AA3" w:rsidRDefault="00721AFE" w:rsidP="00721AFE">
      <w:pPr>
        <w:pStyle w:val="NoSpacing"/>
        <w:rPr>
          <w:b/>
          <w:bCs/>
        </w:rPr>
      </w:pPr>
      <w:r w:rsidRPr="00BF6AA3">
        <w:rPr>
          <w:b/>
          <w:bCs/>
        </w:rPr>
        <w:t xml:space="preserve">                break;</w:t>
      </w:r>
    </w:p>
    <w:p w14:paraId="11E31C6A" w14:textId="77777777" w:rsidR="00721AFE" w:rsidRPr="00BF6AA3" w:rsidRDefault="00721AFE" w:rsidP="00721AFE">
      <w:pPr>
        <w:pStyle w:val="NoSpacing"/>
        <w:rPr>
          <w:b/>
          <w:bCs/>
        </w:rPr>
      </w:pPr>
      <w:r w:rsidRPr="00BF6AA3">
        <w:rPr>
          <w:b/>
          <w:bCs/>
        </w:rPr>
        <w:t xml:space="preserve">            case '/':</w:t>
      </w:r>
    </w:p>
    <w:p w14:paraId="50C5CC3F" w14:textId="1F015EE7" w:rsidR="00721AFE" w:rsidRPr="00BF6AA3" w:rsidRDefault="00721AFE" w:rsidP="00721AFE">
      <w:pPr>
        <w:pStyle w:val="NoSpacing"/>
        <w:rPr>
          <w:b/>
          <w:bCs/>
        </w:rPr>
      </w:pPr>
      <w:r w:rsidRPr="00BF6AA3">
        <w:rPr>
          <w:b/>
          <w:bCs/>
        </w:rPr>
        <w:t xml:space="preserve">                </w:t>
      </w:r>
      <w:r w:rsidRPr="00685879">
        <w:rPr>
          <w:b/>
          <w:color w:val="3A0000"/>
        </w:rPr>
        <w:t>System.out.println</w:t>
      </w:r>
      <w:r w:rsidRPr="00BF6AA3">
        <w:rPr>
          <w:b/>
          <w:bCs/>
        </w:rPr>
        <w:t>("div: " + div(a, b));</w:t>
      </w:r>
    </w:p>
    <w:p w14:paraId="4F398080" w14:textId="77777777" w:rsidR="00721AFE" w:rsidRPr="00BF6AA3" w:rsidRDefault="00721AFE" w:rsidP="00721AFE">
      <w:pPr>
        <w:pStyle w:val="NoSpacing"/>
        <w:rPr>
          <w:b/>
          <w:bCs/>
        </w:rPr>
      </w:pPr>
      <w:r w:rsidRPr="00BF6AA3">
        <w:rPr>
          <w:b/>
          <w:bCs/>
        </w:rPr>
        <w:t xml:space="preserve">                break;</w:t>
      </w:r>
    </w:p>
    <w:p w14:paraId="6C0392C0" w14:textId="77777777" w:rsidR="00721AFE" w:rsidRPr="00BF6AA3" w:rsidRDefault="00721AFE" w:rsidP="00721AFE">
      <w:pPr>
        <w:pStyle w:val="NoSpacing"/>
        <w:rPr>
          <w:b/>
          <w:bCs/>
        </w:rPr>
      </w:pPr>
      <w:r w:rsidRPr="00BF6AA3">
        <w:rPr>
          <w:b/>
          <w:bCs/>
        </w:rPr>
        <w:t xml:space="preserve">            case '%':</w:t>
      </w:r>
    </w:p>
    <w:p w14:paraId="6021D14D" w14:textId="7F971AAB" w:rsidR="00721AFE" w:rsidRPr="00BF6AA3" w:rsidRDefault="00721AFE" w:rsidP="00721AFE">
      <w:pPr>
        <w:pStyle w:val="NoSpacing"/>
        <w:rPr>
          <w:b/>
          <w:bCs/>
        </w:rPr>
      </w:pPr>
      <w:r w:rsidRPr="00BF6AA3">
        <w:rPr>
          <w:b/>
          <w:bCs/>
        </w:rPr>
        <w:t xml:space="preserve">                </w:t>
      </w:r>
      <w:r w:rsidRPr="00685879">
        <w:rPr>
          <w:b/>
          <w:color w:val="3A0000"/>
        </w:rPr>
        <w:t>System.out.println</w:t>
      </w:r>
      <w:r w:rsidRPr="00BF6AA3">
        <w:rPr>
          <w:b/>
          <w:bCs/>
        </w:rPr>
        <w:t>("mod: " + mod(a, b));</w:t>
      </w:r>
    </w:p>
    <w:p w14:paraId="0C675310" w14:textId="77777777" w:rsidR="00721AFE" w:rsidRPr="00BF6AA3" w:rsidRDefault="00721AFE" w:rsidP="00721AFE">
      <w:pPr>
        <w:pStyle w:val="NoSpacing"/>
        <w:rPr>
          <w:b/>
          <w:bCs/>
        </w:rPr>
      </w:pPr>
      <w:r w:rsidRPr="00BF6AA3">
        <w:rPr>
          <w:b/>
          <w:bCs/>
        </w:rPr>
        <w:t xml:space="preserve">                break;</w:t>
      </w:r>
    </w:p>
    <w:p w14:paraId="72EA495A" w14:textId="77777777" w:rsidR="00721AFE" w:rsidRPr="00BF6AA3" w:rsidRDefault="00721AFE" w:rsidP="00721AFE">
      <w:pPr>
        <w:pStyle w:val="NoSpacing"/>
        <w:rPr>
          <w:b/>
          <w:bCs/>
        </w:rPr>
      </w:pPr>
      <w:r w:rsidRPr="00BF6AA3">
        <w:rPr>
          <w:b/>
          <w:bCs/>
        </w:rPr>
        <w:t xml:space="preserve">            default:</w:t>
      </w:r>
    </w:p>
    <w:p w14:paraId="210CF8E9" w14:textId="54919917" w:rsidR="00721AFE" w:rsidRPr="00BF6AA3" w:rsidRDefault="00721AFE" w:rsidP="00721AFE">
      <w:pPr>
        <w:pStyle w:val="NoSpacing"/>
        <w:rPr>
          <w:b/>
          <w:bCs/>
        </w:rPr>
      </w:pPr>
      <w:r w:rsidRPr="00BF6AA3">
        <w:rPr>
          <w:b/>
          <w:bCs/>
        </w:rPr>
        <w:t xml:space="preserve">                </w:t>
      </w:r>
      <w:r w:rsidRPr="00685879">
        <w:rPr>
          <w:b/>
          <w:color w:val="3A0000"/>
        </w:rPr>
        <w:t>System.out.println</w:t>
      </w:r>
      <w:r w:rsidRPr="00BF6AA3">
        <w:rPr>
          <w:b/>
          <w:bCs/>
        </w:rPr>
        <w:t>("invalid operator");</w:t>
      </w:r>
    </w:p>
    <w:p w14:paraId="09B5B5D3" w14:textId="77777777" w:rsidR="00721AFE" w:rsidRPr="00BF6AA3" w:rsidRDefault="00721AFE" w:rsidP="00721AFE">
      <w:pPr>
        <w:pStyle w:val="NoSpacing"/>
        <w:rPr>
          <w:b/>
          <w:bCs/>
        </w:rPr>
      </w:pPr>
      <w:r w:rsidRPr="00BF6AA3">
        <w:rPr>
          <w:b/>
          <w:bCs/>
        </w:rPr>
        <w:t xml:space="preserve">        }</w:t>
      </w:r>
    </w:p>
    <w:p w14:paraId="1B0D1574" w14:textId="77777777" w:rsidR="00721AFE" w:rsidRPr="00BF6AA3" w:rsidRDefault="00721AFE" w:rsidP="00721AFE">
      <w:pPr>
        <w:pStyle w:val="NoSpacing"/>
        <w:rPr>
          <w:b/>
          <w:bCs/>
        </w:rPr>
      </w:pPr>
      <w:r w:rsidRPr="00BF6AA3">
        <w:rPr>
          <w:b/>
          <w:bCs/>
        </w:rPr>
        <w:t xml:space="preserve">    }</w:t>
      </w:r>
    </w:p>
    <w:p w14:paraId="6D62430A" w14:textId="5FFCC6A6" w:rsidR="00721AFE" w:rsidRDefault="00721AFE" w:rsidP="00721AFE">
      <w:pPr>
        <w:pStyle w:val="NoSpacing"/>
        <w:rPr>
          <w:b/>
          <w:bCs/>
        </w:rPr>
      </w:pPr>
      <w:r w:rsidRPr="00BF6AA3">
        <w:rPr>
          <w:b/>
          <w:bCs/>
        </w:rPr>
        <w:t>}</w:t>
      </w:r>
    </w:p>
    <w:p w14:paraId="5128D8AC" w14:textId="77777777" w:rsidR="001E0915" w:rsidRDefault="001E0915" w:rsidP="00721AFE">
      <w:pPr>
        <w:pStyle w:val="NoSpacing"/>
        <w:rPr>
          <w:b/>
          <w:bCs/>
        </w:rPr>
      </w:pPr>
    </w:p>
    <w:p w14:paraId="3DC4E90D" w14:textId="5E262708" w:rsidR="001E0915" w:rsidRPr="001E0915" w:rsidRDefault="001E0915" w:rsidP="00721AFE">
      <w:pPr>
        <w:pStyle w:val="NoSpacing"/>
        <w:rPr>
          <w:b/>
          <w:bCs/>
          <w:color w:val="FF0000"/>
        </w:rPr>
      </w:pPr>
      <w:r w:rsidRPr="001E0915">
        <w:rPr>
          <w:b/>
          <w:bCs/>
          <w:color w:val="FF0000"/>
        </w:rPr>
        <w:t>Using if else=</w:t>
      </w:r>
    </w:p>
    <w:p w14:paraId="359A62C0" w14:textId="77777777" w:rsidR="001E0915" w:rsidRDefault="001E0915" w:rsidP="00721AFE">
      <w:pPr>
        <w:pStyle w:val="NoSpacing"/>
        <w:rPr>
          <w:b/>
          <w:bCs/>
        </w:rPr>
      </w:pPr>
    </w:p>
    <w:p w14:paraId="4036E76F" w14:textId="77777777" w:rsidR="001E0915" w:rsidRPr="001E0915" w:rsidRDefault="001E0915" w:rsidP="001E0915">
      <w:pPr>
        <w:pStyle w:val="NoSpacing"/>
        <w:rPr>
          <w:b/>
          <w:bCs/>
        </w:rPr>
      </w:pPr>
      <w:r w:rsidRPr="001E0915">
        <w:rPr>
          <w:b/>
          <w:bCs/>
        </w:rPr>
        <w:t>import java.util.Scanner;</w:t>
      </w:r>
    </w:p>
    <w:p w14:paraId="155971E2" w14:textId="77777777" w:rsidR="001E0915" w:rsidRPr="001E0915" w:rsidRDefault="001E0915" w:rsidP="001E0915">
      <w:pPr>
        <w:pStyle w:val="NoSpacing"/>
        <w:rPr>
          <w:b/>
          <w:bCs/>
        </w:rPr>
      </w:pPr>
      <w:r w:rsidRPr="001E0915">
        <w:rPr>
          <w:b/>
          <w:bCs/>
        </w:rPr>
        <w:t xml:space="preserve"> class ifelsecalculator {</w:t>
      </w:r>
    </w:p>
    <w:p w14:paraId="23729570" w14:textId="77777777" w:rsidR="001E0915" w:rsidRPr="001E0915" w:rsidRDefault="001E0915" w:rsidP="001E0915">
      <w:pPr>
        <w:pStyle w:val="NoSpacing"/>
        <w:rPr>
          <w:b/>
          <w:bCs/>
        </w:rPr>
      </w:pPr>
      <w:r w:rsidRPr="001E0915">
        <w:rPr>
          <w:b/>
          <w:bCs/>
        </w:rPr>
        <w:t xml:space="preserve">                  public static long add(long a,long b) {</w:t>
      </w:r>
    </w:p>
    <w:p w14:paraId="7DDBB536" w14:textId="77777777" w:rsidR="001E0915" w:rsidRPr="001E0915" w:rsidRDefault="001E0915" w:rsidP="001E0915">
      <w:pPr>
        <w:pStyle w:val="NoSpacing"/>
        <w:rPr>
          <w:b/>
          <w:bCs/>
        </w:rPr>
      </w:pPr>
      <w:r w:rsidRPr="001E0915">
        <w:rPr>
          <w:b/>
          <w:bCs/>
        </w:rPr>
        <w:t xml:space="preserve">                  return a+b ; }</w:t>
      </w:r>
    </w:p>
    <w:p w14:paraId="70C3DC6A" w14:textId="77777777" w:rsidR="001E0915" w:rsidRPr="001E0915" w:rsidRDefault="001E0915" w:rsidP="001E0915">
      <w:pPr>
        <w:pStyle w:val="NoSpacing"/>
        <w:rPr>
          <w:b/>
          <w:bCs/>
        </w:rPr>
      </w:pPr>
      <w:r w:rsidRPr="001E0915">
        <w:rPr>
          <w:b/>
          <w:bCs/>
        </w:rPr>
        <w:t xml:space="preserve">                  public static long sub(long a, long b) {</w:t>
      </w:r>
    </w:p>
    <w:p w14:paraId="24EBBBD5" w14:textId="77777777" w:rsidR="001E0915" w:rsidRPr="001E0915" w:rsidRDefault="001E0915" w:rsidP="001E0915">
      <w:pPr>
        <w:pStyle w:val="NoSpacing"/>
        <w:rPr>
          <w:b/>
          <w:bCs/>
        </w:rPr>
      </w:pPr>
      <w:r w:rsidRPr="001E0915">
        <w:rPr>
          <w:b/>
          <w:bCs/>
        </w:rPr>
        <w:t xml:space="preserve">                  return a-b;  }</w:t>
      </w:r>
    </w:p>
    <w:p w14:paraId="02918E75" w14:textId="77777777" w:rsidR="001E0915" w:rsidRPr="001E0915" w:rsidRDefault="001E0915" w:rsidP="001E0915">
      <w:pPr>
        <w:pStyle w:val="NoSpacing"/>
        <w:rPr>
          <w:b/>
          <w:bCs/>
        </w:rPr>
      </w:pPr>
      <w:r w:rsidRPr="001E0915">
        <w:rPr>
          <w:b/>
          <w:bCs/>
        </w:rPr>
        <w:t xml:space="preserve">                  public static long mul(long a , long b) {</w:t>
      </w:r>
    </w:p>
    <w:p w14:paraId="2512DB33" w14:textId="77777777" w:rsidR="001E0915" w:rsidRPr="001E0915" w:rsidRDefault="001E0915" w:rsidP="001E0915">
      <w:pPr>
        <w:pStyle w:val="NoSpacing"/>
        <w:rPr>
          <w:b/>
          <w:bCs/>
        </w:rPr>
      </w:pPr>
      <w:r w:rsidRPr="001E0915">
        <w:rPr>
          <w:b/>
          <w:bCs/>
        </w:rPr>
        <w:t xml:space="preserve">                  return a*b; }</w:t>
      </w:r>
    </w:p>
    <w:p w14:paraId="5F6FEBF3" w14:textId="77777777" w:rsidR="001E0915" w:rsidRPr="001E0915" w:rsidRDefault="001E0915" w:rsidP="001E0915">
      <w:pPr>
        <w:pStyle w:val="NoSpacing"/>
        <w:rPr>
          <w:b/>
          <w:bCs/>
        </w:rPr>
      </w:pPr>
      <w:r w:rsidRPr="001E0915">
        <w:rPr>
          <w:b/>
          <w:bCs/>
        </w:rPr>
        <w:t xml:space="preserve">                  public static long  div(long a , long b) {</w:t>
      </w:r>
    </w:p>
    <w:p w14:paraId="63BBB180" w14:textId="77777777" w:rsidR="001E0915" w:rsidRPr="001E0915" w:rsidRDefault="001E0915" w:rsidP="001E0915">
      <w:pPr>
        <w:pStyle w:val="NoSpacing"/>
        <w:rPr>
          <w:b/>
          <w:bCs/>
        </w:rPr>
      </w:pPr>
      <w:r w:rsidRPr="001E0915">
        <w:rPr>
          <w:b/>
          <w:bCs/>
        </w:rPr>
        <w:t xml:space="preserve">                  return a/b;}</w:t>
      </w:r>
    </w:p>
    <w:p w14:paraId="32956EBE" w14:textId="2ACD27BB" w:rsidR="001E0915" w:rsidRPr="001E0915" w:rsidRDefault="001E0915" w:rsidP="001E0915">
      <w:pPr>
        <w:pStyle w:val="NoSpacing"/>
        <w:rPr>
          <w:b/>
          <w:bCs/>
        </w:rPr>
      </w:pPr>
      <w:r w:rsidRPr="001E0915">
        <w:rPr>
          <w:b/>
          <w:bCs/>
        </w:rPr>
        <w:t xml:space="preserve">        </w:t>
      </w:r>
      <w:r w:rsidRPr="00685879">
        <w:rPr>
          <w:b/>
          <w:color w:val="002060"/>
        </w:rPr>
        <w:t>public static void main</w:t>
      </w:r>
      <w:r w:rsidRPr="001E0915">
        <w:rPr>
          <w:b/>
          <w:bCs/>
        </w:rPr>
        <w:t xml:space="preserve"> (String [] args) {</w:t>
      </w:r>
    </w:p>
    <w:p w14:paraId="29C63070" w14:textId="77777777" w:rsidR="001E0915" w:rsidRPr="001E0915" w:rsidRDefault="001E0915" w:rsidP="001E0915">
      <w:pPr>
        <w:pStyle w:val="NoSpacing"/>
        <w:rPr>
          <w:b/>
          <w:bCs/>
        </w:rPr>
      </w:pPr>
      <w:r w:rsidRPr="001E0915">
        <w:rPr>
          <w:b/>
          <w:bCs/>
        </w:rPr>
        <w:t xml:space="preserve">                  Scanner s=new Scanner(System.in);</w:t>
      </w:r>
    </w:p>
    <w:p w14:paraId="333D021E" w14:textId="6748E46D" w:rsidR="001E0915" w:rsidRPr="001E0915" w:rsidRDefault="001E0915" w:rsidP="001E0915">
      <w:pPr>
        <w:pStyle w:val="NoSpacing"/>
        <w:rPr>
          <w:b/>
          <w:bCs/>
        </w:rPr>
      </w:pPr>
      <w:r w:rsidRPr="001E0915">
        <w:rPr>
          <w:b/>
          <w:bCs/>
        </w:rPr>
        <w:t xml:space="preserve">                 </w:t>
      </w:r>
      <w:r w:rsidRPr="00685879">
        <w:rPr>
          <w:b/>
          <w:color w:val="3A0000"/>
        </w:rPr>
        <w:t>System.out.println</w:t>
      </w:r>
      <w:r w:rsidRPr="001E0915">
        <w:rPr>
          <w:b/>
          <w:bCs/>
        </w:rPr>
        <w:t>("enter + - * / operator");</w:t>
      </w:r>
    </w:p>
    <w:p w14:paraId="46871309" w14:textId="77777777" w:rsidR="001E0915" w:rsidRPr="001E0915" w:rsidRDefault="001E0915" w:rsidP="001E0915">
      <w:pPr>
        <w:pStyle w:val="NoSpacing"/>
        <w:rPr>
          <w:b/>
          <w:bCs/>
        </w:rPr>
      </w:pPr>
      <w:r w:rsidRPr="001E0915">
        <w:rPr>
          <w:b/>
          <w:bCs/>
        </w:rPr>
        <w:t xml:space="preserve">           char any=s.next().charAt(0);</w:t>
      </w:r>
    </w:p>
    <w:p w14:paraId="46F22DD1" w14:textId="540BEEA0" w:rsidR="001E0915" w:rsidRPr="001E0915" w:rsidRDefault="001E0915" w:rsidP="001E0915">
      <w:pPr>
        <w:pStyle w:val="NoSpacing"/>
        <w:rPr>
          <w:b/>
          <w:bCs/>
        </w:rPr>
      </w:pPr>
      <w:r w:rsidRPr="001E0915">
        <w:rPr>
          <w:b/>
          <w:bCs/>
        </w:rPr>
        <w:t xml:space="preserve">                 </w:t>
      </w:r>
      <w:r w:rsidRPr="00685879">
        <w:rPr>
          <w:b/>
          <w:color w:val="3A0000"/>
        </w:rPr>
        <w:t>System.out.println</w:t>
      </w:r>
      <w:r w:rsidRPr="001E0915">
        <w:rPr>
          <w:b/>
          <w:bCs/>
        </w:rPr>
        <w:t>("enter long values");</w:t>
      </w:r>
    </w:p>
    <w:p w14:paraId="53D473D5" w14:textId="77777777" w:rsidR="001E0915" w:rsidRPr="001E0915" w:rsidRDefault="001E0915" w:rsidP="001E0915">
      <w:pPr>
        <w:pStyle w:val="NoSpacing"/>
        <w:rPr>
          <w:b/>
          <w:bCs/>
        </w:rPr>
      </w:pPr>
      <w:r w:rsidRPr="001E0915">
        <w:rPr>
          <w:b/>
          <w:bCs/>
        </w:rPr>
        <w:t xml:space="preserve">            long a=s.nextLong(),b=s.nextLong();</w:t>
      </w:r>
    </w:p>
    <w:p w14:paraId="186C821B" w14:textId="77777777" w:rsidR="001E0915" w:rsidRPr="001E0915" w:rsidRDefault="001E0915" w:rsidP="001E0915">
      <w:pPr>
        <w:pStyle w:val="NoSpacing"/>
        <w:rPr>
          <w:b/>
          <w:bCs/>
        </w:rPr>
      </w:pPr>
      <w:r w:rsidRPr="001E0915">
        <w:rPr>
          <w:b/>
          <w:bCs/>
        </w:rPr>
        <w:t xml:space="preserve">    if(any=='+'){</w:t>
      </w:r>
    </w:p>
    <w:p w14:paraId="15C8037A" w14:textId="50343528" w:rsidR="001E0915" w:rsidRPr="001E0915" w:rsidRDefault="001E0915" w:rsidP="001E0915">
      <w:pPr>
        <w:pStyle w:val="NoSpacing"/>
        <w:rPr>
          <w:b/>
          <w:bCs/>
        </w:rPr>
      </w:pPr>
      <w:r w:rsidRPr="001E0915">
        <w:rPr>
          <w:b/>
          <w:bCs/>
        </w:rPr>
        <w:t xml:space="preserve">               </w:t>
      </w:r>
      <w:r w:rsidRPr="00685879">
        <w:rPr>
          <w:b/>
          <w:color w:val="3A0000"/>
        </w:rPr>
        <w:t>System.out.println</w:t>
      </w:r>
      <w:r w:rsidRPr="001E0915">
        <w:rPr>
          <w:b/>
          <w:bCs/>
        </w:rPr>
        <w:t>("result:"+ add(a,b));</w:t>
      </w:r>
    </w:p>
    <w:p w14:paraId="353A259B" w14:textId="77777777" w:rsidR="001E0915" w:rsidRPr="001E0915" w:rsidRDefault="001E0915" w:rsidP="001E0915">
      <w:pPr>
        <w:pStyle w:val="NoSpacing"/>
        <w:rPr>
          <w:b/>
          <w:bCs/>
        </w:rPr>
      </w:pPr>
      <w:r w:rsidRPr="001E0915">
        <w:rPr>
          <w:b/>
          <w:bCs/>
        </w:rPr>
        <w:t xml:space="preserve">    } else if (any=='-'){</w:t>
      </w:r>
    </w:p>
    <w:p w14:paraId="12C16D53" w14:textId="4C6CDFD2" w:rsidR="001E0915" w:rsidRPr="001E0915" w:rsidRDefault="001E0915" w:rsidP="001E0915">
      <w:pPr>
        <w:pStyle w:val="NoSpacing"/>
        <w:rPr>
          <w:b/>
          <w:bCs/>
        </w:rPr>
      </w:pPr>
      <w:r w:rsidRPr="001E0915">
        <w:rPr>
          <w:b/>
          <w:bCs/>
        </w:rPr>
        <w:t xml:space="preserve">              </w:t>
      </w:r>
      <w:r w:rsidRPr="00685879">
        <w:rPr>
          <w:b/>
          <w:color w:val="3A0000"/>
        </w:rPr>
        <w:t>System.out.println</w:t>
      </w:r>
      <w:r w:rsidRPr="001E0915">
        <w:rPr>
          <w:b/>
          <w:bCs/>
        </w:rPr>
        <w:t>("result:"+sub(a,b));</w:t>
      </w:r>
    </w:p>
    <w:p w14:paraId="218BBD9B" w14:textId="77777777" w:rsidR="001E0915" w:rsidRPr="001E0915" w:rsidRDefault="001E0915" w:rsidP="001E0915">
      <w:pPr>
        <w:pStyle w:val="NoSpacing"/>
        <w:rPr>
          <w:b/>
          <w:bCs/>
        </w:rPr>
      </w:pPr>
      <w:r w:rsidRPr="001E0915">
        <w:rPr>
          <w:b/>
          <w:bCs/>
        </w:rPr>
        <w:t xml:space="preserve">    }else if (any=='*'){ </w:t>
      </w:r>
    </w:p>
    <w:p w14:paraId="08F59C7C" w14:textId="529517BA" w:rsidR="001E0915" w:rsidRPr="001E0915" w:rsidRDefault="001E0915" w:rsidP="001E0915">
      <w:pPr>
        <w:pStyle w:val="NoSpacing"/>
        <w:rPr>
          <w:b/>
          <w:bCs/>
        </w:rPr>
      </w:pPr>
      <w:r w:rsidRPr="001E0915">
        <w:rPr>
          <w:b/>
          <w:bCs/>
        </w:rPr>
        <w:t xml:space="preserve">               </w:t>
      </w:r>
      <w:r w:rsidRPr="00685879">
        <w:rPr>
          <w:b/>
          <w:color w:val="3A0000"/>
        </w:rPr>
        <w:t>System.out.println</w:t>
      </w:r>
      <w:r w:rsidRPr="001E0915">
        <w:rPr>
          <w:b/>
          <w:bCs/>
        </w:rPr>
        <w:t>("result:"+mul(a,b));</w:t>
      </w:r>
    </w:p>
    <w:p w14:paraId="5180E4DD" w14:textId="77777777" w:rsidR="001E0915" w:rsidRPr="001E0915" w:rsidRDefault="001E0915" w:rsidP="001E0915">
      <w:pPr>
        <w:pStyle w:val="NoSpacing"/>
        <w:rPr>
          <w:b/>
          <w:bCs/>
        </w:rPr>
      </w:pPr>
      <w:r w:rsidRPr="001E0915">
        <w:rPr>
          <w:b/>
          <w:bCs/>
        </w:rPr>
        <w:t xml:space="preserve">    }else if  (any=='/'){</w:t>
      </w:r>
    </w:p>
    <w:p w14:paraId="58D8C561" w14:textId="17D20186" w:rsidR="001E0915" w:rsidRPr="001E0915" w:rsidRDefault="001E0915" w:rsidP="001E0915">
      <w:pPr>
        <w:pStyle w:val="NoSpacing"/>
        <w:rPr>
          <w:b/>
          <w:bCs/>
        </w:rPr>
      </w:pPr>
      <w:r w:rsidRPr="001E0915">
        <w:rPr>
          <w:b/>
          <w:bCs/>
        </w:rPr>
        <w:t xml:space="preserve">                </w:t>
      </w:r>
      <w:r w:rsidRPr="00685879">
        <w:rPr>
          <w:b/>
          <w:color w:val="3A0000"/>
        </w:rPr>
        <w:t>System.out.println</w:t>
      </w:r>
      <w:r w:rsidRPr="001E0915">
        <w:rPr>
          <w:b/>
          <w:bCs/>
        </w:rPr>
        <w:t>("result:"+div(a,b));</w:t>
      </w:r>
    </w:p>
    <w:p w14:paraId="0F1904F1" w14:textId="77777777" w:rsidR="001E0915" w:rsidRPr="001E0915" w:rsidRDefault="001E0915" w:rsidP="001E0915">
      <w:pPr>
        <w:pStyle w:val="NoSpacing"/>
        <w:rPr>
          <w:b/>
          <w:bCs/>
        </w:rPr>
      </w:pPr>
      <w:r w:rsidRPr="001E0915">
        <w:rPr>
          <w:b/>
          <w:bCs/>
        </w:rPr>
        <w:t xml:space="preserve">    } else  {</w:t>
      </w:r>
    </w:p>
    <w:p w14:paraId="4DDF37D7" w14:textId="53E62333" w:rsidR="001E0915" w:rsidRPr="001E0915" w:rsidRDefault="001E0915" w:rsidP="001E0915">
      <w:pPr>
        <w:pStyle w:val="NoSpacing"/>
        <w:rPr>
          <w:b/>
          <w:bCs/>
        </w:rPr>
      </w:pPr>
      <w:r w:rsidRPr="001E0915">
        <w:rPr>
          <w:b/>
          <w:bCs/>
        </w:rPr>
        <w:t xml:space="preserve">                </w:t>
      </w:r>
      <w:r w:rsidRPr="00685879">
        <w:rPr>
          <w:b/>
          <w:color w:val="3A0000"/>
        </w:rPr>
        <w:t>System.out.println</w:t>
      </w:r>
      <w:r w:rsidRPr="001E0915">
        <w:rPr>
          <w:b/>
          <w:bCs/>
        </w:rPr>
        <w:t>("invalid operator"); }</w:t>
      </w:r>
    </w:p>
    <w:p w14:paraId="3521CDC6" w14:textId="77777777" w:rsidR="001E0915" w:rsidRDefault="001E0915" w:rsidP="009A3B85">
      <w:pPr>
        <w:pStyle w:val="NoSpacing"/>
        <w:rPr>
          <w:b/>
          <w:bCs/>
        </w:rPr>
      </w:pPr>
      <w:r w:rsidRPr="001E0915">
        <w:rPr>
          <w:b/>
          <w:bCs/>
        </w:rPr>
        <w:t>}            }</w:t>
      </w:r>
    </w:p>
    <w:p w14:paraId="5EF7EE35" w14:textId="77777777" w:rsidR="005F7ABD" w:rsidRDefault="005F7ABD" w:rsidP="009A3B85">
      <w:pPr>
        <w:pStyle w:val="NoSpacing"/>
        <w:rPr>
          <w:b/>
          <w:bCs/>
        </w:rPr>
      </w:pPr>
    </w:p>
    <w:p w14:paraId="15E2C557" w14:textId="77777777" w:rsidR="005F7ABD" w:rsidRDefault="005F7ABD" w:rsidP="005F7ABD">
      <w:pPr>
        <w:pStyle w:val="Heading1"/>
        <w:rPr>
          <w:sz w:val="44"/>
          <w:szCs w:val="44"/>
        </w:rPr>
      </w:pPr>
      <w:r w:rsidRPr="005F7ABD">
        <w:rPr>
          <w:sz w:val="52"/>
          <w:szCs w:val="52"/>
        </w:rPr>
        <w:t>SECTION</w:t>
      </w:r>
      <w:r w:rsidRPr="005F7ABD">
        <w:rPr>
          <w:sz w:val="44"/>
          <w:szCs w:val="44"/>
        </w:rPr>
        <w:t>=</w:t>
      </w:r>
      <w:r w:rsidR="009A3B85" w:rsidRPr="005F7ABD">
        <w:rPr>
          <w:sz w:val="44"/>
          <w:szCs w:val="44"/>
        </w:rPr>
        <w:t xml:space="preserve"> </w:t>
      </w:r>
      <w:r w:rsidRPr="005F7ABD">
        <w:rPr>
          <w:sz w:val="44"/>
          <w:szCs w:val="44"/>
        </w:rPr>
        <w:t>2</w:t>
      </w:r>
      <w:r w:rsidR="009A3B85" w:rsidRPr="005F7ABD">
        <w:rPr>
          <w:sz w:val="44"/>
          <w:szCs w:val="44"/>
        </w:rPr>
        <w:t xml:space="preserve">      </w:t>
      </w:r>
    </w:p>
    <w:p w14:paraId="2E03DA61" w14:textId="77777777" w:rsidR="00DE2D80" w:rsidRDefault="00DE2D80" w:rsidP="005F7ABD">
      <w:pPr>
        <w:pStyle w:val="Heading1"/>
        <w:rPr>
          <w:sz w:val="36"/>
          <w:szCs w:val="36"/>
        </w:rPr>
      </w:pPr>
      <w:r w:rsidRPr="00DE2D80">
        <w:rPr>
          <w:sz w:val="36"/>
          <w:szCs w:val="36"/>
        </w:rPr>
        <w:t>CLASS AND OBJECT=</w:t>
      </w:r>
    </w:p>
    <w:p w14:paraId="1FC49EF2" w14:textId="4EBE9967" w:rsidR="00DE2D80" w:rsidRDefault="00DE2D80" w:rsidP="00DE2D80">
      <w:pPr>
        <w:pStyle w:val="Heading2"/>
      </w:pPr>
      <w:r>
        <w:t>CLASS=</w:t>
      </w:r>
    </w:p>
    <w:p w14:paraId="5B917BD5" w14:textId="7B32485B" w:rsidR="00DE2D80" w:rsidRDefault="00102C6A" w:rsidP="00DE2D80">
      <w:pPr>
        <w:pStyle w:val="ListParagraph"/>
        <w:numPr>
          <w:ilvl w:val="0"/>
          <w:numId w:val="92"/>
        </w:numPr>
      </w:pPr>
      <w:r>
        <w:t xml:space="preserve">CLASS IS A </w:t>
      </w:r>
      <w:r w:rsidRPr="00D205AF">
        <w:rPr>
          <w:highlight w:val="yellow"/>
        </w:rPr>
        <w:t>MASTER COPY OR A BLUE PRINT</w:t>
      </w:r>
      <w:r>
        <w:t xml:space="preserve"> </w:t>
      </w:r>
    </w:p>
    <w:p w14:paraId="78062D30" w14:textId="66821831" w:rsidR="00102C6A" w:rsidRPr="00D205AF" w:rsidRDefault="00102C6A" w:rsidP="00DE2D80">
      <w:pPr>
        <w:pStyle w:val="ListParagraph"/>
        <w:numPr>
          <w:ilvl w:val="0"/>
          <w:numId w:val="92"/>
        </w:numPr>
        <w:rPr>
          <w:highlight w:val="yellow"/>
        </w:rPr>
      </w:pPr>
      <w:r>
        <w:t xml:space="preserve">IT IS A </w:t>
      </w:r>
      <w:r w:rsidRPr="00D205AF">
        <w:rPr>
          <w:highlight w:val="yellow"/>
        </w:rPr>
        <w:t xml:space="preserve">LOGICAL ENTITY </w:t>
      </w:r>
      <w:r w:rsidR="003C5AE0" w:rsidRPr="00D205AF">
        <w:rPr>
          <w:highlight w:val="yellow"/>
        </w:rPr>
        <w:t xml:space="preserve">BECOUSE ALL THE LOGIC OF THE PROGRAMME </w:t>
      </w:r>
      <w:r w:rsidR="00FA22AE" w:rsidRPr="00D205AF">
        <w:rPr>
          <w:highlight w:val="yellow"/>
        </w:rPr>
        <w:t xml:space="preserve">SHOULD BE WIRTTEN INSIDE THE CLASS </w:t>
      </w:r>
    </w:p>
    <w:p w14:paraId="615EA195" w14:textId="7C70C3C5" w:rsidR="00FA22AE" w:rsidRDefault="00FA22AE" w:rsidP="00DE2D80">
      <w:pPr>
        <w:pStyle w:val="ListParagraph"/>
        <w:numPr>
          <w:ilvl w:val="0"/>
          <w:numId w:val="92"/>
        </w:numPr>
      </w:pPr>
      <w:r>
        <w:t xml:space="preserve">IT CONSITS OF </w:t>
      </w:r>
      <w:r w:rsidR="00CC441F" w:rsidRPr="00D205AF">
        <w:rPr>
          <w:highlight w:val="yellow"/>
        </w:rPr>
        <w:t>GROUP OF OBJECT WHICH HOLD SIMILAR PROPERTY</w:t>
      </w:r>
      <w:r w:rsidR="00483D28" w:rsidRPr="00D205AF">
        <w:rPr>
          <w:highlight w:val="yellow"/>
        </w:rPr>
        <w:t>S</w:t>
      </w:r>
      <w:r w:rsidR="00483D28">
        <w:t>.</w:t>
      </w:r>
    </w:p>
    <w:p w14:paraId="60E384F0" w14:textId="58DDA2B9" w:rsidR="00F851DE" w:rsidRDefault="000D0876" w:rsidP="00E358DE">
      <w:pPr>
        <w:pStyle w:val="ListParagraph"/>
        <w:numPr>
          <w:ilvl w:val="0"/>
          <w:numId w:val="92"/>
        </w:numPr>
      </w:pPr>
      <w:r>
        <w:t>AXCESSED WITH CLASS KEYWORD</w:t>
      </w:r>
      <w:r w:rsidR="00F851DE">
        <w:t>.</w:t>
      </w:r>
      <w:r w:rsidR="003D0E57">
        <w:t xml:space="preserve">  It is a key word</w:t>
      </w:r>
    </w:p>
    <w:p w14:paraId="3B3F5EDD" w14:textId="0C3EFD50" w:rsidR="00483D28" w:rsidRDefault="00483D28" w:rsidP="00483D28">
      <w:pPr>
        <w:pStyle w:val="Heading2"/>
      </w:pPr>
      <w:r>
        <w:t>OBJECT=</w:t>
      </w:r>
      <w:r w:rsidR="00F727B1">
        <w:t xml:space="preserve">   </w:t>
      </w:r>
    </w:p>
    <w:p w14:paraId="6DDD0EE0" w14:textId="0253821F" w:rsidR="00483D28" w:rsidRDefault="00483D28" w:rsidP="00483D28">
      <w:pPr>
        <w:pStyle w:val="ListParagraph"/>
        <w:numPr>
          <w:ilvl w:val="0"/>
          <w:numId w:val="93"/>
        </w:numPr>
      </w:pPr>
      <w:r>
        <w:t xml:space="preserve">IT IS A </w:t>
      </w:r>
      <w:r w:rsidRPr="00D205AF">
        <w:rPr>
          <w:highlight w:val="yellow"/>
        </w:rPr>
        <w:t xml:space="preserve">REAL TIME ENTITY </w:t>
      </w:r>
      <w:r w:rsidR="006E2B90" w:rsidRPr="00D205AF">
        <w:rPr>
          <w:highlight w:val="yellow"/>
        </w:rPr>
        <w:t>WHICH CONSITS OF STATE AND BEHAVIOUR</w:t>
      </w:r>
      <w:r w:rsidR="006E2B90">
        <w:t xml:space="preserve"> .</w:t>
      </w:r>
    </w:p>
    <w:p w14:paraId="7B001A9E" w14:textId="74FEAA76" w:rsidR="006E2B90" w:rsidRDefault="006E2B90" w:rsidP="00483D28">
      <w:pPr>
        <w:pStyle w:val="ListParagraph"/>
        <w:numPr>
          <w:ilvl w:val="0"/>
          <w:numId w:val="93"/>
        </w:numPr>
      </w:pPr>
      <w:r>
        <w:t xml:space="preserve">IT IS A </w:t>
      </w:r>
      <w:r w:rsidRPr="00D205AF">
        <w:rPr>
          <w:highlight w:val="yellow"/>
        </w:rPr>
        <w:t>REAL TIME ENTITY</w:t>
      </w:r>
      <w:r>
        <w:t xml:space="preserve"> </w:t>
      </w:r>
    </w:p>
    <w:p w14:paraId="6DDD290E" w14:textId="255D51B4" w:rsidR="00DB6752" w:rsidRDefault="00DB6752" w:rsidP="00483D28">
      <w:pPr>
        <w:pStyle w:val="ListParagraph"/>
        <w:numPr>
          <w:ilvl w:val="0"/>
          <w:numId w:val="93"/>
        </w:numPr>
      </w:pPr>
      <w:r>
        <w:t xml:space="preserve">IT IS ALSO KNOWN AS </w:t>
      </w:r>
      <w:r w:rsidRPr="00D205AF">
        <w:rPr>
          <w:highlight w:val="yellow"/>
        </w:rPr>
        <w:t>INSTANCE OF THE CLASS</w:t>
      </w:r>
      <w:r>
        <w:t>.</w:t>
      </w:r>
    </w:p>
    <w:p w14:paraId="3961F2E5" w14:textId="3611A452" w:rsidR="000D0876" w:rsidRDefault="00F851DE" w:rsidP="00483D28">
      <w:pPr>
        <w:pStyle w:val="ListParagraph"/>
        <w:numPr>
          <w:ilvl w:val="0"/>
          <w:numId w:val="93"/>
        </w:numPr>
      </w:pPr>
      <w:r>
        <w:t>AXCESSED WITH NEW KEYWORD.</w:t>
      </w:r>
    </w:p>
    <w:p w14:paraId="3D79EC57" w14:textId="085F6650" w:rsidR="00E358DE" w:rsidRDefault="00E358DE" w:rsidP="00483D28">
      <w:pPr>
        <w:pStyle w:val="ListParagraph"/>
        <w:numPr>
          <w:ilvl w:val="0"/>
          <w:numId w:val="93"/>
        </w:numPr>
      </w:pPr>
      <w:r>
        <w:t xml:space="preserve">WE CAN CREATE MULTIPLE OBJECTS </w:t>
      </w:r>
      <w:r w:rsidR="00E6180E">
        <w:t>.</w:t>
      </w:r>
    </w:p>
    <w:p w14:paraId="09A3A39F" w14:textId="75914242" w:rsidR="00DB6752" w:rsidRDefault="00CE43F4" w:rsidP="00D93482">
      <w:pPr>
        <w:pStyle w:val="NoSpacing"/>
        <w:rPr>
          <w:color w:val="FF0000"/>
        </w:rPr>
      </w:pPr>
      <w:r>
        <w:t xml:space="preserve">MARKAR =INFORMATION -  COLOR , BRAND ,PRICE , </w:t>
      </w:r>
      <w:r w:rsidR="00135594">
        <w:t xml:space="preserve">LENGTH ,QUANTITY  = </w:t>
      </w:r>
      <w:r w:rsidR="00135594" w:rsidRPr="00135594">
        <w:rPr>
          <w:color w:val="FF0000"/>
        </w:rPr>
        <w:t>STATE</w:t>
      </w:r>
    </w:p>
    <w:p w14:paraId="20D2D59B" w14:textId="06FBC174" w:rsidR="00135594" w:rsidRDefault="00135594" w:rsidP="00D93482">
      <w:pPr>
        <w:pStyle w:val="NoSpacing"/>
        <w:rPr>
          <w:color w:val="FF0000"/>
        </w:rPr>
      </w:pPr>
      <w:r>
        <w:t xml:space="preserve">                   ACTION </w:t>
      </w:r>
      <w:r w:rsidR="00AC1572">
        <w:t>-WRITE , THROW ,CATCH =</w:t>
      </w:r>
      <w:r w:rsidR="00AC1572" w:rsidRPr="00AC1572">
        <w:rPr>
          <w:color w:val="FF0000"/>
        </w:rPr>
        <w:t>BEHAVIOUR</w:t>
      </w:r>
    </w:p>
    <w:p w14:paraId="1392D1FF" w14:textId="77777777" w:rsidR="00D93482" w:rsidRDefault="00D93482" w:rsidP="00D93482">
      <w:pPr>
        <w:pStyle w:val="NoSpacing"/>
        <w:rPr>
          <w:color w:val="FF0000"/>
        </w:rPr>
      </w:pPr>
    </w:p>
    <w:p w14:paraId="42F3391B" w14:textId="04C41608" w:rsidR="00AC1572" w:rsidRDefault="00807909" w:rsidP="00D93482">
      <w:pPr>
        <w:pStyle w:val="NoSpacing"/>
      </w:pPr>
      <w:r>
        <w:t xml:space="preserve">BOTTLE=   COLOR ,BRAND ,SIZE ,SHAPE ,CAPACITY </w:t>
      </w:r>
      <w:r w:rsidR="00F45507">
        <w:t>=</w:t>
      </w:r>
      <w:r w:rsidR="00F45507" w:rsidRPr="0065011D">
        <w:rPr>
          <w:color w:val="FF0000"/>
        </w:rPr>
        <w:t>STATE</w:t>
      </w:r>
    </w:p>
    <w:p w14:paraId="6C59CB71" w14:textId="64AB5294" w:rsidR="00F45507" w:rsidRDefault="00F45507" w:rsidP="00D93482">
      <w:pPr>
        <w:pStyle w:val="NoSpacing"/>
        <w:rPr>
          <w:color w:val="FF0000"/>
        </w:rPr>
      </w:pPr>
      <w:r>
        <w:t xml:space="preserve">                 STORE ,DRINK ,WASH =</w:t>
      </w:r>
      <w:r w:rsidRPr="0065011D">
        <w:rPr>
          <w:color w:val="FF0000"/>
        </w:rPr>
        <w:t>BEHAVIOUR</w:t>
      </w:r>
    </w:p>
    <w:p w14:paraId="36E9FF9D" w14:textId="77777777" w:rsidR="00D93482" w:rsidRDefault="00D93482" w:rsidP="00D93482">
      <w:pPr>
        <w:pStyle w:val="NoSpacing"/>
        <w:rPr>
          <w:color w:val="FF0000"/>
        </w:rPr>
      </w:pPr>
    </w:p>
    <w:p w14:paraId="7DD08953" w14:textId="0A0400C7" w:rsidR="0065011D" w:rsidRDefault="0065011D" w:rsidP="00D93482">
      <w:pPr>
        <w:pStyle w:val="NoSpacing"/>
        <w:numPr>
          <w:ilvl w:val="0"/>
          <w:numId w:val="94"/>
        </w:numPr>
      </w:pPr>
      <w:r>
        <w:t xml:space="preserve">INSIDE A CLASS THER IS A BEHAVOUR </w:t>
      </w:r>
      <w:r w:rsidR="00D93482">
        <w:t xml:space="preserve">AND STATE </w:t>
      </w:r>
    </w:p>
    <w:p w14:paraId="189E9DD7" w14:textId="53E66875" w:rsidR="00D93482" w:rsidRDefault="00D93482" w:rsidP="00D93482">
      <w:pPr>
        <w:pStyle w:val="NoSpacing"/>
      </w:pPr>
      <w:r>
        <w:t xml:space="preserve">                </w:t>
      </w:r>
      <w:r w:rsidRPr="00D93482">
        <w:rPr>
          <w:color w:val="FF0000"/>
        </w:rPr>
        <w:t xml:space="preserve">STATE </w:t>
      </w:r>
      <w:r>
        <w:t xml:space="preserve">= DATA METHOD </w:t>
      </w:r>
    </w:p>
    <w:p w14:paraId="31DFEFC4" w14:textId="2B5F7E42" w:rsidR="00D93482" w:rsidRDefault="00D93482" w:rsidP="00D93482">
      <w:pPr>
        <w:pStyle w:val="NoSpacing"/>
      </w:pPr>
      <w:r>
        <w:t xml:space="preserve">               </w:t>
      </w:r>
      <w:r w:rsidRPr="00D93482">
        <w:rPr>
          <w:color w:val="FF0000"/>
        </w:rPr>
        <w:t xml:space="preserve">BEHAVIOUR </w:t>
      </w:r>
      <w:r>
        <w:t>= FUNCTION MEMBERS.</w:t>
      </w:r>
    </w:p>
    <w:p w14:paraId="62C1B77E" w14:textId="77777777" w:rsidR="00670318" w:rsidRDefault="00670318" w:rsidP="00D93482">
      <w:pPr>
        <w:pStyle w:val="NoSpacing"/>
      </w:pPr>
    </w:p>
    <w:p w14:paraId="44FC9B8C" w14:textId="6D7D0845" w:rsidR="00670318" w:rsidRDefault="00670318" w:rsidP="00D93482">
      <w:pPr>
        <w:pStyle w:val="NoSpacing"/>
      </w:pPr>
      <w:r>
        <w:t xml:space="preserve">MOBILE = </w:t>
      </w:r>
      <w:r w:rsidR="00824344">
        <w:t xml:space="preserve"> STATE=</w:t>
      </w:r>
      <w:r>
        <w:t xml:space="preserve">COLOUR ,BRAND , PRICE , SHAPE , </w:t>
      </w:r>
      <w:r w:rsidR="00B23759">
        <w:t>PROCESSOR ,RAM ,ROM CAPERA , TECHNOLOGY</w:t>
      </w:r>
    </w:p>
    <w:p w14:paraId="72746C21" w14:textId="4FEF4E49" w:rsidR="00B23759" w:rsidRDefault="00B23759" w:rsidP="00D93482">
      <w:pPr>
        <w:pStyle w:val="NoSpacing"/>
      </w:pPr>
      <w:r>
        <w:t xml:space="preserve">                  </w:t>
      </w:r>
      <w:r w:rsidR="00824344">
        <w:t>BEHAVIOUR=</w:t>
      </w:r>
      <w:r>
        <w:t xml:space="preserve"> </w:t>
      </w:r>
      <w:r w:rsidR="00824344">
        <w:t>CALLING , GAMES , TECHNICAL WORK ,CHAT ,VIDEO.</w:t>
      </w:r>
    </w:p>
    <w:p w14:paraId="1816A6A1" w14:textId="77777777" w:rsidR="00AE0A4F" w:rsidRDefault="00AE0A4F" w:rsidP="00D93482">
      <w:pPr>
        <w:pStyle w:val="NoSpacing"/>
      </w:pPr>
    </w:p>
    <w:p w14:paraId="6E9EEB58" w14:textId="77777777" w:rsidR="00AE0A4F" w:rsidRDefault="00AE0A4F" w:rsidP="00D93482">
      <w:pPr>
        <w:pStyle w:val="NoSpacing"/>
      </w:pPr>
    </w:p>
    <w:p w14:paraId="1DB4F9DE" w14:textId="10028770" w:rsidR="00824344" w:rsidRDefault="00AE0A4F" w:rsidP="00AE0A4F">
      <w:pPr>
        <w:pStyle w:val="Heading2"/>
        <w:rPr>
          <w:b/>
          <w:bCs/>
        </w:rPr>
      </w:pPr>
      <w:r w:rsidRPr="00AE0A4F">
        <w:rPr>
          <w:b/>
          <w:bCs/>
        </w:rPr>
        <w:t>CLASS MEMBERS</w:t>
      </w:r>
      <w:r w:rsidR="00EB6FD8">
        <w:rPr>
          <w:b/>
          <w:bCs/>
        </w:rPr>
        <w:t>/MEMBERS OF CLASS</w:t>
      </w:r>
    </w:p>
    <w:p w14:paraId="57617ABC" w14:textId="4B685530" w:rsidR="00AE0A4F" w:rsidRDefault="00EB6FD8" w:rsidP="00AE0A4F">
      <w:pPr>
        <w:pStyle w:val="ListParagraph"/>
        <w:numPr>
          <w:ilvl w:val="0"/>
          <w:numId w:val="94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375" behindDoc="0" locked="0" layoutInCell="1" allowOverlap="1" wp14:anchorId="1D7DAFF0" wp14:editId="4AB693CC">
                <wp:simplePos x="0" y="0"/>
                <wp:positionH relativeFrom="column">
                  <wp:posOffset>4060980</wp:posOffset>
                </wp:positionH>
                <wp:positionV relativeFrom="paragraph">
                  <wp:posOffset>154760</wp:posOffset>
                </wp:positionV>
                <wp:extent cx="360" cy="60120"/>
                <wp:effectExtent l="38100" t="38100" r="38100" b="35560"/>
                <wp:wrapNone/>
                <wp:docPr id="1915926054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60" cy="6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EF24FD" id="Ink 18" o:spid="_x0000_s1026" type="#_x0000_t75" style="position:absolute;margin-left:319.25pt;margin-top:11.7pt;width:1.05pt;height:5.75pt;z-index:25165837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376" behindDoc="0" locked="0" layoutInCell="1" allowOverlap="1" wp14:anchorId="6C2F59DE" wp14:editId="0DC6FEC7">
                <wp:simplePos x="0" y="0"/>
                <wp:positionH relativeFrom="column">
                  <wp:posOffset>2476260</wp:posOffset>
                </wp:positionH>
                <wp:positionV relativeFrom="paragraph">
                  <wp:posOffset>132080</wp:posOffset>
                </wp:positionV>
                <wp:extent cx="360" cy="59760"/>
                <wp:effectExtent l="38100" t="38100" r="38100" b="35560"/>
                <wp:wrapNone/>
                <wp:docPr id="529723586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60" cy="5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1511D6" id="Ink 10" o:spid="_x0000_s1026" type="#_x0000_t75" style="position:absolute;margin-left:194.5pt;margin-top:9.9pt;width:1.05pt;height:5.65pt;z-index:251658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">
                <v:imagedata r:id="rId31" o:title=""/>
              </v:shape>
            </w:pict>
          </mc:Fallback>
        </mc:AlternateContent>
      </w:r>
      <w:r w:rsidR="00844AF2">
        <w:t xml:space="preserve">DATA MEMBERS  </w:t>
      </w:r>
      <w:r w:rsidR="00B546FF">
        <w:t xml:space="preserve">        </w:t>
      </w:r>
      <w:r>
        <w:t>=</w:t>
      </w:r>
      <w:r w:rsidR="00B546FF">
        <w:t xml:space="preserve">       </w:t>
      </w:r>
      <w:r w:rsidR="00844AF2">
        <w:t xml:space="preserve"> - STATIC VARIABLE</w:t>
      </w:r>
      <w:r w:rsidR="00B546FF">
        <w:t xml:space="preserve">      ,       NON STATIC VARIABLE </w:t>
      </w:r>
    </w:p>
    <w:p w14:paraId="00515CA4" w14:textId="7C98ED8C" w:rsidR="00B546FF" w:rsidRDefault="00EB6FD8" w:rsidP="00AE0A4F">
      <w:pPr>
        <w:pStyle w:val="ListParagraph"/>
        <w:numPr>
          <w:ilvl w:val="0"/>
          <w:numId w:val="94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377" behindDoc="0" locked="0" layoutInCell="1" allowOverlap="1" wp14:anchorId="0E308AA6" wp14:editId="0BBF7134">
                <wp:simplePos x="0" y="0"/>
                <wp:positionH relativeFrom="column">
                  <wp:posOffset>4091940</wp:posOffset>
                </wp:positionH>
                <wp:positionV relativeFrom="paragraph">
                  <wp:posOffset>145870</wp:posOffset>
                </wp:positionV>
                <wp:extent cx="360" cy="75960"/>
                <wp:effectExtent l="38100" t="38100" r="38100" b="38735"/>
                <wp:wrapNone/>
                <wp:docPr id="586267251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60" cy="7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22A036" id="Ink 20" o:spid="_x0000_s1026" type="#_x0000_t75" style="position:absolute;margin-left:321.7pt;margin-top:11pt;width:1.05pt;height:7pt;z-index:25165837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378" behindDoc="0" locked="0" layoutInCell="1" allowOverlap="1" wp14:anchorId="3071B8ED" wp14:editId="5950CC6E">
                <wp:simplePos x="0" y="0"/>
                <wp:positionH relativeFrom="column">
                  <wp:posOffset>4023540</wp:posOffset>
                </wp:positionH>
                <wp:positionV relativeFrom="paragraph">
                  <wp:posOffset>1150</wp:posOffset>
                </wp:positionV>
                <wp:extent cx="77040" cy="20880"/>
                <wp:effectExtent l="38100" t="38100" r="37465" b="36830"/>
                <wp:wrapNone/>
                <wp:docPr id="1576484359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7704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4A7F74" id="Ink 19" o:spid="_x0000_s1026" type="#_x0000_t75" style="position:absolute;margin-left:316.3pt;margin-top:-.4pt;width:7.05pt;height:2.65pt;z-index:2516583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">
                <v:imagedata r:id="rId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379" behindDoc="0" locked="0" layoutInCell="1" allowOverlap="1" wp14:anchorId="01908167" wp14:editId="0526E15D">
                <wp:simplePos x="0" y="0"/>
                <wp:positionH relativeFrom="column">
                  <wp:posOffset>2460780</wp:posOffset>
                </wp:positionH>
                <wp:positionV relativeFrom="paragraph">
                  <wp:posOffset>145870</wp:posOffset>
                </wp:positionV>
                <wp:extent cx="360" cy="91800"/>
                <wp:effectExtent l="38100" t="38100" r="38100" b="41910"/>
                <wp:wrapNone/>
                <wp:docPr id="310121079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360" cy="9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E0EBDE" id="Ink 12" o:spid="_x0000_s1026" type="#_x0000_t75" style="position:absolute;margin-left:193.25pt;margin-top:11pt;width:1.05pt;height:8.25pt;z-index:2516583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">
                <v:imagedata r:id="rId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380" behindDoc="0" locked="0" layoutInCell="1" allowOverlap="1" wp14:anchorId="518A4BE6" wp14:editId="2628C554">
                <wp:simplePos x="0" y="0"/>
                <wp:positionH relativeFrom="column">
                  <wp:posOffset>2446020</wp:posOffset>
                </wp:positionH>
                <wp:positionV relativeFrom="paragraph">
                  <wp:posOffset>-6410</wp:posOffset>
                </wp:positionV>
                <wp:extent cx="57960" cy="23760"/>
                <wp:effectExtent l="38100" t="38100" r="37465" b="52705"/>
                <wp:wrapNone/>
                <wp:docPr id="644735929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5796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8D9CC2" id="Ink 11" o:spid="_x0000_s1026" type="#_x0000_t75" style="position:absolute;margin-left:192.1pt;margin-top:-.95pt;width:5.55pt;height:2.8pt;z-index:2516583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">
                <v:imagedata r:id="rId40" o:title=""/>
              </v:shape>
            </w:pict>
          </mc:Fallback>
        </mc:AlternateContent>
      </w:r>
      <w:r w:rsidR="00B546FF">
        <w:t xml:space="preserve">FUNCTION MEMBERS   </w:t>
      </w:r>
      <w:r>
        <w:t>=</w:t>
      </w:r>
      <w:r w:rsidR="00B546FF">
        <w:t xml:space="preserve">    - </w:t>
      </w:r>
      <w:r w:rsidR="008C6DED">
        <w:t xml:space="preserve">STATIC METHOD       ,         NON STATIC METHOD </w:t>
      </w:r>
    </w:p>
    <w:p w14:paraId="2937BEC1" w14:textId="51BD581C" w:rsidR="008C6DED" w:rsidRPr="00EB6FD8" w:rsidRDefault="00EB6FD8" w:rsidP="00AE0A4F">
      <w:pPr>
        <w:pStyle w:val="ListParagraph"/>
        <w:numPr>
          <w:ilvl w:val="0"/>
          <w:numId w:val="94"/>
        </w:numPr>
        <w:rPr>
          <w:color w:val="FF0000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381" behindDoc="0" locked="0" layoutInCell="1" allowOverlap="1" wp14:anchorId="67EA09EE" wp14:editId="4A66982E">
                <wp:simplePos x="0" y="0"/>
                <wp:positionH relativeFrom="column">
                  <wp:posOffset>4031100</wp:posOffset>
                </wp:positionH>
                <wp:positionV relativeFrom="paragraph">
                  <wp:posOffset>-12865</wp:posOffset>
                </wp:positionV>
                <wp:extent cx="138960" cy="35280"/>
                <wp:effectExtent l="38100" t="38100" r="52070" b="41275"/>
                <wp:wrapNone/>
                <wp:docPr id="1263656234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38960" cy="3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653BFF" id="Ink 21" o:spid="_x0000_s1026" type="#_x0000_t75" style="position:absolute;margin-left:316.9pt;margin-top:-1.5pt;width:11.95pt;height:3.8pt;z-index:25165838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">
                <v:imagedata r:id="rId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382" behindDoc="0" locked="0" layoutInCell="1" allowOverlap="1" wp14:anchorId="5C709E54" wp14:editId="07E72D03">
                <wp:simplePos x="0" y="0"/>
                <wp:positionH relativeFrom="column">
                  <wp:posOffset>2476260</wp:posOffset>
                </wp:positionH>
                <wp:positionV relativeFrom="paragraph">
                  <wp:posOffset>183335</wp:posOffset>
                </wp:positionV>
                <wp:extent cx="360" cy="360"/>
                <wp:effectExtent l="38100" t="38100" r="38100" b="38100"/>
                <wp:wrapNone/>
                <wp:docPr id="1881356365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523AFE" id="Ink 17" o:spid="_x0000_s1026" type="#_x0000_t75" style="position:absolute;margin-left:194.5pt;margin-top:13.95pt;width:1.05pt;height:1.05pt;z-index:25165838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">
                <v:imagedata r:id="rId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383" behindDoc="0" locked="0" layoutInCell="1" allowOverlap="1" wp14:anchorId="43D3B3E0" wp14:editId="3FA068F4">
                <wp:simplePos x="0" y="0"/>
                <wp:positionH relativeFrom="column">
                  <wp:posOffset>2407860</wp:posOffset>
                </wp:positionH>
                <wp:positionV relativeFrom="paragraph">
                  <wp:posOffset>-24385</wp:posOffset>
                </wp:positionV>
                <wp:extent cx="127080" cy="72720"/>
                <wp:effectExtent l="38100" t="38100" r="44450" b="41910"/>
                <wp:wrapNone/>
                <wp:docPr id="2034465553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127080" cy="7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10BD29" id="Ink 16" o:spid="_x0000_s1026" type="#_x0000_t75" style="position:absolute;margin-left:189.1pt;margin-top:-2.4pt;width:10.95pt;height:6.75pt;z-index:25165838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">
                <v:imagedata r:id="rId46" o:title=""/>
              </v:shape>
            </w:pict>
          </mc:Fallback>
        </mc:AlternateContent>
      </w:r>
      <w:r w:rsidR="008C6DED">
        <w:t xml:space="preserve">                                                 </w:t>
      </w:r>
      <w:r w:rsidR="00647473" w:rsidRPr="00EB6FD8">
        <w:rPr>
          <w:color w:val="FF0000"/>
        </w:rPr>
        <w:t>STATIC MEMBERS</w:t>
      </w:r>
      <w:r w:rsidR="00EB75DE" w:rsidRPr="00EB6FD8">
        <w:rPr>
          <w:color w:val="FF0000"/>
        </w:rPr>
        <w:t>/</w:t>
      </w:r>
      <w:r w:rsidR="00647473" w:rsidRPr="00EB6FD8">
        <w:rPr>
          <w:color w:val="FF0000"/>
        </w:rPr>
        <w:t xml:space="preserve">               NON STATIC MEMBER </w:t>
      </w:r>
      <w:r w:rsidR="00EB75DE" w:rsidRPr="00EB6FD8">
        <w:rPr>
          <w:color w:val="FF0000"/>
        </w:rPr>
        <w:t>/</w:t>
      </w:r>
    </w:p>
    <w:p w14:paraId="5B592DED" w14:textId="69E628D0" w:rsidR="00EB75DE" w:rsidRDefault="00EB6FD8" w:rsidP="00AE0A4F">
      <w:pPr>
        <w:pStyle w:val="ListParagraph"/>
        <w:numPr>
          <w:ilvl w:val="0"/>
          <w:numId w:val="94"/>
        </w:numPr>
        <w:rPr>
          <w:color w:val="FF0000"/>
        </w:rPr>
      </w:pPr>
      <w:r w:rsidRPr="00EB6FD8">
        <w:rPr>
          <w:noProof/>
          <w:color w:val="FF0000"/>
        </w:rPr>
        <mc:AlternateContent>
          <mc:Choice Requires="wpi">
            <w:drawing>
              <wp:anchor distT="0" distB="0" distL="114300" distR="114300" simplePos="0" relativeHeight="251658384" behindDoc="0" locked="0" layoutInCell="1" allowOverlap="1" wp14:anchorId="3DB8AB73" wp14:editId="5CE8F0B4">
                <wp:simplePos x="0" y="0"/>
                <wp:positionH relativeFrom="column">
                  <wp:posOffset>8717220</wp:posOffset>
                </wp:positionH>
                <wp:positionV relativeFrom="paragraph">
                  <wp:posOffset>357325</wp:posOffset>
                </wp:positionV>
                <wp:extent cx="360" cy="360"/>
                <wp:effectExtent l="38100" t="38100" r="38100" b="38100"/>
                <wp:wrapNone/>
                <wp:docPr id="2032831625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6E2BE6" id="Ink 22" o:spid="_x0000_s1026" type="#_x0000_t75" style="position:absolute;margin-left:685.9pt;margin-top:27.65pt;width:1.05pt;height:1.05pt;z-index:25165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">
                <v:imagedata r:id="rId44" o:title=""/>
              </v:shape>
            </w:pict>
          </mc:Fallback>
        </mc:AlternateContent>
      </w:r>
      <w:r w:rsidR="00EB75DE" w:rsidRPr="00EB6FD8">
        <w:rPr>
          <w:color w:val="FF0000"/>
        </w:rPr>
        <w:t xml:space="preserve">                                                  </w:t>
      </w:r>
      <w:r w:rsidR="00EB75DE" w:rsidRPr="00D205AF">
        <w:rPr>
          <w:color w:val="FF0000"/>
          <w:highlight w:val="yellow"/>
        </w:rPr>
        <w:t xml:space="preserve">CLASS MEMBERS                 </w:t>
      </w:r>
      <w:r w:rsidRPr="00D205AF">
        <w:rPr>
          <w:color w:val="FF0000"/>
          <w:highlight w:val="yellow"/>
        </w:rPr>
        <w:t>INSTANCE MEMBERS</w:t>
      </w:r>
    </w:p>
    <w:p w14:paraId="0EFC83D7" w14:textId="3F7B27C6" w:rsidR="00EB6FD8" w:rsidRDefault="003C058B" w:rsidP="003C058B">
      <w:pPr>
        <w:pStyle w:val="ListParagraph"/>
        <w:numPr>
          <w:ilvl w:val="0"/>
          <w:numId w:val="94"/>
        </w:numPr>
      </w:pPr>
      <w:r>
        <w:t>JAVA FILE NAME CAN BE CHANGED</w:t>
      </w:r>
    </w:p>
    <w:p w14:paraId="19AFAD54" w14:textId="405626AE" w:rsidR="003C058B" w:rsidRDefault="003C058B" w:rsidP="003C058B">
      <w:pPr>
        <w:pStyle w:val="ListParagraph"/>
        <w:numPr>
          <w:ilvl w:val="0"/>
          <w:numId w:val="94"/>
        </w:numPr>
      </w:pPr>
      <w:r>
        <w:t xml:space="preserve">EXECUTION SHOULD START WITH </w:t>
      </w:r>
      <w:r w:rsidR="00B57D38">
        <w:t>EXISTING CLASS NAME .</w:t>
      </w:r>
    </w:p>
    <w:p w14:paraId="34E22C9D" w14:textId="7C5F1293" w:rsidR="00B57D38" w:rsidRDefault="00B57D38" w:rsidP="003C058B">
      <w:pPr>
        <w:pStyle w:val="ListParagraph"/>
        <w:numPr>
          <w:ilvl w:val="0"/>
          <w:numId w:val="94"/>
        </w:numPr>
      </w:pPr>
      <w:r>
        <w:t xml:space="preserve">FOR EXECUTION </w:t>
      </w:r>
      <w:r w:rsidR="00BA67A0">
        <w:t xml:space="preserve">MAIN METHOD IS MANDETORY </w:t>
      </w:r>
    </w:p>
    <w:p w14:paraId="6DEDE39A" w14:textId="2BC71C6E" w:rsidR="00BA67A0" w:rsidRDefault="00BA67A0" w:rsidP="003C058B">
      <w:pPr>
        <w:pStyle w:val="ListParagraph"/>
        <w:numPr>
          <w:ilvl w:val="0"/>
          <w:numId w:val="94"/>
        </w:numPr>
      </w:pPr>
      <w:r>
        <w:t>IF NO MAIN METHOD ERROR</w:t>
      </w:r>
    </w:p>
    <w:p w14:paraId="0E3F5784" w14:textId="6E09228F" w:rsidR="00BA67A0" w:rsidRDefault="00E90BA4" w:rsidP="00E90BA4">
      <w:pPr>
        <w:rPr>
          <w:color w:val="FF0000"/>
        </w:rPr>
      </w:pPr>
      <w:r w:rsidRPr="00746B9A">
        <w:rPr>
          <w:color w:val="FF0000"/>
        </w:rPr>
        <w:t xml:space="preserve">1 DEFINE A METHOD TO ACCEPT </w:t>
      </w:r>
      <w:r w:rsidR="00F05591" w:rsidRPr="00746B9A">
        <w:rPr>
          <w:color w:val="FF0000"/>
        </w:rPr>
        <w:t xml:space="preserve">AN INTIGER AND CHECK WHEATHER THE GIVEN NUMBER IS EVEN OR </w:t>
      </w:r>
      <w:r w:rsidR="00746B9A" w:rsidRPr="00746B9A">
        <w:rPr>
          <w:color w:val="FF0000"/>
        </w:rPr>
        <w:t>ODD.</w:t>
      </w:r>
    </w:p>
    <w:p w14:paraId="7B8E4C78" w14:textId="77777777" w:rsidR="004C0E4D" w:rsidRPr="004C0E4D" w:rsidRDefault="004C0E4D" w:rsidP="004C0E4D">
      <w:pPr>
        <w:pStyle w:val="NoSpacing"/>
      </w:pPr>
      <w:r w:rsidRPr="004C0E4D">
        <w:t>class EvenOddNew {</w:t>
      </w:r>
    </w:p>
    <w:p w14:paraId="1D189B65" w14:textId="77777777" w:rsidR="004C0E4D" w:rsidRPr="004C0E4D" w:rsidRDefault="004C0E4D" w:rsidP="004C0E4D">
      <w:pPr>
        <w:pStyle w:val="NoSpacing"/>
      </w:pPr>
      <w:r w:rsidRPr="004C0E4D">
        <w:t xml:space="preserve">    public static void evenOdd(int a) {</w:t>
      </w:r>
    </w:p>
    <w:p w14:paraId="540E38A6" w14:textId="6130A42A" w:rsidR="004C0E4D" w:rsidRPr="004C0E4D" w:rsidRDefault="004C0E4D" w:rsidP="004C0E4D">
      <w:pPr>
        <w:pStyle w:val="NoSpacing"/>
      </w:pPr>
      <w:r w:rsidRPr="004C0E4D">
        <w:t xml:space="preserve">        </w:t>
      </w:r>
      <w:r w:rsidRPr="00685879">
        <w:rPr>
          <w:color w:val="3A0000"/>
        </w:rPr>
        <w:t>System.out.println</w:t>
      </w:r>
      <w:r w:rsidRPr="004C0E4D">
        <w:t>(a % 2 == 0 ? a + " is even" : a + " is odd");</w:t>
      </w:r>
    </w:p>
    <w:p w14:paraId="40A012AB" w14:textId="77777777" w:rsidR="004C0E4D" w:rsidRPr="004C0E4D" w:rsidRDefault="004C0E4D" w:rsidP="004C0E4D">
      <w:pPr>
        <w:pStyle w:val="NoSpacing"/>
      </w:pPr>
      <w:r w:rsidRPr="004C0E4D">
        <w:t xml:space="preserve">    }</w:t>
      </w:r>
    </w:p>
    <w:p w14:paraId="57F90635" w14:textId="77777777" w:rsidR="004C0E4D" w:rsidRPr="004C0E4D" w:rsidRDefault="004C0E4D" w:rsidP="004C0E4D">
      <w:pPr>
        <w:pStyle w:val="NoSpacing"/>
      </w:pPr>
    </w:p>
    <w:p w14:paraId="0770022A" w14:textId="2ED1DB18" w:rsidR="004C0E4D" w:rsidRPr="004C0E4D" w:rsidRDefault="004C0E4D" w:rsidP="004C0E4D">
      <w:pPr>
        <w:pStyle w:val="NoSpacing"/>
      </w:pPr>
      <w:r w:rsidRPr="004C0E4D">
        <w:t xml:space="preserve">    </w:t>
      </w:r>
      <w:r w:rsidRPr="00685879">
        <w:rPr>
          <w:color w:val="002060"/>
        </w:rPr>
        <w:t>public static void main</w:t>
      </w:r>
      <w:r w:rsidRPr="004C0E4D">
        <w:t>(String[] args) {</w:t>
      </w:r>
    </w:p>
    <w:p w14:paraId="6F0FAFBD" w14:textId="77777777" w:rsidR="004C0E4D" w:rsidRPr="004C0E4D" w:rsidRDefault="004C0E4D" w:rsidP="004C0E4D">
      <w:pPr>
        <w:pStyle w:val="NoSpacing"/>
      </w:pPr>
      <w:r w:rsidRPr="004C0E4D">
        <w:t xml:space="preserve">        evenOdd(331);</w:t>
      </w:r>
    </w:p>
    <w:p w14:paraId="47D5E57D" w14:textId="77777777" w:rsidR="004C0E4D" w:rsidRPr="004C0E4D" w:rsidRDefault="004C0E4D" w:rsidP="004C0E4D">
      <w:pPr>
        <w:pStyle w:val="NoSpacing"/>
      </w:pPr>
      <w:r w:rsidRPr="004C0E4D">
        <w:t xml:space="preserve">    }</w:t>
      </w:r>
    </w:p>
    <w:p w14:paraId="11BBAE1C" w14:textId="73D1C1C0" w:rsidR="00746B9A" w:rsidRDefault="004C0E4D" w:rsidP="004C0E4D">
      <w:pPr>
        <w:pStyle w:val="NoSpacing"/>
      </w:pPr>
      <w:r w:rsidRPr="004C0E4D">
        <w:t>}</w:t>
      </w:r>
    </w:p>
    <w:p w14:paraId="254EC46C" w14:textId="77777777" w:rsidR="004C0E4D" w:rsidRDefault="004C0E4D" w:rsidP="004C0E4D">
      <w:pPr>
        <w:pStyle w:val="NoSpacing"/>
      </w:pPr>
    </w:p>
    <w:p w14:paraId="6D8FC0D6" w14:textId="45BF6BA1" w:rsidR="004C0E4D" w:rsidRDefault="004C0E4D" w:rsidP="004C0E4D">
      <w:pPr>
        <w:pStyle w:val="NoSpacing"/>
        <w:rPr>
          <w:color w:val="FF0000"/>
        </w:rPr>
      </w:pPr>
      <w:r w:rsidRPr="006C3428">
        <w:rPr>
          <w:color w:val="FF0000"/>
        </w:rPr>
        <w:t xml:space="preserve">2 </w:t>
      </w:r>
      <w:r w:rsidR="00BE046D" w:rsidRPr="006C3428">
        <w:rPr>
          <w:color w:val="FF0000"/>
        </w:rPr>
        <w:t xml:space="preserve">DEFINE A METHOD TO ACCEPT 2 INTIGERS AND PRINT GREATEST </w:t>
      </w:r>
      <w:r w:rsidR="006C3428" w:rsidRPr="006C3428">
        <w:rPr>
          <w:color w:val="FF0000"/>
        </w:rPr>
        <w:t>NUMBER AMONGST 2 NUMBER.</w:t>
      </w:r>
    </w:p>
    <w:p w14:paraId="5D4D6FF0" w14:textId="77777777" w:rsidR="006C3428" w:rsidRPr="006C3428" w:rsidRDefault="006C3428" w:rsidP="006C3428"/>
    <w:p w14:paraId="5C5261F2" w14:textId="77777777" w:rsidR="000440F0" w:rsidRDefault="000440F0" w:rsidP="000440F0">
      <w:pPr>
        <w:pStyle w:val="NoSpacing"/>
      </w:pPr>
      <w:r>
        <w:t>class newgreatest{</w:t>
      </w:r>
    </w:p>
    <w:p w14:paraId="5F8463BE" w14:textId="77777777" w:rsidR="000440F0" w:rsidRDefault="000440F0" w:rsidP="000440F0">
      <w:pPr>
        <w:pStyle w:val="NoSpacing"/>
      </w:pPr>
      <w:r>
        <w:t xml:space="preserve">              public static void great(int a, int b){</w:t>
      </w:r>
    </w:p>
    <w:p w14:paraId="74F36043" w14:textId="5D79FDBC" w:rsidR="000440F0" w:rsidRDefault="000440F0" w:rsidP="000440F0">
      <w:pPr>
        <w:pStyle w:val="NoSpacing"/>
      </w:pPr>
      <w:r>
        <w:t xml:space="preserve">                </w:t>
      </w:r>
      <w:r w:rsidRPr="00685879">
        <w:rPr>
          <w:color w:val="3A0000"/>
        </w:rPr>
        <w:t>System.out.println</w:t>
      </w:r>
      <w:r>
        <w:t>(a&gt;b?a:b+"is greater"); }</w:t>
      </w:r>
    </w:p>
    <w:p w14:paraId="37C0EE4A" w14:textId="740C0431" w:rsidR="000440F0" w:rsidRDefault="000440F0" w:rsidP="000440F0">
      <w:pPr>
        <w:pStyle w:val="NoSpacing"/>
      </w:pPr>
      <w:r>
        <w:t xml:space="preserve">             </w:t>
      </w:r>
      <w:r w:rsidRPr="00685879">
        <w:rPr>
          <w:color w:val="002060"/>
        </w:rPr>
        <w:t>public static void main</w:t>
      </w:r>
      <w:r>
        <w:t xml:space="preserve"> (String [] args){</w:t>
      </w:r>
    </w:p>
    <w:p w14:paraId="30ABC0E7" w14:textId="7F8261C6" w:rsidR="00824344" w:rsidRDefault="000440F0" w:rsidP="000440F0">
      <w:pPr>
        <w:pStyle w:val="NoSpacing"/>
      </w:pPr>
      <w:r>
        <w:t xml:space="preserve">              great(45 , 76);} }</w:t>
      </w:r>
    </w:p>
    <w:p w14:paraId="174EB01C" w14:textId="77777777" w:rsidR="00C02C65" w:rsidRDefault="00C02C65" w:rsidP="000440F0">
      <w:pPr>
        <w:pStyle w:val="NoSpacing"/>
      </w:pPr>
    </w:p>
    <w:p w14:paraId="123C1550" w14:textId="74EB5818" w:rsidR="000440F0" w:rsidRDefault="00C02C65" w:rsidP="000440F0">
      <w:pPr>
        <w:pStyle w:val="NoSpacing"/>
        <w:rPr>
          <w:color w:val="FF0000"/>
        </w:rPr>
      </w:pPr>
      <w:r w:rsidRPr="00C02C65">
        <w:rPr>
          <w:color w:val="FF0000"/>
        </w:rPr>
        <w:t>3 DEFINE A METHOD TO ACCEPT 3 INTIGERS AND PRINT 3</w:t>
      </w:r>
      <w:r w:rsidRPr="00C02C65">
        <w:rPr>
          <w:color w:val="FF0000"/>
          <w:vertAlign w:val="superscript"/>
        </w:rPr>
        <w:t>RD</w:t>
      </w:r>
      <w:r w:rsidRPr="00C02C65">
        <w:rPr>
          <w:color w:val="FF0000"/>
        </w:rPr>
        <w:t xml:space="preserve"> GREATEST NUMBER AMONG 3 NUMBERS.</w:t>
      </w:r>
    </w:p>
    <w:p w14:paraId="41CA766C" w14:textId="77777777" w:rsidR="00CE19BB" w:rsidRDefault="00CE19BB" w:rsidP="006E0276">
      <w:pPr>
        <w:pStyle w:val="NoSpacing"/>
      </w:pPr>
      <w:r>
        <w:t>class new3great{</w:t>
      </w:r>
    </w:p>
    <w:p w14:paraId="0F2DDB50" w14:textId="77777777" w:rsidR="00CE19BB" w:rsidRDefault="00CE19BB" w:rsidP="006E0276">
      <w:pPr>
        <w:pStyle w:val="NoSpacing"/>
      </w:pPr>
      <w:r>
        <w:t xml:space="preserve">          public static void great(int a ,int b ,int c){</w:t>
      </w:r>
    </w:p>
    <w:p w14:paraId="6D4349E0" w14:textId="4950CDA9" w:rsidR="00CE19BB" w:rsidRDefault="00CE19BB" w:rsidP="006E0276">
      <w:pPr>
        <w:pStyle w:val="NoSpacing"/>
      </w:pPr>
      <w:r>
        <w:t xml:space="preserve">           </w:t>
      </w:r>
      <w:r w:rsidRPr="00685879">
        <w:rPr>
          <w:color w:val="3A0000"/>
        </w:rPr>
        <w:t>System.out.println</w:t>
      </w:r>
      <w:r>
        <w:t>(a&lt;b &amp;&amp; a&lt;c ? a: b&lt;c?b :c+ "is greater");  }</w:t>
      </w:r>
    </w:p>
    <w:p w14:paraId="497610F5" w14:textId="6E151D6B" w:rsidR="00CE19BB" w:rsidRDefault="00CE19BB" w:rsidP="006E0276">
      <w:pPr>
        <w:pStyle w:val="NoSpacing"/>
      </w:pPr>
      <w:r>
        <w:t xml:space="preserve">      </w:t>
      </w:r>
      <w:r w:rsidRPr="00685879">
        <w:rPr>
          <w:color w:val="002060"/>
        </w:rPr>
        <w:t>public static void main</w:t>
      </w:r>
      <w:r>
        <w:t xml:space="preserve"> (String [] args){</w:t>
      </w:r>
    </w:p>
    <w:p w14:paraId="2A380DDD" w14:textId="51756723" w:rsidR="00C02C65" w:rsidRDefault="00CE19BB" w:rsidP="006E0276">
      <w:pPr>
        <w:pStyle w:val="NoSpacing"/>
      </w:pPr>
      <w:r>
        <w:t xml:space="preserve">        great (434 ,647,8478); } }</w:t>
      </w:r>
    </w:p>
    <w:p w14:paraId="75CE3FF1" w14:textId="77777777" w:rsidR="00CE19BB" w:rsidRDefault="00CE19BB" w:rsidP="00CE19BB"/>
    <w:p w14:paraId="0C068F2D" w14:textId="4C946BA6" w:rsidR="00CE19BB" w:rsidRDefault="00016D7A" w:rsidP="00CE19BB">
      <w:pPr>
        <w:rPr>
          <w:color w:val="FF0000"/>
        </w:rPr>
      </w:pPr>
      <w:r w:rsidRPr="000E2E50">
        <w:rPr>
          <w:color w:val="FF0000"/>
        </w:rPr>
        <w:t>4 DEFINE A METHOD TO ACCEPT A INTIGER AND PRINT N NATURAL NUMBERS FROM 1 TO N</w:t>
      </w:r>
    </w:p>
    <w:p w14:paraId="29A84E82" w14:textId="77777777" w:rsidR="006E0276" w:rsidRDefault="006E0276" w:rsidP="006E0276">
      <w:pPr>
        <w:pStyle w:val="NoSpacing"/>
      </w:pPr>
      <w:r>
        <w:t>class New1tn{</w:t>
      </w:r>
    </w:p>
    <w:p w14:paraId="38D89E2E" w14:textId="77777777" w:rsidR="006E0276" w:rsidRDefault="006E0276" w:rsidP="006E0276">
      <w:pPr>
        <w:pStyle w:val="NoSpacing"/>
      </w:pPr>
      <w:r>
        <w:t xml:space="preserve">          public static void print(int n)</w:t>
      </w:r>
    </w:p>
    <w:p w14:paraId="69392A18" w14:textId="77777777" w:rsidR="006E0276" w:rsidRDefault="006E0276" w:rsidP="006E0276">
      <w:pPr>
        <w:pStyle w:val="NoSpacing"/>
      </w:pPr>
      <w:r>
        <w:t xml:space="preserve">     {</w:t>
      </w:r>
    </w:p>
    <w:p w14:paraId="5110BD53" w14:textId="77777777" w:rsidR="006E0276" w:rsidRDefault="006E0276" w:rsidP="006E0276">
      <w:pPr>
        <w:pStyle w:val="NoSpacing"/>
      </w:pPr>
      <w:r>
        <w:t xml:space="preserve">        for(int start=1;start&lt;=n;start++) </w:t>
      </w:r>
    </w:p>
    <w:p w14:paraId="0A3BF47E" w14:textId="4D15E159" w:rsidR="006E0276" w:rsidRDefault="006E0276" w:rsidP="006E0276">
      <w:pPr>
        <w:pStyle w:val="NoSpacing"/>
      </w:pPr>
      <w:r>
        <w:t xml:space="preserve">           </w:t>
      </w:r>
      <w:r w:rsidRPr="00685879">
        <w:rPr>
          <w:color w:val="3A0000"/>
        </w:rPr>
        <w:t>System.out.println</w:t>
      </w:r>
      <w:r>
        <w:t>(start);        }</w:t>
      </w:r>
    </w:p>
    <w:p w14:paraId="391F495C" w14:textId="6B61DB0F" w:rsidR="006E0276" w:rsidRDefault="006E0276" w:rsidP="006E0276">
      <w:pPr>
        <w:pStyle w:val="NoSpacing"/>
      </w:pPr>
      <w:r>
        <w:t xml:space="preserve">             </w:t>
      </w:r>
      <w:r w:rsidRPr="00685879">
        <w:rPr>
          <w:color w:val="002060"/>
        </w:rPr>
        <w:t>public static void main</w:t>
      </w:r>
      <w:r>
        <w:t>(String [] args){</w:t>
      </w:r>
    </w:p>
    <w:p w14:paraId="18CD5EEB" w14:textId="004E221F" w:rsidR="00016D7A" w:rsidRDefault="006E0276" w:rsidP="006E0276">
      <w:pPr>
        <w:pStyle w:val="NoSpacing"/>
      </w:pPr>
      <w:r>
        <w:t xml:space="preserve">           print(57948); } }</w:t>
      </w:r>
    </w:p>
    <w:p w14:paraId="1271FEEF" w14:textId="77777777" w:rsidR="006E0276" w:rsidRDefault="006E0276" w:rsidP="006E0276">
      <w:pPr>
        <w:pStyle w:val="NoSpacing"/>
      </w:pPr>
    </w:p>
    <w:p w14:paraId="57704576" w14:textId="41B1910B" w:rsidR="006E0276" w:rsidRDefault="005742C7" w:rsidP="006E0276">
      <w:pPr>
        <w:pStyle w:val="NoSpacing"/>
        <w:rPr>
          <w:color w:val="FF0000"/>
        </w:rPr>
      </w:pPr>
      <w:r w:rsidRPr="005742C7">
        <w:rPr>
          <w:color w:val="FF0000"/>
        </w:rPr>
        <w:t>5 WRITE A PROGRAMME TO DEFINE A METHOD TO ACCEPT AN INTIGER VALUE AND RETURN COUNT OF EVEN N NATURAL NUMBERS</w:t>
      </w:r>
    </w:p>
    <w:p w14:paraId="3E056081" w14:textId="44656D31" w:rsidR="00F03086" w:rsidRDefault="00B46854" w:rsidP="00B46854">
      <w:pPr>
        <w:pStyle w:val="NoSpacing"/>
      </w:pPr>
      <w:r>
        <w:t>import java.util.Scanner;</w:t>
      </w:r>
    </w:p>
    <w:p w14:paraId="18C82725" w14:textId="77777777" w:rsidR="00B46854" w:rsidRDefault="00B46854" w:rsidP="00B46854">
      <w:pPr>
        <w:pStyle w:val="NoSpacing"/>
      </w:pPr>
      <w:r>
        <w:t>class NewReturn {</w:t>
      </w:r>
    </w:p>
    <w:p w14:paraId="51926486" w14:textId="77777777" w:rsidR="00B46854" w:rsidRDefault="00B46854" w:rsidP="00B46854">
      <w:pPr>
        <w:pStyle w:val="NoSpacing"/>
      </w:pPr>
      <w:r>
        <w:t xml:space="preserve">    public static int count(int n) {</w:t>
      </w:r>
    </w:p>
    <w:p w14:paraId="78274E5B" w14:textId="77777777" w:rsidR="00B46854" w:rsidRDefault="00B46854" w:rsidP="00B46854">
      <w:pPr>
        <w:pStyle w:val="NoSpacing"/>
      </w:pPr>
      <w:r>
        <w:t xml:space="preserve">        int count = 0;</w:t>
      </w:r>
    </w:p>
    <w:p w14:paraId="16F5E58F" w14:textId="77777777" w:rsidR="00B46854" w:rsidRDefault="00B46854" w:rsidP="00B46854">
      <w:pPr>
        <w:pStyle w:val="NoSpacing"/>
      </w:pPr>
      <w:r>
        <w:t xml:space="preserve">        for (int start = 1; start &lt;= n; start++) {</w:t>
      </w:r>
    </w:p>
    <w:p w14:paraId="72745306" w14:textId="77777777" w:rsidR="00B46854" w:rsidRDefault="00B46854" w:rsidP="00B46854">
      <w:pPr>
        <w:pStyle w:val="NoSpacing"/>
      </w:pPr>
      <w:r>
        <w:t xml:space="preserve">            if (start % 2 == 0)</w:t>
      </w:r>
    </w:p>
    <w:p w14:paraId="73A1F03B" w14:textId="77777777" w:rsidR="00B46854" w:rsidRDefault="00B46854" w:rsidP="00B46854">
      <w:pPr>
        <w:pStyle w:val="NoSpacing"/>
      </w:pPr>
      <w:r>
        <w:t xml:space="preserve">                count++;</w:t>
      </w:r>
    </w:p>
    <w:p w14:paraId="268A0CBC" w14:textId="77777777" w:rsidR="00B46854" w:rsidRDefault="00B46854" w:rsidP="00B46854">
      <w:pPr>
        <w:pStyle w:val="NoSpacing"/>
      </w:pPr>
      <w:r>
        <w:t xml:space="preserve">        }</w:t>
      </w:r>
    </w:p>
    <w:p w14:paraId="1917412C" w14:textId="1BE2EC4A" w:rsidR="00B46854" w:rsidRDefault="00B46854" w:rsidP="00B46854">
      <w:pPr>
        <w:pStyle w:val="NoSpacing"/>
      </w:pPr>
      <w:r>
        <w:t xml:space="preserve">        return count; </w:t>
      </w:r>
    </w:p>
    <w:p w14:paraId="2C2BE34B" w14:textId="77777777" w:rsidR="00B46854" w:rsidRDefault="00B46854" w:rsidP="00B46854">
      <w:pPr>
        <w:pStyle w:val="NoSpacing"/>
      </w:pPr>
      <w:r>
        <w:t xml:space="preserve">    }</w:t>
      </w:r>
    </w:p>
    <w:p w14:paraId="2ABB7177" w14:textId="77777777" w:rsidR="00B46854" w:rsidRDefault="00B46854" w:rsidP="00B46854">
      <w:pPr>
        <w:pStyle w:val="NoSpacing"/>
      </w:pPr>
    </w:p>
    <w:p w14:paraId="73FCA510" w14:textId="245767F8" w:rsidR="00B46854" w:rsidRDefault="00B46854" w:rsidP="00B46854">
      <w:pPr>
        <w:pStyle w:val="NoSpacing"/>
      </w:pPr>
      <w:r>
        <w:t xml:space="preserve">    </w:t>
      </w:r>
      <w:r w:rsidRPr="00685879">
        <w:rPr>
          <w:color w:val="002060"/>
        </w:rPr>
        <w:t>public static void main</w:t>
      </w:r>
      <w:r>
        <w:t>(String[] args) {</w:t>
      </w:r>
    </w:p>
    <w:p w14:paraId="3E5557EA" w14:textId="77777777" w:rsidR="00B46854" w:rsidRDefault="00B46854" w:rsidP="00B46854">
      <w:pPr>
        <w:pStyle w:val="NoSpacing"/>
      </w:pPr>
      <w:r>
        <w:t xml:space="preserve">        Scanner s = new Scanner(System.in);</w:t>
      </w:r>
    </w:p>
    <w:p w14:paraId="6B1A84A5" w14:textId="6437F4B0" w:rsidR="00B46854" w:rsidRDefault="00B46854" w:rsidP="00B46854">
      <w:pPr>
        <w:pStyle w:val="NoSpacing"/>
      </w:pPr>
      <w:r>
        <w:t xml:space="preserve">        </w:t>
      </w:r>
      <w:r w:rsidRPr="00685879">
        <w:rPr>
          <w:color w:val="3A0000"/>
        </w:rPr>
        <w:t>System.out.println</w:t>
      </w:r>
      <w:r>
        <w:t>("Enter a value:");</w:t>
      </w:r>
    </w:p>
    <w:p w14:paraId="735FA992" w14:textId="77777777" w:rsidR="00B46854" w:rsidRDefault="00B46854" w:rsidP="00B46854">
      <w:pPr>
        <w:pStyle w:val="NoSpacing"/>
      </w:pPr>
      <w:r>
        <w:t xml:space="preserve">        int n = s.nextInt();</w:t>
      </w:r>
    </w:p>
    <w:p w14:paraId="37F93B27" w14:textId="77777777" w:rsidR="00B46854" w:rsidRDefault="00B46854" w:rsidP="00B46854">
      <w:pPr>
        <w:pStyle w:val="NoSpacing"/>
      </w:pPr>
      <w:r>
        <w:t xml:space="preserve">        int res = count(n);</w:t>
      </w:r>
    </w:p>
    <w:p w14:paraId="6F5F1D68" w14:textId="582C135B" w:rsidR="00B46854" w:rsidRDefault="00B46854" w:rsidP="00B46854">
      <w:pPr>
        <w:pStyle w:val="NoSpacing"/>
      </w:pPr>
      <w:r>
        <w:t xml:space="preserve">        </w:t>
      </w:r>
      <w:r w:rsidRPr="00685879">
        <w:rPr>
          <w:color w:val="3A0000"/>
        </w:rPr>
        <w:t>System.out.println</w:t>
      </w:r>
      <w:r>
        <w:t>("Count of even numbers is: " + res);</w:t>
      </w:r>
    </w:p>
    <w:p w14:paraId="2EF8219C" w14:textId="77777777" w:rsidR="00B46854" w:rsidRDefault="00B46854" w:rsidP="00B46854">
      <w:pPr>
        <w:pStyle w:val="NoSpacing"/>
      </w:pPr>
      <w:r>
        <w:t xml:space="preserve">    }</w:t>
      </w:r>
    </w:p>
    <w:p w14:paraId="70756E6A" w14:textId="002E16D9" w:rsidR="005742C7" w:rsidRPr="005742C7" w:rsidRDefault="00B46854" w:rsidP="00B46854">
      <w:pPr>
        <w:pStyle w:val="NoSpacing"/>
      </w:pPr>
      <w:r>
        <w:t>}</w:t>
      </w:r>
    </w:p>
    <w:p w14:paraId="61F1C573" w14:textId="77777777" w:rsidR="00016D7A" w:rsidRDefault="00016D7A" w:rsidP="00B46854">
      <w:pPr>
        <w:pStyle w:val="NoSpacing"/>
        <w:rPr>
          <w:color w:val="FF0000"/>
        </w:rPr>
      </w:pPr>
    </w:p>
    <w:p w14:paraId="6258E66A" w14:textId="0EBE3654" w:rsidR="00F45507" w:rsidRPr="00DA7B2D" w:rsidRDefault="00F03086" w:rsidP="00B46854">
      <w:pPr>
        <w:pStyle w:val="NoSpacing"/>
        <w:rPr>
          <w:color w:val="FF0000"/>
        </w:rPr>
      </w:pPr>
      <w:r>
        <w:rPr>
          <w:color w:val="FF0000"/>
        </w:rPr>
        <w:t xml:space="preserve">6 DEFINE A METHOD TO ACCEPT AN INTIGER </w:t>
      </w:r>
      <w:r w:rsidR="00DF0192">
        <w:rPr>
          <w:color w:val="FF0000"/>
        </w:rPr>
        <w:t>VALUE AND RETURN FACTORIAL OF GIVEN NUMBER .</w:t>
      </w:r>
    </w:p>
    <w:p w14:paraId="5135E4A5" w14:textId="77777777" w:rsidR="00DA7B2D" w:rsidRPr="00DA7B2D" w:rsidRDefault="009A3B85" w:rsidP="00DA7B2D">
      <w:pPr>
        <w:pStyle w:val="NoSpacing"/>
      </w:pPr>
      <w:r w:rsidRPr="00DA7B2D">
        <w:t xml:space="preserve">          </w:t>
      </w:r>
      <w:r w:rsidR="00DA7B2D" w:rsidRPr="00DA7B2D">
        <w:t>import java.util.Scanner;</w:t>
      </w:r>
    </w:p>
    <w:p w14:paraId="1B9165FC" w14:textId="77777777" w:rsidR="00DA7B2D" w:rsidRPr="00DA7B2D" w:rsidRDefault="00DA7B2D" w:rsidP="00DA7B2D">
      <w:pPr>
        <w:pStyle w:val="NoSpacing"/>
      </w:pPr>
    </w:p>
    <w:p w14:paraId="3402386F" w14:textId="77777777" w:rsidR="00DA7B2D" w:rsidRPr="00DA7B2D" w:rsidRDefault="00DA7B2D" w:rsidP="00DA7B2D">
      <w:pPr>
        <w:pStyle w:val="NoSpacing"/>
      </w:pPr>
      <w:r w:rsidRPr="00DA7B2D">
        <w:t>class NewFact {</w:t>
      </w:r>
    </w:p>
    <w:p w14:paraId="543BC387" w14:textId="77777777" w:rsidR="00DA7B2D" w:rsidRPr="00DA7B2D" w:rsidRDefault="00DA7B2D" w:rsidP="00DA7B2D">
      <w:pPr>
        <w:pStyle w:val="NoSpacing"/>
      </w:pPr>
      <w:r w:rsidRPr="00DA7B2D">
        <w:t xml:space="preserve">    public static int factorial(int a) {</w:t>
      </w:r>
    </w:p>
    <w:p w14:paraId="13C8FDA5" w14:textId="77777777" w:rsidR="00DA7B2D" w:rsidRPr="00DA7B2D" w:rsidRDefault="00DA7B2D" w:rsidP="00DA7B2D">
      <w:pPr>
        <w:pStyle w:val="NoSpacing"/>
      </w:pPr>
      <w:r w:rsidRPr="00DA7B2D">
        <w:t xml:space="preserve">        int fact = 1;</w:t>
      </w:r>
    </w:p>
    <w:p w14:paraId="20B75020" w14:textId="77777777" w:rsidR="00DA7B2D" w:rsidRPr="00DA7B2D" w:rsidRDefault="00DA7B2D" w:rsidP="00DA7B2D">
      <w:pPr>
        <w:pStyle w:val="NoSpacing"/>
      </w:pPr>
      <w:r w:rsidRPr="00DA7B2D">
        <w:t xml:space="preserve">        for (int st = 2; st &lt;= a; st++) {</w:t>
      </w:r>
    </w:p>
    <w:p w14:paraId="3389A368" w14:textId="77777777" w:rsidR="00DA7B2D" w:rsidRPr="00DA7B2D" w:rsidRDefault="00DA7B2D" w:rsidP="00DA7B2D">
      <w:pPr>
        <w:pStyle w:val="NoSpacing"/>
      </w:pPr>
      <w:r w:rsidRPr="00DA7B2D">
        <w:t xml:space="preserve">            fact = fact * st;</w:t>
      </w:r>
    </w:p>
    <w:p w14:paraId="424EA712" w14:textId="77777777" w:rsidR="00DA7B2D" w:rsidRPr="00DA7B2D" w:rsidRDefault="00DA7B2D" w:rsidP="00DA7B2D">
      <w:pPr>
        <w:pStyle w:val="NoSpacing"/>
      </w:pPr>
      <w:r w:rsidRPr="00DA7B2D">
        <w:t xml:space="preserve">        }</w:t>
      </w:r>
    </w:p>
    <w:p w14:paraId="5E6C32A8" w14:textId="44ECECD0" w:rsidR="00DA7B2D" w:rsidRPr="00DA7B2D" w:rsidRDefault="00DA7B2D" w:rsidP="00DA7B2D">
      <w:pPr>
        <w:pStyle w:val="NoSpacing"/>
      </w:pPr>
      <w:r w:rsidRPr="00DA7B2D">
        <w:t xml:space="preserve">        return fact; </w:t>
      </w:r>
    </w:p>
    <w:p w14:paraId="77E03E0E" w14:textId="77777777" w:rsidR="00DA7B2D" w:rsidRPr="00DA7B2D" w:rsidRDefault="00DA7B2D" w:rsidP="00DA7B2D">
      <w:pPr>
        <w:pStyle w:val="NoSpacing"/>
      </w:pPr>
      <w:r w:rsidRPr="00DA7B2D">
        <w:t xml:space="preserve">    }</w:t>
      </w:r>
    </w:p>
    <w:p w14:paraId="70B995EB" w14:textId="77777777" w:rsidR="00DA7B2D" w:rsidRPr="00DA7B2D" w:rsidRDefault="00DA7B2D" w:rsidP="00DA7B2D">
      <w:pPr>
        <w:pStyle w:val="NoSpacing"/>
      </w:pPr>
    </w:p>
    <w:p w14:paraId="1AB95BDF" w14:textId="4EACD8B3" w:rsidR="00DA7B2D" w:rsidRPr="00DA7B2D" w:rsidRDefault="00DA7B2D" w:rsidP="00DA7B2D">
      <w:pPr>
        <w:pStyle w:val="NoSpacing"/>
      </w:pPr>
      <w:r w:rsidRPr="00DA7B2D">
        <w:t xml:space="preserve">    </w:t>
      </w:r>
      <w:r w:rsidRPr="00685879">
        <w:rPr>
          <w:color w:val="002060"/>
        </w:rPr>
        <w:t>public static void main</w:t>
      </w:r>
      <w:r w:rsidRPr="00DA7B2D">
        <w:t>(String[] args) {</w:t>
      </w:r>
    </w:p>
    <w:p w14:paraId="54064B75" w14:textId="77777777" w:rsidR="00DA7B2D" w:rsidRPr="00DA7B2D" w:rsidRDefault="00DA7B2D" w:rsidP="00DA7B2D">
      <w:pPr>
        <w:pStyle w:val="NoSpacing"/>
      </w:pPr>
      <w:r w:rsidRPr="00DA7B2D">
        <w:t xml:space="preserve">        Scanner s = new Scanner(System.in);</w:t>
      </w:r>
    </w:p>
    <w:p w14:paraId="1089B25B" w14:textId="57FA10A2" w:rsidR="00DA7B2D" w:rsidRPr="00DA7B2D" w:rsidRDefault="00DA7B2D" w:rsidP="00DA7B2D">
      <w:pPr>
        <w:pStyle w:val="NoSpacing"/>
      </w:pPr>
      <w:r w:rsidRPr="00DA7B2D">
        <w:t xml:space="preserve">        </w:t>
      </w:r>
      <w:r w:rsidRPr="00685879">
        <w:rPr>
          <w:color w:val="3A0000"/>
        </w:rPr>
        <w:t>System.out.println</w:t>
      </w:r>
      <w:r w:rsidRPr="00DA7B2D">
        <w:t>("Enter a number:");</w:t>
      </w:r>
    </w:p>
    <w:p w14:paraId="0D8C0149" w14:textId="77777777" w:rsidR="00DA7B2D" w:rsidRPr="00DA7B2D" w:rsidRDefault="00DA7B2D" w:rsidP="00DA7B2D">
      <w:pPr>
        <w:pStyle w:val="NoSpacing"/>
      </w:pPr>
      <w:r w:rsidRPr="00DA7B2D">
        <w:t xml:space="preserve">        int n = s.nextInt();</w:t>
      </w:r>
    </w:p>
    <w:p w14:paraId="4F1A1826" w14:textId="77777777" w:rsidR="00DA7B2D" w:rsidRPr="00DA7B2D" w:rsidRDefault="00DA7B2D" w:rsidP="00DA7B2D">
      <w:pPr>
        <w:pStyle w:val="NoSpacing"/>
      </w:pPr>
      <w:r w:rsidRPr="00DA7B2D">
        <w:t xml:space="preserve">        int res = factorial(n);</w:t>
      </w:r>
    </w:p>
    <w:p w14:paraId="371D4059" w14:textId="1E2B29B6" w:rsidR="00DA7B2D" w:rsidRPr="00DA7B2D" w:rsidRDefault="00DA7B2D" w:rsidP="00DA7B2D">
      <w:pPr>
        <w:pStyle w:val="NoSpacing"/>
      </w:pPr>
      <w:r w:rsidRPr="00DA7B2D">
        <w:t xml:space="preserve">        </w:t>
      </w:r>
      <w:r w:rsidRPr="00685879">
        <w:rPr>
          <w:color w:val="3A0000"/>
        </w:rPr>
        <w:t>System.out.println</w:t>
      </w:r>
      <w:r w:rsidRPr="00DA7B2D">
        <w:t>("Factorial of given number " + n + " is: " + res);</w:t>
      </w:r>
    </w:p>
    <w:p w14:paraId="783A684D" w14:textId="77777777" w:rsidR="00DA7B2D" w:rsidRPr="00DA7B2D" w:rsidRDefault="00DA7B2D" w:rsidP="00DA7B2D">
      <w:pPr>
        <w:pStyle w:val="NoSpacing"/>
      </w:pPr>
      <w:r w:rsidRPr="00DA7B2D">
        <w:t xml:space="preserve">    }</w:t>
      </w:r>
    </w:p>
    <w:p w14:paraId="5D97BC5C" w14:textId="73C0473C" w:rsidR="00994BB5" w:rsidRPr="00DA7B2D" w:rsidRDefault="00DA7B2D" w:rsidP="00DA7B2D">
      <w:pPr>
        <w:pStyle w:val="NoSpacing"/>
      </w:pPr>
      <w:r w:rsidRPr="00DA7B2D">
        <w:t>}</w:t>
      </w:r>
    </w:p>
    <w:p w14:paraId="0E55F8A0" w14:textId="77777777" w:rsidR="00DA7B2D" w:rsidRDefault="00DA7B2D">
      <w:pPr>
        <w:pStyle w:val="NoSpacing"/>
      </w:pPr>
    </w:p>
    <w:p w14:paraId="72DD3E9B" w14:textId="1AE9C991" w:rsidR="002264C7" w:rsidRDefault="00FE63B5" w:rsidP="00FE63B5">
      <w:pPr>
        <w:pStyle w:val="Heading2"/>
      </w:pPr>
      <w:r>
        <w:t>STATIC=</w:t>
      </w:r>
    </w:p>
    <w:p w14:paraId="2C06005E" w14:textId="3FC050C1" w:rsidR="00FE63B5" w:rsidRDefault="0009415E" w:rsidP="00FE63B5">
      <w:pPr>
        <w:pStyle w:val="ListParagraph"/>
        <w:numPr>
          <w:ilvl w:val="0"/>
          <w:numId w:val="95"/>
        </w:numPr>
      </w:pPr>
      <w:r>
        <w:t xml:space="preserve">STATIC MEMBER </w:t>
      </w:r>
      <w:r w:rsidRPr="00D205AF">
        <w:rPr>
          <w:highlight w:val="yellow"/>
        </w:rPr>
        <w:t>SHOULD BE DECLARED WITH STATIC  KEYWORD</w:t>
      </w:r>
      <w:r>
        <w:t>.</w:t>
      </w:r>
    </w:p>
    <w:p w14:paraId="3A30FCC7" w14:textId="60C4CDA7" w:rsidR="0034724E" w:rsidRDefault="0034724E" w:rsidP="00FE63B5">
      <w:pPr>
        <w:pStyle w:val="ListParagraph"/>
        <w:numPr>
          <w:ilvl w:val="0"/>
          <w:numId w:val="95"/>
        </w:numPr>
      </w:pPr>
      <w:r>
        <w:t xml:space="preserve">STATIC </w:t>
      </w:r>
      <w:r w:rsidRPr="00D205AF">
        <w:rPr>
          <w:highlight w:val="yellow"/>
        </w:rPr>
        <w:t>VARIABLE SHOULD BE</w:t>
      </w:r>
      <w:r>
        <w:t xml:space="preserve"> </w:t>
      </w:r>
      <w:r w:rsidRPr="00D205AF">
        <w:rPr>
          <w:highlight w:val="yellow"/>
        </w:rPr>
        <w:t xml:space="preserve">DECLARED INSIDE A CLASS BUT </w:t>
      </w:r>
      <w:r w:rsidR="00145148" w:rsidRPr="00D205AF">
        <w:rPr>
          <w:highlight w:val="yellow"/>
        </w:rPr>
        <w:t>OUTSIDE THE METHOD</w:t>
      </w:r>
      <w:r w:rsidR="00145148">
        <w:t>.</w:t>
      </w:r>
    </w:p>
    <w:p w14:paraId="5308BEFB" w14:textId="1F85757E" w:rsidR="00145148" w:rsidRDefault="00145148" w:rsidP="00FE63B5">
      <w:pPr>
        <w:pStyle w:val="ListParagraph"/>
        <w:numPr>
          <w:ilvl w:val="0"/>
          <w:numId w:val="95"/>
        </w:numPr>
      </w:pPr>
      <w:r>
        <w:t xml:space="preserve">STATIC MEMBERS WILL </w:t>
      </w:r>
      <w:r w:rsidRPr="00D205AF">
        <w:rPr>
          <w:highlight w:val="yellow"/>
        </w:rPr>
        <w:t>GE</w:t>
      </w:r>
      <w:r w:rsidR="0015356E" w:rsidRPr="00D205AF">
        <w:rPr>
          <w:highlight w:val="yellow"/>
        </w:rPr>
        <w:t>T LOADED INSIDE THE STATIC  POOL AREA</w:t>
      </w:r>
      <w:r w:rsidR="0015356E">
        <w:t>.</w:t>
      </w:r>
    </w:p>
    <w:p w14:paraId="3B9A671A" w14:textId="40D165C8" w:rsidR="0015356E" w:rsidRDefault="006275C8" w:rsidP="00FE63B5">
      <w:pPr>
        <w:pStyle w:val="ListParagraph"/>
        <w:numPr>
          <w:ilvl w:val="0"/>
          <w:numId w:val="95"/>
        </w:numPr>
      </w:pPr>
      <w:r>
        <w:t xml:space="preserve">STATIC MEMBERS WILL </w:t>
      </w:r>
      <w:r w:rsidRPr="00D205AF">
        <w:rPr>
          <w:highlight w:val="yellow"/>
        </w:rPr>
        <w:t>HAVE SINGLE COPY IN THE MEMORY</w:t>
      </w:r>
      <w:r>
        <w:t>.</w:t>
      </w:r>
    </w:p>
    <w:p w14:paraId="0C7AEEB3" w14:textId="74F81359" w:rsidR="00F509A5" w:rsidRDefault="00F509A5" w:rsidP="00FE63B5">
      <w:pPr>
        <w:pStyle w:val="ListParagraph"/>
        <w:numPr>
          <w:ilvl w:val="0"/>
          <w:numId w:val="95"/>
        </w:numPr>
      </w:pPr>
      <w:r>
        <w:t xml:space="preserve">STATIC MEMBERS ARE ALSO KNOWN AS </w:t>
      </w:r>
      <w:r w:rsidR="001341CC" w:rsidRPr="00D205AF">
        <w:rPr>
          <w:highlight w:val="yellow"/>
        </w:rPr>
        <w:t>CLASS MEMBERS</w:t>
      </w:r>
    </w:p>
    <w:p w14:paraId="05672C8E" w14:textId="0DCC0171" w:rsidR="001341CC" w:rsidRDefault="001341CC" w:rsidP="00FE63B5">
      <w:pPr>
        <w:pStyle w:val="ListParagraph"/>
        <w:numPr>
          <w:ilvl w:val="0"/>
          <w:numId w:val="95"/>
        </w:numPr>
      </w:pPr>
      <w:r>
        <w:t xml:space="preserve">STATIC MEMBERS CAN BE </w:t>
      </w:r>
      <w:r w:rsidRPr="00D205AF">
        <w:rPr>
          <w:highlight w:val="yellow"/>
        </w:rPr>
        <w:t>A</w:t>
      </w:r>
      <w:r w:rsidR="00A631E8" w:rsidRPr="00D205AF">
        <w:rPr>
          <w:highlight w:val="yellow"/>
        </w:rPr>
        <w:t>CCESD DIRECTLY / WITH THE HELP OF A CLASS NAME</w:t>
      </w:r>
      <w:r w:rsidR="00A631E8">
        <w:t xml:space="preserve"> .</w:t>
      </w:r>
    </w:p>
    <w:p w14:paraId="0C636E31" w14:textId="05E0558F" w:rsidR="00E627B2" w:rsidRDefault="00E627B2" w:rsidP="00E627B2">
      <w:r>
        <w:t>SYNTAX=</w:t>
      </w:r>
    </w:p>
    <w:p w14:paraId="2F77D3D2" w14:textId="10AC8682" w:rsidR="00E627B2" w:rsidRDefault="00685879" w:rsidP="00230579">
      <w:pPr>
        <w:pStyle w:val="NoSpacing"/>
      </w:pPr>
      <w:r w:rsidRPr="00685879">
        <w:rPr>
          <w:color w:val="3A0000"/>
        </w:rPr>
        <w:t>System.out.println</w:t>
      </w:r>
      <w:r w:rsidR="00D651FF">
        <w:t>(method name);</w:t>
      </w:r>
    </w:p>
    <w:p w14:paraId="304A1B8D" w14:textId="70399415" w:rsidR="00D651FF" w:rsidRDefault="00C8705D" w:rsidP="00230579">
      <w:pPr>
        <w:pStyle w:val="NoSpacing"/>
      </w:pPr>
      <w:r>
        <w:t>Method name (with /without argument) - derectly.</w:t>
      </w:r>
    </w:p>
    <w:p w14:paraId="60634929" w14:textId="50633CF7" w:rsidR="00C8705D" w:rsidRDefault="00230579" w:rsidP="00230579">
      <w:pPr>
        <w:pStyle w:val="NoSpacing"/>
      </w:pPr>
      <w:r>
        <w:t>Class name member name ;</w:t>
      </w:r>
    </w:p>
    <w:p w14:paraId="00E7A1C3" w14:textId="390ECC9C" w:rsidR="00230579" w:rsidRDefault="00230579" w:rsidP="00230579">
      <w:r>
        <w:rPr>
          <w:noProof/>
        </w:rPr>
        <mc:AlternateContent>
          <mc:Choice Requires="wpi">
            <w:drawing>
              <wp:anchor distT="0" distB="0" distL="114300" distR="114300" simplePos="0" relativeHeight="251658385" behindDoc="0" locked="0" layoutInCell="1" allowOverlap="1" wp14:anchorId="66EDC2F0" wp14:editId="00D993E8">
                <wp:simplePos x="0" y="0"/>
                <wp:positionH relativeFrom="column">
                  <wp:posOffset>1516860</wp:posOffset>
                </wp:positionH>
                <wp:positionV relativeFrom="paragraph">
                  <wp:posOffset>77530</wp:posOffset>
                </wp:positionV>
                <wp:extent cx="103680" cy="123120"/>
                <wp:effectExtent l="38100" t="38100" r="29845" b="48895"/>
                <wp:wrapNone/>
                <wp:docPr id="1968818194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03680" cy="12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66BAF6" id="Ink 13" o:spid="_x0000_s1026" type="#_x0000_t75" style="position:absolute;margin-left:118.95pt;margin-top:5.6pt;width:9.15pt;height:10.7pt;z-index:25165838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">
                <v:imagedata r:id="rId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386" behindDoc="0" locked="0" layoutInCell="1" allowOverlap="1" wp14:anchorId="6130FD29" wp14:editId="784EC49C">
                <wp:simplePos x="0" y="0"/>
                <wp:positionH relativeFrom="column">
                  <wp:posOffset>1333620</wp:posOffset>
                </wp:positionH>
                <wp:positionV relativeFrom="paragraph">
                  <wp:posOffset>8770</wp:posOffset>
                </wp:positionV>
                <wp:extent cx="229320" cy="129240"/>
                <wp:effectExtent l="38100" t="38100" r="37465" b="42545"/>
                <wp:wrapNone/>
                <wp:docPr id="510540452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229320" cy="12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2F52BD" id="Ink 12" o:spid="_x0000_s1026" type="#_x0000_t75" style="position:absolute;margin-left:104.5pt;margin-top:.2pt;width:19pt;height:11.2pt;z-index:25165838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">
                <v:imagedata r:id="rId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387" behindDoc="0" locked="0" layoutInCell="1" allowOverlap="1" wp14:anchorId="7E6CE2A0" wp14:editId="6182F71B">
                <wp:simplePos x="0" y="0"/>
                <wp:positionH relativeFrom="column">
                  <wp:posOffset>639540</wp:posOffset>
                </wp:positionH>
                <wp:positionV relativeFrom="paragraph">
                  <wp:posOffset>85090</wp:posOffset>
                </wp:positionV>
                <wp:extent cx="114120" cy="100800"/>
                <wp:effectExtent l="38100" t="38100" r="38735" b="52070"/>
                <wp:wrapNone/>
                <wp:docPr id="494326655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114120" cy="10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D0600C" id="Ink 11" o:spid="_x0000_s1026" type="#_x0000_t75" style="position:absolute;margin-left:49.85pt;margin-top:6.2pt;width:10pt;height:8.95pt;z-index:25165838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">
                <v:imagedata r:id="rId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388" behindDoc="0" locked="0" layoutInCell="1" allowOverlap="1" wp14:anchorId="0262E3DE" wp14:editId="6F671AFB">
                <wp:simplePos x="0" y="0"/>
                <wp:positionH relativeFrom="column">
                  <wp:posOffset>651780</wp:posOffset>
                </wp:positionH>
                <wp:positionV relativeFrom="paragraph">
                  <wp:posOffset>-13910</wp:posOffset>
                </wp:positionV>
                <wp:extent cx="118080" cy="177480"/>
                <wp:effectExtent l="38100" t="38100" r="34925" b="51435"/>
                <wp:wrapNone/>
                <wp:docPr id="1523525730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118080" cy="17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6C9E19" id="Ink 10" o:spid="_x0000_s1026" type="#_x0000_t75" style="position:absolute;margin-left:50.8pt;margin-top:-1.6pt;width:10.3pt;height:14.95pt;z-index:2516583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">
                <v:imagedata r:id="rId55" o:title=""/>
              </v:shape>
            </w:pict>
          </mc:Fallback>
        </mc:AlternateContent>
      </w:r>
    </w:p>
    <w:p w14:paraId="072A6463" w14:textId="276EBDFC" w:rsidR="00230579" w:rsidRDefault="00230579" w:rsidP="00230579">
      <w:pPr>
        <w:pStyle w:val="NoSpacing"/>
      </w:pPr>
      <w:r>
        <w:t>Method static               method variable</w:t>
      </w:r>
    </w:p>
    <w:p w14:paraId="578FBF5E" w14:textId="3084B195" w:rsidR="00777084" w:rsidRDefault="00777084" w:rsidP="00777084">
      <w:pPr>
        <w:pStyle w:val="NoSpacing"/>
        <w:numPr>
          <w:ilvl w:val="0"/>
          <w:numId w:val="96"/>
        </w:numPr>
      </w:pPr>
      <w:r>
        <w:t>ANY CHANGES MADE TO THE STATIC MEMBERS IMPACT WILL HAPPEN TO ENTIRE CLASS BECAUSE STATIC MEMBERS HAVING SINGLE COPY OF THE MEMORY.</w:t>
      </w:r>
    </w:p>
    <w:p w14:paraId="158EAD0B" w14:textId="77777777" w:rsidR="000E4214" w:rsidRDefault="000E4214" w:rsidP="000E4214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Company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D914582" w14:textId="77777777" w:rsidR="000E4214" w:rsidRDefault="000E4214" w:rsidP="000E4214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20"/>
          <w:szCs w:val="20"/>
        </w:rPr>
      </w:pPr>
    </w:p>
    <w:p w14:paraId="69243CC7" w14:textId="77777777" w:rsidR="000E4214" w:rsidRDefault="000E4214" w:rsidP="000E4214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8DDAF8"/>
          <w:sz w:val="20"/>
          <w:szCs w:val="20"/>
        </w:rPr>
        <w:t>companyName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"TechCorp"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8080"/>
          <w:sz w:val="20"/>
          <w:szCs w:val="20"/>
        </w:rPr>
        <w:t>// Static variable (single copy)</w:t>
      </w:r>
    </w:p>
    <w:p w14:paraId="2E3C931C" w14:textId="77777777" w:rsidR="000E4214" w:rsidRDefault="000E4214" w:rsidP="000E4214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20"/>
          <w:szCs w:val="20"/>
        </w:rPr>
      </w:pPr>
    </w:p>
    <w:p w14:paraId="64E45377" w14:textId="77777777" w:rsidR="000E4214" w:rsidRDefault="000E4214" w:rsidP="000E4214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changeCompany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newName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662E236" w14:textId="77777777" w:rsidR="000E4214" w:rsidRDefault="000E4214" w:rsidP="000E4214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i/>
          <w:iCs/>
          <w:color w:val="8DDAF8"/>
          <w:sz w:val="20"/>
          <w:szCs w:val="20"/>
        </w:rPr>
        <w:t>companyName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newName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A8CED43" w14:textId="77777777" w:rsidR="000E4214" w:rsidRDefault="000E4214" w:rsidP="000E4214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B76ED4B" w14:textId="77777777" w:rsidR="000E4214" w:rsidRDefault="000E4214" w:rsidP="000E4214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2C7A3ACD" w14:textId="77777777" w:rsidR="000E4214" w:rsidRDefault="000E4214" w:rsidP="000E4214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Employee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82E9B2B" w14:textId="77777777" w:rsidR="000E4214" w:rsidRDefault="000E4214" w:rsidP="000E4214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20"/>
          <w:szCs w:val="20"/>
        </w:rPr>
      </w:pPr>
    </w:p>
    <w:p w14:paraId="5F03B283" w14:textId="77777777" w:rsidR="000E4214" w:rsidRDefault="000E4214" w:rsidP="000E4214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display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BE42907" w14:textId="77777777" w:rsidR="000E4214" w:rsidRDefault="000E4214" w:rsidP="000E4214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"Company Name: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Company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8DDAF8"/>
          <w:sz w:val="20"/>
          <w:szCs w:val="20"/>
        </w:rPr>
        <w:t>companyName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B06B86C" w14:textId="77777777" w:rsidR="000E4214" w:rsidRDefault="000E4214" w:rsidP="000E4214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BDE00FD" w14:textId="77777777" w:rsidR="000E4214" w:rsidRDefault="000E4214" w:rsidP="000E4214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0ED8F08F" w14:textId="77777777" w:rsidR="000E4214" w:rsidRDefault="000E4214" w:rsidP="000E4214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  <w:shd w:val="clear" w:color="auto" w:fill="1B6291"/>
        </w:rPr>
        <w:t>singleCopy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3916129" w14:textId="77777777" w:rsidR="000E4214" w:rsidRDefault="000E4214" w:rsidP="000E4214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20"/>
          <w:szCs w:val="20"/>
        </w:rPr>
      </w:pPr>
    </w:p>
    <w:p w14:paraId="6B49391C" w14:textId="77777777" w:rsidR="000E4214" w:rsidRDefault="000E4214" w:rsidP="000E4214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args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320D17E" w14:textId="77777777" w:rsidR="000E4214" w:rsidRDefault="000E4214" w:rsidP="000E4214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20"/>
          <w:szCs w:val="20"/>
        </w:rPr>
      </w:pPr>
    </w:p>
    <w:p w14:paraId="4D11C562" w14:textId="77777777" w:rsidR="000E4214" w:rsidRDefault="000E4214" w:rsidP="000E4214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1290C3"/>
          <w:sz w:val="20"/>
          <w:szCs w:val="20"/>
        </w:rPr>
        <w:t>Employee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e1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Employee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DCE2F1F" w14:textId="77777777" w:rsidR="000E4214" w:rsidRDefault="000E4214" w:rsidP="000E4214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1290C3"/>
          <w:sz w:val="20"/>
          <w:szCs w:val="20"/>
        </w:rPr>
        <w:t>Employee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e2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Employee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9F28F08" w14:textId="77777777" w:rsidR="000E4214" w:rsidRDefault="000E4214" w:rsidP="000E4214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20"/>
          <w:szCs w:val="20"/>
        </w:rPr>
      </w:pPr>
    </w:p>
    <w:p w14:paraId="5965E66B" w14:textId="77777777" w:rsidR="000E4214" w:rsidRDefault="000E4214" w:rsidP="000E4214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3EC79"/>
          <w:sz w:val="20"/>
          <w:szCs w:val="20"/>
        </w:rPr>
        <w:t>e1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display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8080"/>
          <w:sz w:val="20"/>
          <w:szCs w:val="20"/>
        </w:rPr>
        <w:t>// TechCorp</w:t>
      </w:r>
    </w:p>
    <w:p w14:paraId="35457FC6" w14:textId="77777777" w:rsidR="000E4214" w:rsidRDefault="000E4214" w:rsidP="000E4214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3EC79"/>
          <w:sz w:val="20"/>
          <w:szCs w:val="20"/>
        </w:rPr>
        <w:t>e2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display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8080"/>
          <w:sz w:val="20"/>
          <w:szCs w:val="20"/>
        </w:rPr>
        <w:t>// TechCorp</w:t>
      </w:r>
    </w:p>
    <w:p w14:paraId="46438DCB" w14:textId="77777777" w:rsidR="000E4214" w:rsidRDefault="000E4214" w:rsidP="000E4214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20"/>
          <w:szCs w:val="20"/>
        </w:rPr>
      </w:pPr>
    </w:p>
    <w:p w14:paraId="28A38DCC" w14:textId="77777777" w:rsidR="000E4214" w:rsidRDefault="000E4214" w:rsidP="000E4214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808080"/>
          <w:sz w:val="20"/>
          <w:szCs w:val="20"/>
        </w:rPr>
        <w:t>// Change static variable</w:t>
      </w:r>
    </w:p>
    <w:p w14:paraId="258397EA" w14:textId="77777777" w:rsidR="000E4214" w:rsidRDefault="000E4214" w:rsidP="000E4214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1290C3"/>
          <w:sz w:val="20"/>
          <w:szCs w:val="20"/>
        </w:rPr>
        <w:t>Company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changeCompany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"GlobalTech"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467A674" w14:textId="77777777" w:rsidR="000E4214" w:rsidRDefault="000E4214" w:rsidP="000E4214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20"/>
          <w:szCs w:val="20"/>
        </w:rPr>
      </w:pPr>
    </w:p>
    <w:p w14:paraId="57697DB1" w14:textId="77777777" w:rsidR="000E4214" w:rsidRDefault="000E4214" w:rsidP="000E4214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3EC79"/>
          <w:sz w:val="20"/>
          <w:szCs w:val="20"/>
        </w:rPr>
        <w:t>e1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display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8080"/>
          <w:sz w:val="20"/>
          <w:szCs w:val="20"/>
        </w:rPr>
        <w:t>// GlobalTech</w:t>
      </w:r>
    </w:p>
    <w:p w14:paraId="0507C912" w14:textId="77777777" w:rsidR="000E4214" w:rsidRDefault="000E4214" w:rsidP="000E4214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3EC79"/>
          <w:sz w:val="20"/>
          <w:szCs w:val="20"/>
        </w:rPr>
        <w:t>e2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display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8080"/>
          <w:sz w:val="20"/>
          <w:szCs w:val="20"/>
        </w:rPr>
        <w:t>// GlobalTech</w:t>
      </w:r>
    </w:p>
    <w:p w14:paraId="16B95BE2" w14:textId="77777777" w:rsidR="000E4214" w:rsidRDefault="000E4214" w:rsidP="000E4214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006A43F" w14:textId="77777777" w:rsidR="000E4214" w:rsidRDefault="000E4214" w:rsidP="000E4214">
      <w:pPr>
        <w:pStyle w:val="NormalWeb"/>
        <w:shd w:val="clear" w:color="auto" w:fill="2F2F2F"/>
        <w:spacing w:before="0" w:beforeAutospacing="0" w:after="0" w:afterAutospacing="0"/>
        <w:ind w:left="36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65AC24EB" w14:textId="77777777" w:rsidR="000E4214" w:rsidRDefault="000E4214" w:rsidP="00777084">
      <w:pPr>
        <w:pStyle w:val="NoSpacing"/>
        <w:numPr>
          <w:ilvl w:val="0"/>
          <w:numId w:val="96"/>
        </w:numPr>
      </w:pPr>
    </w:p>
    <w:p w14:paraId="4DB42B91" w14:textId="68E4F116" w:rsidR="00777084" w:rsidRDefault="00B3491F" w:rsidP="00B3491F">
      <w:pPr>
        <w:pStyle w:val="NoSpacing"/>
      </w:pPr>
      <w:r>
        <w:t>Example=</w:t>
      </w:r>
    </w:p>
    <w:p w14:paraId="49FE3730" w14:textId="77777777" w:rsidR="00B3491F" w:rsidRDefault="00B3491F" w:rsidP="00B3491F">
      <w:pPr>
        <w:pStyle w:val="NoSpacing"/>
      </w:pPr>
      <w:r>
        <w:t>class staticflow{</w:t>
      </w:r>
    </w:p>
    <w:p w14:paraId="389801EE" w14:textId="77777777" w:rsidR="00B3491F" w:rsidRDefault="00B3491F" w:rsidP="00B3491F">
      <w:pPr>
        <w:pStyle w:val="NoSpacing"/>
      </w:pPr>
      <w:r>
        <w:t xml:space="preserve">                  static int i=10;</w:t>
      </w:r>
    </w:p>
    <w:p w14:paraId="3A8EEAF7" w14:textId="77777777" w:rsidR="00B3491F" w:rsidRDefault="00B3491F" w:rsidP="00B3491F">
      <w:pPr>
        <w:pStyle w:val="NoSpacing"/>
      </w:pPr>
      <w:r>
        <w:t xml:space="preserve">             public static void display()</w:t>
      </w:r>
    </w:p>
    <w:p w14:paraId="17D8E7F7" w14:textId="77777777" w:rsidR="00B3491F" w:rsidRDefault="00B3491F" w:rsidP="00B3491F">
      <w:pPr>
        <w:pStyle w:val="NoSpacing"/>
      </w:pPr>
      <w:r>
        <w:t xml:space="preserve">           {</w:t>
      </w:r>
    </w:p>
    <w:p w14:paraId="7747A739" w14:textId="2DF5ACB8" w:rsidR="00B3491F" w:rsidRDefault="00B3491F" w:rsidP="00B3491F">
      <w:pPr>
        <w:pStyle w:val="NoSpacing"/>
      </w:pPr>
      <w:r>
        <w:t xml:space="preserve">             </w:t>
      </w:r>
      <w:r w:rsidR="00685879" w:rsidRPr="00685879">
        <w:rPr>
          <w:color w:val="3A0000"/>
        </w:rPr>
        <w:t>System.out.println</w:t>
      </w:r>
      <w:r>
        <w:t>("in display");</w:t>
      </w:r>
    </w:p>
    <w:p w14:paraId="12E73444" w14:textId="3F433B56" w:rsidR="00B3491F" w:rsidRDefault="00B3491F" w:rsidP="00B3491F">
      <w:pPr>
        <w:pStyle w:val="NoSpacing"/>
      </w:pPr>
      <w:r>
        <w:t xml:space="preserve">              </w:t>
      </w:r>
      <w:r w:rsidR="00685879" w:rsidRPr="00685879">
        <w:rPr>
          <w:color w:val="3A0000"/>
        </w:rPr>
        <w:t>System.out.println</w:t>
      </w:r>
      <w:r>
        <w:t>(i);</w:t>
      </w:r>
    </w:p>
    <w:p w14:paraId="4ACCC03C" w14:textId="77777777" w:rsidR="00B3491F" w:rsidRDefault="00B3491F" w:rsidP="00B3491F">
      <w:pPr>
        <w:pStyle w:val="NoSpacing"/>
      </w:pPr>
      <w:r>
        <w:t xml:space="preserve">           }</w:t>
      </w:r>
    </w:p>
    <w:p w14:paraId="2BF7AC18" w14:textId="63C91BC7" w:rsidR="00B3491F" w:rsidRDefault="00B3491F" w:rsidP="00B3491F">
      <w:pPr>
        <w:pStyle w:val="NoSpacing"/>
      </w:pPr>
      <w:r>
        <w:t xml:space="preserve">              </w:t>
      </w:r>
      <w:r w:rsidR="00685879" w:rsidRPr="00685879">
        <w:rPr>
          <w:color w:val="002060"/>
        </w:rPr>
        <w:t>public static void main</w:t>
      </w:r>
      <w:r>
        <w:t>(String [] args){</w:t>
      </w:r>
    </w:p>
    <w:p w14:paraId="5791D694" w14:textId="1A79602A" w:rsidR="00B3491F" w:rsidRDefault="00B3491F" w:rsidP="00B3491F">
      <w:pPr>
        <w:pStyle w:val="NoSpacing"/>
      </w:pPr>
      <w:r>
        <w:t xml:space="preserve">              </w:t>
      </w:r>
      <w:r w:rsidR="00685879" w:rsidRPr="00685879">
        <w:rPr>
          <w:color w:val="3A0000"/>
        </w:rPr>
        <w:t>System.out.println</w:t>
      </w:r>
      <w:r>
        <w:t>("main start");</w:t>
      </w:r>
    </w:p>
    <w:p w14:paraId="10E1DF02" w14:textId="4873DE05" w:rsidR="00B3491F" w:rsidRDefault="00B3491F" w:rsidP="00B3491F">
      <w:pPr>
        <w:pStyle w:val="NoSpacing"/>
      </w:pPr>
      <w:r>
        <w:t xml:space="preserve">              </w:t>
      </w:r>
      <w:r w:rsidR="00685879" w:rsidRPr="00685879">
        <w:rPr>
          <w:color w:val="3A0000"/>
        </w:rPr>
        <w:t>System.out.println</w:t>
      </w:r>
      <w:r>
        <w:t>(i);</w:t>
      </w:r>
    </w:p>
    <w:p w14:paraId="44351124" w14:textId="77777777" w:rsidR="00B3491F" w:rsidRDefault="00B3491F" w:rsidP="00B3491F">
      <w:pPr>
        <w:pStyle w:val="NoSpacing"/>
      </w:pPr>
      <w:r>
        <w:t xml:space="preserve">              display();</w:t>
      </w:r>
    </w:p>
    <w:p w14:paraId="42DF5B82" w14:textId="03F0DE9A" w:rsidR="00B3491F" w:rsidRDefault="00B3491F" w:rsidP="00B3491F">
      <w:pPr>
        <w:pStyle w:val="NoSpacing"/>
      </w:pPr>
      <w:r>
        <w:t xml:space="preserve">              </w:t>
      </w:r>
      <w:r w:rsidR="00685879" w:rsidRPr="00685879">
        <w:rPr>
          <w:color w:val="3A0000"/>
        </w:rPr>
        <w:t>System.out.println</w:t>
      </w:r>
      <w:r>
        <w:t>("main ends"); }</w:t>
      </w:r>
    </w:p>
    <w:p w14:paraId="0B8EA97F" w14:textId="0DC6645E" w:rsidR="00B3491F" w:rsidRDefault="00B3491F" w:rsidP="00B3491F">
      <w:pPr>
        <w:pStyle w:val="NoSpacing"/>
      </w:pPr>
      <w:r>
        <w:t xml:space="preserve">                }</w:t>
      </w:r>
    </w:p>
    <w:p w14:paraId="1A9B98F3" w14:textId="74774D9A" w:rsidR="00B527DD" w:rsidRDefault="00B527DD" w:rsidP="00B3491F">
      <w:pPr>
        <w:pStyle w:val="NoSpacing"/>
      </w:pPr>
    </w:p>
    <w:p w14:paraId="4B3CD608" w14:textId="1A7D3A9F" w:rsidR="00B527DD" w:rsidRDefault="00B527DD" w:rsidP="00B3491F">
      <w:pPr>
        <w:pStyle w:val="NoSpacing"/>
        <w:rPr>
          <w:color w:val="FF0000"/>
        </w:rPr>
      </w:pPr>
      <w:r w:rsidRPr="00B9388B">
        <w:rPr>
          <w:color w:val="FF0000"/>
        </w:rPr>
        <w:t xml:space="preserve">2 EXAMPLE TO AXESS STATIC </w:t>
      </w:r>
      <w:r w:rsidR="00B9388B" w:rsidRPr="00B9388B">
        <w:rPr>
          <w:color w:val="FF0000"/>
        </w:rPr>
        <w:t>WITH THE HELP OF CLASS NAME .</w:t>
      </w:r>
    </w:p>
    <w:p w14:paraId="759E95DE" w14:textId="77777777" w:rsidR="00AA2C44" w:rsidRPr="00AA2C44" w:rsidRDefault="00AA2C44" w:rsidP="00AA2C44">
      <w:r w:rsidRPr="00AA2C44">
        <w:t>class StaticFlow1 {</w:t>
      </w:r>
    </w:p>
    <w:p w14:paraId="5FE86F4A" w14:textId="77777777" w:rsidR="00AA2C44" w:rsidRPr="00AA2C44" w:rsidRDefault="00AA2C44" w:rsidP="00AA2C44">
      <w:r w:rsidRPr="00AA2C44">
        <w:t xml:space="preserve">    static int i = 10;</w:t>
      </w:r>
    </w:p>
    <w:p w14:paraId="73025DA5" w14:textId="77777777" w:rsidR="00AA2C44" w:rsidRPr="00AA2C44" w:rsidRDefault="00AA2C44" w:rsidP="00AA2C44"/>
    <w:p w14:paraId="3CCF7522" w14:textId="77777777" w:rsidR="00AA2C44" w:rsidRPr="00AA2C44" w:rsidRDefault="00AA2C44" w:rsidP="00AA2C44">
      <w:r w:rsidRPr="00AA2C44">
        <w:t xml:space="preserve">    public static void display() {</w:t>
      </w:r>
    </w:p>
    <w:p w14:paraId="7DCD6C4B" w14:textId="57063EBF" w:rsidR="00AA2C44" w:rsidRPr="00AA2C44" w:rsidRDefault="00AA2C44" w:rsidP="00AA2C44">
      <w:r w:rsidRPr="00AA2C44">
        <w:t xml:space="preserve">        </w:t>
      </w:r>
      <w:r w:rsidR="00685879" w:rsidRPr="00685879">
        <w:rPr>
          <w:color w:val="3A0000"/>
        </w:rPr>
        <w:t>System.out.println</w:t>
      </w:r>
      <w:r w:rsidRPr="00AA2C44">
        <w:t>("in display");</w:t>
      </w:r>
    </w:p>
    <w:p w14:paraId="4CC07C5F" w14:textId="5541894A" w:rsidR="00AA2C44" w:rsidRPr="00AA2C44" w:rsidRDefault="00AA2C44" w:rsidP="00AA2C44">
      <w:r w:rsidRPr="00AA2C44">
        <w:t xml:space="preserve">        </w:t>
      </w:r>
      <w:r w:rsidR="00685879" w:rsidRPr="00685879">
        <w:rPr>
          <w:color w:val="3A0000"/>
        </w:rPr>
        <w:t>System.out.println</w:t>
      </w:r>
      <w:r w:rsidRPr="00AA2C44">
        <w:t>(StaticFlow1.i);</w:t>
      </w:r>
    </w:p>
    <w:p w14:paraId="0F701D8F" w14:textId="77777777" w:rsidR="00AA2C44" w:rsidRPr="00AA2C44" w:rsidRDefault="00AA2C44" w:rsidP="00AA2C44">
      <w:r w:rsidRPr="00AA2C44">
        <w:t xml:space="preserve">    }</w:t>
      </w:r>
    </w:p>
    <w:p w14:paraId="5B2AB0A5" w14:textId="77777777" w:rsidR="00AA2C44" w:rsidRPr="00AA2C44" w:rsidRDefault="00AA2C44" w:rsidP="00AA2C44"/>
    <w:p w14:paraId="0FC77E8A" w14:textId="48C11890" w:rsidR="00AA2C44" w:rsidRPr="00AA2C44" w:rsidRDefault="00AA2C44" w:rsidP="00AA2C44">
      <w:r w:rsidRPr="00AA2C44">
        <w:t xml:space="preserve">    </w:t>
      </w:r>
      <w:r w:rsidR="00685879" w:rsidRPr="00685879">
        <w:rPr>
          <w:color w:val="002060"/>
        </w:rPr>
        <w:t>public static void main</w:t>
      </w:r>
      <w:r w:rsidRPr="00AA2C44">
        <w:t>(String[] args) {</w:t>
      </w:r>
    </w:p>
    <w:p w14:paraId="734E2A61" w14:textId="0C1F7458" w:rsidR="00AA2C44" w:rsidRPr="00AA2C44" w:rsidRDefault="00AA2C44" w:rsidP="00AA2C44">
      <w:r w:rsidRPr="00AA2C44">
        <w:t xml:space="preserve">        </w:t>
      </w:r>
      <w:r w:rsidR="00685879" w:rsidRPr="00685879">
        <w:rPr>
          <w:color w:val="3A0000"/>
        </w:rPr>
        <w:t>System.out.println</w:t>
      </w:r>
      <w:r w:rsidRPr="00AA2C44">
        <w:t>("main start");</w:t>
      </w:r>
    </w:p>
    <w:p w14:paraId="18BCB890" w14:textId="1711551F" w:rsidR="00AA2C44" w:rsidRPr="00AA2C44" w:rsidRDefault="00AA2C44" w:rsidP="00AA2C44">
      <w:r w:rsidRPr="00AA2C44">
        <w:t xml:space="preserve">        </w:t>
      </w:r>
      <w:r w:rsidR="00685879" w:rsidRPr="00685879">
        <w:rPr>
          <w:color w:val="3A0000"/>
        </w:rPr>
        <w:t>System.out.println</w:t>
      </w:r>
      <w:r w:rsidRPr="00AA2C44">
        <w:t>(StaticFlow1.i);</w:t>
      </w:r>
    </w:p>
    <w:p w14:paraId="1B012064" w14:textId="77777777" w:rsidR="00AA2C44" w:rsidRPr="00AA2C44" w:rsidRDefault="00AA2C44" w:rsidP="00AA2C44">
      <w:r w:rsidRPr="00AA2C44">
        <w:t xml:space="preserve">        StaticFlow1.display(); // Correctly calling the display method</w:t>
      </w:r>
    </w:p>
    <w:p w14:paraId="15445906" w14:textId="56759E3F" w:rsidR="00AA2C44" w:rsidRPr="00AA2C44" w:rsidRDefault="00AA2C44" w:rsidP="00AA2C44">
      <w:r w:rsidRPr="00AA2C44">
        <w:t xml:space="preserve">        </w:t>
      </w:r>
      <w:r w:rsidR="00685879" w:rsidRPr="00685879">
        <w:rPr>
          <w:color w:val="3A0000"/>
        </w:rPr>
        <w:t>System.out.println</w:t>
      </w:r>
      <w:r w:rsidRPr="00AA2C44">
        <w:t>("main ends");</w:t>
      </w:r>
    </w:p>
    <w:p w14:paraId="7A17F399" w14:textId="77777777" w:rsidR="00AA2C44" w:rsidRPr="00AA2C44" w:rsidRDefault="00AA2C44" w:rsidP="00AA2C44">
      <w:r w:rsidRPr="00AA2C44">
        <w:t xml:space="preserve">    }</w:t>
      </w:r>
    </w:p>
    <w:p w14:paraId="701401BA" w14:textId="02471A21" w:rsidR="00AA2C44" w:rsidRDefault="00AA2C44" w:rsidP="00AA2C44">
      <w:r w:rsidRPr="00AA2C44">
        <w:t>}</w:t>
      </w:r>
    </w:p>
    <w:p w14:paraId="3E80B118" w14:textId="532B96DB" w:rsidR="00352922" w:rsidRDefault="00352922" w:rsidP="00AA2C44">
      <w:r>
        <w:t xml:space="preserve">WHEN A MEMBER BELONGS TO DIFERENT </w:t>
      </w:r>
      <w:r w:rsidR="00C03EBA">
        <w:t>CLASS CAN’T AXCESS DIRECTLY.</w:t>
      </w:r>
    </w:p>
    <w:p w14:paraId="12159300" w14:textId="77777777" w:rsidR="0094112B" w:rsidRDefault="0094112B" w:rsidP="0094112B">
      <w:r>
        <w:t>class demo{</w:t>
      </w:r>
    </w:p>
    <w:p w14:paraId="60B50F62" w14:textId="77777777" w:rsidR="0094112B" w:rsidRDefault="0094112B" w:rsidP="0094112B">
      <w:r>
        <w:t xml:space="preserve">              static double d=3.5;</w:t>
      </w:r>
    </w:p>
    <w:p w14:paraId="1D1C1F23" w14:textId="77777777" w:rsidR="0094112B" w:rsidRDefault="0094112B" w:rsidP="0094112B">
      <w:r>
        <w:t xml:space="preserve">          public static void wish() {</w:t>
      </w:r>
    </w:p>
    <w:p w14:paraId="5AE330D8" w14:textId="5BA41C96" w:rsidR="0094112B" w:rsidRDefault="0094112B" w:rsidP="0094112B">
      <w:r>
        <w:t xml:space="preserve">          </w:t>
      </w:r>
      <w:r w:rsidR="00685879" w:rsidRPr="00685879">
        <w:rPr>
          <w:color w:val="3A0000"/>
        </w:rPr>
        <w:t>System.out.println</w:t>
      </w:r>
      <w:r>
        <w:t>("wish is in demo");</w:t>
      </w:r>
    </w:p>
    <w:p w14:paraId="58D5B1F9" w14:textId="36A50646" w:rsidR="0094112B" w:rsidRDefault="0094112B" w:rsidP="0094112B">
      <w:r>
        <w:t xml:space="preserve">         </w:t>
      </w:r>
      <w:r w:rsidR="00685879" w:rsidRPr="00685879">
        <w:rPr>
          <w:color w:val="3A0000"/>
        </w:rPr>
        <w:t>System.out.println</w:t>
      </w:r>
      <w:r>
        <w:t>(a); }</w:t>
      </w:r>
    </w:p>
    <w:p w14:paraId="19197FB1" w14:textId="77777777" w:rsidR="0094112B" w:rsidRDefault="0094112B" w:rsidP="0094112B">
      <w:r>
        <w:t xml:space="preserve">               }</w:t>
      </w:r>
    </w:p>
    <w:p w14:paraId="024461CD" w14:textId="77777777" w:rsidR="0094112B" w:rsidRDefault="0094112B" w:rsidP="0094112B">
      <w:r>
        <w:t>class sample {</w:t>
      </w:r>
    </w:p>
    <w:p w14:paraId="1468A74E" w14:textId="77777777" w:rsidR="0094112B" w:rsidRDefault="0094112B" w:rsidP="0094112B">
      <w:r>
        <w:t xml:space="preserve">                   static char ch='q';</w:t>
      </w:r>
    </w:p>
    <w:p w14:paraId="0DE706CD" w14:textId="77777777" w:rsidR="0094112B" w:rsidRDefault="0094112B" w:rsidP="0094112B">
      <w:r>
        <w:t xml:space="preserve">                   static string s="java';</w:t>
      </w:r>
    </w:p>
    <w:p w14:paraId="72FC9813" w14:textId="77777777" w:rsidR="0094112B" w:rsidRDefault="0094112B" w:rsidP="0094112B">
      <w:r>
        <w:t xml:space="preserve">           public static void show() {</w:t>
      </w:r>
    </w:p>
    <w:p w14:paraId="5F62F42E" w14:textId="2122323D" w:rsidR="0094112B" w:rsidRDefault="0094112B" w:rsidP="0094112B">
      <w:r>
        <w:t xml:space="preserve">          </w:t>
      </w:r>
      <w:r w:rsidR="00685879" w:rsidRPr="00685879">
        <w:rPr>
          <w:color w:val="3A0000"/>
        </w:rPr>
        <w:t>System.out.println</w:t>
      </w:r>
      <w:r>
        <w:t>("show is in simple");</w:t>
      </w:r>
    </w:p>
    <w:p w14:paraId="723E7C79" w14:textId="451CE9B5" w:rsidR="0094112B" w:rsidRDefault="0094112B" w:rsidP="0094112B">
      <w:r>
        <w:t xml:space="preserve">          </w:t>
      </w:r>
      <w:r w:rsidR="00685879" w:rsidRPr="00685879">
        <w:rPr>
          <w:color w:val="3A0000"/>
        </w:rPr>
        <w:t>System.out.println</w:t>
      </w:r>
      <w:r>
        <w:t>(ch);</w:t>
      </w:r>
    </w:p>
    <w:p w14:paraId="623A2025" w14:textId="77777777" w:rsidR="0094112B" w:rsidRDefault="0094112B" w:rsidP="0094112B">
      <w:r>
        <w:t xml:space="preserve">          System.out.printl(s);</w:t>
      </w:r>
    </w:p>
    <w:p w14:paraId="6AF024BF" w14:textId="06CE62C2" w:rsidR="0094112B" w:rsidRDefault="0094112B" w:rsidP="0094112B">
      <w:r>
        <w:rPr>
          <w:noProof/>
        </w:rPr>
        <mc:AlternateContent>
          <mc:Choice Requires="wps">
            <w:drawing>
              <wp:anchor distT="0" distB="0" distL="114300" distR="114300" simplePos="0" relativeHeight="251658249" behindDoc="1" locked="0" layoutInCell="1" allowOverlap="1" wp14:anchorId="36AF4E92" wp14:editId="3C0AC118">
                <wp:simplePos x="0" y="0"/>
                <wp:positionH relativeFrom="column">
                  <wp:posOffset>30480</wp:posOffset>
                </wp:positionH>
                <wp:positionV relativeFrom="paragraph">
                  <wp:posOffset>241300</wp:posOffset>
                </wp:positionV>
                <wp:extent cx="3535680" cy="1752600"/>
                <wp:effectExtent l="0" t="0" r="26670" b="19050"/>
                <wp:wrapNone/>
                <wp:docPr id="1453528104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5680" cy="1752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86117B" id="Rectangle 10" o:spid="_x0000_s1026" style="position:absolute;margin-left:2.4pt;margin-top:19pt;width:278.4pt;height:138pt;z-index:-25165718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" fillcolor="white [3201]" strokecolor="#70ad47 [3209]" strokeweight="1pt"/>
            </w:pict>
          </mc:Fallback>
        </mc:AlternateContent>
      </w:r>
      <w:r>
        <w:t xml:space="preserve">          }</w:t>
      </w:r>
    </w:p>
    <w:p w14:paraId="19BEB684" w14:textId="2961D629" w:rsidR="0094112B" w:rsidRDefault="0094112B" w:rsidP="0094112B">
      <w:r>
        <w:t xml:space="preserve">          </w:t>
      </w:r>
      <w:r w:rsidR="00685879" w:rsidRPr="00685879">
        <w:rPr>
          <w:color w:val="002060"/>
        </w:rPr>
        <w:t>public static void main</w:t>
      </w:r>
      <w:r>
        <w:t>(String [] args)  {</w:t>
      </w:r>
    </w:p>
    <w:p w14:paraId="446C94A2" w14:textId="77777777" w:rsidR="0094112B" w:rsidRDefault="0094112B" w:rsidP="0094112B">
      <w:r>
        <w:t xml:space="preserve">          wish (); //directly</w:t>
      </w:r>
    </w:p>
    <w:p w14:paraId="148EEAEA" w14:textId="5C1D2A75" w:rsidR="0094112B" w:rsidRDefault="0094112B" w:rsidP="0094112B">
      <w:r>
        <w:t xml:space="preserve">          </w:t>
      </w:r>
      <w:r w:rsidR="00685879" w:rsidRPr="00685879">
        <w:rPr>
          <w:color w:val="3A0000"/>
        </w:rPr>
        <w:t>System.out.println</w:t>
      </w:r>
      <w:r>
        <w:t xml:space="preserve">(a)//directly                                                  compile time error </w:t>
      </w:r>
    </w:p>
    <w:p w14:paraId="49D6C13D" w14:textId="77777777" w:rsidR="0094112B" w:rsidRDefault="0094112B" w:rsidP="0094112B">
      <w:r>
        <w:t xml:space="preserve">          show();//directly</w:t>
      </w:r>
    </w:p>
    <w:p w14:paraId="4EC01DC5" w14:textId="28AEA012" w:rsidR="0094112B" w:rsidRDefault="0094112B" w:rsidP="0094112B">
      <w:r>
        <w:t xml:space="preserve">          </w:t>
      </w:r>
      <w:r w:rsidR="00685879" w:rsidRPr="00685879">
        <w:rPr>
          <w:color w:val="3A0000"/>
        </w:rPr>
        <w:t>System.out.println</w:t>
      </w:r>
      <w:r>
        <w:t>(ch); //sampel directly }</w:t>
      </w:r>
    </w:p>
    <w:p w14:paraId="58C922B0" w14:textId="3B42FBE3" w:rsidR="0094112B" w:rsidRDefault="0094112B" w:rsidP="0094112B">
      <w:r>
        <w:t xml:space="preserve">               }</w:t>
      </w:r>
    </w:p>
    <w:p w14:paraId="2D1E3A40" w14:textId="77777777" w:rsidR="00F1197F" w:rsidRDefault="00F1197F" w:rsidP="00F1197F"/>
    <w:p w14:paraId="7BAD7FF0" w14:textId="23398500" w:rsidR="00F1197F" w:rsidRDefault="00F1197F" w:rsidP="00F1197F">
      <w:r>
        <w:t xml:space="preserve">    </w:t>
      </w:r>
      <w:r w:rsidR="00685879" w:rsidRPr="00685879">
        <w:rPr>
          <w:color w:val="002060"/>
        </w:rPr>
        <w:t>public static void main</w:t>
      </w:r>
      <w:r>
        <w:t>(String[] args) {</w:t>
      </w:r>
    </w:p>
    <w:p w14:paraId="4A122075" w14:textId="77777777" w:rsidR="00F1197F" w:rsidRDefault="00F1197F" w:rsidP="00F1197F">
      <w:r>
        <w:t xml:space="preserve">        Demo.wish();</w:t>
      </w:r>
    </w:p>
    <w:p w14:paraId="34741587" w14:textId="7B4EFC36" w:rsidR="00F1197F" w:rsidRDefault="00F1197F" w:rsidP="00F1197F">
      <w:r>
        <w:t xml:space="preserve">        </w:t>
      </w:r>
      <w:r w:rsidR="00685879" w:rsidRPr="00685879">
        <w:rPr>
          <w:color w:val="3A0000"/>
        </w:rPr>
        <w:t>System.out.println</w:t>
      </w:r>
      <w:r>
        <w:t>(Demo.d);</w:t>
      </w:r>
    </w:p>
    <w:p w14:paraId="646A9A88" w14:textId="77777777" w:rsidR="00F1197F" w:rsidRDefault="00F1197F" w:rsidP="00F1197F">
      <w:r>
        <w:t xml:space="preserve">        show();</w:t>
      </w:r>
    </w:p>
    <w:p w14:paraId="68B73FFA" w14:textId="34D1892F" w:rsidR="00F1197F" w:rsidRDefault="00F1197F" w:rsidP="00F1197F">
      <w:r>
        <w:t xml:space="preserve">        </w:t>
      </w:r>
      <w:r w:rsidR="00685879" w:rsidRPr="00685879">
        <w:rPr>
          <w:color w:val="3A0000"/>
        </w:rPr>
        <w:t>System.out.println</w:t>
      </w:r>
      <w:r>
        <w:t>(ch);</w:t>
      </w:r>
    </w:p>
    <w:p w14:paraId="591E3B3A" w14:textId="77777777" w:rsidR="00F1197F" w:rsidRDefault="00F1197F" w:rsidP="00F1197F">
      <w:r>
        <w:t xml:space="preserve">    }</w:t>
      </w:r>
    </w:p>
    <w:p w14:paraId="4BEB7781" w14:textId="77D2FF00" w:rsidR="0094112B" w:rsidRDefault="00F1197F" w:rsidP="00F1197F">
      <w:r>
        <w:t>}</w:t>
      </w:r>
    </w:p>
    <w:p w14:paraId="37B89EEE" w14:textId="77777777" w:rsidR="00F1197F" w:rsidRDefault="00F1197F" w:rsidP="00F1197F"/>
    <w:p w14:paraId="1ABD345E" w14:textId="1F7B86C6" w:rsidR="00BD4D64" w:rsidRDefault="00BD4D64" w:rsidP="00F1197F">
      <w:r>
        <w:t>Class demo{</w:t>
      </w:r>
    </w:p>
    <w:p w14:paraId="2C4509C0" w14:textId="5D005215" w:rsidR="00BD4D64" w:rsidRDefault="00BD4D64" w:rsidP="00737B60">
      <w:pPr>
        <w:pStyle w:val="NoSpacing"/>
      </w:pPr>
      <w:r>
        <w:t xml:space="preserve">           Static int i=80;</w:t>
      </w:r>
    </w:p>
    <w:p w14:paraId="4286D041" w14:textId="058E72EC" w:rsidR="00BD4D64" w:rsidRDefault="00BD4D64" w:rsidP="00737B60">
      <w:pPr>
        <w:pStyle w:val="NoSpacing"/>
      </w:pPr>
      <w:r>
        <w:t xml:space="preserve"> Public static void m1() {</w:t>
      </w:r>
    </w:p>
    <w:p w14:paraId="334EF593" w14:textId="43730FA4" w:rsidR="00BD4D64" w:rsidRDefault="00BD4D64" w:rsidP="00737B60">
      <w:pPr>
        <w:pStyle w:val="NoSpacing"/>
      </w:pPr>
      <w:r>
        <w:t xml:space="preserve">        </w:t>
      </w:r>
      <w:r w:rsidR="00685879" w:rsidRPr="00685879">
        <w:rPr>
          <w:color w:val="3A0000"/>
        </w:rPr>
        <w:t>System.out.println</w:t>
      </w:r>
      <w:r w:rsidR="00F1621A">
        <w:t>(”m1()”);</w:t>
      </w:r>
      <w:r w:rsidR="00737B60">
        <w:t xml:space="preserve">                               </w:t>
      </w:r>
      <w:r w:rsidR="00B91043">
        <w:t>o/p   =</w:t>
      </w:r>
      <w:r w:rsidR="00737B60">
        <w:t xml:space="preserve">  </w:t>
      </w:r>
      <w:r w:rsidR="00B91043">
        <w:t>m1 , 80 , 100 , m1 , 100</w:t>
      </w:r>
    </w:p>
    <w:p w14:paraId="27F73ECB" w14:textId="1F588E85" w:rsidR="002F4FE4" w:rsidRDefault="00685879" w:rsidP="00737B60">
      <w:pPr>
        <w:pStyle w:val="NoSpacing"/>
      </w:pPr>
      <w:r w:rsidRPr="00685879">
        <w:rPr>
          <w:color w:val="3A0000"/>
        </w:rPr>
        <w:t>System.out.println</w:t>
      </w:r>
      <w:r w:rsidR="002F4FE4">
        <w:t>(i);</w:t>
      </w:r>
    </w:p>
    <w:p w14:paraId="48D1E705" w14:textId="62E4972C" w:rsidR="00473D36" w:rsidRDefault="00473D36" w:rsidP="00737B60">
      <w:pPr>
        <w:pStyle w:val="NoSpacing"/>
      </w:pPr>
      <w:r>
        <w:t>I=100;</w:t>
      </w:r>
    </w:p>
    <w:p w14:paraId="6917285F" w14:textId="3D46588C" w:rsidR="00473D36" w:rsidRDefault="00685879" w:rsidP="00737B60">
      <w:pPr>
        <w:pStyle w:val="NoSpacing"/>
      </w:pPr>
      <w:r w:rsidRPr="00685879">
        <w:rPr>
          <w:color w:val="3A0000"/>
        </w:rPr>
        <w:t>System.out.println</w:t>
      </w:r>
      <w:r w:rsidR="00473D36">
        <w:t>(i);  }</w:t>
      </w:r>
    </w:p>
    <w:p w14:paraId="2DE1F839" w14:textId="75E76CA9" w:rsidR="00473D36" w:rsidRDefault="00473D36" w:rsidP="00737B60">
      <w:pPr>
        <w:pStyle w:val="NoSpacing"/>
      </w:pPr>
      <w:r>
        <w:t xml:space="preserve">    }</w:t>
      </w:r>
    </w:p>
    <w:p w14:paraId="7E2B3570" w14:textId="1AFB1040" w:rsidR="00473D36" w:rsidRDefault="00473D36" w:rsidP="00F1197F">
      <w:r>
        <w:t>Class main{</w:t>
      </w:r>
    </w:p>
    <w:p w14:paraId="3B442235" w14:textId="2E2F50E5" w:rsidR="00473D36" w:rsidRDefault="00473D36" w:rsidP="00737B60">
      <w:pPr>
        <w:pStyle w:val="NoSpacing"/>
      </w:pPr>
      <w:r>
        <w:t xml:space="preserve">      </w:t>
      </w:r>
      <w:r w:rsidR="00685879" w:rsidRPr="00685879">
        <w:rPr>
          <w:color w:val="002060"/>
        </w:rPr>
        <w:t>Public static void main</w:t>
      </w:r>
      <w:r>
        <w:t>(String [] args) {</w:t>
      </w:r>
    </w:p>
    <w:p w14:paraId="40B27923" w14:textId="45C3E7F4" w:rsidR="00473D36" w:rsidRDefault="00473D36" w:rsidP="00737B60">
      <w:pPr>
        <w:pStyle w:val="NoSpacing"/>
      </w:pPr>
      <w:r>
        <w:t xml:space="preserve">      Demo.m1;</w:t>
      </w:r>
    </w:p>
    <w:p w14:paraId="1277E960" w14:textId="2FA99A5D" w:rsidR="00473D36" w:rsidRDefault="00685879" w:rsidP="00737B60">
      <w:pPr>
        <w:pStyle w:val="NoSpacing"/>
      </w:pPr>
      <w:r w:rsidRPr="00685879">
        <w:rPr>
          <w:color w:val="3A0000"/>
        </w:rPr>
        <w:t>System.out.println</w:t>
      </w:r>
      <w:r w:rsidR="00737B60">
        <w:t>(demo.i);  }</w:t>
      </w:r>
    </w:p>
    <w:p w14:paraId="08F7BF51" w14:textId="77777777" w:rsidR="00B91043" w:rsidRDefault="00B91043" w:rsidP="00737B60">
      <w:pPr>
        <w:pStyle w:val="NoSpacing"/>
      </w:pPr>
    </w:p>
    <w:p w14:paraId="17F3F3E9" w14:textId="6CDCC85C" w:rsidR="00B91043" w:rsidRDefault="00EF69B8" w:rsidP="00737B60">
      <w:pPr>
        <w:pStyle w:val="NoSpacing"/>
        <w:rPr>
          <w:color w:val="FF0000"/>
        </w:rPr>
      </w:pPr>
      <w:r w:rsidRPr="00B57003">
        <w:rPr>
          <w:color w:val="FF0000"/>
        </w:rPr>
        <w:t xml:space="preserve">1 WRITE A PROGRAME BY DECLARING 2 STATIC VARIABLES PERFORM </w:t>
      </w:r>
      <w:r w:rsidR="0062702A" w:rsidRPr="00B57003">
        <w:rPr>
          <w:color w:val="FF0000"/>
        </w:rPr>
        <w:t xml:space="preserve">REINITIALIZATION FOR 1 VARIABLE AND AXESS THEM INSIDE </w:t>
      </w:r>
      <w:r w:rsidR="00B57003" w:rsidRPr="00B57003">
        <w:rPr>
          <w:color w:val="FF0000"/>
        </w:rPr>
        <w:t>A USER DEFINE METHOD.</w:t>
      </w:r>
    </w:p>
    <w:p w14:paraId="1E130052" w14:textId="03F3388B" w:rsidR="00B57003" w:rsidRDefault="00761C72" w:rsidP="00761C72">
      <w:r>
        <w:t>Class djf{</w:t>
      </w:r>
    </w:p>
    <w:p w14:paraId="611857E1" w14:textId="7005F904" w:rsidR="00761C72" w:rsidRDefault="00761C72" w:rsidP="00140999">
      <w:pPr>
        <w:pStyle w:val="NoSpacing"/>
      </w:pPr>
      <w:r>
        <w:t xml:space="preserve">          Static String s=”java”;</w:t>
      </w:r>
    </w:p>
    <w:p w14:paraId="14AEBEAF" w14:textId="4A15AD3B" w:rsidR="00761C72" w:rsidRDefault="00761C72" w:rsidP="00140999">
      <w:pPr>
        <w:pStyle w:val="NoSpacing"/>
      </w:pPr>
      <w:r>
        <w:t xml:space="preserve"> Static int i=200;</w:t>
      </w:r>
    </w:p>
    <w:p w14:paraId="694A0D9C" w14:textId="4596AB1F" w:rsidR="00761C72" w:rsidRDefault="00761C72" w:rsidP="00140999">
      <w:pPr>
        <w:pStyle w:val="NoSpacing"/>
      </w:pPr>
      <w:r>
        <w:t xml:space="preserve">Public static void </w:t>
      </w:r>
      <w:r w:rsidR="00375F59">
        <w:t>m1() {</w:t>
      </w:r>
    </w:p>
    <w:p w14:paraId="7EB432E6" w14:textId="74FC6D07" w:rsidR="00375F59" w:rsidRDefault="00685879" w:rsidP="00140999">
      <w:pPr>
        <w:pStyle w:val="NoSpacing"/>
      </w:pPr>
      <w:r w:rsidRPr="00685879">
        <w:rPr>
          <w:color w:val="3A0000"/>
        </w:rPr>
        <w:t>System.out.println</w:t>
      </w:r>
      <w:r w:rsidR="00375F59">
        <w:t>(s);</w:t>
      </w:r>
    </w:p>
    <w:p w14:paraId="07D2905C" w14:textId="25428E71" w:rsidR="00375F59" w:rsidRDefault="00375F59" w:rsidP="00140999">
      <w:pPr>
        <w:pStyle w:val="NoSpacing"/>
      </w:pPr>
      <w:r>
        <w:t xml:space="preserve"> I=3;</w:t>
      </w:r>
    </w:p>
    <w:p w14:paraId="35F36C12" w14:textId="0F7CB923" w:rsidR="00375F59" w:rsidRDefault="00685879" w:rsidP="00140999">
      <w:pPr>
        <w:pStyle w:val="NoSpacing"/>
      </w:pPr>
      <w:r w:rsidRPr="00685879">
        <w:rPr>
          <w:color w:val="3A0000"/>
        </w:rPr>
        <w:t>System.out.println</w:t>
      </w:r>
      <w:r w:rsidR="00375F59">
        <w:t>(</w:t>
      </w:r>
      <w:r w:rsidR="0003372B">
        <w:t>i); }</w:t>
      </w:r>
    </w:p>
    <w:p w14:paraId="07CDCD70" w14:textId="5BBFFF7A" w:rsidR="0003372B" w:rsidRDefault="0003372B" w:rsidP="00140999">
      <w:pPr>
        <w:pStyle w:val="NoSpacing"/>
      </w:pPr>
      <w:r>
        <w:t xml:space="preserve">  </w:t>
      </w:r>
      <w:r w:rsidR="00685879" w:rsidRPr="00685879">
        <w:rPr>
          <w:color w:val="002060"/>
        </w:rPr>
        <w:t>Public static void main</w:t>
      </w:r>
      <w:r>
        <w:t xml:space="preserve"> (String [] args) {</w:t>
      </w:r>
    </w:p>
    <w:p w14:paraId="456F5D71" w14:textId="0268E546" w:rsidR="0003372B" w:rsidRDefault="0003372B" w:rsidP="00140999">
      <w:pPr>
        <w:pStyle w:val="NoSpacing"/>
      </w:pPr>
      <w:r>
        <w:t xml:space="preserve">                   M1</w:t>
      </w:r>
      <w:r w:rsidR="00140999">
        <w:t>(); }      }</w:t>
      </w:r>
    </w:p>
    <w:p w14:paraId="10875CF7" w14:textId="77777777" w:rsidR="00A44720" w:rsidRDefault="00A44720" w:rsidP="00140999">
      <w:pPr>
        <w:pStyle w:val="NoSpacing"/>
      </w:pPr>
    </w:p>
    <w:p w14:paraId="15598540" w14:textId="34061A24" w:rsidR="00140999" w:rsidRDefault="00140999" w:rsidP="00140999">
      <w:pPr>
        <w:pStyle w:val="NoSpacing"/>
        <w:rPr>
          <w:color w:val="FF0000"/>
        </w:rPr>
      </w:pPr>
      <w:r w:rsidRPr="00A44720">
        <w:rPr>
          <w:color w:val="FF0000"/>
        </w:rPr>
        <w:t xml:space="preserve">2 </w:t>
      </w:r>
      <w:r w:rsidR="00A44720">
        <w:rPr>
          <w:color w:val="FF0000"/>
        </w:rPr>
        <w:t>.</w:t>
      </w:r>
      <w:r w:rsidRPr="00A44720">
        <w:rPr>
          <w:color w:val="FF0000"/>
        </w:rPr>
        <w:t>CREATE 2 CLASS 1</w:t>
      </w:r>
      <w:r w:rsidRPr="00A44720">
        <w:rPr>
          <w:color w:val="FF0000"/>
          <w:vertAlign w:val="superscript"/>
        </w:rPr>
        <w:t>ST</w:t>
      </w:r>
      <w:r w:rsidRPr="00A44720">
        <w:rPr>
          <w:color w:val="FF0000"/>
        </w:rPr>
        <w:t xml:space="preserve"> </w:t>
      </w:r>
      <w:r w:rsidR="001D0A03" w:rsidRPr="00A44720">
        <w:rPr>
          <w:color w:val="FF0000"/>
        </w:rPr>
        <w:t xml:space="preserve">CLASS SHOULD HAVE 3 STATIC MEMBERS </w:t>
      </w:r>
      <w:r w:rsidR="00433A36" w:rsidRPr="00A44720">
        <w:rPr>
          <w:color w:val="FF0000"/>
        </w:rPr>
        <w:t xml:space="preserve"> AND 2</w:t>
      </w:r>
      <w:r w:rsidR="00433A36" w:rsidRPr="00A44720">
        <w:rPr>
          <w:color w:val="FF0000"/>
          <w:vertAlign w:val="superscript"/>
        </w:rPr>
        <w:t>ND</w:t>
      </w:r>
      <w:r w:rsidR="00433A36" w:rsidRPr="00A44720">
        <w:rPr>
          <w:color w:val="FF0000"/>
        </w:rPr>
        <w:t xml:space="preserve"> CLASS SHOULD HAVE 4 STATIC MAMBERS AND USE ALL THE </w:t>
      </w:r>
      <w:r w:rsidR="005C4A46" w:rsidRPr="00A44720">
        <w:rPr>
          <w:color w:val="FF0000"/>
        </w:rPr>
        <w:t xml:space="preserve">4 WAYS TO DECLARE A METHOD  WITH REINITIALIZATION </w:t>
      </w:r>
      <w:r w:rsidR="00A44720" w:rsidRPr="00A44720">
        <w:rPr>
          <w:color w:val="FF0000"/>
        </w:rPr>
        <w:t>THE VARIOUS IN DIFFERENT CLASS AND PRINT THE VALUE.</w:t>
      </w:r>
    </w:p>
    <w:p w14:paraId="752073FA" w14:textId="77777777" w:rsidR="00E002B1" w:rsidRDefault="00E002B1" w:rsidP="00E002B1">
      <w:pPr>
        <w:pStyle w:val="NoSpacing"/>
      </w:pPr>
      <w:r>
        <w:t>public class Class1 {</w:t>
      </w:r>
    </w:p>
    <w:p w14:paraId="790E357A" w14:textId="77777777" w:rsidR="00E002B1" w:rsidRDefault="00E002B1" w:rsidP="00E002B1">
      <w:pPr>
        <w:pStyle w:val="NoSpacing"/>
      </w:pPr>
      <w:r>
        <w:t xml:space="preserve">    static int a = 10;</w:t>
      </w:r>
    </w:p>
    <w:p w14:paraId="31268CAC" w14:textId="77777777" w:rsidR="00E002B1" w:rsidRDefault="00E002B1" w:rsidP="00E002B1">
      <w:pPr>
        <w:pStyle w:val="NoSpacing"/>
      </w:pPr>
      <w:r>
        <w:t xml:space="preserve">    static double b = 20.5;</w:t>
      </w:r>
    </w:p>
    <w:p w14:paraId="2EEF65FF" w14:textId="77777777" w:rsidR="00E002B1" w:rsidRDefault="00E002B1" w:rsidP="00E002B1">
      <w:pPr>
        <w:pStyle w:val="NoSpacing"/>
      </w:pPr>
      <w:r>
        <w:t xml:space="preserve">    static String c = "Hello";</w:t>
      </w:r>
    </w:p>
    <w:p w14:paraId="3128B45D" w14:textId="77777777" w:rsidR="00E002B1" w:rsidRDefault="00E002B1" w:rsidP="00E002B1">
      <w:pPr>
        <w:pStyle w:val="NoSpacing"/>
      </w:pPr>
    </w:p>
    <w:p w14:paraId="019C2DA1" w14:textId="77777777" w:rsidR="00E002B1" w:rsidRDefault="00E002B1" w:rsidP="00E002B1">
      <w:pPr>
        <w:pStyle w:val="NoSpacing"/>
      </w:pPr>
      <w:r>
        <w:t xml:space="preserve">    // Method 1: No arguments and no return type</w:t>
      </w:r>
    </w:p>
    <w:p w14:paraId="5F8F24CC" w14:textId="77777777" w:rsidR="00E002B1" w:rsidRDefault="00E002B1" w:rsidP="00E002B1">
      <w:pPr>
        <w:pStyle w:val="NoSpacing"/>
      </w:pPr>
      <w:r>
        <w:t xml:space="preserve">    public static void method1() {</w:t>
      </w:r>
    </w:p>
    <w:p w14:paraId="11837F81" w14:textId="62574E52" w:rsidR="00E002B1" w:rsidRDefault="00E002B1" w:rsidP="00E002B1">
      <w:pPr>
        <w:pStyle w:val="NoSpacing"/>
      </w:pPr>
      <w:r>
        <w:t xml:space="preserve">        </w:t>
      </w:r>
      <w:r w:rsidR="00685879" w:rsidRPr="00685879">
        <w:rPr>
          <w:color w:val="3A0000"/>
        </w:rPr>
        <w:t>System.out.println</w:t>
      </w:r>
      <w:r>
        <w:t>("Method1: No arguments, no return type");</w:t>
      </w:r>
    </w:p>
    <w:p w14:paraId="7CBF2B30" w14:textId="0D52B360" w:rsidR="00E002B1" w:rsidRDefault="00E002B1" w:rsidP="00E002B1">
      <w:pPr>
        <w:pStyle w:val="NoSpacing"/>
      </w:pPr>
      <w:r>
        <w:t xml:space="preserve">        </w:t>
      </w:r>
      <w:r w:rsidR="00685879" w:rsidRPr="00685879">
        <w:rPr>
          <w:color w:val="3A0000"/>
        </w:rPr>
        <w:t>System.out.println</w:t>
      </w:r>
      <w:r>
        <w:t>("a: " + a + ", b: " + b + ", c: " + c);</w:t>
      </w:r>
    </w:p>
    <w:p w14:paraId="4CE8BA89" w14:textId="77777777" w:rsidR="00E002B1" w:rsidRDefault="00E002B1" w:rsidP="00E002B1">
      <w:pPr>
        <w:pStyle w:val="NoSpacing"/>
      </w:pPr>
      <w:r>
        <w:t xml:space="preserve">    }</w:t>
      </w:r>
    </w:p>
    <w:p w14:paraId="1748FB67" w14:textId="77777777" w:rsidR="00E002B1" w:rsidRDefault="00E002B1" w:rsidP="00E002B1">
      <w:pPr>
        <w:pStyle w:val="NoSpacing"/>
      </w:pPr>
    </w:p>
    <w:p w14:paraId="65E16BE4" w14:textId="77777777" w:rsidR="00E002B1" w:rsidRDefault="00E002B1" w:rsidP="00E002B1">
      <w:pPr>
        <w:pStyle w:val="NoSpacing"/>
      </w:pPr>
      <w:r>
        <w:t xml:space="preserve">    // Method 2: With arguments and no return type</w:t>
      </w:r>
    </w:p>
    <w:p w14:paraId="13F502FD" w14:textId="77777777" w:rsidR="00E002B1" w:rsidRDefault="00E002B1" w:rsidP="00E002B1">
      <w:pPr>
        <w:pStyle w:val="NoSpacing"/>
      </w:pPr>
      <w:r>
        <w:t xml:space="preserve">    public static void method2(int x, double y, String z) {</w:t>
      </w:r>
    </w:p>
    <w:p w14:paraId="398072BC" w14:textId="77777777" w:rsidR="00E002B1" w:rsidRDefault="00E002B1" w:rsidP="00E002B1">
      <w:pPr>
        <w:pStyle w:val="NoSpacing"/>
      </w:pPr>
      <w:r>
        <w:t xml:space="preserve">        a = x;</w:t>
      </w:r>
    </w:p>
    <w:p w14:paraId="0FBE7370" w14:textId="77777777" w:rsidR="00E002B1" w:rsidRDefault="00E002B1" w:rsidP="00E002B1">
      <w:pPr>
        <w:pStyle w:val="NoSpacing"/>
      </w:pPr>
      <w:r>
        <w:t xml:space="preserve">        b = y;</w:t>
      </w:r>
    </w:p>
    <w:p w14:paraId="185F3AB3" w14:textId="77777777" w:rsidR="00E002B1" w:rsidRDefault="00E002B1" w:rsidP="00E002B1">
      <w:pPr>
        <w:pStyle w:val="NoSpacing"/>
      </w:pPr>
      <w:r>
        <w:t xml:space="preserve">        c = z;</w:t>
      </w:r>
    </w:p>
    <w:p w14:paraId="185BA28C" w14:textId="0D7852C5" w:rsidR="00E002B1" w:rsidRDefault="00E002B1" w:rsidP="00E002B1">
      <w:pPr>
        <w:pStyle w:val="NoSpacing"/>
      </w:pPr>
      <w:r>
        <w:t xml:space="preserve">        </w:t>
      </w:r>
      <w:r w:rsidR="00685879" w:rsidRPr="00685879">
        <w:rPr>
          <w:color w:val="3A0000"/>
        </w:rPr>
        <w:t>System.out.println</w:t>
      </w:r>
      <w:r>
        <w:t>("Method2: With arguments, no return type");</w:t>
      </w:r>
    </w:p>
    <w:p w14:paraId="0E778D35" w14:textId="573EC7BD" w:rsidR="00E002B1" w:rsidRDefault="00E002B1" w:rsidP="00E002B1">
      <w:pPr>
        <w:pStyle w:val="NoSpacing"/>
      </w:pPr>
      <w:r>
        <w:t xml:space="preserve">        </w:t>
      </w:r>
      <w:r w:rsidR="00685879" w:rsidRPr="00685879">
        <w:rPr>
          <w:color w:val="3A0000"/>
        </w:rPr>
        <w:t>System.out.println</w:t>
      </w:r>
      <w:r>
        <w:t>("a: " + a + ", b: " + b + ", c: " + c);</w:t>
      </w:r>
    </w:p>
    <w:p w14:paraId="1B70F483" w14:textId="77777777" w:rsidR="00E002B1" w:rsidRDefault="00E002B1" w:rsidP="00E002B1">
      <w:pPr>
        <w:pStyle w:val="NoSpacing"/>
      </w:pPr>
      <w:r>
        <w:t xml:space="preserve">    }</w:t>
      </w:r>
    </w:p>
    <w:p w14:paraId="5760F94A" w14:textId="77777777" w:rsidR="00E002B1" w:rsidRDefault="00E002B1" w:rsidP="00E002B1">
      <w:pPr>
        <w:pStyle w:val="NoSpacing"/>
      </w:pPr>
    </w:p>
    <w:p w14:paraId="3E487276" w14:textId="77777777" w:rsidR="00E002B1" w:rsidRDefault="00E002B1" w:rsidP="00E002B1">
      <w:pPr>
        <w:pStyle w:val="NoSpacing"/>
      </w:pPr>
      <w:r>
        <w:t xml:space="preserve">    // Method 3: No arguments but returns a value</w:t>
      </w:r>
    </w:p>
    <w:p w14:paraId="7C5BE5E4" w14:textId="77777777" w:rsidR="00E002B1" w:rsidRDefault="00E002B1" w:rsidP="00E002B1">
      <w:pPr>
        <w:pStyle w:val="NoSpacing"/>
      </w:pPr>
      <w:r>
        <w:t xml:space="preserve">    public static String method3() {</w:t>
      </w:r>
    </w:p>
    <w:p w14:paraId="6C8F518A" w14:textId="77777777" w:rsidR="00E002B1" w:rsidRDefault="00E002B1" w:rsidP="00E002B1">
      <w:pPr>
        <w:pStyle w:val="NoSpacing"/>
      </w:pPr>
      <w:r>
        <w:t xml:space="preserve">        return "Method3: No arguments, returns a value. c: " + c;</w:t>
      </w:r>
    </w:p>
    <w:p w14:paraId="513802C2" w14:textId="77777777" w:rsidR="00E002B1" w:rsidRDefault="00E002B1" w:rsidP="00E002B1">
      <w:pPr>
        <w:pStyle w:val="NoSpacing"/>
      </w:pPr>
      <w:r>
        <w:t xml:space="preserve">    }</w:t>
      </w:r>
    </w:p>
    <w:p w14:paraId="6CCEAE68" w14:textId="77777777" w:rsidR="00E002B1" w:rsidRDefault="00E002B1" w:rsidP="00E002B1">
      <w:pPr>
        <w:pStyle w:val="NoSpacing"/>
      </w:pPr>
    </w:p>
    <w:p w14:paraId="5005B521" w14:textId="77777777" w:rsidR="00E002B1" w:rsidRDefault="00E002B1" w:rsidP="00E002B1">
      <w:pPr>
        <w:pStyle w:val="NoSpacing"/>
      </w:pPr>
      <w:r>
        <w:t xml:space="preserve">    // Method 4: With arguments and returns a value</w:t>
      </w:r>
    </w:p>
    <w:p w14:paraId="06029BD1" w14:textId="77777777" w:rsidR="00E002B1" w:rsidRDefault="00E002B1" w:rsidP="00E002B1">
      <w:pPr>
        <w:pStyle w:val="NoSpacing"/>
      </w:pPr>
      <w:r>
        <w:t xml:space="preserve">    public static double method4(int x, double y) {</w:t>
      </w:r>
    </w:p>
    <w:p w14:paraId="2D2058D3" w14:textId="77777777" w:rsidR="00E002B1" w:rsidRDefault="00E002B1" w:rsidP="00E002B1">
      <w:pPr>
        <w:pStyle w:val="NoSpacing"/>
      </w:pPr>
      <w:r>
        <w:t xml:space="preserve">        a = x;</w:t>
      </w:r>
    </w:p>
    <w:p w14:paraId="4CFC5D76" w14:textId="77777777" w:rsidR="00E002B1" w:rsidRDefault="00E002B1" w:rsidP="00E002B1">
      <w:pPr>
        <w:pStyle w:val="NoSpacing"/>
      </w:pPr>
      <w:r>
        <w:t xml:space="preserve">        b = y;</w:t>
      </w:r>
    </w:p>
    <w:p w14:paraId="089A444C" w14:textId="77777777" w:rsidR="00E002B1" w:rsidRDefault="00E002B1" w:rsidP="00E002B1">
      <w:pPr>
        <w:pStyle w:val="NoSpacing"/>
      </w:pPr>
      <w:r>
        <w:t xml:space="preserve">        return b / a;</w:t>
      </w:r>
    </w:p>
    <w:p w14:paraId="213AD594" w14:textId="77777777" w:rsidR="00E002B1" w:rsidRDefault="00E002B1" w:rsidP="00E002B1">
      <w:pPr>
        <w:pStyle w:val="NoSpacing"/>
      </w:pPr>
      <w:r>
        <w:t xml:space="preserve">    }</w:t>
      </w:r>
    </w:p>
    <w:p w14:paraId="5911D60E" w14:textId="69204A8E" w:rsidR="006C6C63" w:rsidRDefault="00E002B1" w:rsidP="008D2173">
      <w:pPr>
        <w:pStyle w:val="NoSpacing"/>
      </w:pPr>
      <w:r>
        <w:t>}</w:t>
      </w:r>
    </w:p>
    <w:p w14:paraId="20CBE5D7" w14:textId="77777777" w:rsidR="002F6C8A" w:rsidRDefault="002F6C8A" w:rsidP="008D2173">
      <w:pPr>
        <w:pStyle w:val="NoSpacing"/>
      </w:pPr>
    </w:p>
    <w:p w14:paraId="06FB0366" w14:textId="64A813FF" w:rsidR="002F6C8A" w:rsidRPr="002F6C8A" w:rsidRDefault="002F6C8A" w:rsidP="002F6C8A">
      <w:pPr>
        <w:pStyle w:val="NoSpacing"/>
        <w:rPr>
          <w:b/>
          <w:bCs/>
          <w:color w:val="FF0000"/>
          <w:sz w:val="32"/>
          <w:szCs w:val="32"/>
        </w:rPr>
      </w:pPr>
      <w:r w:rsidRPr="002F6C8A">
        <w:rPr>
          <w:b/>
          <w:bCs/>
          <w:color w:val="FF0000"/>
          <w:sz w:val="32"/>
          <w:szCs w:val="32"/>
        </w:rPr>
        <w:t>Happy number static</w:t>
      </w:r>
      <w:r>
        <w:rPr>
          <w:b/>
          <w:bCs/>
          <w:color w:val="FF0000"/>
          <w:sz w:val="32"/>
          <w:szCs w:val="32"/>
        </w:rPr>
        <w:t>=</w:t>
      </w:r>
    </w:p>
    <w:p w14:paraId="6EB43086" w14:textId="77777777" w:rsidR="00607B98" w:rsidRDefault="00607B98" w:rsidP="00607B98">
      <w:pPr>
        <w:pStyle w:val="NoSpacing"/>
      </w:pPr>
      <w:r>
        <w:t>import java.util.HashSet;</w:t>
      </w:r>
    </w:p>
    <w:p w14:paraId="11B67287" w14:textId="77777777" w:rsidR="00607B98" w:rsidRDefault="00607B98" w:rsidP="00607B98">
      <w:pPr>
        <w:pStyle w:val="NoSpacing"/>
      </w:pPr>
      <w:r>
        <w:t>import java.util.Scanner;</w:t>
      </w:r>
    </w:p>
    <w:p w14:paraId="1F54639C" w14:textId="77777777" w:rsidR="00607B98" w:rsidRDefault="00607B98" w:rsidP="00607B98">
      <w:pPr>
        <w:pStyle w:val="NoSpacing"/>
      </w:pPr>
    </w:p>
    <w:p w14:paraId="037E24DA" w14:textId="77777777" w:rsidR="00607B98" w:rsidRDefault="00607B98" w:rsidP="00607B98">
      <w:pPr>
        <w:pStyle w:val="NoSpacing"/>
      </w:pPr>
      <w:r>
        <w:t>class Happy {</w:t>
      </w:r>
    </w:p>
    <w:p w14:paraId="1958761F" w14:textId="77777777" w:rsidR="00607B98" w:rsidRDefault="00607B98" w:rsidP="00607B98">
      <w:pPr>
        <w:pStyle w:val="NoSpacing"/>
      </w:pPr>
      <w:r>
        <w:t xml:space="preserve">    public static boolean isHappy(int n) {</w:t>
      </w:r>
    </w:p>
    <w:p w14:paraId="71B83C34" w14:textId="77777777" w:rsidR="00607B98" w:rsidRDefault="00607B98" w:rsidP="00607B98">
      <w:pPr>
        <w:pStyle w:val="NoSpacing"/>
      </w:pPr>
      <w:r>
        <w:t xml:space="preserve">        HashSet&lt;Integer&gt; seen = new HashSet&lt;&gt;();</w:t>
      </w:r>
    </w:p>
    <w:p w14:paraId="43EA98E4" w14:textId="77777777" w:rsidR="00607B98" w:rsidRDefault="00607B98" w:rsidP="00607B98">
      <w:pPr>
        <w:pStyle w:val="NoSpacing"/>
      </w:pPr>
      <w:r>
        <w:t xml:space="preserve">        while (n != 1 &amp;&amp; !seen.contains(n)) {</w:t>
      </w:r>
    </w:p>
    <w:p w14:paraId="19F8425D" w14:textId="77777777" w:rsidR="00607B98" w:rsidRDefault="00607B98" w:rsidP="00607B98">
      <w:pPr>
        <w:pStyle w:val="NoSpacing"/>
      </w:pPr>
      <w:r>
        <w:t xml:space="preserve">            seen.add(n);</w:t>
      </w:r>
    </w:p>
    <w:p w14:paraId="6416B3F6" w14:textId="77777777" w:rsidR="00607B98" w:rsidRDefault="00607B98" w:rsidP="00607B98">
      <w:pPr>
        <w:pStyle w:val="NoSpacing"/>
      </w:pPr>
      <w:r>
        <w:t xml:space="preserve">            int sum = 0;</w:t>
      </w:r>
    </w:p>
    <w:p w14:paraId="5602DDD3" w14:textId="77777777" w:rsidR="00607B98" w:rsidRDefault="00607B98" w:rsidP="00607B98">
      <w:pPr>
        <w:pStyle w:val="NoSpacing"/>
      </w:pPr>
      <w:r>
        <w:t xml:space="preserve">            while (n &gt; 0) {</w:t>
      </w:r>
    </w:p>
    <w:p w14:paraId="4704D25A" w14:textId="77777777" w:rsidR="00607B98" w:rsidRDefault="00607B98" w:rsidP="00607B98">
      <w:pPr>
        <w:pStyle w:val="NoSpacing"/>
      </w:pPr>
      <w:r>
        <w:t xml:space="preserve">                int last = n % 10;</w:t>
      </w:r>
    </w:p>
    <w:p w14:paraId="1F069359" w14:textId="77777777" w:rsidR="00607B98" w:rsidRDefault="00607B98" w:rsidP="00607B98">
      <w:pPr>
        <w:pStyle w:val="NoSpacing"/>
      </w:pPr>
      <w:r>
        <w:t xml:space="preserve">                sum += last * last;</w:t>
      </w:r>
    </w:p>
    <w:p w14:paraId="5A4F9034" w14:textId="77777777" w:rsidR="00607B98" w:rsidRDefault="00607B98" w:rsidP="00607B98">
      <w:pPr>
        <w:pStyle w:val="NoSpacing"/>
      </w:pPr>
      <w:r>
        <w:t xml:space="preserve">                n /= 10;</w:t>
      </w:r>
    </w:p>
    <w:p w14:paraId="395BF0AF" w14:textId="77777777" w:rsidR="00607B98" w:rsidRDefault="00607B98" w:rsidP="00607B98">
      <w:pPr>
        <w:pStyle w:val="NoSpacing"/>
      </w:pPr>
      <w:r>
        <w:t xml:space="preserve">            }</w:t>
      </w:r>
    </w:p>
    <w:p w14:paraId="172D4298" w14:textId="77777777" w:rsidR="00607B98" w:rsidRDefault="00607B98" w:rsidP="00607B98">
      <w:pPr>
        <w:pStyle w:val="NoSpacing"/>
      </w:pPr>
      <w:r>
        <w:t xml:space="preserve">            n = sum;</w:t>
      </w:r>
    </w:p>
    <w:p w14:paraId="3E606C9A" w14:textId="77777777" w:rsidR="00607B98" w:rsidRDefault="00607B98" w:rsidP="00607B98">
      <w:pPr>
        <w:pStyle w:val="NoSpacing"/>
      </w:pPr>
      <w:r>
        <w:t xml:space="preserve">        }</w:t>
      </w:r>
    </w:p>
    <w:p w14:paraId="1433304E" w14:textId="77777777" w:rsidR="00607B98" w:rsidRDefault="00607B98" w:rsidP="00607B98">
      <w:pPr>
        <w:pStyle w:val="NoSpacing"/>
      </w:pPr>
      <w:r>
        <w:t xml:space="preserve">        return n == 1;</w:t>
      </w:r>
    </w:p>
    <w:p w14:paraId="0AD0EA72" w14:textId="77777777" w:rsidR="00607B98" w:rsidRDefault="00607B98" w:rsidP="00607B98">
      <w:pPr>
        <w:pStyle w:val="NoSpacing"/>
      </w:pPr>
      <w:r>
        <w:t xml:space="preserve">    }</w:t>
      </w:r>
    </w:p>
    <w:p w14:paraId="0BBEBD2E" w14:textId="77777777" w:rsidR="00607B98" w:rsidRDefault="00607B98" w:rsidP="00607B98">
      <w:pPr>
        <w:pStyle w:val="NoSpacing"/>
      </w:pPr>
    </w:p>
    <w:p w14:paraId="2F6C562B" w14:textId="77777777" w:rsidR="00607B98" w:rsidRDefault="00607B98" w:rsidP="00607B98">
      <w:pPr>
        <w:pStyle w:val="NoSpacing"/>
      </w:pPr>
      <w:r>
        <w:t xml:space="preserve">    public static void main(String[] args) {</w:t>
      </w:r>
    </w:p>
    <w:p w14:paraId="6A327BE5" w14:textId="77777777" w:rsidR="00607B98" w:rsidRDefault="00607B98" w:rsidP="00607B98">
      <w:pPr>
        <w:pStyle w:val="NoSpacing"/>
      </w:pPr>
      <w:r>
        <w:t xml:space="preserve">        Scanner s = new Scanner(System.in);</w:t>
      </w:r>
    </w:p>
    <w:p w14:paraId="2DC7FCF3" w14:textId="77777777" w:rsidR="00607B98" w:rsidRDefault="00607B98" w:rsidP="00607B98">
      <w:pPr>
        <w:pStyle w:val="NoSpacing"/>
      </w:pPr>
      <w:r>
        <w:t xml:space="preserve">        System.out.println("Enter a number:");</w:t>
      </w:r>
    </w:p>
    <w:p w14:paraId="6C3FBA4F" w14:textId="77777777" w:rsidR="00607B98" w:rsidRDefault="00607B98" w:rsidP="00607B98">
      <w:pPr>
        <w:pStyle w:val="NoSpacing"/>
      </w:pPr>
      <w:r>
        <w:t xml:space="preserve">        int n = s.nextInt();</w:t>
      </w:r>
    </w:p>
    <w:p w14:paraId="63DB6634" w14:textId="77777777" w:rsidR="00607B98" w:rsidRDefault="00607B98" w:rsidP="00607B98">
      <w:pPr>
        <w:pStyle w:val="NoSpacing"/>
      </w:pPr>
      <w:r>
        <w:t xml:space="preserve">        System.out.println(isHappy(n) ? n + " is happy" : n + " is not happy");</w:t>
      </w:r>
    </w:p>
    <w:p w14:paraId="72ECBC51" w14:textId="77777777" w:rsidR="00607B98" w:rsidRDefault="00607B98" w:rsidP="00607B98">
      <w:pPr>
        <w:pStyle w:val="NoSpacing"/>
      </w:pPr>
      <w:r>
        <w:t xml:space="preserve">    }</w:t>
      </w:r>
    </w:p>
    <w:p w14:paraId="0403C65B" w14:textId="3297C2CC" w:rsidR="006C6C63" w:rsidRDefault="00607B98" w:rsidP="008D2173">
      <w:pPr>
        <w:pStyle w:val="NoSpacing"/>
      </w:pPr>
      <w:r>
        <w:t>}</w:t>
      </w:r>
    </w:p>
    <w:p w14:paraId="6A912B99" w14:textId="77777777" w:rsidR="00A7024B" w:rsidRDefault="00A7024B" w:rsidP="008D2173">
      <w:pPr>
        <w:pStyle w:val="NoSpacing"/>
      </w:pPr>
    </w:p>
    <w:p w14:paraId="36F2684B" w14:textId="461767CD" w:rsidR="00A7024B" w:rsidRDefault="00A353C6" w:rsidP="00A353C6">
      <w:pPr>
        <w:pStyle w:val="Heading2"/>
      </w:pPr>
      <w:r>
        <w:t>CLASS =</w:t>
      </w:r>
    </w:p>
    <w:p w14:paraId="1BD562C9" w14:textId="45E5BF7A" w:rsidR="00A353C6" w:rsidRDefault="00A353C6" w:rsidP="00A353C6">
      <w:pPr>
        <w:pStyle w:val="ListParagraph"/>
        <w:numPr>
          <w:ilvl w:val="0"/>
          <w:numId w:val="96"/>
        </w:numPr>
      </w:pPr>
      <w:r>
        <w:t>IN JAVA CLASS AS MAINELY 2 FUNCTIONALITY</w:t>
      </w:r>
      <w:r w:rsidR="00DF188C">
        <w:t xml:space="preserve">S </w:t>
      </w:r>
    </w:p>
    <w:p w14:paraId="12E2FDF1" w14:textId="750C753E" w:rsidR="00DF188C" w:rsidRDefault="00DF188C" w:rsidP="00A353C6">
      <w:pPr>
        <w:pStyle w:val="ListParagraph"/>
        <w:numPr>
          <w:ilvl w:val="0"/>
          <w:numId w:val="96"/>
        </w:numPr>
      </w:pPr>
      <w:r>
        <w:t xml:space="preserve">1 TO EXECUTE A PROGRAMME </w:t>
      </w:r>
    </w:p>
    <w:p w14:paraId="250D5441" w14:textId="4D34951C" w:rsidR="00DF188C" w:rsidRDefault="00DF188C" w:rsidP="00A353C6">
      <w:pPr>
        <w:pStyle w:val="ListParagraph"/>
        <w:numPr>
          <w:ilvl w:val="0"/>
          <w:numId w:val="96"/>
        </w:numPr>
      </w:pPr>
      <w:r>
        <w:t xml:space="preserve">2 IT ACTS AS A BLUEPRINT </w:t>
      </w:r>
      <w:r w:rsidR="00193D04">
        <w:t xml:space="preserve">OF AN OBJECT </w:t>
      </w:r>
    </w:p>
    <w:p w14:paraId="12C6A3F9" w14:textId="4687CC75" w:rsidR="00193D04" w:rsidRDefault="00193D04" w:rsidP="00A353C6">
      <w:pPr>
        <w:pStyle w:val="ListParagraph"/>
        <w:numPr>
          <w:ilvl w:val="0"/>
          <w:numId w:val="96"/>
        </w:numPr>
      </w:pPr>
      <w:r>
        <w:t xml:space="preserve">3 BECOUSE IT CONSITS OF NON STATIC VARIABLES </w:t>
      </w:r>
      <w:r w:rsidR="004527DD">
        <w:t xml:space="preserve">AND NON STATIC MEMBERS </w:t>
      </w:r>
    </w:p>
    <w:p w14:paraId="4CCB5493" w14:textId="000822D8" w:rsidR="004527DD" w:rsidRDefault="004527DD" w:rsidP="004527DD">
      <w:pPr>
        <w:pStyle w:val="Heading2"/>
      </w:pPr>
      <w:r>
        <w:t>OBJECT =</w:t>
      </w:r>
    </w:p>
    <w:p w14:paraId="1CD68E43" w14:textId="5F47AFC2" w:rsidR="004527DD" w:rsidRDefault="00C10F39" w:rsidP="004527DD">
      <w:pPr>
        <w:pStyle w:val="ListParagraph"/>
        <w:numPr>
          <w:ilvl w:val="0"/>
          <w:numId w:val="97"/>
        </w:numPr>
      </w:pPr>
      <w:r>
        <w:t>IT IS A REAL WORLD ENTITY .</w:t>
      </w:r>
    </w:p>
    <w:p w14:paraId="02B9AB5B" w14:textId="546E5AA0" w:rsidR="00C10F39" w:rsidRDefault="00C10F39" w:rsidP="004527DD">
      <w:pPr>
        <w:pStyle w:val="ListParagraph"/>
        <w:numPr>
          <w:ilvl w:val="0"/>
          <w:numId w:val="97"/>
        </w:numPr>
      </w:pPr>
      <w:r>
        <w:t>IT HAS PROPERTYS AND BEHAVIOURS.</w:t>
      </w:r>
    </w:p>
    <w:p w14:paraId="598D944C" w14:textId="47F07572" w:rsidR="00C10F39" w:rsidRDefault="003C5983" w:rsidP="004527DD">
      <w:pPr>
        <w:pStyle w:val="ListParagraph"/>
        <w:numPr>
          <w:ilvl w:val="0"/>
          <w:numId w:val="97"/>
        </w:numPr>
      </w:pPr>
      <w:r>
        <w:t xml:space="preserve">IN JAVA </w:t>
      </w:r>
      <w:r w:rsidR="00AE4DB2">
        <w:t>W</w:t>
      </w:r>
      <w:r>
        <w:t xml:space="preserve">E CAN REPRESENT PROPERTYES </w:t>
      </w:r>
      <w:r w:rsidR="00FE796F">
        <w:t>OBJECT BY USING NON-STATIC VARIABLES</w:t>
      </w:r>
    </w:p>
    <w:p w14:paraId="61DEFE41" w14:textId="14B4D403" w:rsidR="00FE796F" w:rsidRDefault="00FE796F" w:rsidP="004527DD">
      <w:pPr>
        <w:pStyle w:val="ListParagraph"/>
        <w:numPr>
          <w:ilvl w:val="0"/>
          <w:numId w:val="97"/>
        </w:numPr>
      </w:pPr>
      <w:r>
        <w:t xml:space="preserve">WE CAN REPRESENT </w:t>
      </w:r>
      <w:r w:rsidR="005914CC">
        <w:t xml:space="preserve">BEHAVIUR OF AN OBJECT BY USING NON – STATIC METHODS </w:t>
      </w:r>
    </w:p>
    <w:p w14:paraId="54CEC306" w14:textId="07146B4F" w:rsidR="005914CC" w:rsidRDefault="009E179A" w:rsidP="005914CC">
      <w:r>
        <w:t xml:space="preserve">PERSON = PROPERTIES – NAME , AGE , GENDER , HIGHT , WEIGHT , COLOR </w:t>
      </w:r>
    </w:p>
    <w:p w14:paraId="543F3822" w14:textId="159097D5" w:rsidR="006163B7" w:rsidRDefault="006163B7" w:rsidP="005914CC">
      <w:r>
        <w:t xml:space="preserve">                   BEHAVIOUR – SLEEPIN , EATING , WALKING , FIGHTING , TALKING , DANCING </w:t>
      </w:r>
    </w:p>
    <w:p w14:paraId="7245A7CE" w14:textId="77777777" w:rsidR="006163B7" w:rsidRDefault="006163B7" w:rsidP="005914CC"/>
    <w:p w14:paraId="37507EA1" w14:textId="69A327EF" w:rsidR="006163B7" w:rsidRDefault="00AE4DB2" w:rsidP="00AE4DB2">
      <w:pPr>
        <w:rPr>
          <w:b/>
          <w:bCs/>
        </w:rPr>
      </w:pPr>
      <w:r w:rsidRPr="00AE4DB2">
        <w:rPr>
          <w:b/>
          <w:bCs/>
        </w:rPr>
        <w:t>SYNTAX TO CREATE AN OBJECT =</w:t>
      </w:r>
    </w:p>
    <w:p w14:paraId="012E346B" w14:textId="496062A2" w:rsidR="00AE4DB2" w:rsidRDefault="003071CB" w:rsidP="00AE4DB2">
      <w:r>
        <w:rPr>
          <w:noProof/>
        </w:rPr>
        <mc:AlternateContent>
          <mc:Choice Requires="wps">
            <w:drawing>
              <wp:anchor distT="0" distB="0" distL="114300" distR="114300" simplePos="0" relativeHeight="251658250" behindDoc="1" locked="0" layoutInCell="1" allowOverlap="1" wp14:anchorId="11B4B24D" wp14:editId="699BDCDE">
                <wp:simplePos x="0" y="0"/>
                <wp:positionH relativeFrom="column">
                  <wp:posOffset>-16933</wp:posOffset>
                </wp:positionH>
                <wp:positionV relativeFrom="paragraph">
                  <wp:posOffset>35983</wp:posOffset>
                </wp:positionV>
                <wp:extent cx="3361266" cy="220134"/>
                <wp:effectExtent l="0" t="0" r="10795" b="27940"/>
                <wp:wrapNone/>
                <wp:docPr id="1629959015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1266" cy="22013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839AF6" id="Rectangle 11" o:spid="_x0000_s1026" style="position:absolute;margin-left:-1.35pt;margin-top:2.85pt;width:264.65pt;height:17.35pt;z-index:-25165718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" fillcolor="white [3201]" strokecolor="#70ad47 [3209]" strokeweight="1pt"/>
            </w:pict>
          </mc:Fallback>
        </mc:AlternateContent>
      </w:r>
      <w:r w:rsidR="00AE4DB2">
        <w:t xml:space="preserve">CLASS NAME </w:t>
      </w:r>
      <w:r w:rsidR="004A5378">
        <w:t>REFERENCE VARIABLE = new CLASS NAME ();</w:t>
      </w:r>
    </w:p>
    <w:p w14:paraId="78A0DB38" w14:textId="77777777" w:rsidR="003071CB" w:rsidRDefault="003071CB" w:rsidP="00AE4DB2"/>
    <w:p w14:paraId="7B38B97F" w14:textId="0DB2BBEA" w:rsidR="003071CB" w:rsidRDefault="00091C35" w:rsidP="00091C35">
      <w:pPr>
        <w:pStyle w:val="Heading2"/>
      </w:pPr>
      <w:r>
        <w:t>New=</w:t>
      </w:r>
    </w:p>
    <w:p w14:paraId="0D5454C6" w14:textId="525FD838" w:rsidR="00091C35" w:rsidRDefault="00091C35" w:rsidP="00091C35">
      <w:pPr>
        <w:pStyle w:val="ListParagraph"/>
        <w:numPr>
          <w:ilvl w:val="0"/>
          <w:numId w:val="98"/>
        </w:numPr>
      </w:pPr>
      <w:r>
        <w:t xml:space="preserve">IT IS A </w:t>
      </w:r>
      <w:r w:rsidRPr="00D205AF">
        <w:rPr>
          <w:highlight w:val="yellow"/>
        </w:rPr>
        <w:t>KEY WORD</w:t>
      </w:r>
      <w:r>
        <w:t xml:space="preserve"> </w:t>
      </w:r>
    </w:p>
    <w:p w14:paraId="338C5A28" w14:textId="6CE0AA3B" w:rsidR="00091C35" w:rsidRDefault="00091C35" w:rsidP="00091C35">
      <w:pPr>
        <w:pStyle w:val="ListParagraph"/>
        <w:numPr>
          <w:ilvl w:val="0"/>
          <w:numId w:val="98"/>
        </w:numPr>
      </w:pPr>
      <w:r>
        <w:t xml:space="preserve">IT IS </w:t>
      </w:r>
      <w:r w:rsidRPr="00D205AF">
        <w:rPr>
          <w:highlight w:val="yellow"/>
        </w:rPr>
        <w:t xml:space="preserve">USED TO CREATE AN OBJECT </w:t>
      </w:r>
      <w:r w:rsidR="00AD581E" w:rsidRPr="00D205AF">
        <w:rPr>
          <w:highlight w:val="yellow"/>
        </w:rPr>
        <w:t>OR A BLOCK OF MEMORY INSIDE HEAP AREA</w:t>
      </w:r>
      <w:r w:rsidR="00AD581E">
        <w:t>.</w:t>
      </w:r>
    </w:p>
    <w:p w14:paraId="4CE6BCEA" w14:textId="70D4B7F1" w:rsidR="00FB50F3" w:rsidRDefault="00FB50F3" w:rsidP="003A12D0">
      <w:pPr>
        <w:pStyle w:val="ListParagraph"/>
        <w:numPr>
          <w:ilvl w:val="0"/>
          <w:numId w:val="98"/>
        </w:numPr>
      </w:pPr>
      <w:r>
        <w:t xml:space="preserve">IN JAVA EVERY </w:t>
      </w:r>
      <w:r w:rsidRPr="00D205AF">
        <w:rPr>
          <w:highlight w:val="yellow"/>
        </w:rPr>
        <w:t>OBJECY HAS UNIQUE ADRESS / REFERENCE</w:t>
      </w:r>
      <w:r>
        <w:t xml:space="preserve"> </w:t>
      </w:r>
    </w:p>
    <w:p w14:paraId="6D380648" w14:textId="35EFA068" w:rsidR="003A12D0" w:rsidRDefault="003A12D0" w:rsidP="003A12D0">
      <w:pPr>
        <w:pStyle w:val="ListParagraph"/>
        <w:numPr>
          <w:ilvl w:val="0"/>
          <w:numId w:val="98"/>
        </w:numPr>
      </w:pPr>
      <w:r>
        <w:t xml:space="preserve">WE HAVE TO </w:t>
      </w:r>
      <w:r w:rsidRPr="00D205AF">
        <w:rPr>
          <w:highlight w:val="yellow"/>
        </w:rPr>
        <w:t>STORE ADRESS OF AN OBJECT IN ORDER TO AXESS IN A FUTURE</w:t>
      </w:r>
      <w:r>
        <w:t xml:space="preserve"> .</w:t>
      </w:r>
    </w:p>
    <w:p w14:paraId="507C69D2" w14:textId="38597A0D" w:rsidR="003A12D0" w:rsidRPr="00D205AF" w:rsidRDefault="00B31ED0" w:rsidP="003A12D0">
      <w:pPr>
        <w:pStyle w:val="ListParagraph"/>
        <w:numPr>
          <w:ilvl w:val="0"/>
          <w:numId w:val="98"/>
        </w:numPr>
        <w:rPr>
          <w:highlight w:val="yellow"/>
        </w:rPr>
      </w:pPr>
      <w:r w:rsidRPr="00D205AF">
        <w:rPr>
          <w:highlight w:val="yellow"/>
        </w:rPr>
        <w:t xml:space="preserve">WE CAN STORE ADRESS OF AN OBJECT INSIDE ADRESS VARIABLE / REFERENCE VARIABLE </w:t>
      </w:r>
      <w:r w:rsidR="009903BA" w:rsidRPr="00D205AF">
        <w:rPr>
          <w:highlight w:val="yellow"/>
        </w:rPr>
        <w:t>.</w:t>
      </w:r>
    </w:p>
    <w:p w14:paraId="7165D6CA" w14:textId="4617B49A" w:rsidR="009903BA" w:rsidRDefault="009903BA" w:rsidP="009903BA">
      <w:pPr>
        <w:pStyle w:val="Heading2"/>
      </w:pPr>
      <w:r>
        <w:t>REFERENCE VARIABLE=</w:t>
      </w:r>
    </w:p>
    <w:p w14:paraId="361A1ED8" w14:textId="23F78DAE" w:rsidR="009903BA" w:rsidRPr="00D205AF" w:rsidRDefault="00FE258B" w:rsidP="009903BA">
      <w:pPr>
        <w:pStyle w:val="ListParagraph"/>
        <w:numPr>
          <w:ilvl w:val="0"/>
          <w:numId w:val="99"/>
        </w:numPr>
        <w:rPr>
          <w:highlight w:val="yellow"/>
        </w:rPr>
      </w:pPr>
      <w:r w:rsidRPr="00D205AF">
        <w:rPr>
          <w:highlight w:val="yellow"/>
        </w:rPr>
        <w:t>A VARIABLE IS CREATED IN ORDER TO STORE ADRESS OF AN OBJECT IS KNOWN AS REFERENCE VARIABLE .</w:t>
      </w:r>
    </w:p>
    <w:p w14:paraId="6CBA6FE2" w14:textId="2831FF84" w:rsidR="00A92267" w:rsidRDefault="00A92267" w:rsidP="009903BA">
      <w:pPr>
        <w:pStyle w:val="ListParagraph"/>
        <w:numPr>
          <w:ilvl w:val="0"/>
          <w:numId w:val="99"/>
        </w:numPr>
      </w:pPr>
      <w:r>
        <w:t xml:space="preserve">WE CAN </w:t>
      </w:r>
      <w:r w:rsidRPr="00D205AF">
        <w:rPr>
          <w:highlight w:val="yellow"/>
        </w:rPr>
        <w:t xml:space="preserve">DECLARE REFERENCE VARIABLE WITH THE HELP OF CLASS NAME </w:t>
      </w:r>
      <w:r w:rsidR="006F5264" w:rsidRPr="00D205AF">
        <w:rPr>
          <w:highlight w:val="yellow"/>
        </w:rPr>
        <w:t>BECOUSE IN JAVA EVERY CLASS NAME IS NON PREMETIVE DATATYPE</w:t>
      </w:r>
      <w:r w:rsidR="006F5264">
        <w:t xml:space="preserve"> .</w:t>
      </w:r>
    </w:p>
    <w:p w14:paraId="1E41D703" w14:textId="30313B50" w:rsidR="00430D80" w:rsidRDefault="00430D80" w:rsidP="009903BA">
      <w:pPr>
        <w:pStyle w:val="ListParagraph"/>
        <w:numPr>
          <w:ilvl w:val="0"/>
          <w:numId w:val="99"/>
        </w:numPr>
      </w:pPr>
      <w:r>
        <w:t>REFERENCE VARIABLE = OX1</w:t>
      </w:r>
      <w:r w:rsidR="00972D30">
        <w:t>……………………….</w:t>
      </w:r>
    </w:p>
    <w:p w14:paraId="2074FC6D" w14:textId="77777777" w:rsidR="00D36C57" w:rsidRDefault="00D36C57" w:rsidP="00D36C57">
      <w:r>
        <w:t>class samplen{</w:t>
      </w:r>
    </w:p>
    <w:p w14:paraId="430494C6" w14:textId="77777777" w:rsidR="00D36C57" w:rsidRDefault="00D36C57" w:rsidP="00D36C57">
      <w:r>
        <w:t xml:space="preserve">               public static void main(String [] args){</w:t>
      </w:r>
    </w:p>
    <w:p w14:paraId="21CC4C18" w14:textId="77777777" w:rsidR="00D36C57" w:rsidRDefault="00D36C57" w:rsidP="00D36C57">
      <w:r>
        <w:t xml:space="preserve">                 samplen s=new samplen();</w:t>
      </w:r>
    </w:p>
    <w:p w14:paraId="52B1B452" w14:textId="0761A947" w:rsidR="00972D30" w:rsidRDefault="00D36C57" w:rsidP="00D36C57">
      <w:r>
        <w:t xml:space="preserve"> System.out.println(s); }           }   o/p  </w:t>
      </w:r>
      <w:r w:rsidR="009108F0" w:rsidRPr="009108F0">
        <w:t>samplen@2f92e0f4</w:t>
      </w:r>
    </w:p>
    <w:p w14:paraId="65789A0A" w14:textId="77777777" w:rsidR="009108F0" w:rsidRDefault="009108F0" w:rsidP="00D36C57"/>
    <w:p w14:paraId="2E2FF8A3" w14:textId="11464084" w:rsidR="009108F0" w:rsidRPr="00EE1CDF" w:rsidRDefault="00EE1CDF" w:rsidP="00D36C57">
      <w:pPr>
        <w:rPr>
          <w:b/>
          <w:bCs/>
          <w:color w:val="FF0000"/>
        </w:rPr>
      </w:pPr>
      <w:r w:rsidRPr="00EE1CDF">
        <w:rPr>
          <w:b/>
          <w:bCs/>
          <w:color w:val="FF0000"/>
        </w:rPr>
        <w:t xml:space="preserve">CREATE A CLASS DEMO AND CREATE 5 OBJECTS AND PRINT ADRESS OF EACH OBJECT </w:t>
      </w:r>
    </w:p>
    <w:p w14:paraId="2B0BF642" w14:textId="77777777" w:rsidR="003C61BE" w:rsidRDefault="003C61BE" w:rsidP="00EE1CDF">
      <w:pPr>
        <w:pStyle w:val="NoSpacing"/>
      </w:pPr>
      <w:r>
        <w:t>class demo{</w:t>
      </w:r>
    </w:p>
    <w:p w14:paraId="04F305B7" w14:textId="77777777" w:rsidR="003C61BE" w:rsidRDefault="003C61BE" w:rsidP="00EE1CDF">
      <w:pPr>
        <w:pStyle w:val="NoSpacing"/>
      </w:pPr>
      <w:r>
        <w:t xml:space="preserve">           public static void main (String [] args){</w:t>
      </w:r>
    </w:p>
    <w:p w14:paraId="7A2EF8BF" w14:textId="77777777" w:rsidR="003C61BE" w:rsidRDefault="003C61BE" w:rsidP="00EE1CDF">
      <w:pPr>
        <w:pStyle w:val="NoSpacing"/>
      </w:pPr>
      <w:r>
        <w:t xml:space="preserve">           demo d1=new demo();</w:t>
      </w:r>
    </w:p>
    <w:p w14:paraId="7709AB39" w14:textId="2EE6B69A" w:rsidR="003C61BE" w:rsidRDefault="003C61BE" w:rsidP="00EE1CDF">
      <w:pPr>
        <w:pStyle w:val="NoSpacing"/>
      </w:pPr>
      <w:r>
        <w:t xml:space="preserve">          System.out.println(d1);</w:t>
      </w:r>
      <w:r w:rsidR="00F40A03">
        <w:t xml:space="preserve">           </w:t>
      </w:r>
    </w:p>
    <w:p w14:paraId="48FAA304" w14:textId="77777777" w:rsidR="003C61BE" w:rsidRDefault="003C61BE" w:rsidP="00EE1CDF">
      <w:pPr>
        <w:pStyle w:val="NoSpacing"/>
      </w:pPr>
      <w:r>
        <w:t xml:space="preserve">           demo d2=new demo();</w:t>
      </w:r>
    </w:p>
    <w:p w14:paraId="524CAD4A" w14:textId="77777777" w:rsidR="003C61BE" w:rsidRDefault="003C61BE" w:rsidP="00EE1CDF">
      <w:pPr>
        <w:pStyle w:val="NoSpacing"/>
      </w:pPr>
      <w:r>
        <w:t xml:space="preserve">         System.out.println(d2);</w:t>
      </w:r>
    </w:p>
    <w:p w14:paraId="62A0CBBE" w14:textId="77777777" w:rsidR="003C61BE" w:rsidRDefault="003C61BE" w:rsidP="00EE1CDF">
      <w:pPr>
        <w:pStyle w:val="NoSpacing"/>
      </w:pPr>
      <w:r>
        <w:t xml:space="preserve">          demo d3=new demo();</w:t>
      </w:r>
    </w:p>
    <w:p w14:paraId="4DB52C63" w14:textId="77777777" w:rsidR="003C61BE" w:rsidRDefault="003C61BE" w:rsidP="00EE1CDF">
      <w:pPr>
        <w:pStyle w:val="NoSpacing"/>
      </w:pPr>
      <w:r>
        <w:t xml:space="preserve">         System.out.println(d3);</w:t>
      </w:r>
    </w:p>
    <w:p w14:paraId="3A74AF2D" w14:textId="77777777" w:rsidR="003C61BE" w:rsidRDefault="003C61BE" w:rsidP="00EE1CDF">
      <w:pPr>
        <w:pStyle w:val="NoSpacing"/>
      </w:pPr>
      <w:r>
        <w:t xml:space="preserve">          demo d4=new demo();</w:t>
      </w:r>
    </w:p>
    <w:p w14:paraId="297129B1" w14:textId="77777777" w:rsidR="003C61BE" w:rsidRDefault="003C61BE" w:rsidP="00EE1CDF">
      <w:pPr>
        <w:pStyle w:val="NoSpacing"/>
      </w:pPr>
      <w:r>
        <w:t xml:space="preserve">         System.out.println(d4);</w:t>
      </w:r>
    </w:p>
    <w:p w14:paraId="3659AA5E" w14:textId="77777777" w:rsidR="00F40A03" w:rsidRDefault="003C61BE" w:rsidP="00EE1CDF">
      <w:pPr>
        <w:pStyle w:val="NoSpacing"/>
      </w:pPr>
      <w:r>
        <w:t xml:space="preserve">    }             }   o/p                     </w:t>
      </w:r>
      <w:r w:rsidR="00F40A03">
        <w:t>demo@2f92e0f4</w:t>
      </w:r>
    </w:p>
    <w:p w14:paraId="28E9BB94" w14:textId="77777777" w:rsidR="00F40A03" w:rsidRDefault="00F40A03" w:rsidP="00EE1CDF">
      <w:pPr>
        <w:pStyle w:val="NoSpacing"/>
      </w:pPr>
      <w:r>
        <w:t>demo@28a418fc</w:t>
      </w:r>
    </w:p>
    <w:p w14:paraId="29CDF808" w14:textId="77777777" w:rsidR="00F40A03" w:rsidRDefault="00F40A03" w:rsidP="00EE1CDF">
      <w:pPr>
        <w:pStyle w:val="NoSpacing"/>
      </w:pPr>
      <w:r>
        <w:t>demo@5305068a</w:t>
      </w:r>
    </w:p>
    <w:p w14:paraId="6D24F4BD" w14:textId="5DB10786" w:rsidR="003C61BE" w:rsidRDefault="00F40A03" w:rsidP="00EE1CDF">
      <w:pPr>
        <w:pStyle w:val="NoSpacing"/>
      </w:pPr>
      <w:r>
        <w:t>demo@1f32e575</w:t>
      </w:r>
    </w:p>
    <w:p w14:paraId="35033C85" w14:textId="77777777" w:rsidR="00AD1AD6" w:rsidRDefault="00AD1AD6" w:rsidP="00EE1CDF">
      <w:pPr>
        <w:pStyle w:val="NoSpacing"/>
      </w:pPr>
    </w:p>
    <w:p w14:paraId="1A4AF6AA" w14:textId="44DEBCCA" w:rsidR="00AD1AD6" w:rsidRDefault="00AD1AD6" w:rsidP="00AD1AD6">
      <w:pPr>
        <w:pStyle w:val="Heading2"/>
      </w:pPr>
      <w:r>
        <w:t>NON STATIC VARIABLE=</w:t>
      </w:r>
    </w:p>
    <w:p w14:paraId="27048705" w14:textId="36DEC1C3" w:rsidR="00AD1AD6" w:rsidRDefault="00AD1AD6" w:rsidP="00661A15">
      <w:pPr>
        <w:pStyle w:val="ListParagraph"/>
        <w:numPr>
          <w:ilvl w:val="0"/>
          <w:numId w:val="100"/>
        </w:numPr>
      </w:pPr>
      <w:r>
        <w:t>A VARIABLE IS DECLARED DIRECTLY INSIDE A CLASS BLOCK WITHOUT STATIC KEYWORD IS KNOWN AS NON STATIC VARIABLE .</w:t>
      </w:r>
    </w:p>
    <w:p w14:paraId="3EF21151" w14:textId="24F7CDF8" w:rsidR="00AD1AD6" w:rsidRDefault="00AD1AD6" w:rsidP="00661A15">
      <w:pPr>
        <w:pStyle w:val="ListParagraph"/>
        <w:numPr>
          <w:ilvl w:val="0"/>
          <w:numId w:val="100"/>
        </w:numPr>
      </w:pPr>
      <w:r>
        <w:t>NON STATIC VARIABLE WILL BE LOADED DURING OBJECT LOADING PROCESS .(INSIDE OBJECT (OBJECT IS INSIDE THE HEAP AREA) ) WITH DEFAULT VALUES.</w:t>
      </w:r>
    </w:p>
    <w:p w14:paraId="52F082EE" w14:textId="78C6FBD7" w:rsidR="00AD1AD6" w:rsidRDefault="00AD1AD6" w:rsidP="00661A15">
      <w:pPr>
        <w:pStyle w:val="ListParagraph"/>
        <w:numPr>
          <w:ilvl w:val="0"/>
          <w:numId w:val="100"/>
        </w:numPr>
      </w:pPr>
      <w:r>
        <w:t>SINCE FOR A CLASS WE CAN CREATE MULTIPLE OBJECTS FOR A EVERY OBJECT CREATION ALL THE NON STATIC VARIABLES OF A CLASS WILL GETS LOADED INTO EVERY OBJECT .</w:t>
      </w:r>
    </w:p>
    <w:p w14:paraId="3231E9EE" w14:textId="6598FDDF" w:rsidR="00AD1AD6" w:rsidRDefault="00AD1AD6" w:rsidP="00661A15">
      <w:pPr>
        <w:pStyle w:val="ListParagraph"/>
        <w:numPr>
          <w:ilvl w:val="0"/>
          <w:numId w:val="100"/>
        </w:numPr>
      </w:pPr>
      <w:r>
        <w:t>IN JAVA WE CAN AXESS NON STATIC VARIABLES BY USING FOLLOWING SYNTAX-</w:t>
      </w:r>
    </w:p>
    <w:p w14:paraId="596B1746" w14:textId="2867EDB8" w:rsidR="00AD1AD6" w:rsidRDefault="00AD1AD6" w:rsidP="00AD1AD6">
      <w:r>
        <w:t>SYNTAX=</w:t>
      </w:r>
    </w:p>
    <w:p w14:paraId="3CFDB871" w14:textId="5A422A94" w:rsidR="00AD1AD6" w:rsidRDefault="00AD1AD6" w:rsidP="00AD1AD6">
      <w:r>
        <w:t xml:space="preserve">   OBJECT </w:t>
      </w:r>
      <w:r w:rsidRPr="00AD1AD6">
        <w:rPr>
          <w:sz w:val="32"/>
          <w:szCs w:val="32"/>
        </w:rPr>
        <w:t xml:space="preserve">. </w:t>
      </w:r>
      <w:r>
        <w:t>VARIABLENAME;</w:t>
      </w:r>
    </w:p>
    <w:p w14:paraId="36135A09" w14:textId="120D225F" w:rsidR="00AD1AD6" w:rsidRDefault="00396848" w:rsidP="00661A15">
      <w:pPr>
        <w:pStyle w:val="ListParagraph"/>
        <w:numPr>
          <w:ilvl w:val="0"/>
          <w:numId w:val="101"/>
        </w:numPr>
      </w:pPr>
      <w:r>
        <w:t>IN JAVA NON-STATIC VARIABLE HAS MULTIPLE COPIES BASED ON OBJECTS CREATION .</w:t>
      </w:r>
    </w:p>
    <w:p w14:paraId="2ED9AC5A" w14:textId="4ACB4610" w:rsidR="00396848" w:rsidRDefault="00396848" w:rsidP="00661A15">
      <w:pPr>
        <w:pStyle w:val="ListParagraph"/>
        <w:numPr>
          <w:ilvl w:val="0"/>
          <w:numId w:val="101"/>
        </w:numPr>
      </w:pPr>
      <w:r>
        <w:t>IN JAVA WE PERFORM ANY MODIFICATION (REINITIALIZATION OR UPDATION ) TO A NON STATIC VARIABLE THEN IMPACT WILL HAPPEN ONLY FOR PARTICULAR OBJECT BUT NOT FOR ALL OBJECTS.</w:t>
      </w:r>
    </w:p>
    <w:p w14:paraId="5526FDD0" w14:textId="77777777" w:rsidR="00396848" w:rsidRDefault="00396848" w:rsidP="00396848">
      <w:pPr>
        <w:pStyle w:val="NoSpacing"/>
      </w:pPr>
      <w:r>
        <w:t>class demo1{</w:t>
      </w:r>
    </w:p>
    <w:p w14:paraId="53E3EF73" w14:textId="77777777" w:rsidR="00396848" w:rsidRDefault="00396848" w:rsidP="00396848">
      <w:pPr>
        <w:pStyle w:val="NoSpacing"/>
      </w:pPr>
      <w:r>
        <w:t xml:space="preserve">                      int a;</w:t>
      </w:r>
    </w:p>
    <w:p w14:paraId="6A65F547" w14:textId="77777777" w:rsidR="00396848" w:rsidRDefault="00396848" w:rsidP="00396848">
      <w:pPr>
        <w:pStyle w:val="NoSpacing"/>
      </w:pPr>
      <w:r>
        <w:t xml:space="preserve">                 public static void main(String [] args){</w:t>
      </w:r>
    </w:p>
    <w:p w14:paraId="647F9136" w14:textId="77777777" w:rsidR="00396848" w:rsidRDefault="00396848" w:rsidP="00396848">
      <w:pPr>
        <w:pStyle w:val="NoSpacing"/>
      </w:pPr>
      <w:r>
        <w:t xml:space="preserve">          demo1 d1=new demo1();</w:t>
      </w:r>
    </w:p>
    <w:p w14:paraId="39A22DB8" w14:textId="0CF2BE74" w:rsidR="00396848" w:rsidRDefault="00396848" w:rsidP="00396848">
      <w:pPr>
        <w:pStyle w:val="NoSpacing"/>
      </w:pPr>
      <w:r>
        <w:t xml:space="preserve">      System.out.println(d1.a);     }     }</w:t>
      </w:r>
    </w:p>
    <w:p w14:paraId="3B74C3C0" w14:textId="77777777" w:rsidR="00396848" w:rsidRDefault="00396848" w:rsidP="00396848">
      <w:pPr>
        <w:pStyle w:val="NoSpacing"/>
      </w:pPr>
    </w:p>
    <w:p w14:paraId="038F326A" w14:textId="13DDFFA5" w:rsidR="00396848" w:rsidRDefault="00396848" w:rsidP="00396848">
      <w:pPr>
        <w:pStyle w:val="NoSpacing"/>
      </w:pPr>
      <w:r>
        <w:t xml:space="preserve">Default value </w:t>
      </w:r>
    </w:p>
    <w:p w14:paraId="45066F75" w14:textId="77777777" w:rsidR="00396848" w:rsidRDefault="00396848" w:rsidP="00396848">
      <w:pPr>
        <w:pStyle w:val="NoSpacing"/>
      </w:pPr>
    </w:p>
    <w:p w14:paraId="3B173DFC" w14:textId="432AA15A" w:rsidR="00396848" w:rsidRDefault="00396848" w:rsidP="00396848">
      <w:pPr>
        <w:pStyle w:val="NoSpacing"/>
      </w:pPr>
      <w:r>
        <w:t xml:space="preserve"> Numeric =0 ,       double, float=0.0   ,          char=space   ,        Boolean = false  ,      string= null</w:t>
      </w:r>
    </w:p>
    <w:p w14:paraId="39B9EFFC" w14:textId="77777777" w:rsidR="00355C07" w:rsidRDefault="00355C07" w:rsidP="00396848">
      <w:pPr>
        <w:pStyle w:val="NoSpacing"/>
      </w:pPr>
    </w:p>
    <w:p w14:paraId="6AA3A778" w14:textId="77777777" w:rsidR="00355C07" w:rsidRDefault="00355C07" w:rsidP="00396848">
      <w:pPr>
        <w:pStyle w:val="NoSpacing"/>
      </w:pPr>
    </w:p>
    <w:p w14:paraId="31F0EEE1" w14:textId="77777777" w:rsidR="00355C07" w:rsidRDefault="00355C07" w:rsidP="00396848">
      <w:pPr>
        <w:pStyle w:val="NoSpacing"/>
      </w:pPr>
    </w:p>
    <w:p w14:paraId="0D5D5FF7" w14:textId="77777777" w:rsidR="00355C07" w:rsidRDefault="00355C07" w:rsidP="00396848">
      <w:pPr>
        <w:pStyle w:val="NoSpacing"/>
      </w:pPr>
    </w:p>
    <w:p w14:paraId="2E0BC021" w14:textId="77777777" w:rsidR="00396848" w:rsidRDefault="00396848" w:rsidP="00396848">
      <w:pPr>
        <w:pStyle w:val="NoSpacing"/>
      </w:pPr>
    </w:p>
    <w:p w14:paraId="05D5FAE8" w14:textId="77777777" w:rsidR="00355C07" w:rsidRDefault="00355C07" w:rsidP="00355C07">
      <w:pPr>
        <w:pStyle w:val="NoSpacing"/>
      </w:pPr>
      <w:r>
        <w:t>class demo3{</w:t>
      </w:r>
    </w:p>
    <w:p w14:paraId="7D0754EB" w14:textId="77777777" w:rsidR="00355C07" w:rsidRDefault="00355C07" w:rsidP="00355C07">
      <w:pPr>
        <w:pStyle w:val="NoSpacing"/>
      </w:pPr>
      <w:r>
        <w:t xml:space="preserve">             int a;</w:t>
      </w:r>
    </w:p>
    <w:p w14:paraId="1D51B5E2" w14:textId="77777777" w:rsidR="00355C07" w:rsidRDefault="00355C07" w:rsidP="00355C07">
      <w:pPr>
        <w:pStyle w:val="NoSpacing"/>
      </w:pPr>
      <w:r>
        <w:t xml:space="preserve">             public static void main(String [] args) {</w:t>
      </w:r>
    </w:p>
    <w:p w14:paraId="62BB51FA" w14:textId="77777777" w:rsidR="00355C07" w:rsidRDefault="00355C07" w:rsidP="00355C07">
      <w:pPr>
        <w:pStyle w:val="NoSpacing"/>
      </w:pPr>
      <w:r>
        <w:t xml:space="preserve">              demo3 d1=new demo3();</w:t>
      </w:r>
    </w:p>
    <w:p w14:paraId="4744CA79" w14:textId="77777777" w:rsidR="00355C07" w:rsidRDefault="00355C07" w:rsidP="00355C07">
      <w:pPr>
        <w:pStyle w:val="NoSpacing"/>
      </w:pPr>
      <w:r>
        <w:t xml:space="preserve">      System.out.println(d1.a);</w:t>
      </w:r>
    </w:p>
    <w:p w14:paraId="351857F4" w14:textId="77777777" w:rsidR="00355C07" w:rsidRDefault="00355C07" w:rsidP="00355C07">
      <w:pPr>
        <w:pStyle w:val="NoSpacing"/>
      </w:pPr>
      <w:r>
        <w:t xml:space="preserve">          demo3 d2=new demo3();</w:t>
      </w:r>
    </w:p>
    <w:p w14:paraId="01F2F6DF" w14:textId="77777777" w:rsidR="00355C07" w:rsidRDefault="00355C07" w:rsidP="00355C07">
      <w:pPr>
        <w:pStyle w:val="NoSpacing"/>
      </w:pPr>
      <w:r>
        <w:t xml:space="preserve">       System.out.println(d2.a);</w:t>
      </w:r>
    </w:p>
    <w:p w14:paraId="60F58A93" w14:textId="77777777" w:rsidR="00355C07" w:rsidRDefault="00355C07" w:rsidP="00355C07">
      <w:pPr>
        <w:pStyle w:val="NoSpacing"/>
      </w:pPr>
      <w:r>
        <w:t xml:space="preserve">            d2.a=25;</w:t>
      </w:r>
    </w:p>
    <w:p w14:paraId="46D200C5" w14:textId="77777777" w:rsidR="00355C07" w:rsidRDefault="00355C07" w:rsidP="00355C07">
      <w:pPr>
        <w:pStyle w:val="NoSpacing"/>
      </w:pPr>
      <w:r>
        <w:t xml:space="preserve">          System.out.println(d2.a);</w:t>
      </w:r>
    </w:p>
    <w:p w14:paraId="01746E78" w14:textId="77777777" w:rsidR="00355C07" w:rsidRDefault="00355C07" w:rsidP="00355C07">
      <w:pPr>
        <w:pStyle w:val="NoSpacing"/>
      </w:pPr>
      <w:r>
        <w:t xml:space="preserve">          d1.a=35;</w:t>
      </w:r>
    </w:p>
    <w:p w14:paraId="0D6E158B" w14:textId="533D3CAE" w:rsidR="00355C07" w:rsidRDefault="00355C07" w:rsidP="00355C07">
      <w:pPr>
        <w:pStyle w:val="NoSpacing"/>
      </w:pPr>
      <w:r>
        <w:t xml:space="preserve">          System.out.println(d1.a); }       o/p     0  ,  0    ,   25    ,35</w:t>
      </w:r>
    </w:p>
    <w:p w14:paraId="3FDA1F41" w14:textId="3084618E" w:rsidR="00AD1AD6" w:rsidRDefault="00355C07" w:rsidP="00355C07">
      <w:pPr>
        <w:pStyle w:val="NoSpacing"/>
      </w:pPr>
      <w:r>
        <w:t xml:space="preserve">                                     }</w:t>
      </w:r>
    </w:p>
    <w:p w14:paraId="14A9CEEC" w14:textId="77777777" w:rsidR="00355C07" w:rsidRDefault="00355C07" w:rsidP="00355C07">
      <w:pPr>
        <w:pStyle w:val="NoSpacing"/>
      </w:pPr>
    </w:p>
    <w:p w14:paraId="3EABEC95" w14:textId="77777777" w:rsidR="00355C07" w:rsidRDefault="00355C07" w:rsidP="00355C07">
      <w:pPr>
        <w:pStyle w:val="NoSpacing"/>
      </w:pPr>
      <w:r>
        <w:t>class demo4{</w:t>
      </w:r>
    </w:p>
    <w:p w14:paraId="649FEBFD" w14:textId="77777777" w:rsidR="00355C07" w:rsidRDefault="00355C07" w:rsidP="00355C07">
      <w:pPr>
        <w:pStyle w:val="NoSpacing"/>
      </w:pPr>
      <w:r>
        <w:t xml:space="preserve">               int a;</w:t>
      </w:r>
    </w:p>
    <w:p w14:paraId="662D3D46" w14:textId="77777777" w:rsidR="00355C07" w:rsidRDefault="00355C07" w:rsidP="00355C07">
      <w:pPr>
        <w:pStyle w:val="NoSpacing"/>
      </w:pPr>
      <w:r>
        <w:t xml:space="preserve">            public static void main (String[] args) {</w:t>
      </w:r>
    </w:p>
    <w:p w14:paraId="709483A3" w14:textId="77777777" w:rsidR="00355C07" w:rsidRDefault="00355C07" w:rsidP="00355C07">
      <w:pPr>
        <w:pStyle w:val="NoSpacing"/>
      </w:pPr>
      <w:r>
        <w:t xml:space="preserve">         demo4 d1=new demo4();</w:t>
      </w:r>
    </w:p>
    <w:p w14:paraId="0C8B02EC" w14:textId="77777777" w:rsidR="00355C07" w:rsidRDefault="00355C07" w:rsidP="00355C07">
      <w:pPr>
        <w:pStyle w:val="NoSpacing"/>
      </w:pPr>
      <w:r>
        <w:t xml:space="preserve">         demo4 d2=new demo4();</w:t>
      </w:r>
    </w:p>
    <w:p w14:paraId="4BFBD134" w14:textId="77777777" w:rsidR="00355C07" w:rsidRDefault="00355C07" w:rsidP="00355C07">
      <w:pPr>
        <w:pStyle w:val="NoSpacing"/>
      </w:pPr>
      <w:r>
        <w:t xml:space="preserve">         demo4 d3=new demo4();</w:t>
      </w:r>
    </w:p>
    <w:p w14:paraId="16959DF2" w14:textId="77777777" w:rsidR="00355C07" w:rsidRDefault="00355C07" w:rsidP="00355C07">
      <w:pPr>
        <w:pStyle w:val="NoSpacing"/>
      </w:pPr>
      <w:r>
        <w:t xml:space="preserve">           d1.a=10;</w:t>
      </w:r>
    </w:p>
    <w:p w14:paraId="04D90F87" w14:textId="77777777" w:rsidR="00355C07" w:rsidRDefault="00355C07" w:rsidP="00355C07">
      <w:pPr>
        <w:pStyle w:val="NoSpacing"/>
      </w:pPr>
      <w:r>
        <w:t xml:space="preserve">           d2.a=175;</w:t>
      </w:r>
    </w:p>
    <w:p w14:paraId="163573E1" w14:textId="77777777" w:rsidR="00355C07" w:rsidRDefault="00355C07" w:rsidP="00355C07">
      <w:pPr>
        <w:pStyle w:val="NoSpacing"/>
      </w:pPr>
      <w:r>
        <w:t xml:space="preserve">           d3.a=125;</w:t>
      </w:r>
    </w:p>
    <w:p w14:paraId="42C532EA" w14:textId="223F25A2" w:rsidR="00355C07" w:rsidRDefault="00355C07" w:rsidP="00355C07">
      <w:pPr>
        <w:pStyle w:val="NoSpacing"/>
      </w:pPr>
      <w:r>
        <w:t xml:space="preserve"> System.out.println(d1.a+ "  "+d2.a+"   "+d3.a);     }      0/p     10    , 175    , 125</w:t>
      </w:r>
    </w:p>
    <w:p w14:paraId="68234126" w14:textId="135BA684" w:rsidR="00355C07" w:rsidRDefault="00355C07" w:rsidP="00355C07">
      <w:pPr>
        <w:pStyle w:val="NoSpacing"/>
      </w:pPr>
      <w:r>
        <w:t xml:space="preserve">                      }</w:t>
      </w:r>
    </w:p>
    <w:p w14:paraId="1443C7C4" w14:textId="77777777" w:rsidR="00355C07" w:rsidRDefault="00355C07" w:rsidP="00355C07">
      <w:pPr>
        <w:pStyle w:val="NoSpacing"/>
      </w:pPr>
    </w:p>
    <w:p w14:paraId="2396F563" w14:textId="31871E3B" w:rsidR="00355C07" w:rsidRDefault="00355C07" w:rsidP="00355C07">
      <w:pPr>
        <w:pStyle w:val="NoSpacing"/>
        <w:rPr>
          <w:b/>
          <w:bCs/>
          <w:color w:val="FF0000"/>
        </w:rPr>
      </w:pPr>
      <w:r w:rsidRPr="00355C07">
        <w:rPr>
          <w:b/>
          <w:bCs/>
          <w:color w:val="FF0000"/>
        </w:rPr>
        <w:t>CREATE A CLASS DEMO AND DECLARE NON STATIC VARIABLE CALLED A AND CREATE 12 OBJECTS AND INITIALIZE WITH DIFFERENT VALUES FOR EVERY OBJECT A VARIABLE AND PRINT.</w:t>
      </w:r>
    </w:p>
    <w:p w14:paraId="488BA86C" w14:textId="77777777" w:rsidR="00A27B43" w:rsidRDefault="00A27B43" w:rsidP="00A27B43">
      <w:pPr>
        <w:pStyle w:val="NoSpacing"/>
      </w:pPr>
      <w:r>
        <w:t>class demoo{</w:t>
      </w:r>
    </w:p>
    <w:p w14:paraId="30C91CEA" w14:textId="77777777" w:rsidR="00A27B43" w:rsidRDefault="00A27B43" w:rsidP="00A27B43">
      <w:pPr>
        <w:pStyle w:val="NoSpacing"/>
      </w:pPr>
      <w:r>
        <w:t xml:space="preserve">              int a;</w:t>
      </w:r>
    </w:p>
    <w:p w14:paraId="2E670324" w14:textId="77777777" w:rsidR="00A27B43" w:rsidRDefault="00A27B43" w:rsidP="00A27B43">
      <w:pPr>
        <w:pStyle w:val="NoSpacing"/>
      </w:pPr>
      <w:r>
        <w:t xml:space="preserve">             public static void main(String [] args)  {</w:t>
      </w:r>
    </w:p>
    <w:p w14:paraId="40F05684" w14:textId="77777777" w:rsidR="00A27B43" w:rsidRDefault="00A27B43" w:rsidP="00A27B43">
      <w:pPr>
        <w:pStyle w:val="NoSpacing"/>
      </w:pPr>
      <w:r>
        <w:t xml:space="preserve">                  </w:t>
      </w:r>
    </w:p>
    <w:p w14:paraId="5F33E902" w14:textId="77777777" w:rsidR="00A27B43" w:rsidRDefault="00A27B43" w:rsidP="00A27B43">
      <w:pPr>
        <w:pStyle w:val="NoSpacing"/>
      </w:pPr>
      <w:r>
        <w:t xml:space="preserve">              demoo d1=new demoo();</w:t>
      </w:r>
    </w:p>
    <w:p w14:paraId="657ED082" w14:textId="77777777" w:rsidR="00A27B43" w:rsidRDefault="00A27B43" w:rsidP="00A27B43">
      <w:pPr>
        <w:pStyle w:val="NoSpacing"/>
      </w:pPr>
      <w:r>
        <w:t xml:space="preserve">              demoo d2=new demoo();</w:t>
      </w:r>
    </w:p>
    <w:p w14:paraId="4D1202D0" w14:textId="77777777" w:rsidR="00A27B43" w:rsidRDefault="00A27B43" w:rsidP="00A27B43">
      <w:pPr>
        <w:pStyle w:val="NoSpacing"/>
      </w:pPr>
      <w:r>
        <w:t xml:space="preserve">              demoo d3=new demoo(); </w:t>
      </w:r>
    </w:p>
    <w:p w14:paraId="4702BB81" w14:textId="77777777" w:rsidR="00A27B43" w:rsidRDefault="00A27B43" w:rsidP="00A27B43">
      <w:pPr>
        <w:pStyle w:val="NoSpacing"/>
      </w:pPr>
      <w:r>
        <w:t xml:space="preserve">              demoo d4=new demoo();</w:t>
      </w:r>
    </w:p>
    <w:p w14:paraId="4EE02AD0" w14:textId="77777777" w:rsidR="00A27B43" w:rsidRDefault="00A27B43" w:rsidP="00A27B43">
      <w:pPr>
        <w:pStyle w:val="NoSpacing"/>
      </w:pPr>
      <w:r>
        <w:t xml:space="preserve">              demoo d5=new demoo();</w:t>
      </w:r>
    </w:p>
    <w:p w14:paraId="08D75D6F" w14:textId="77777777" w:rsidR="00A27B43" w:rsidRDefault="00A27B43" w:rsidP="00A27B43">
      <w:pPr>
        <w:pStyle w:val="NoSpacing"/>
      </w:pPr>
      <w:r>
        <w:t xml:space="preserve">              demoo d6=new demoo();</w:t>
      </w:r>
    </w:p>
    <w:p w14:paraId="49282611" w14:textId="77777777" w:rsidR="00A27B43" w:rsidRDefault="00A27B43" w:rsidP="00A27B43">
      <w:pPr>
        <w:pStyle w:val="NoSpacing"/>
      </w:pPr>
      <w:r>
        <w:t xml:space="preserve">              demoo d7=new demoo();</w:t>
      </w:r>
    </w:p>
    <w:p w14:paraId="2449439A" w14:textId="77777777" w:rsidR="00A27B43" w:rsidRDefault="00A27B43" w:rsidP="00A27B43">
      <w:pPr>
        <w:pStyle w:val="NoSpacing"/>
      </w:pPr>
      <w:r>
        <w:t xml:space="preserve">              demoo d8=new demoo();</w:t>
      </w:r>
    </w:p>
    <w:p w14:paraId="29B3343A" w14:textId="77777777" w:rsidR="00A27B43" w:rsidRDefault="00A27B43" w:rsidP="00A27B43">
      <w:pPr>
        <w:pStyle w:val="NoSpacing"/>
      </w:pPr>
      <w:r>
        <w:t xml:space="preserve">              demoo d9=new demoo();</w:t>
      </w:r>
    </w:p>
    <w:p w14:paraId="5AE76145" w14:textId="77777777" w:rsidR="00A27B43" w:rsidRDefault="00A27B43" w:rsidP="00A27B43">
      <w:pPr>
        <w:pStyle w:val="NoSpacing"/>
      </w:pPr>
      <w:r>
        <w:t xml:space="preserve">              demoo d10=new demoo();</w:t>
      </w:r>
    </w:p>
    <w:p w14:paraId="798B89DA" w14:textId="77777777" w:rsidR="00A27B43" w:rsidRDefault="00A27B43" w:rsidP="00A27B43">
      <w:pPr>
        <w:pStyle w:val="NoSpacing"/>
      </w:pPr>
      <w:r>
        <w:t xml:space="preserve">             demoo d11=new demoo();</w:t>
      </w:r>
    </w:p>
    <w:p w14:paraId="79345EB6" w14:textId="77777777" w:rsidR="00A27B43" w:rsidRDefault="00A27B43" w:rsidP="00A27B43">
      <w:pPr>
        <w:pStyle w:val="NoSpacing"/>
      </w:pPr>
      <w:r>
        <w:t xml:space="preserve">             demoo d12=new demoo();</w:t>
      </w:r>
    </w:p>
    <w:p w14:paraId="69226952" w14:textId="77777777" w:rsidR="00A27B43" w:rsidRDefault="00A27B43" w:rsidP="00A27B43">
      <w:pPr>
        <w:pStyle w:val="NoSpacing"/>
      </w:pPr>
      <w:r>
        <w:t xml:space="preserve">                d1.a=1;</w:t>
      </w:r>
    </w:p>
    <w:p w14:paraId="682F5CB5" w14:textId="77777777" w:rsidR="00A27B43" w:rsidRDefault="00A27B43" w:rsidP="00A27B43">
      <w:pPr>
        <w:pStyle w:val="NoSpacing"/>
      </w:pPr>
      <w:r>
        <w:t xml:space="preserve"> d2.a=2;</w:t>
      </w:r>
    </w:p>
    <w:p w14:paraId="7C04777F" w14:textId="77777777" w:rsidR="00A27B43" w:rsidRDefault="00A27B43" w:rsidP="00A27B43">
      <w:pPr>
        <w:pStyle w:val="NoSpacing"/>
      </w:pPr>
      <w:r>
        <w:t>d3.a=3;</w:t>
      </w:r>
    </w:p>
    <w:p w14:paraId="52694AFB" w14:textId="77777777" w:rsidR="00A27B43" w:rsidRDefault="00A27B43" w:rsidP="00A27B43">
      <w:pPr>
        <w:pStyle w:val="NoSpacing"/>
      </w:pPr>
      <w:r>
        <w:t>d4.a=4;</w:t>
      </w:r>
    </w:p>
    <w:p w14:paraId="2C6E652A" w14:textId="77777777" w:rsidR="00A27B43" w:rsidRDefault="00A27B43" w:rsidP="00A27B43">
      <w:pPr>
        <w:pStyle w:val="NoSpacing"/>
      </w:pPr>
      <w:r>
        <w:t>d5.a=5;</w:t>
      </w:r>
    </w:p>
    <w:p w14:paraId="222BB7E7" w14:textId="77777777" w:rsidR="00A27B43" w:rsidRDefault="00A27B43" w:rsidP="00A27B43">
      <w:pPr>
        <w:pStyle w:val="NoSpacing"/>
      </w:pPr>
      <w:r>
        <w:t>d6.a=6;</w:t>
      </w:r>
    </w:p>
    <w:p w14:paraId="023AE2E0" w14:textId="77777777" w:rsidR="00A27B43" w:rsidRDefault="00A27B43" w:rsidP="00A27B43">
      <w:pPr>
        <w:pStyle w:val="NoSpacing"/>
      </w:pPr>
      <w:r>
        <w:t>d7.a=7;</w:t>
      </w:r>
    </w:p>
    <w:p w14:paraId="281E6991" w14:textId="77777777" w:rsidR="00A27B43" w:rsidRDefault="00A27B43" w:rsidP="00A27B43">
      <w:pPr>
        <w:pStyle w:val="NoSpacing"/>
      </w:pPr>
      <w:r>
        <w:t>d8.a=8;</w:t>
      </w:r>
    </w:p>
    <w:p w14:paraId="31C4B061" w14:textId="77777777" w:rsidR="00A27B43" w:rsidRDefault="00A27B43" w:rsidP="00A27B43">
      <w:pPr>
        <w:pStyle w:val="NoSpacing"/>
      </w:pPr>
      <w:r>
        <w:t>d9.a=9;</w:t>
      </w:r>
    </w:p>
    <w:p w14:paraId="61AF3567" w14:textId="77777777" w:rsidR="00A27B43" w:rsidRDefault="00A27B43" w:rsidP="00A27B43">
      <w:pPr>
        <w:pStyle w:val="NoSpacing"/>
      </w:pPr>
      <w:r>
        <w:t>d10.a=10;</w:t>
      </w:r>
    </w:p>
    <w:p w14:paraId="19A0AB27" w14:textId="77777777" w:rsidR="00A27B43" w:rsidRDefault="00A27B43" w:rsidP="00A27B43">
      <w:pPr>
        <w:pStyle w:val="NoSpacing"/>
      </w:pPr>
      <w:r>
        <w:t>d11.a=11;</w:t>
      </w:r>
    </w:p>
    <w:p w14:paraId="43D2BEE0" w14:textId="77777777" w:rsidR="00A27B43" w:rsidRDefault="00A27B43" w:rsidP="00A27B43">
      <w:pPr>
        <w:pStyle w:val="NoSpacing"/>
      </w:pPr>
      <w:r>
        <w:t>d12.a=12;</w:t>
      </w:r>
    </w:p>
    <w:p w14:paraId="06F16AB3" w14:textId="77777777" w:rsidR="00BF6969" w:rsidRDefault="00A27B43" w:rsidP="00A27B43">
      <w:pPr>
        <w:pStyle w:val="NoSpacing"/>
      </w:pPr>
      <w:r>
        <w:t xml:space="preserve"> System.out.println(d1.a+ "" +d2.a+ "" +d3.a+ "" +d4.a+ "" +d5.a+ ""+d6.a+ "" +d7.a+ "" +d8.a+ "" +d9.a+ "" +d10.a+ "" +d11.a+ "" +d12.a); }</w:t>
      </w:r>
    </w:p>
    <w:p w14:paraId="2D19F108" w14:textId="2E491691" w:rsidR="00355C07" w:rsidRDefault="00A27B43" w:rsidP="00A27B43">
      <w:pPr>
        <w:pStyle w:val="NoSpacing"/>
      </w:pPr>
      <w:r>
        <w:t xml:space="preserve">                  }</w:t>
      </w:r>
    </w:p>
    <w:p w14:paraId="5AD4D606" w14:textId="77777777" w:rsidR="00BF6969" w:rsidRDefault="00BF6969" w:rsidP="00A27B43">
      <w:pPr>
        <w:pStyle w:val="NoSpacing"/>
      </w:pPr>
    </w:p>
    <w:p w14:paraId="15B4EDD2" w14:textId="334EF273" w:rsidR="00BF6969" w:rsidRDefault="00BF6969" w:rsidP="00BF6969">
      <w:pPr>
        <w:pStyle w:val="Heading1"/>
      </w:pPr>
      <w:r>
        <w:t>NON STATIC =</w:t>
      </w:r>
    </w:p>
    <w:p w14:paraId="093E1FF3" w14:textId="584786A4" w:rsidR="00BF6969" w:rsidRDefault="00AD66D3" w:rsidP="00661A15">
      <w:pPr>
        <w:pStyle w:val="ListParagraph"/>
        <w:numPr>
          <w:ilvl w:val="0"/>
          <w:numId w:val="102"/>
        </w:numPr>
      </w:pPr>
      <w:r>
        <w:t>NON STATIC MEMBERS SHOULD BE DECLARED WITHOUT ANY KEYWORD.</w:t>
      </w:r>
    </w:p>
    <w:p w14:paraId="21061678" w14:textId="33D13B88" w:rsidR="00AD66D3" w:rsidRDefault="00A1288D" w:rsidP="00661A15">
      <w:pPr>
        <w:pStyle w:val="ListParagraph"/>
        <w:numPr>
          <w:ilvl w:val="0"/>
          <w:numId w:val="102"/>
        </w:numPr>
      </w:pPr>
      <w:r>
        <w:t xml:space="preserve">NON STATIC VARIABLE SHOULD BE DECLARED INSIDE THE CLASS BUT OUTSIDE THE METHOD </w:t>
      </w:r>
    </w:p>
    <w:p w14:paraId="1159A038" w14:textId="3DC04FCB" w:rsidR="00C802CD" w:rsidRDefault="00C802CD" w:rsidP="00661A15">
      <w:pPr>
        <w:pStyle w:val="ListParagraph"/>
        <w:numPr>
          <w:ilvl w:val="0"/>
          <w:numId w:val="102"/>
        </w:numPr>
      </w:pPr>
      <w:r>
        <w:t>NON STATIC MEMBERS ARE ALSO KNOWN AS ‘INSTANCE’ MEMBERS.</w:t>
      </w:r>
    </w:p>
    <w:p w14:paraId="4C567094" w14:textId="10DFDFBD" w:rsidR="00C802CD" w:rsidRDefault="004523F9" w:rsidP="00661A15">
      <w:pPr>
        <w:pStyle w:val="ListParagraph"/>
        <w:numPr>
          <w:ilvl w:val="0"/>
          <w:numId w:val="102"/>
        </w:numPr>
      </w:pPr>
      <w:r>
        <w:t xml:space="preserve">NON STATIC MEMBERS ARE LOADED INSIDE AN OBJECT AND </w:t>
      </w:r>
      <w:r w:rsidR="0003223C">
        <w:t>OBJECT PRESENT INSIDE A HEAP AREA.</w:t>
      </w:r>
    </w:p>
    <w:p w14:paraId="6398C3A8" w14:textId="526D3AD9" w:rsidR="00353E70" w:rsidRDefault="00353E70" w:rsidP="00661A15">
      <w:pPr>
        <w:pStyle w:val="ListParagraph"/>
        <w:numPr>
          <w:ilvl w:val="0"/>
          <w:numId w:val="102"/>
        </w:numPr>
      </w:pPr>
      <w:r>
        <w:t xml:space="preserve">NON STATIC MEMBERS ARE HAVING </w:t>
      </w:r>
      <w:r w:rsidR="003C67AE">
        <w:t>MULTIPLE COPIES IN THE MEMORY .</w:t>
      </w:r>
    </w:p>
    <w:p w14:paraId="2EAFC8FE" w14:textId="11B75DB7" w:rsidR="00161CFA" w:rsidRDefault="003C67AE" w:rsidP="00661A15">
      <w:pPr>
        <w:pStyle w:val="ListParagraph"/>
        <w:numPr>
          <w:ilvl w:val="0"/>
          <w:numId w:val="102"/>
        </w:numPr>
      </w:pPr>
      <w:r>
        <w:t>NON STATIC MEMBERS SHOULD BE</w:t>
      </w:r>
      <w:r w:rsidR="00161CFA">
        <w:t xml:space="preserve"> AXCESSED WITH THE HELP OF AN OBJECT CREATION</w:t>
      </w:r>
      <w:r w:rsidR="00806E6F">
        <w:t xml:space="preserve"> OBJECT CREATION.</w:t>
      </w:r>
    </w:p>
    <w:p w14:paraId="1CD124B5" w14:textId="4DD01038" w:rsidR="00806E6F" w:rsidRDefault="00806E6F" w:rsidP="00806E6F">
      <w:r>
        <w:t>SYNTAX FOR OBJECT =</w:t>
      </w:r>
    </w:p>
    <w:p w14:paraId="3CAA9891" w14:textId="3031E045" w:rsidR="00806E6F" w:rsidRDefault="00806E6F" w:rsidP="00806E6F">
      <w:r>
        <w:t xml:space="preserve">                                      NEW CLASSNAME();</w:t>
      </w:r>
    </w:p>
    <w:p w14:paraId="2CE32A5A" w14:textId="414C15F1" w:rsidR="00806E6F" w:rsidRDefault="00806E6F" w:rsidP="00806E6F">
      <w:r>
        <w:t xml:space="preserve">NOTE = </w:t>
      </w:r>
      <w:r w:rsidR="00793A60">
        <w:t xml:space="preserve">ANY CAHNGES MADE TO THE NON STATIC MEMBERS IMPACT WILL HAPPEN TO </w:t>
      </w:r>
      <w:r w:rsidR="0027054F">
        <w:t>THAT PARTICULAR OBJECT.</w:t>
      </w:r>
    </w:p>
    <w:p w14:paraId="1572758B" w14:textId="1747AA35" w:rsidR="00001671" w:rsidRDefault="00001671" w:rsidP="00806E6F">
      <w:pPr>
        <w:rPr>
          <w:color w:val="FF0000"/>
        </w:rPr>
      </w:pPr>
      <w:r w:rsidRPr="00001671">
        <w:rPr>
          <w:color w:val="FF0000"/>
        </w:rPr>
        <w:t>CREATE AN OBJECT WITHOUT USING REFERENCE VARIABLE.</w:t>
      </w:r>
    </w:p>
    <w:p w14:paraId="7B681BEF" w14:textId="77777777" w:rsidR="005D2473" w:rsidRPr="005D2473" w:rsidRDefault="005D2473" w:rsidP="005D2473">
      <w:r w:rsidRPr="005D2473">
        <w:t>class emo{</w:t>
      </w:r>
    </w:p>
    <w:p w14:paraId="64048CEB" w14:textId="77777777" w:rsidR="005D2473" w:rsidRPr="005D2473" w:rsidRDefault="005D2473" w:rsidP="005D2473">
      <w:r w:rsidRPr="005D2473">
        <w:t xml:space="preserve">           int a=10;</w:t>
      </w:r>
    </w:p>
    <w:p w14:paraId="1D9EFF32" w14:textId="544FC338" w:rsidR="005D2473" w:rsidRPr="005D2473" w:rsidRDefault="005D2473" w:rsidP="005D2473">
      <w:r w:rsidRPr="005D2473">
        <w:t xml:space="preserve"> public static void main(String [] args) {</w:t>
      </w:r>
      <w:r w:rsidR="00285657">
        <w:t xml:space="preserve">      o/p</w:t>
      </w:r>
    </w:p>
    <w:p w14:paraId="77B0E33F" w14:textId="1BC38715" w:rsidR="005D2473" w:rsidRPr="005D2473" w:rsidRDefault="005D2473" w:rsidP="005D2473">
      <w:r w:rsidRPr="005D2473">
        <w:t xml:space="preserve">   System.out.println(new emo().a);</w:t>
      </w:r>
      <w:r w:rsidR="00285657">
        <w:t xml:space="preserve">          10</w:t>
      </w:r>
    </w:p>
    <w:p w14:paraId="580AF008" w14:textId="07AC3155" w:rsidR="005D2473" w:rsidRPr="005D2473" w:rsidRDefault="005D2473" w:rsidP="005D2473">
      <w:r w:rsidRPr="005D2473">
        <w:t xml:space="preserve">   System.out.println(new emo().a);</w:t>
      </w:r>
      <w:r w:rsidR="00285657">
        <w:t xml:space="preserve">          10</w:t>
      </w:r>
    </w:p>
    <w:p w14:paraId="36A73E65" w14:textId="20E2486A" w:rsidR="005D2473" w:rsidRPr="005D2473" w:rsidRDefault="005D2473" w:rsidP="005D2473">
      <w:r w:rsidRPr="005D2473">
        <w:t xml:space="preserve">  new emo().a=30;</w:t>
      </w:r>
      <w:r w:rsidR="00285657">
        <w:t xml:space="preserve">                                        no</w:t>
      </w:r>
    </w:p>
    <w:p w14:paraId="49117A37" w14:textId="726205EC" w:rsidR="005D2473" w:rsidRPr="005D2473" w:rsidRDefault="005D2473" w:rsidP="005D2473">
      <w:r w:rsidRPr="005D2473">
        <w:t xml:space="preserve">  System.out.println(new emo().a); }</w:t>
      </w:r>
      <w:r>
        <w:t xml:space="preserve">   </w:t>
      </w:r>
      <w:r w:rsidR="00285657">
        <w:t xml:space="preserve">      10</w:t>
      </w:r>
      <w:r>
        <w:t xml:space="preserve">          </w:t>
      </w:r>
    </w:p>
    <w:p w14:paraId="06B2F206" w14:textId="3E8A5B6F" w:rsidR="00001671" w:rsidRDefault="005D2473" w:rsidP="005D2473">
      <w:r w:rsidRPr="005D2473">
        <w:t xml:space="preserve">           }</w:t>
      </w:r>
    </w:p>
    <w:p w14:paraId="0F1B1740" w14:textId="598F2ACD" w:rsidR="00285657" w:rsidRDefault="000F751B" w:rsidP="005D2473">
      <w:r>
        <w:t xml:space="preserve">Will create separate separate  objects block that </w:t>
      </w:r>
      <w:r w:rsidR="00146E83">
        <w:t>heap area cannot understand .</w:t>
      </w:r>
    </w:p>
    <w:p w14:paraId="0D75C081" w14:textId="77777777" w:rsidR="003746BC" w:rsidRDefault="003746BC" w:rsidP="003746BC">
      <w:pPr>
        <w:pStyle w:val="NoSpacing"/>
      </w:pPr>
      <w:r>
        <w:t>class sample{</w:t>
      </w:r>
    </w:p>
    <w:p w14:paraId="7966C94F" w14:textId="77777777" w:rsidR="003746BC" w:rsidRDefault="003746BC" w:rsidP="003746BC">
      <w:pPr>
        <w:pStyle w:val="NoSpacing"/>
      </w:pPr>
      <w:r>
        <w:t xml:space="preserve">              String s="java";</w:t>
      </w:r>
    </w:p>
    <w:p w14:paraId="7745E198" w14:textId="77777777" w:rsidR="003746BC" w:rsidRDefault="003746BC" w:rsidP="003746BC">
      <w:pPr>
        <w:pStyle w:val="NoSpacing"/>
      </w:pPr>
      <w:r>
        <w:t xml:space="preserve">          public void display()   </w:t>
      </w:r>
    </w:p>
    <w:p w14:paraId="4EEC74D6" w14:textId="77777777" w:rsidR="003746BC" w:rsidRDefault="003746BC" w:rsidP="003746BC">
      <w:pPr>
        <w:pStyle w:val="NoSpacing"/>
      </w:pPr>
      <w:r>
        <w:t xml:space="preserve">        {</w:t>
      </w:r>
    </w:p>
    <w:p w14:paraId="604B0FE1" w14:textId="77777777" w:rsidR="003746BC" w:rsidRDefault="003746BC" w:rsidP="003746BC">
      <w:pPr>
        <w:pStyle w:val="NoSpacing"/>
      </w:pPr>
      <w:r>
        <w:t xml:space="preserve">          System.out.println("display is non static");  }</w:t>
      </w:r>
    </w:p>
    <w:p w14:paraId="3AAD1849" w14:textId="77777777" w:rsidR="003746BC" w:rsidRDefault="003746BC" w:rsidP="003746BC">
      <w:pPr>
        <w:pStyle w:val="NoSpacing"/>
      </w:pPr>
      <w:r>
        <w:t xml:space="preserve">       public static void main(String []args)</w:t>
      </w:r>
    </w:p>
    <w:p w14:paraId="1D89716D" w14:textId="77777777" w:rsidR="003746BC" w:rsidRDefault="003746BC" w:rsidP="003746BC">
      <w:pPr>
        <w:pStyle w:val="NoSpacing"/>
      </w:pPr>
      <w:r>
        <w:t xml:space="preserve">        {</w:t>
      </w:r>
    </w:p>
    <w:p w14:paraId="3CD13252" w14:textId="5302AC52" w:rsidR="003746BC" w:rsidRDefault="003746BC" w:rsidP="003746BC">
      <w:pPr>
        <w:pStyle w:val="NoSpacing"/>
      </w:pPr>
      <w:r>
        <w:t xml:space="preserve">      sample s1=new sample();                 o/p  java , </w:t>
      </w:r>
      <w:r w:rsidR="00360AA5">
        <w:t xml:space="preserve">display non static </w:t>
      </w:r>
    </w:p>
    <w:p w14:paraId="408457D2" w14:textId="77777777" w:rsidR="003746BC" w:rsidRDefault="003746BC" w:rsidP="003746BC">
      <w:pPr>
        <w:pStyle w:val="NoSpacing"/>
      </w:pPr>
      <w:r>
        <w:t xml:space="preserve">          System.out.println(s1.s);</w:t>
      </w:r>
    </w:p>
    <w:p w14:paraId="3029D993" w14:textId="77777777" w:rsidR="003746BC" w:rsidRDefault="003746BC" w:rsidP="003746BC">
      <w:pPr>
        <w:pStyle w:val="NoSpacing"/>
      </w:pPr>
      <w:r>
        <w:t xml:space="preserve">           s1.display();</w:t>
      </w:r>
    </w:p>
    <w:p w14:paraId="3C895651" w14:textId="508C9E6A" w:rsidR="003746BC" w:rsidRDefault="003746BC" w:rsidP="003746BC">
      <w:pPr>
        <w:pStyle w:val="NoSpacing"/>
      </w:pPr>
      <w:r>
        <w:t xml:space="preserve">               }  }   </w:t>
      </w:r>
    </w:p>
    <w:p w14:paraId="4D363963" w14:textId="77777777" w:rsidR="00146E83" w:rsidRDefault="00146E83" w:rsidP="003746BC">
      <w:pPr>
        <w:pStyle w:val="NoSpacing"/>
      </w:pPr>
    </w:p>
    <w:p w14:paraId="29EC6562" w14:textId="667C6C5C" w:rsidR="00360AA5" w:rsidRPr="00165CA4" w:rsidRDefault="00360AA5" w:rsidP="003746BC">
      <w:pPr>
        <w:pStyle w:val="NoSpacing"/>
        <w:rPr>
          <w:color w:val="FF0000"/>
        </w:rPr>
      </w:pPr>
      <w:r w:rsidRPr="00165CA4">
        <w:rPr>
          <w:color w:val="FF0000"/>
        </w:rPr>
        <w:t xml:space="preserve">CREATE A PROGRAMME WHICH CONTAIN </w:t>
      </w:r>
      <w:r w:rsidR="00F515E2" w:rsidRPr="00165CA4">
        <w:rPr>
          <w:b/>
          <w:bCs/>
          <w:color w:val="FF0000"/>
        </w:rPr>
        <w:t>1 NON STATIC VARIABLE</w:t>
      </w:r>
      <w:r w:rsidR="00F515E2" w:rsidRPr="00165CA4">
        <w:rPr>
          <w:color w:val="FF0000"/>
        </w:rPr>
        <w:t xml:space="preserve"> AND </w:t>
      </w:r>
      <w:r w:rsidR="00F515E2" w:rsidRPr="00165CA4">
        <w:rPr>
          <w:b/>
          <w:bCs/>
          <w:color w:val="FF0000"/>
        </w:rPr>
        <w:t>2 STATIC METHOD</w:t>
      </w:r>
      <w:r w:rsidR="00F515E2" w:rsidRPr="00165CA4">
        <w:rPr>
          <w:color w:val="FF0000"/>
        </w:rPr>
        <w:t xml:space="preserve"> WITH A COMBINATION OF </w:t>
      </w:r>
      <w:r w:rsidR="002D1B83" w:rsidRPr="00165CA4">
        <w:rPr>
          <w:color w:val="FF0000"/>
        </w:rPr>
        <w:t xml:space="preserve">METHOD WHICH </w:t>
      </w:r>
      <w:r w:rsidR="002D1B83" w:rsidRPr="00165CA4">
        <w:rPr>
          <w:b/>
          <w:bCs/>
          <w:color w:val="FF0000"/>
        </w:rPr>
        <w:t>ACCEPT ARGUMENT</w:t>
      </w:r>
      <w:r w:rsidR="002D1B83" w:rsidRPr="00165CA4">
        <w:rPr>
          <w:color w:val="FF0000"/>
        </w:rPr>
        <w:t xml:space="preserve"> AND ALSO IT WILL </w:t>
      </w:r>
      <w:r w:rsidR="002D1B83" w:rsidRPr="00165CA4">
        <w:rPr>
          <w:b/>
          <w:bCs/>
          <w:color w:val="FF0000"/>
        </w:rPr>
        <w:t>RETURN A VALUE</w:t>
      </w:r>
      <w:r w:rsidR="002D1B83" w:rsidRPr="00165CA4">
        <w:rPr>
          <w:color w:val="FF0000"/>
        </w:rPr>
        <w:t xml:space="preserve"> .</w:t>
      </w:r>
    </w:p>
    <w:p w14:paraId="6AB53AF1" w14:textId="4FFC87F9" w:rsidR="00393DD3" w:rsidRPr="00165CA4" w:rsidRDefault="00393DD3" w:rsidP="003746BC">
      <w:pPr>
        <w:pStyle w:val="NoSpacing"/>
        <w:rPr>
          <w:color w:val="FF0000"/>
        </w:rPr>
      </w:pPr>
      <w:r w:rsidRPr="00165CA4">
        <w:rPr>
          <w:color w:val="FF0000"/>
        </w:rPr>
        <w:t xml:space="preserve">A METHOD DOES </w:t>
      </w:r>
      <w:r w:rsidRPr="00165CA4">
        <w:rPr>
          <w:b/>
          <w:bCs/>
          <w:color w:val="FF0000"/>
        </w:rPr>
        <w:t>NOT ACCEPT ANY ARGUMENT</w:t>
      </w:r>
      <w:r w:rsidRPr="00165CA4">
        <w:rPr>
          <w:color w:val="FF0000"/>
        </w:rPr>
        <w:t xml:space="preserve"> </w:t>
      </w:r>
      <w:r w:rsidR="00B141A6" w:rsidRPr="00165CA4">
        <w:rPr>
          <w:color w:val="FF0000"/>
        </w:rPr>
        <w:t xml:space="preserve">AND ALSO IT WILL </w:t>
      </w:r>
      <w:r w:rsidR="00B141A6" w:rsidRPr="00165CA4">
        <w:rPr>
          <w:b/>
          <w:bCs/>
          <w:color w:val="FF0000"/>
        </w:rPr>
        <w:t>RETRUN A VALUE</w:t>
      </w:r>
      <w:r w:rsidR="00B141A6" w:rsidRPr="00165CA4">
        <w:rPr>
          <w:color w:val="FF0000"/>
        </w:rPr>
        <w:t xml:space="preserve"> .</w:t>
      </w:r>
    </w:p>
    <w:p w14:paraId="0B1E19D8" w14:textId="77777777" w:rsidR="00661A15" w:rsidRPr="00661A15" w:rsidRDefault="00B141A6" w:rsidP="00661A15">
      <w:pPr>
        <w:pStyle w:val="NoSpacing"/>
      </w:pPr>
      <w:r w:rsidRPr="00165CA4">
        <w:t xml:space="preserve">INVOKE ALL THE VARIABLES AND METHOD </w:t>
      </w:r>
      <w:r w:rsidR="00165CA4" w:rsidRPr="00165CA4">
        <w:t>INSIDE A MAIN METHOD AND ALSO PRINT THE RETURN VALUE.</w:t>
      </w:r>
      <w:r w:rsidR="00661A15">
        <w:t xml:space="preserve">     </w:t>
      </w:r>
      <w:r w:rsidR="00661A15" w:rsidRPr="00661A15">
        <w:t>class Nsf {</w:t>
      </w:r>
    </w:p>
    <w:p w14:paraId="1CD22FCA" w14:textId="77777777" w:rsidR="00661A15" w:rsidRPr="00661A15" w:rsidRDefault="00661A15" w:rsidP="00661A15">
      <w:pPr>
        <w:pStyle w:val="NoSpacing"/>
      </w:pPr>
      <w:r w:rsidRPr="00661A15">
        <w:t xml:space="preserve">    double d = 10;</w:t>
      </w:r>
    </w:p>
    <w:p w14:paraId="46801453" w14:textId="77777777" w:rsidR="00661A15" w:rsidRPr="00661A15" w:rsidRDefault="00661A15" w:rsidP="00661A15">
      <w:pPr>
        <w:pStyle w:val="NoSpacing"/>
      </w:pPr>
    </w:p>
    <w:p w14:paraId="29518766" w14:textId="77777777" w:rsidR="00661A15" w:rsidRDefault="00661A15" w:rsidP="00661A15">
      <w:pPr>
        <w:pStyle w:val="NoSpacing"/>
      </w:pPr>
      <w:r w:rsidRPr="00661A15">
        <w:t xml:space="preserve">    public String display()</w:t>
      </w:r>
    </w:p>
    <w:p w14:paraId="3A9899FB" w14:textId="4D2BEDE0" w:rsidR="00661A15" w:rsidRPr="00661A15" w:rsidRDefault="00661A15" w:rsidP="00661A15">
      <w:pPr>
        <w:pStyle w:val="NoSpacing"/>
      </w:pPr>
      <w:r w:rsidRPr="00661A15">
        <w:t xml:space="preserve"> {</w:t>
      </w:r>
    </w:p>
    <w:p w14:paraId="0B580642" w14:textId="2C3E3370" w:rsidR="00661A15" w:rsidRPr="00661A15" w:rsidRDefault="00661A15" w:rsidP="00661A15">
      <w:pPr>
        <w:pStyle w:val="NoSpacing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389" behindDoc="0" locked="0" layoutInCell="1" allowOverlap="1" wp14:anchorId="69482A0C" wp14:editId="3D08F096">
                <wp:simplePos x="0" y="0"/>
                <wp:positionH relativeFrom="column">
                  <wp:posOffset>-153180</wp:posOffset>
                </wp:positionH>
                <wp:positionV relativeFrom="paragraph">
                  <wp:posOffset>-72810</wp:posOffset>
                </wp:positionV>
                <wp:extent cx="258840" cy="557640"/>
                <wp:effectExtent l="38100" t="38100" r="46355" b="52070"/>
                <wp:wrapNone/>
                <wp:docPr id="1470938075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258840" cy="55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824F69" id="Ink 15" o:spid="_x0000_s1026" type="#_x0000_t75" style="position:absolute;margin-left:-12.55pt;margin-top:-6.25pt;width:21.4pt;height:44.85pt;z-index:25165838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">
                <v:imagedata r:id="rId57" o:title=""/>
              </v:shape>
            </w:pict>
          </mc:Fallback>
        </mc:AlternateContent>
      </w:r>
      <w:r w:rsidRPr="00661A15">
        <w:t xml:space="preserve">        System.out.println("display para with return");</w:t>
      </w:r>
    </w:p>
    <w:p w14:paraId="4AF4BDCF" w14:textId="77777777" w:rsidR="00661A15" w:rsidRPr="00661A15" w:rsidRDefault="00661A15" w:rsidP="00661A15">
      <w:pPr>
        <w:pStyle w:val="NoSpacing"/>
      </w:pPr>
      <w:r w:rsidRPr="00661A15">
        <w:t xml:space="preserve">        return "good morning";</w:t>
      </w:r>
    </w:p>
    <w:p w14:paraId="2A229201" w14:textId="77777777" w:rsidR="00661A15" w:rsidRPr="00661A15" w:rsidRDefault="00661A15" w:rsidP="00661A15">
      <w:pPr>
        <w:pStyle w:val="NoSpacing"/>
      </w:pPr>
      <w:r w:rsidRPr="00661A15">
        <w:t xml:space="preserve">    }</w:t>
      </w:r>
    </w:p>
    <w:p w14:paraId="0B48081C" w14:textId="77777777" w:rsidR="00661A15" w:rsidRPr="00661A15" w:rsidRDefault="00661A15" w:rsidP="00661A15">
      <w:pPr>
        <w:pStyle w:val="NoSpacing"/>
      </w:pPr>
    </w:p>
    <w:p w14:paraId="0C9F0FC0" w14:textId="77777777" w:rsidR="00661A15" w:rsidRDefault="00661A15" w:rsidP="00661A15">
      <w:pPr>
        <w:pStyle w:val="NoSpacing"/>
      </w:pPr>
      <w:r w:rsidRPr="00661A15">
        <w:t xml:space="preserve">    public int show()</w:t>
      </w:r>
    </w:p>
    <w:p w14:paraId="656BC22E" w14:textId="00D52953" w:rsidR="00661A15" w:rsidRPr="00661A15" w:rsidRDefault="00661A15" w:rsidP="00661A15">
      <w:r w:rsidRPr="00661A15">
        <w:t xml:space="preserve"> {</w:t>
      </w:r>
    </w:p>
    <w:p w14:paraId="72055EC3" w14:textId="77777777" w:rsidR="00661A15" w:rsidRPr="00661A15" w:rsidRDefault="00661A15" w:rsidP="00661A15">
      <w:pPr>
        <w:pStyle w:val="NoSpacing"/>
      </w:pPr>
      <w:r w:rsidRPr="00661A15">
        <w:t xml:space="preserve">        System.out.println("show is non para");</w:t>
      </w:r>
    </w:p>
    <w:p w14:paraId="531148F0" w14:textId="172F6FC6" w:rsidR="00661A15" w:rsidRPr="00661A15" w:rsidRDefault="00661A15" w:rsidP="00661A15">
      <w:pPr>
        <w:pStyle w:val="NoSpacing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390" behindDoc="0" locked="0" layoutInCell="1" allowOverlap="1" wp14:anchorId="11DFC3F1" wp14:editId="1B02768C">
                <wp:simplePos x="0" y="0"/>
                <wp:positionH relativeFrom="column">
                  <wp:posOffset>-122580</wp:posOffset>
                </wp:positionH>
                <wp:positionV relativeFrom="paragraph">
                  <wp:posOffset>-253210</wp:posOffset>
                </wp:positionV>
                <wp:extent cx="237960" cy="589320"/>
                <wp:effectExtent l="38100" t="38100" r="48260" b="39370"/>
                <wp:wrapNone/>
                <wp:docPr id="633175381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237960" cy="58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199C05" id="Ink 17" o:spid="_x0000_s1026" type="#_x0000_t75" style="position:absolute;margin-left:-10.15pt;margin-top:-20.45pt;width:19.75pt;height:47.35pt;z-index:2516583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">
                <v:imagedata r:id="rId59" o:title=""/>
              </v:shape>
            </w:pict>
          </mc:Fallback>
        </mc:AlternateContent>
      </w:r>
      <w:r w:rsidRPr="00661A15">
        <w:t xml:space="preserve">        return 10;</w:t>
      </w:r>
    </w:p>
    <w:p w14:paraId="592800D1" w14:textId="77777777" w:rsidR="00661A15" w:rsidRPr="00661A15" w:rsidRDefault="00661A15" w:rsidP="00661A15">
      <w:pPr>
        <w:pStyle w:val="NoSpacing"/>
      </w:pPr>
      <w:r w:rsidRPr="00661A15">
        <w:t xml:space="preserve">    }</w:t>
      </w:r>
    </w:p>
    <w:p w14:paraId="6EB445C3" w14:textId="77777777" w:rsidR="00661A15" w:rsidRPr="00661A15" w:rsidRDefault="00661A15" w:rsidP="00661A15">
      <w:pPr>
        <w:pStyle w:val="NoSpacing"/>
      </w:pPr>
    </w:p>
    <w:p w14:paraId="7C2A1B79" w14:textId="77777777" w:rsidR="00661A15" w:rsidRDefault="00661A15" w:rsidP="00661A15">
      <w:pPr>
        <w:pStyle w:val="NoSpacing"/>
      </w:pPr>
      <w:r w:rsidRPr="00661A15">
        <w:t xml:space="preserve">    public static void main(String[] args)</w:t>
      </w:r>
    </w:p>
    <w:p w14:paraId="14E54300" w14:textId="37C42E1F" w:rsidR="00661A15" w:rsidRPr="00661A15" w:rsidRDefault="00661A15" w:rsidP="00661A15">
      <w:pPr>
        <w:pStyle w:val="NoSpacing"/>
      </w:pPr>
      <w:r w:rsidRPr="00661A15">
        <w:t xml:space="preserve"> {</w:t>
      </w:r>
    </w:p>
    <w:p w14:paraId="3A4825E6" w14:textId="77777777" w:rsidR="00661A15" w:rsidRPr="00661A15" w:rsidRDefault="00661A15" w:rsidP="00661A15">
      <w:pPr>
        <w:pStyle w:val="NoSpacing"/>
      </w:pPr>
      <w:r w:rsidRPr="00661A15">
        <w:t xml:space="preserve">        Nsf ref = new Nsf();</w:t>
      </w:r>
    </w:p>
    <w:p w14:paraId="7CE2CCA8" w14:textId="40E28885" w:rsidR="00661A15" w:rsidRPr="00661A15" w:rsidRDefault="00661A15" w:rsidP="00661A15">
      <w:pPr>
        <w:pStyle w:val="NoSpacing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391" behindDoc="0" locked="0" layoutInCell="1" allowOverlap="1" wp14:anchorId="4D9C3DCB" wp14:editId="488A9A59">
                <wp:simplePos x="0" y="0"/>
                <wp:positionH relativeFrom="column">
                  <wp:posOffset>-145260</wp:posOffset>
                </wp:positionH>
                <wp:positionV relativeFrom="paragraph">
                  <wp:posOffset>-217435</wp:posOffset>
                </wp:positionV>
                <wp:extent cx="195120" cy="826920"/>
                <wp:effectExtent l="38100" t="38100" r="52705" b="49530"/>
                <wp:wrapNone/>
                <wp:docPr id="496892800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195120" cy="82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840971" id="Ink 19" o:spid="_x0000_s1026" type="#_x0000_t75" style="position:absolute;margin-left:-11.95pt;margin-top:-17.6pt;width:16.35pt;height:66.1pt;z-index:25165839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">
                <v:imagedata r:id="rId61" o:title=""/>
              </v:shape>
            </w:pict>
          </mc:Fallback>
        </mc:AlternateContent>
      </w:r>
      <w:r w:rsidRPr="00661A15">
        <w:t xml:space="preserve">        System.out.println(ref.d);</w:t>
      </w:r>
    </w:p>
    <w:p w14:paraId="23D23CA6" w14:textId="77777777" w:rsidR="00661A15" w:rsidRPr="00661A15" w:rsidRDefault="00661A15" w:rsidP="00661A15">
      <w:pPr>
        <w:pStyle w:val="NoSpacing"/>
      </w:pPr>
      <w:r w:rsidRPr="00661A15">
        <w:t xml:space="preserve">        System.out.println(ref.display());</w:t>
      </w:r>
    </w:p>
    <w:p w14:paraId="536D6A45" w14:textId="77777777" w:rsidR="00661A15" w:rsidRPr="00661A15" w:rsidRDefault="00661A15" w:rsidP="00661A15">
      <w:pPr>
        <w:pStyle w:val="NoSpacing"/>
      </w:pPr>
      <w:r w:rsidRPr="00661A15">
        <w:t xml:space="preserve">        System.out.println(ref.show());</w:t>
      </w:r>
    </w:p>
    <w:p w14:paraId="2792BB39" w14:textId="77777777" w:rsidR="00661A15" w:rsidRPr="00661A15" w:rsidRDefault="00661A15" w:rsidP="00661A15">
      <w:pPr>
        <w:pStyle w:val="NoSpacing"/>
      </w:pPr>
      <w:r w:rsidRPr="00661A15">
        <w:t xml:space="preserve">    }</w:t>
      </w:r>
    </w:p>
    <w:p w14:paraId="6367A2D3" w14:textId="43255199" w:rsidR="00B141A6" w:rsidRDefault="00661A15" w:rsidP="00661A15">
      <w:pPr>
        <w:pStyle w:val="NoSpacing"/>
      </w:pPr>
      <w:r w:rsidRPr="00661A15">
        <w:t>}</w:t>
      </w:r>
    </w:p>
    <w:p w14:paraId="7FB9C4E3" w14:textId="77777777" w:rsidR="00661A15" w:rsidRDefault="00661A15" w:rsidP="00661A15">
      <w:pPr>
        <w:pStyle w:val="NoSpacing"/>
      </w:pPr>
    </w:p>
    <w:p w14:paraId="1E9B9E4E" w14:textId="4FCE25E3" w:rsidR="00661A15" w:rsidRDefault="00661A15" w:rsidP="00661A15">
      <w:pPr>
        <w:rPr>
          <w:color w:val="FF0000"/>
        </w:rPr>
      </w:pPr>
      <w:r w:rsidRPr="00661A15">
        <w:rPr>
          <w:color w:val="FF0000"/>
        </w:rPr>
        <w:t>USING 2 CLASS NON STATIC=</w:t>
      </w:r>
    </w:p>
    <w:p w14:paraId="39CEB780" w14:textId="77777777" w:rsidR="005E2768" w:rsidRPr="005E2768" w:rsidRDefault="005E2768" w:rsidP="005E2768">
      <w:pPr>
        <w:pStyle w:val="NoSpacing"/>
      </w:pPr>
      <w:r w:rsidRPr="005E2768">
        <w:t>class Two {</w:t>
      </w:r>
    </w:p>
    <w:p w14:paraId="4A628271" w14:textId="77777777" w:rsidR="005E2768" w:rsidRPr="005E2768" w:rsidRDefault="005E2768" w:rsidP="005E2768">
      <w:pPr>
        <w:pStyle w:val="NoSpacing"/>
      </w:pPr>
      <w:r w:rsidRPr="005E2768">
        <w:t xml:space="preserve">    int i = 100;</w:t>
      </w:r>
    </w:p>
    <w:p w14:paraId="4032F3D4" w14:textId="77777777" w:rsidR="005E2768" w:rsidRPr="005E2768" w:rsidRDefault="005E2768" w:rsidP="005E2768">
      <w:pPr>
        <w:pStyle w:val="NoSpacing"/>
      </w:pPr>
    </w:p>
    <w:p w14:paraId="7DC0F07E" w14:textId="77777777" w:rsidR="005E2768" w:rsidRPr="005E2768" w:rsidRDefault="005E2768" w:rsidP="005E2768">
      <w:pPr>
        <w:pStyle w:val="NoSpacing"/>
      </w:pPr>
      <w:r w:rsidRPr="005E2768">
        <w:t xml:space="preserve">    public void wish() {</w:t>
      </w:r>
    </w:p>
    <w:p w14:paraId="6DD701DD" w14:textId="77777777" w:rsidR="005E2768" w:rsidRPr="005E2768" w:rsidRDefault="005E2768" w:rsidP="005E2768">
      <w:pPr>
        <w:pStyle w:val="NoSpacing"/>
      </w:pPr>
      <w:r w:rsidRPr="005E2768">
        <w:t xml:space="preserve">        System.out.println("wish is in two");</w:t>
      </w:r>
    </w:p>
    <w:p w14:paraId="6C6F714B" w14:textId="77777777" w:rsidR="005E2768" w:rsidRPr="005E2768" w:rsidRDefault="005E2768" w:rsidP="005E2768">
      <w:pPr>
        <w:pStyle w:val="NoSpacing"/>
      </w:pPr>
      <w:r w:rsidRPr="005E2768">
        <w:t xml:space="preserve">    }</w:t>
      </w:r>
    </w:p>
    <w:p w14:paraId="0A5A4DC0" w14:textId="77777777" w:rsidR="005E2768" w:rsidRPr="005E2768" w:rsidRDefault="005E2768" w:rsidP="005E2768">
      <w:pPr>
        <w:pStyle w:val="NoSpacing"/>
      </w:pPr>
      <w:r w:rsidRPr="005E2768">
        <w:t>}</w:t>
      </w:r>
    </w:p>
    <w:p w14:paraId="456569D5" w14:textId="77777777" w:rsidR="005E2768" w:rsidRPr="005E2768" w:rsidRDefault="005E2768" w:rsidP="005E2768">
      <w:pPr>
        <w:pStyle w:val="NoSpacing"/>
      </w:pPr>
    </w:p>
    <w:p w14:paraId="5E99FB3A" w14:textId="77777777" w:rsidR="005E2768" w:rsidRPr="005E2768" w:rsidRDefault="005E2768" w:rsidP="005E2768">
      <w:pPr>
        <w:pStyle w:val="NoSpacing"/>
      </w:pPr>
      <w:r w:rsidRPr="005E2768">
        <w:t>class Test {</w:t>
      </w:r>
    </w:p>
    <w:p w14:paraId="5447BAA8" w14:textId="77777777" w:rsidR="005E2768" w:rsidRPr="005E2768" w:rsidRDefault="005E2768" w:rsidP="005E2768">
      <w:pPr>
        <w:pStyle w:val="NoSpacing"/>
      </w:pPr>
      <w:r w:rsidRPr="005E2768">
        <w:t xml:space="preserve">    String s = "yoki";</w:t>
      </w:r>
    </w:p>
    <w:p w14:paraId="5ED0B006" w14:textId="77777777" w:rsidR="005E2768" w:rsidRPr="005E2768" w:rsidRDefault="005E2768" w:rsidP="005E2768">
      <w:pPr>
        <w:pStyle w:val="NoSpacing"/>
      </w:pPr>
    </w:p>
    <w:p w14:paraId="06FDACBA" w14:textId="77777777" w:rsidR="005E2768" w:rsidRPr="005E2768" w:rsidRDefault="005E2768" w:rsidP="005E2768">
      <w:pPr>
        <w:pStyle w:val="NoSpacing"/>
      </w:pPr>
      <w:r w:rsidRPr="005E2768">
        <w:t xml:space="preserve">    public String show() {</w:t>
      </w:r>
    </w:p>
    <w:p w14:paraId="4CD8072E" w14:textId="77777777" w:rsidR="005E2768" w:rsidRPr="005E2768" w:rsidRDefault="005E2768" w:rsidP="005E2768">
      <w:pPr>
        <w:pStyle w:val="NoSpacing"/>
      </w:pPr>
      <w:r w:rsidRPr="005E2768">
        <w:t xml:space="preserve">        System.out.println("show in test");</w:t>
      </w:r>
    </w:p>
    <w:p w14:paraId="16983E9D" w14:textId="77777777" w:rsidR="005E2768" w:rsidRPr="005E2768" w:rsidRDefault="005E2768" w:rsidP="005E2768">
      <w:pPr>
        <w:pStyle w:val="NoSpacing"/>
      </w:pPr>
      <w:r w:rsidRPr="005E2768">
        <w:t xml:space="preserve">        return "java";</w:t>
      </w:r>
    </w:p>
    <w:p w14:paraId="69A6CAC6" w14:textId="77777777" w:rsidR="005E2768" w:rsidRPr="005E2768" w:rsidRDefault="005E2768" w:rsidP="005E2768">
      <w:pPr>
        <w:pStyle w:val="NoSpacing"/>
      </w:pPr>
      <w:r w:rsidRPr="005E2768">
        <w:t xml:space="preserve">    }</w:t>
      </w:r>
    </w:p>
    <w:p w14:paraId="3EBE018B" w14:textId="77777777" w:rsidR="005E2768" w:rsidRPr="005E2768" w:rsidRDefault="005E2768" w:rsidP="005E2768">
      <w:pPr>
        <w:pStyle w:val="NoSpacing"/>
      </w:pPr>
      <w:r w:rsidRPr="005E2768">
        <w:t>}</w:t>
      </w:r>
    </w:p>
    <w:p w14:paraId="1A4E15C1" w14:textId="77777777" w:rsidR="005E2768" w:rsidRPr="005E2768" w:rsidRDefault="005E2768" w:rsidP="005E2768">
      <w:pPr>
        <w:pStyle w:val="NoSpacing"/>
      </w:pPr>
    </w:p>
    <w:p w14:paraId="40A541F0" w14:textId="77777777" w:rsidR="005E2768" w:rsidRPr="005E2768" w:rsidRDefault="005E2768" w:rsidP="005E2768">
      <w:pPr>
        <w:pStyle w:val="NoSpacing"/>
      </w:pPr>
      <w:r w:rsidRPr="005E2768">
        <w:t>public class Main {</w:t>
      </w:r>
    </w:p>
    <w:p w14:paraId="1EDF7034" w14:textId="77777777" w:rsidR="005E2768" w:rsidRPr="005E2768" w:rsidRDefault="005E2768" w:rsidP="005E2768">
      <w:pPr>
        <w:pStyle w:val="NoSpacing"/>
      </w:pPr>
      <w:r w:rsidRPr="005E2768">
        <w:t xml:space="preserve">    public static void main(String[] args) {</w:t>
      </w:r>
    </w:p>
    <w:p w14:paraId="7CE03076" w14:textId="77777777" w:rsidR="005E2768" w:rsidRPr="005E2768" w:rsidRDefault="005E2768" w:rsidP="005E2768">
      <w:pPr>
        <w:pStyle w:val="NoSpacing"/>
      </w:pPr>
      <w:r w:rsidRPr="005E2768">
        <w:t xml:space="preserve">        Test t1 = new Test();</w:t>
      </w:r>
    </w:p>
    <w:p w14:paraId="3FB01A33" w14:textId="77777777" w:rsidR="005E2768" w:rsidRPr="005E2768" w:rsidRDefault="005E2768" w:rsidP="005E2768">
      <w:pPr>
        <w:pStyle w:val="NoSpacing"/>
      </w:pPr>
      <w:r w:rsidRPr="005E2768">
        <w:t xml:space="preserve">        System.out.println(t1.s);</w:t>
      </w:r>
    </w:p>
    <w:p w14:paraId="61E9EFC4" w14:textId="77777777" w:rsidR="005E2768" w:rsidRPr="005E2768" w:rsidRDefault="005E2768" w:rsidP="005E2768">
      <w:pPr>
        <w:pStyle w:val="NoSpacing"/>
      </w:pPr>
      <w:r w:rsidRPr="005E2768">
        <w:t xml:space="preserve">        System.out.println(t1.show());</w:t>
      </w:r>
    </w:p>
    <w:p w14:paraId="66A018DA" w14:textId="77777777" w:rsidR="005E2768" w:rsidRPr="005E2768" w:rsidRDefault="005E2768" w:rsidP="005E2768">
      <w:pPr>
        <w:pStyle w:val="NoSpacing"/>
      </w:pPr>
    </w:p>
    <w:p w14:paraId="26E65D8E" w14:textId="77777777" w:rsidR="005E2768" w:rsidRPr="005E2768" w:rsidRDefault="005E2768" w:rsidP="005E2768">
      <w:pPr>
        <w:pStyle w:val="NoSpacing"/>
      </w:pPr>
      <w:r w:rsidRPr="005E2768">
        <w:t xml:space="preserve">        Two r3 = new Two();</w:t>
      </w:r>
    </w:p>
    <w:p w14:paraId="6E9FDBD0" w14:textId="77777777" w:rsidR="005E2768" w:rsidRPr="005E2768" w:rsidRDefault="005E2768" w:rsidP="005E2768">
      <w:pPr>
        <w:pStyle w:val="NoSpacing"/>
      </w:pPr>
      <w:r w:rsidRPr="005E2768">
        <w:t xml:space="preserve">        System.out.println(r3.i);</w:t>
      </w:r>
    </w:p>
    <w:p w14:paraId="05C0A27E" w14:textId="77777777" w:rsidR="005E2768" w:rsidRPr="005E2768" w:rsidRDefault="005E2768" w:rsidP="005E2768">
      <w:pPr>
        <w:pStyle w:val="NoSpacing"/>
      </w:pPr>
      <w:r w:rsidRPr="005E2768">
        <w:t xml:space="preserve">        r3.wish();</w:t>
      </w:r>
    </w:p>
    <w:p w14:paraId="4A266CDA" w14:textId="77777777" w:rsidR="005E2768" w:rsidRPr="005E2768" w:rsidRDefault="005E2768" w:rsidP="005E2768">
      <w:pPr>
        <w:pStyle w:val="NoSpacing"/>
      </w:pPr>
      <w:r w:rsidRPr="005E2768">
        <w:t xml:space="preserve">    }</w:t>
      </w:r>
    </w:p>
    <w:p w14:paraId="60887563" w14:textId="3F2AC010" w:rsidR="00661A15" w:rsidRDefault="005E2768" w:rsidP="005E2768">
      <w:pPr>
        <w:pStyle w:val="NoSpacing"/>
      </w:pPr>
      <w:r w:rsidRPr="005E2768">
        <w:t>}</w:t>
      </w:r>
    </w:p>
    <w:p w14:paraId="59D0F38A" w14:textId="77777777" w:rsidR="002434A5" w:rsidRDefault="002434A5" w:rsidP="005E2768">
      <w:pPr>
        <w:pStyle w:val="NoSpacing"/>
      </w:pPr>
    </w:p>
    <w:p w14:paraId="0A2726DC" w14:textId="77777777" w:rsidR="002434A5" w:rsidRDefault="002434A5" w:rsidP="005E2768">
      <w:pPr>
        <w:pStyle w:val="NoSpacing"/>
      </w:pPr>
    </w:p>
    <w:p w14:paraId="7C392BB7" w14:textId="77777777" w:rsidR="002434A5" w:rsidRDefault="002434A5" w:rsidP="005E2768">
      <w:pPr>
        <w:pStyle w:val="NoSpacing"/>
      </w:pPr>
    </w:p>
    <w:p w14:paraId="3D8206D1" w14:textId="77777777" w:rsidR="002434A5" w:rsidRDefault="002434A5" w:rsidP="002434A5">
      <w:pPr>
        <w:pStyle w:val="NoSpacing"/>
      </w:pPr>
      <w:r>
        <w:t>class maindemo{</w:t>
      </w:r>
    </w:p>
    <w:p w14:paraId="404C4516" w14:textId="77777777" w:rsidR="002434A5" w:rsidRDefault="002434A5" w:rsidP="002434A5">
      <w:pPr>
        <w:pStyle w:val="NoSpacing"/>
      </w:pPr>
      <w:r>
        <w:t xml:space="preserve">                static int i=100;</w:t>
      </w:r>
    </w:p>
    <w:p w14:paraId="49032992" w14:textId="77777777" w:rsidR="002434A5" w:rsidRDefault="002434A5" w:rsidP="002434A5">
      <w:pPr>
        <w:pStyle w:val="NoSpacing"/>
      </w:pPr>
      <w:r>
        <w:t xml:space="preserve">            public static void display()</w:t>
      </w:r>
    </w:p>
    <w:p w14:paraId="195E91F2" w14:textId="77777777" w:rsidR="002434A5" w:rsidRDefault="002434A5" w:rsidP="002434A5">
      <w:pPr>
        <w:pStyle w:val="NoSpacing"/>
      </w:pPr>
      <w:r>
        <w:t xml:space="preserve">        {</w:t>
      </w:r>
    </w:p>
    <w:p w14:paraId="5C11A477" w14:textId="77777777" w:rsidR="002434A5" w:rsidRDefault="002434A5" w:rsidP="002434A5">
      <w:pPr>
        <w:pStyle w:val="NoSpacing"/>
      </w:pPr>
      <w:r>
        <w:t xml:space="preserve">            System.out.println("display");</w:t>
      </w:r>
    </w:p>
    <w:p w14:paraId="2BDF41DF" w14:textId="77777777" w:rsidR="002434A5" w:rsidRDefault="002434A5" w:rsidP="002434A5">
      <w:pPr>
        <w:pStyle w:val="NoSpacing"/>
      </w:pPr>
      <w:r>
        <w:t xml:space="preserve">       }</w:t>
      </w:r>
    </w:p>
    <w:p w14:paraId="2EEEDD48" w14:textId="77777777" w:rsidR="002434A5" w:rsidRDefault="002434A5" w:rsidP="002434A5">
      <w:pPr>
        <w:pStyle w:val="NoSpacing"/>
      </w:pPr>
      <w:r>
        <w:t xml:space="preserve">             public static void main(String[] args)</w:t>
      </w:r>
    </w:p>
    <w:p w14:paraId="1CABE1C2" w14:textId="77777777" w:rsidR="002434A5" w:rsidRDefault="002434A5" w:rsidP="002434A5">
      <w:pPr>
        <w:pStyle w:val="NoSpacing"/>
      </w:pPr>
      <w:r>
        <w:t xml:space="preserve">       {</w:t>
      </w:r>
    </w:p>
    <w:p w14:paraId="090097B6" w14:textId="708F0172" w:rsidR="002434A5" w:rsidRDefault="002434A5" w:rsidP="002434A5">
      <w:pPr>
        <w:pStyle w:val="NoSpacing"/>
      </w:pPr>
      <w:r>
        <w:t xml:space="preserve">            System.out.println("main start");                                       //main start</w:t>
      </w:r>
    </w:p>
    <w:p w14:paraId="76C8D87C" w14:textId="444AD31D" w:rsidR="002434A5" w:rsidRDefault="002434A5" w:rsidP="002434A5">
      <w:pPr>
        <w:pStyle w:val="NoSpacing"/>
      </w:pPr>
      <w:r>
        <w:t xml:space="preserve">            System.out.println("=====directlay====");                     // ===========directly=======</w:t>
      </w:r>
    </w:p>
    <w:p w14:paraId="1226162B" w14:textId="4520C758" w:rsidR="002434A5" w:rsidRDefault="002434A5" w:rsidP="002434A5">
      <w:pPr>
        <w:pStyle w:val="NoSpacing"/>
      </w:pPr>
      <w:r>
        <w:t xml:space="preserve">            System.out.println(i);                                                           //100</w:t>
      </w:r>
    </w:p>
    <w:p w14:paraId="5A2D32AE" w14:textId="40364DD8" w:rsidR="002434A5" w:rsidRDefault="002434A5" w:rsidP="002434A5">
      <w:pPr>
        <w:pStyle w:val="NoSpacing"/>
      </w:pPr>
      <w:r>
        <w:t xml:space="preserve">            display();                                                                               //</w:t>
      </w:r>
      <w:r w:rsidR="008536B6">
        <w:t>display</w:t>
      </w:r>
    </w:p>
    <w:p w14:paraId="12FE2CDB" w14:textId="36BBB6B5" w:rsidR="002434A5" w:rsidRDefault="002434A5" w:rsidP="002434A5">
      <w:pPr>
        <w:pStyle w:val="NoSpacing"/>
      </w:pPr>
      <w:r>
        <w:t xml:space="preserve">            System.out.println("======class name======");</w:t>
      </w:r>
      <w:r w:rsidR="008536B6">
        <w:t xml:space="preserve">         //=======class name=====</w:t>
      </w:r>
    </w:p>
    <w:p w14:paraId="3C0B99C3" w14:textId="5A862347" w:rsidR="002434A5" w:rsidRDefault="002434A5" w:rsidP="002434A5">
      <w:pPr>
        <w:pStyle w:val="NoSpacing"/>
      </w:pPr>
      <w:r>
        <w:t xml:space="preserve">            System.out.println(maindemo.i);</w:t>
      </w:r>
      <w:r w:rsidR="008536B6">
        <w:t xml:space="preserve">                                    //100</w:t>
      </w:r>
    </w:p>
    <w:p w14:paraId="24169D44" w14:textId="379AA910" w:rsidR="002434A5" w:rsidRDefault="002434A5" w:rsidP="002434A5">
      <w:pPr>
        <w:pStyle w:val="NoSpacing"/>
      </w:pPr>
      <w:r>
        <w:t xml:space="preserve">             maindemo.display();</w:t>
      </w:r>
      <w:r w:rsidR="008536B6">
        <w:t xml:space="preserve">                                                        // </w:t>
      </w:r>
      <w:r w:rsidR="00507C93">
        <w:t>display</w:t>
      </w:r>
    </w:p>
    <w:p w14:paraId="129C01DD" w14:textId="03795677" w:rsidR="002434A5" w:rsidRDefault="002434A5" w:rsidP="002434A5">
      <w:pPr>
        <w:pStyle w:val="NoSpacing"/>
      </w:pPr>
      <w:r>
        <w:t xml:space="preserve">            System.out.println("===objectcreatioin====");</w:t>
      </w:r>
      <w:r w:rsidR="00507C93">
        <w:t xml:space="preserve">        //===========objectcrearion====</w:t>
      </w:r>
    </w:p>
    <w:p w14:paraId="06002BB1" w14:textId="35AC5D3F" w:rsidR="002434A5" w:rsidRDefault="002434A5" w:rsidP="002434A5">
      <w:pPr>
        <w:pStyle w:val="NoSpacing"/>
      </w:pPr>
      <w:r>
        <w:t xml:space="preserve">            maindemo d1=new maindemo();</w:t>
      </w:r>
      <w:r w:rsidR="00507C93">
        <w:t xml:space="preserve">                                  </w:t>
      </w:r>
    </w:p>
    <w:p w14:paraId="4F98E5D0" w14:textId="5C07CF45" w:rsidR="002434A5" w:rsidRDefault="002434A5" w:rsidP="002434A5">
      <w:pPr>
        <w:pStyle w:val="NoSpacing"/>
      </w:pPr>
      <w:r>
        <w:t xml:space="preserve">             d1.display();</w:t>
      </w:r>
      <w:r w:rsidR="00507C93">
        <w:t xml:space="preserve">                                                                       //display</w:t>
      </w:r>
    </w:p>
    <w:p w14:paraId="37B54577" w14:textId="3E44E69E" w:rsidR="002434A5" w:rsidRDefault="002434A5" w:rsidP="002434A5">
      <w:pPr>
        <w:pStyle w:val="NoSpacing"/>
      </w:pPr>
      <w:r>
        <w:t xml:space="preserve">            System.out.println(d1.i);</w:t>
      </w:r>
      <w:r w:rsidR="00507C93">
        <w:t xml:space="preserve">                                                 //100</w:t>
      </w:r>
    </w:p>
    <w:p w14:paraId="4036A518" w14:textId="518B6742" w:rsidR="002434A5" w:rsidRDefault="002434A5" w:rsidP="002434A5">
      <w:pPr>
        <w:pStyle w:val="NoSpacing"/>
      </w:pPr>
      <w:r>
        <w:t xml:space="preserve">            System.out.println("main ends");    }</w:t>
      </w:r>
      <w:r w:rsidR="00507C93">
        <w:t xml:space="preserve">                            //main ends</w:t>
      </w:r>
    </w:p>
    <w:p w14:paraId="05510F2E" w14:textId="7F17CDFA" w:rsidR="00502C85" w:rsidRDefault="002434A5" w:rsidP="002434A5">
      <w:pPr>
        <w:pStyle w:val="NoSpacing"/>
      </w:pPr>
      <w:r>
        <w:t xml:space="preserve">               }</w:t>
      </w:r>
    </w:p>
    <w:p w14:paraId="49D67F56" w14:textId="3C9931D5" w:rsidR="00502C85" w:rsidRDefault="00502C85" w:rsidP="002434A5">
      <w:pPr>
        <w:pStyle w:val="NoSpacing"/>
      </w:pPr>
      <w:r>
        <w:t xml:space="preserve">NON STATIC MEMBERS ARE AXECESD </w:t>
      </w:r>
      <w:r w:rsidR="00661203">
        <w:t>WHEN VALUE CHANGES DYNAMICALLY.</w:t>
      </w:r>
    </w:p>
    <w:p w14:paraId="5E13889B" w14:textId="650042B8" w:rsidR="00661203" w:rsidRDefault="00661203" w:rsidP="002434A5">
      <w:pPr>
        <w:pStyle w:val="NoSpacing"/>
      </w:pPr>
      <w:r>
        <w:t xml:space="preserve">STATIC MEMBERS ARE USED </w:t>
      </w:r>
      <w:r w:rsidR="00A407B0">
        <w:t>WHEN VALUES ARE FIXED OR COMMON.</w:t>
      </w:r>
    </w:p>
    <w:p w14:paraId="36AF0385" w14:textId="77777777" w:rsidR="00A407B0" w:rsidRDefault="00A407B0" w:rsidP="002434A5">
      <w:pPr>
        <w:pStyle w:val="NoSpacing"/>
      </w:pPr>
    </w:p>
    <w:p w14:paraId="34F59715" w14:textId="22BD69E0" w:rsidR="00A407B0" w:rsidRDefault="00A407B0" w:rsidP="002434A5">
      <w:pPr>
        <w:pStyle w:val="NoSpacing"/>
        <w:rPr>
          <w:color w:val="FF0000"/>
        </w:rPr>
      </w:pPr>
      <w:r w:rsidRPr="000C516D">
        <w:rPr>
          <w:color w:val="FF0000"/>
        </w:rPr>
        <w:t xml:space="preserve">1 CREATE A STUDENT PROGRAMME BY PASSING </w:t>
      </w:r>
      <w:r w:rsidR="00190754" w:rsidRPr="000C516D">
        <w:rPr>
          <w:color w:val="FF0000"/>
        </w:rPr>
        <w:t xml:space="preserve">5 TO 6 VALID INFORMATION AND DISPLAY ALL THE DETAILS IN A USER DEFINED </w:t>
      </w:r>
      <w:r w:rsidR="000C516D" w:rsidRPr="000C516D">
        <w:rPr>
          <w:color w:val="FF0000"/>
        </w:rPr>
        <w:t>METHOD.</w:t>
      </w:r>
    </w:p>
    <w:p w14:paraId="362C7E62" w14:textId="77777777" w:rsidR="00044156" w:rsidRPr="00044156" w:rsidRDefault="00044156" w:rsidP="00044156">
      <w:pPr>
        <w:pStyle w:val="NoSpacing"/>
      </w:pPr>
      <w:r w:rsidRPr="00044156">
        <w:t>class student {</w:t>
      </w:r>
    </w:p>
    <w:p w14:paraId="63F94FE3" w14:textId="77777777" w:rsidR="00044156" w:rsidRPr="00044156" w:rsidRDefault="00044156" w:rsidP="00044156">
      <w:pPr>
        <w:pStyle w:val="NoSpacing"/>
      </w:pPr>
      <w:r w:rsidRPr="00044156">
        <w:t xml:space="preserve">                 int id=518;</w:t>
      </w:r>
    </w:p>
    <w:p w14:paraId="6E7AB2F2" w14:textId="77777777" w:rsidR="00044156" w:rsidRPr="00044156" w:rsidRDefault="00044156" w:rsidP="00044156">
      <w:pPr>
        <w:pStyle w:val="NoSpacing"/>
      </w:pPr>
      <w:r w:rsidRPr="00044156">
        <w:t xml:space="preserve">                String name="anu";</w:t>
      </w:r>
    </w:p>
    <w:p w14:paraId="742FD4F0" w14:textId="77777777" w:rsidR="00044156" w:rsidRPr="00044156" w:rsidRDefault="00044156" w:rsidP="00044156">
      <w:pPr>
        <w:pStyle w:val="NoSpacing"/>
      </w:pPr>
      <w:r w:rsidRPr="00044156">
        <w:t xml:space="preserve">                byte age=25;</w:t>
      </w:r>
    </w:p>
    <w:p w14:paraId="6A08F219" w14:textId="77777777" w:rsidR="00044156" w:rsidRPr="00044156" w:rsidRDefault="00044156" w:rsidP="00044156">
      <w:pPr>
        <w:pStyle w:val="NoSpacing"/>
      </w:pPr>
      <w:r w:rsidRPr="00044156">
        <w:t xml:space="preserve">                char g='f';</w:t>
      </w:r>
    </w:p>
    <w:p w14:paraId="743C8D1C" w14:textId="77777777" w:rsidR="00044156" w:rsidRPr="00044156" w:rsidRDefault="00044156" w:rsidP="00044156">
      <w:pPr>
        <w:pStyle w:val="NoSpacing"/>
      </w:pPr>
      <w:r w:rsidRPr="00044156">
        <w:t xml:space="preserve">               double marks=63.5;</w:t>
      </w:r>
    </w:p>
    <w:p w14:paraId="51FE57D1" w14:textId="77777777" w:rsidR="00044156" w:rsidRPr="00044156" w:rsidRDefault="00044156" w:rsidP="00044156">
      <w:pPr>
        <w:pStyle w:val="NoSpacing"/>
      </w:pPr>
      <w:r w:rsidRPr="00044156">
        <w:t xml:space="preserve">      static String institute="qsp";</w:t>
      </w:r>
    </w:p>
    <w:p w14:paraId="257BD574" w14:textId="77777777" w:rsidR="00044156" w:rsidRPr="00044156" w:rsidRDefault="00044156" w:rsidP="00044156">
      <w:pPr>
        <w:pStyle w:val="NoSpacing"/>
      </w:pPr>
      <w:r w:rsidRPr="00044156">
        <w:t xml:space="preserve">    public static void main(String [] args)</w:t>
      </w:r>
    </w:p>
    <w:p w14:paraId="1AB88588" w14:textId="77777777" w:rsidR="00044156" w:rsidRPr="00044156" w:rsidRDefault="00044156" w:rsidP="00044156">
      <w:pPr>
        <w:pStyle w:val="NoSpacing"/>
      </w:pPr>
      <w:r w:rsidRPr="00044156">
        <w:t xml:space="preserve">     {</w:t>
      </w:r>
    </w:p>
    <w:p w14:paraId="33E76356" w14:textId="77777777" w:rsidR="00044156" w:rsidRPr="00044156" w:rsidRDefault="00044156" w:rsidP="00044156">
      <w:pPr>
        <w:pStyle w:val="NoSpacing"/>
      </w:pPr>
      <w:r w:rsidRPr="00044156">
        <w:t xml:space="preserve">           student s1=new student();</w:t>
      </w:r>
    </w:p>
    <w:p w14:paraId="4EDAA52B" w14:textId="77777777" w:rsidR="00044156" w:rsidRPr="00044156" w:rsidRDefault="00044156" w:rsidP="00044156">
      <w:pPr>
        <w:pStyle w:val="NoSpacing"/>
      </w:pPr>
      <w:r w:rsidRPr="00044156">
        <w:t xml:space="preserve">      System.out.println("student name:"+s1.name+"/nstudent id:"+s1.id+"/nstudent age:"+s1.age); </w:t>
      </w:r>
    </w:p>
    <w:p w14:paraId="4852D010" w14:textId="77777777" w:rsidR="006E5942" w:rsidRDefault="00044156" w:rsidP="00044156">
      <w:pPr>
        <w:pStyle w:val="NoSpacing"/>
      </w:pPr>
      <w:r w:rsidRPr="00044156">
        <w:t xml:space="preserve">              }    }</w:t>
      </w:r>
      <w:r>
        <w:t xml:space="preserve">         </w:t>
      </w:r>
    </w:p>
    <w:p w14:paraId="4E33B7A6" w14:textId="2EC7F6C6" w:rsidR="000C516D" w:rsidRDefault="00044156" w:rsidP="00044156">
      <w:pPr>
        <w:pStyle w:val="NoSpacing"/>
      </w:pPr>
      <w:r>
        <w:t xml:space="preserve">  o/p </w:t>
      </w:r>
      <w:r w:rsidR="006E5942">
        <w:t>stdname anu , stdid 510 std age 25</w:t>
      </w:r>
    </w:p>
    <w:p w14:paraId="4FB60A4E" w14:textId="77777777" w:rsidR="006E5942" w:rsidRDefault="006E5942" w:rsidP="00044156">
      <w:pPr>
        <w:pStyle w:val="NoSpacing"/>
      </w:pPr>
    </w:p>
    <w:p w14:paraId="0987437D" w14:textId="3368D522" w:rsidR="006E5942" w:rsidRDefault="00771FDA" w:rsidP="00044156">
      <w:pPr>
        <w:pStyle w:val="NoSpacing"/>
      </w:pPr>
      <w:r>
        <w:t xml:space="preserve">STATIC METHOD </w:t>
      </w:r>
    </w:p>
    <w:p w14:paraId="4B57B521" w14:textId="24EF9D41" w:rsidR="008533A4" w:rsidRDefault="008533A4" w:rsidP="00044156">
      <w:pPr>
        <w:pStyle w:val="NoSpacing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392" behindDoc="0" locked="0" layoutInCell="1" allowOverlap="1" wp14:anchorId="17708495" wp14:editId="085018BC">
                <wp:simplePos x="0" y="0"/>
                <wp:positionH relativeFrom="column">
                  <wp:posOffset>480060</wp:posOffset>
                </wp:positionH>
                <wp:positionV relativeFrom="paragraph">
                  <wp:posOffset>3690</wp:posOffset>
                </wp:positionV>
                <wp:extent cx="8280" cy="197280"/>
                <wp:effectExtent l="38100" t="38100" r="48895" b="50800"/>
                <wp:wrapNone/>
                <wp:docPr id="774571016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8280" cy="19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D73F8A" id="Ink 12" o:spid="_x0000_s1026" type="#_x0000_t75" style="position:absolute;margin-left:37.3pt;margin-top:-.2pt;width:1.6pt;height:16.55pt;z-index:251658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">
                <v:imagedata r:id="rId63" o:title=""/>
              </v:shape>
            </w:pict>
          </mc:Fallback>
        </mc:AlternateContent>
      </w:r>
    </w:p>
    <w:p w14:paraId="0B6E0E39" w14:textId="60A4407B" w:rsidR="008533A4" w:rsidRDefault="008533A4" w:rsidP="008533A4">
      <w:r>
        <w:t xml:space="preserve">STATIC VARABLE            DIRECTLY CLASS NAME </w:t>
      </w:r>
    </w:p>
    <w:p w14:paraId="12F2F360" w14:textId="3D245386" w:rsidR="008533A4" w:rsidRDefault="008533A4" w:rsidP="00044156">
      <w:pPr>
        <w:pStyle w:val="NoSpacing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393" behindDoc="0" locked="0" layoutInCell="1" allowOverlap="1" wp14:anchorId="35A5167E" wp14:editId="1A25BF33">
                <wp:simplePos x="0" y="0"/>
                <wp:positionH relativeFrom="column">
                  <wp:posOffset>502740</wp:posOffset>
                </wp:positionH>
                <wp:positionV relativeFrom="paragraph">
                  <wp:posOffset>-17265</wp:posOffset>
                </wp:positionV>
                <wp:extent cx="360" cy="60120"/>
                <wp:effectExtent l="38100" t="38100" r="38100" b="35560"/>
                <wp:wrapNone/>
                <wp:docPr id="27164949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360" cy="6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0F7E0A" id="Ink 16" o:spid="_x0000_s1026" type="#_x0000_t75" style="position:absolute;margin-left:39.1pt;margin-top:-1.85pt;width:1.05pt;height:5.75pt;z-index:25165839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">
                <v:imagedata r:id="rId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394" behindDoc="0" locked="0" layoutInCell="1" allowOverlap="1" wp14:anchorId="1B517BA4" wp14:editId="03D193F5">
                <wp:simplePos x="0" y="0"/>
                <wp:positionH relativeFrom="column">
                  <wp:posOffset>960120</wp:posOffset>
                </wp:positionH>
                <wp:positionV relativeFrom="paragraph">
                  <wp:posOffset>-71120</wp:posOffset>
                </wp:positionV>
                <wp:extent cx="326390" cy="168515"/>
                <wp:effectExtent l="38100" t="38100" r="35560" b="41275"/>
                <wp:wrapNone/>
                <wp:docPr id="1508409450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326390" cy="168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C96DA8" id="Ink 15" o:spid="_x0000_s1026" type="#_x0000_t75" style="position:absolute;margin-left:75.1pt;margin-top:-6.1pt;width:26.65pt;height:14.25pt;z-index:25165839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">
                <v:imagedata r:id="rId67" o:title=""/>
              </v:shape>
            </w:pict>
          </mc:Fallback>
        </mc:AlternateContent>
      </w:r>
      <w:r>
        <w:t xml:space="preserve">STATIC METHOD </w:t>
      </w:r>
    </w:p>
    <w:p w14:paraId="71AA769E" w14:textId="77777777" w:rsidR="008533A4" w:rsidRDefault="008533A4" w:rsidP="00044156">
      <w:pPr>
        <w:pStyle w:val="NoSpacing"/>
      </w:pPr>
    </w:p>
    <w:p w14:paraId="09C6E31B" w14:textId="77777777" w:rsidR="00CB0353" w:rsidRDefault="00CB0353" w:rsidP="00CB0353">
      <w:pPr>
        <w:pStyle w:val="NoSpacing"/>
      </w:pPr>
      <w:r>
        <w:t>class kemo{</w:t>
      </w:r>
    </w:p>
    <w:p w14:paraId="2E033191" w14:textId="77777777" w:rsidR="00CB0353" w:rsidRDefault="00CB0353" w:rsidP="00CB0353">
      <w:pPr>
        <w:pStyle w:val="NoSpacing"/>
      </w:pPr>
      <w:r>
        <w:t xml:space="preserve">            static int i=10;</w:t>
      </w:r>
    </w:p>
    <w:p w14:paraId="4B914857" w14:textId="77777777" w:rsidR="00CB0353" w:rsidRDefault="00CB0353" w:rsidP="00CB0353">
      <w:pPr>
        <w:pStyle w:val="NoSpacing"/>
      </w:pPr>
      <w:r>
        <w:t xml:space="preserve">            public static double m1(char ch) {</w:t>
      </w:r>
    </w:p>
    <w:p w14:paraId="1F910215" w14:textId="77777777" w:rsidR="00CB0353" w:rsidRDefault="00CB0353" w:rsidP="00CB0353">
      <w:pPr>
        <w:pStyle w:val="NoSpacing"/>
      </w:pPr>
      <w:r>
        <w:t xml:space="preserve">           System.out.println("m1");</w:t>
      </w:r>
    </w:p>
    <w:p w14:paraId="19099641" w14:textId="77777777" w:rsidR="00CB0353" w:rsidRDefault="00CB0353" w:rsidP="00CB0353">
      <w:pPr>
        <w:pStyle w:val="NoSpacing"/>
      </w:pPr>
      <w:r>
        <w:t xml:space="preserve">           System.out.println(ch);</w:t>
      </w:r>
    </w:p>
    <w:p w14:paraId="1FD5FF0D" w14:textId="77777777" w:rsidR="00CB0353" w:rsidRDefault="00CB0353" w:rsidP="00CB0353">
      <w:pPr>
        <w:pStyle w:val="NoSpacing"/>
      </w:pPr>
      <w:r>
        <w:t xml:space="preserve">           return 5.3;     }</w:t>
      </w:r>
    </w:p>
    <w:p w14:paraId="6FA65B7A" w14:textId="77777777" w:rsidR="00CB0353" w:rsidRDefault="00CB0353" w:rsidP="00CB0353">
      <w:pPr>
        <w:pStyle w:val="NoSpacing"/>
      </w:pPr>
      <w:r>
        <w:t xml:space="preserve">   </w:t>
      </w:r>
    </w:p>
    <w:p w14:paraId="5C105BA4" w14:textId="77777777" w:rsidR="00CB0353" w:rsidRDefault="00CB0353" w:rsidP="00CB0353">
      <w:pPr>
        <w:pStyle w:val="NoSpacing"/>
      </w:pPr>
      <w:r>
        <w:t xml:space="preserve">                 public static void m2() {</w:t>
      </w:r>
    </w:p>
    <w:p w14:paraId="7A989A63" w14:textId="77777777" w:rsidR="00CB0353" w:rsidRDefault="00CB0353" w:rsidP="00CB0353">
      <w:pPr>
        <w:pStyle w:val="NoSpacing"/>
      </w:pPr>
      <w:r>
        <w:t xml:space="preserve">              System.out.println("in m2");</w:t>
      </w:r>
    </w:p>
    <w:p w14:paraId="4B67B2D0" w14:textId="77777777" w:rsidR="00CB0353" w:rsidRDefault="00CB0353" w:rsidP="00CB0353">
      <w:pPr>
        <w:pStyle w:val="NoSpacing"/>
      </w:pPr>
      <w:r>
        <w:t xml:space="preserve">              System.out.println(m1('a'));</w:t>
      </w:r>
    </w:p>
    <w:p w14:paraId="6443B04C" w14:textId="77777777" w:rsidR="00CB0353" w:rsidRDefault="00CB0353" w:rsidP="00CB0353">
      <w:pPr>
        <w:pStyle w:val="NoSpacing"/>
      </w:pPr>
      <w:r>
        <w:t xml:space="preserve">              System.out.println(i);      }</w:t>
      </w:r>
    </w:p>
    <w:p w14:paraId="13CF528A" w14:textId="77777777" w:rsidR="00CB0353" w:rsidRDefault="00CB0353" w:rsidP="00CB0353">
      <w:pPr>
        <w:pStyle w:val="NoSpacing"/>
      </w:pPr>
      <w:r>
        <w:t xml:space="preserve">                </w:t>
      </w:r>
    </w:p>
    <w:p w14:paraId="139E4670" w14:textId="77777777" w:rsidR="00CB0353" w:rsidRDefault="00CB0353" w:rsidP="00CB0353">
      <w:pPr>
        <w:pStyle w:val="NoSpacing"/>
      </w:pPr>
      <w:r>
        <w:t xml:space="preserve">       public static void main(String [] args) {</w:t>
      </w:r>
    </w:p>
    <w:p w14:paraId="3A00E30C" w14:textId="77777777" w:rsidR="00CB0353" w:rsidRDefault="00CB0353" w:rsidP="00CB0353">
      <w:pPr>
        <w:pStyle w:val="NoSpacing"/>
      </w:pPr>
      <w:r>
        <w:t xml:space="preserve">            System.out.println("main start");</w:t>
      </w:r>
    </w:p>
    <w:p w14:paraId="4F130B37" w14:textId="77777777" w:rsidR="00CB0353" w:rsidRDefault="00CB0353" w:rsidP="00CB0353">
      <w:pPr>
        <w:pStyle w:val="NoSpacing"/>
      </w:pPr>
      <w:r>
        <w:t xml:space="preserve">               m2();</w:t>
      </w:r>
    </w:p>
    <w:p w14:paraId="28A21E3D" w14:textId="77777777" w:rsidR="00CB0353" w:rsidRDefault="00CB0353" w:rsidP="00CB0353">
      <w:pPr>
        <w:pStyle w:val="NoSpacing"/>
      </w:pPr>
      <w:r>
        <w:t xml:space="preserve">           System.out.println("end");       }</w:t>
      </w:r>
    </w:p>
    <w:p w14:paraId="40C63579" w14:textId="6E6EDB28" w:rsidR="00715C20" w:rsidRDefault="00CB0353" w:rsidP="00CB0353">
      <w:pPr>
        <w:pStyle w:val="NoSpacing"/>
      </w:pPr>
      <w:r>
        <w:t xml:space="preserve">          }</w:t>
      </w:r>
    </w:p>
    <w:p w14:paraId="105CB30B" w14:textId="3503AB61" w:rsidR="008E0A48" w:rsidRDefault="005C3D53" w:rsidP="008E0A48">
      <w:pPr>
        <w:pStyle w:val="NoSpacing"/>
      </w:pPr>
      <w:r>
        <w:t xml:space="preserve">                                      </w:t>
      </w:r>
      <w:r w:rsidR="00CB0353">
        <w:t>o/p</w:t>
      </w:r>
      <w:r w:rsidR="006F6EC8">
        <w:t xml:space="preserve"> </w:t>
      </w:r>
      <w:r w:rsidR="008E0A48">
        <w:t>main start , in m2 , a,  5</w:t>
      </w:r>
      <w:r w:rsidR="006F6EC8">
        <w:t xml:space="preserve">.3 , 10 , end </w:t>
      </w:r>
    </w:p>
    <w:p w14:paraId="7DAB5538" w14:textId="77777777" w:rsidR="006F6EC8" w:rsidRDefault="006F6EC8" w:rsidP="008E0A48">
      <w:pPr>
        <w:pStyle w:val="NoSpacing"/>
      </w:pPr>
    </w:p>
    <w:p w14:paraId="30DE0D5E" w14:textId="2E81BA5A" w:rsidR="006F6EC8" w:rsidRDefault="006B0B29" w:rsidP="008E0A48">
      <w:pPr>
        <w:pStyle w:val="NoSpacing"/>
        <w:rPr>
          <w:color w:val="FF0000"/>
        </w:rPr>
      </w:pPr>
      <w:r>
        <w:rPr>
          <w:color w:val="FF0000"/>
        </w:rPr>
        <w:t xml:space="preserve">2 </w:t>
      </w:r>
      <w:r w:rsidR="003F3645" w:rsidRPr="006B0B29">
        <w:rPr>
          <w:color w:val="FF0000"/>
        </w:rPr>
        <w:t xml:space="preserve">CREATE CLASS DEMO </w:t>
      </w:r>
      <w:r w:rsidR="009914CA" w:rsidRPr="006B0B29">
        <w:rPr>
          <w:color w:val="FF0000"/>
        </w:rPr>
        <w:t xml:space="preserve">WITH STATIC VARIABLE AND STATIC METHOD </w:t>
      </w:r>
      <w:r w:rsidR="00441FEA" w:rsidRPr="006B0B29">
        <w:rPr>
          <w:color w:val="FF0000"/>
        </w:rPr>
        <w:t xml:space="preserve"> CREATE CLASS SAMPLE </w:t>
      </w:r>
      <w:r w:rsidR="00E072BE" w:rsidRPr="006B0B29">
        <w:rPr>
          <w:color w:val="FF0000"/>
        </w:rPr>
        <w:t xml:space="preserve">STATIC METHOD </w:t>
      </w:r>
      <w:r w:rsidR="00561955" w:rsidRPr="006B0B29">
        <w:rPr>
          <w:color w:val="FF0000"/>
        </w:rPr>
        <w:t>WITH INVOKE 1</w:t>
      </w:r>
      <w:r w:rsidR="00561955" w:rsidRPr="006B0B29">
        <w:rPr>
          <w:color w:val="FF0000"/>
          <w:vertAlign w:val="superscript"/>
        </w:rPr>
        <w:t>ST</w:t>
      </w:r>
      <w:r w:rsidR="00561955" w:rsidRPr="006B0B29">
        <w:rPr>
          <w:color w:val="FF0000"/>
        </w:rPr>
        <w:t xml:space="preserve">  CLASS </w:t>
      </w:r>
      <w:r w:rsidR="00DA727E" w:rsidRPr="006B0B29">
        <w:rPr>
          <w:color w:val="FF0000"/>
        </w:rPr>
        <w:t xml:space="preserve"> AND MAIN METHOD </w:t>
      </w:r>
      <w:r w:rsidRPr="006B0B29">
        <w:rPr>
          <w:color w:val="FF0000"/>
        </w:rPr>
        <w:t xml:space="preserve"> IN SAMPLE CLASS </w:t>
      </w:r>
    </w:p>
    <w:p w14:paraId="674A3409" w14:textId="77777777" w:rsidR="00996425" w:rsidRPr="00996425" w:rsidRDefault="00996425" w:rsidP="00996425">
      <w:pPr>
        <w:pStyle w:val="NoSpacing"/>
      </w:pPr>
      <w:r w:rsidRPr="00996425">
        <w:t>class demo{</w:t>
      </w:r>
    </w:p>
    <w:p w14:paraId="24BB2280" w14:textId="77777777" w:rsidR="00996425" w:rsidRPr="00996425" w:rsidRDefault="00996425" w:rsidP="00996425">
      <w:pPr>
        <w:pStyle w:val="NoSpacing"/>
      </w:pPr>
      <w:r w:rsidRPr="00996425">
        <w:t xml:space="preserve">            static boolean b=true;</w:t>
      </w:r>
    </w:p>
    <w:p w14:paraId="3A274B30" w14:textId="77777777" w:rsidR="00996425" w:rsidRPr="00996425" w:rsidRDefault="00996425" w:rsidP="00996425">
      <w:pPr>
        <w:pStyle w:val="NoSpacing"/>
      </w:pPr>
      <w:r w:rsidRPr="00996425">
        <w:t xml:space="preserve">         public static void display(){</w:t>
      </w:r>
    </w:p>
    <w:p w14:paraId="107C3D3E" w14:textId="77777777" w:rsidR="00996425" w:rsidRPr="00996425" w:rsidRDefault="00996425" w:rsidP="00996425">
      <w:pPr>
        <w:pStyle w:val="NoSpacing"/>
      </w:pPr>
      <w:r w:rsidRPr="00996425">
        <w:t xml:space="preserve">         System.out.println("display");</w:t>
      </w:r>
    </w:p>
    <w:p w14:paraId="09462DF9" w14:textId="77777777" w:rsidR="00996425" w:rsidRPr="00996425" w:rsidRDefault="00996425" w:rsidP="00996425">
      <w:pPr>
        <w:pStyle w:val="NoSpacing"/>
      </w:pPr>
      <w:r w:rsidRPr="00996425">
        <w:t xml:space="preserve">          }</w:t>
      </w:r>
    </w:p>
    <w:p w14:paraId="645E50A5" w14:textId="77777777" w:rsidR="00996425" w:rsidRPr="00996425" w:rsidRDefault="00996425" w:rsidP="00996425">
      <w:pPr>
        <w:pStyle w:val="NoSpacing"/>
      </w:pPr>
      <w:r w:rsidRPr="00996425">
        <w:t xml:space="preserve">              }</w:t>
      </w:r>
    </w:p>
    <w:p w14:paraId="1148A3B5" w14:textId="77777777" w:rsidR="00996425" w:rsidRPr="00996425" w:rsidRDefault="00996425" w:rsidP="00996425">
      <w:pPr>
        <w:pStyle w:val="NoSpacing"/>
      </w:pPr>
      <w:r w:rsidRPr="00996425">
        <w:t xml:space="preserve"> class sample{</w:t>
      </w:r>
    </w:p>
    <w:p w14:paraId="2ABD2176" w14:textId="77777777" w:rsidR="00996425" w:rsidRPr="00996425" w:rsidRDefault="00996425" w:rsidP="00996425">
      <w:pPr>
        <w:pStyle w:val="NoSpacing"/>
      </w:pPr>
      <w:r w:rsidRPr="00996425">
        <w:t xml:space="preserve">              public static void wish() {</w:t>
      </w:r>
    </w:p>
    <w:p w14:paraId="34B96304" w14:textId="77777777" w:rsidR="00996425" w:rsidRPr="00996425" w:rsidRDefault="00996425" w:rsidP="00996425">
      <w:pPr>
        <w:pStyle w:val="NoSpacing"/>
      </w:pPr>
      <w:r w:rsidRPr="00996425">
        <w:t xml:space="preserve">               System.out.println("wisho");</w:t>
      </w:r>
    </w:p>
    <w:p w14:paraId="47185E4E" w14:textId="77777777" w:rsidR="00996425" w:rsidRPr="00996425" w:rsidRDefault="00996425" w:rsidP="00996425">
      <w:pPr>
        <w:pStyle w:val="NoSpacing"/>
      </w:pPr>
      <w:r w:rsidRPr="00996425">
        <w:t xml:space="preserve">               System.out.println(demo.b);</w:t>
      </w:r>
    </w:p>
    <w:p w14:paraId="0CE6A59D" w14:textId="77777777" w:rsidR="00996425" w:rsidRPr="00996425" w:rsidRDefault="00996425" w:rsidP="00996425">
      <w:pPr>
        <w:pStyle w:val="NoSpacing"/>
      </w:pPr>
      <w:r w:rsidRPr="00996425">
        <w:t xml:space="preserve">               demo.display();           }</w:t>
      </w:r>
    </w:p>
    <w:p w14:paraId="076C3242" w14:textId="77777777" w:rsidR="00996425" w:rsidRPr="00996425" w:rsidRDefault="00996425" w:rsidP="00996425">
      <w:pPr>
        <w:pStyle w:val="NoSpacing"/>
      </w:pPr>
      <w:r w:rsidRPr="00996425">
        <w:t xml:space="preserve">       </w:t>
      </w:r>
    </w:p>
    <w:p w14:paraId="5CD0C69F" w14:textId="77777777" w:rsidR="00996425" w:rsidRPr="00996425" w:rsidRDefault="00996425" w:rsidP="00996425">
      <w:pPr>
        <w:pStyle w:val="NoSpacing"/>
      </w:pPr>
      <w:r w:rsidRPr="00996425">
        <w:t xml:space="preserve">            public static void main(String [] args) {</w:t>
      </w:r>
    </w:p>
    <w:p w14:paraId="5060A7E3" w14:textId="77777777" w:rsidR="00996425" w:rsidRPr="00996425" w:rsidRDefault="00996425" w:rsidP="00996425">
      <w:pPr>
        <w:pStyle w:val="NoSpacing"/>
      </w:pPr>
      <w:r w:rsidRPr="00996425">
        <w:t xml:space="preserve">             wish();     }</w:t>
      </w:r>
    </w:p>
    <w:p w14:paraId="6C8F8258" w14:textId="27159F69" w:rsidR="006B0B29" w:rsidRDefault="00996425" w:rsidP="00996425">
      <w:pPr>
        <w:pStyle w:val="NoSpacing"/>
      </w:pPr>
      <w:r w:rsidRPr="00996425">
        <w:t xml:space="preserve">            }</w:t>
      </w:r>
    </w:p>
    <w:p w14:paraId="2F602742" w14:textId="416D64F1" w:rsidR="00996425" w:rsidRDefault="005C3D53" w:rsidP="00996425">
      <w:pPr>
        <w:pStyle w:val="NoSpacing"/>
      </w:pPr>
      <w:r>
        <w:t xml:space="preserve">                                       </w:t>
      </w:r>
      <w:r w:rsidR="00996425">
        <w:t>o/p wisho , true , display</w:t>
      </w:r>
    </w:p>
    <w:p w14:paraId="6C626721" w14:textId="77777777" w:rsidR="005C3D53" w:rsidRDefault="005C3D53" w:rsidP="00996425">
      <w:pPr>
        <w:pStyle w:val="NoSpacing"/>
      </w:pPr>
    </w:p>
    <w:p w14:paraId="2F6919DD" w14:textId="77777777" w:rsidR="005C3D53" w:rsidRDefault="005C3D53" w:rsidP="00996425">
      <w:pPr>
        <w:pStyle w:val="NoSpacing"/>
      </w:pPr>
    </w:p>
    <w:p w14:paraId="1EDB582F" w14:textId="01B44C02" w:rsidR="00AE3122" w:rsidRDefault="00DB0AA9" w:rsidP="00996425">
      <w:pPr>
        <w:pStyle w:val="NoSpacing"/>
      </w:pPr>
      <w:r w:rsidRPr="0025693A">
        <w:rPr>
          <w:b/>
          <w:bCs/>
        </w:rPr>
        <w:t xml:space="preserve">STATIC </w:t>
      </w:r>
      <w:r w:rsidR="00AE3122" w:rsidRPr="0025693A">
        <w:rPr>
          <w:b/>
          <w:bCs/>
        </w:rPr>
        <w:t>METH</w:t>
      </w:r>
      <w:r w:rsidR="00DC0DBF" w:rsidRPr="0025693A">
        <w:rPr>
          <w:b/>
          <w:bCs/>
        </w:rPr>
        <w:t xml:space="preserve">OD , NON STATIC METHOD , NON STATIC VARIABLE </w:t>
      </w:r>
      <w:r w:rsidR="0025693A" w:rsidRPr="0025693A">
        <w:rPr>
          <w:b/>
          <w:bCs/>
        </w:rPr>
        <w:t>, OBJECT .OBJECT</w:t>
      </w:r>
    </w:p>
    <w:p w14:paraId="72C6442F" w14:textId="77777777" w:rsidR="00406693" w:rsidRDefault="00406693" w:rsidP="00406693">
      <w:pPr>
        <w:pStyle w:val="NoSpacing"/>
      </w:pPr>
      <w:r>
        <w:t>class maple {</w:t>
      </w:r>
    </w:p>
    <w:p w14:paraId="3B32B46A" w14:textId="77777777" w:rsidR="00406693" w:rsidRDefault="00406693" w:rsidP="00406693">
      <w:pPr>
        <w:pStyle w:val="NoSpacing"/>
      </w:pPr>
      <w:r>
        <w:t xml:space="preserve">              int d=100;</w:t>
      </w:r>
    </w:p>
    <w:p w14:paraId="23400B5E" w14:textId="77777777" w:rsidR="00406693" w:rsidRDefault="00406693" w:rsidP="00406693">
      <w:pPr>
        <w:pStyle w:val="NoSpacing"/>
      </w:pPr>
      <w:r>
        <w:t xml:space="preserve">           public double wish() {</w:t>
      </w:r>
    </w:p>
    <w:p w14:paraId="6B00EC36" w14:textId="77777777" w:rsidR="00406693" w:rsidRDefault="00406693" w:rsidP="00406693">
      <w:pPr>
        <w:pStyle w:val="NoSpacing"/>
      </w:pPr>
      <w:r>
        <w:t xml:space="preserve">          System.out.println("wish");</w:t>
      </w:r>
    </w:p>
    <w:p w14:paraId="1D72D65F" w14:textId="77777777" w:rsidR="00406693" w:rsidRDefault="00406693" w:rsidP="00406693">
      <w:pPr>
        <w:pStyle w:val="NoSpacing"/>
      </w:pPr>
      <w:r>
        <w:t xml:space="preserve">          return 1.1;</w:t>
      </w:r>
    </w:p>
    <w:p w14:paraId="5996ACA3" w14:textId="77777777" w:rsidR="00406693" w:rsidRDefault="00406693" w:rsidP="00406693">
      <w:pPr>
        <w:pStyle w:val="NoSpacing"/>
      </w:pPr>
      <w:r>
        <w:t xml:space="preserve">           }</w:t>
      </w:r>
    </w:p>
    <w:p w14:paraId="0469D6EA" w14:textId="77777777" w:rsidR="00406693" w:rsidRDefault="00406693" w:rsidP="00406693">
      <w:pPr>
        <w:pStyle w:val="NoSpacing"/>
      </w:pPr>
      <w:r>
        <w:t xml:space="preserve">            </w:t>
      </w:r>
    </w:p>
    <w:p w14:paraId="6B667F7C" w14:textId="77777777" w:rsidR="00406693" w:rsidRDefault="00406693" w:rsidP="00406693">
      <w:pPr>
        <w:pStyle w:val="NoSpacing"/>
      </w:pPr>
      <w:r>
        <w:t xml:space="preserve">           public static void display() {</w:t>
      </w:r>
    </w:p>
    <w:p w14:paraId="5635A5E4" w14:textId="77777777" w:rsidR="00406693" w:rsidRDefault="00406693" w:rsidP="00406693">
      <w:pPr>
        <w:pStyle w:val="NoSpacing"/>
      </w:pPr>
      <w:r>
        <w:t xml:space="preserve">             System.out.println("in display");</w:t>
      </w:r>
    </w:p>
    <w:p w14:paraId="632A00C1" w14:textId="77777777" w:rsidR="00406693" w:rsidRDefault="00406693" w:rsidP="00406693">
      <w:pPr>
        <w:pStyle w:val="NoSpacing"/>
      </w:pPr>
      <w:r>
        <w:t xml:space="preserve">      maple s1=new maple();</w:t>
      </w:r>
    </w:p>
    <w:p w14:paraId="5D6BDFA7" w14:textId="77777777" w:rsidR="00406693" w:rsidRDefault="00406693" w:rsidP="00406693">
      <w:pPr>
        <w:pStyle w:val="NoSpacing"/>
      </w:pPr>
      <w:r>
        <w:t xml:space="preserve">       System.out.println(s1.d);</w:t>
      </w:r>
    </w:p>
    <w:p w14:paraId="0E6FE6F5" w14:textId="77777777" w:rsidR="00406693" w:rsidRDefault="00406693" w:rsidP="00406693">
      <w:pPr>
        <w:pStyle w:val="NoSpacing"/>
      </w:pPr>
      <w:r>
        <w:t xml:space="preserve">       s1.wish();              }</w:t>
      </w:r>
    </w:p>
    <w:p w14:paraId="75FBFDF2" w14:textId="77777777" w:rsidR="00406693" w:rsidRDefault="00406693" w:rsidP="00406693">
      <w:pPr>
        <w:pStyle w:val="NoSpacing"/>
      </w:pPr>
    </w:p>
    <w:p w14:paraId="5F4A2EEA" w14:textId="77777777" w:rsidR="00406693" w:rsidRDefault="00406693" w:rsidP="00406693">
      <w:pPr>
        <w:pStyle w:val="NoSpacing"/>
      </w:pPr>
      <w:r>
        <w:t xml:space="preserve">          public static void main(String [] args){</w:t>
      </w:r>
    </w:p>
    <w:p w14:paraId="3BF6A68B" w14:textId="77777777" w:rsidR="00406693" w:rsidRDefault="00406693" w:rsidP="00406693">
      <w:pPr>
        <w:pStyle w:val="NoSpacing"/>
      </w:pPr>
      <w:r>
        <w:t xml:space="preserve">          display(); }</w:t>
      </w:r>
    </w:p>
    <w:p w14:paraId="00CD2759" w14:textId="005FECAE" w:rsidR="0025693A" w:rsidRDefault="00406693" w:rsidP="00406693">
      <w:pPr>
        <w:pStyle w:val="NoSpacing"/>
      </w:pPr>
      <w:r>
        <w:t xml:space="preserve">                            }</w:t>
      </w:r>
    </w:p>
    <w:p w14:paraId="20C46694" w14:textId="7CC3DA2C" w:rsidR="00CE6D82" w:rsidRDefault="006774D1" w:rsidP="00406693">
      <w:pPr>
        <w:pStyle w:val="NoSpacing"/>
      </w:pPr>
      <w:r>
        <w:t xml:space="preserve">0/p in display , </w:t>
      </w:r>
      <w:r w:rsidR="00846C4D">
        <w:t xml:space="preserve">100 , </w:t>
      </w:r>
      <w:r w:rsidR="00AD21D9">
        <w:t>wish</w:t>
      </w:r>
    </w:p>
    <w:p w14:paraId="0AA8E593" w14:textId="77777777" w:rsidR="00AD21D9" w:rsidRDefault="00AD21D9" w:rsidP="00406693">
      <w:pPr>
        <w:pStyle w:val="NoSpacing"/>
      </w:pPr>
    </w:p>
    <w:p w14:paraId="43C77B58" w14:textId="77777777" w:rsidR="007426A7" w:rsidRDefault="007426A7" w:rsidP="007426A7">
      <w:pPr>
        <w:pStyle w:val="NoSpacing"/>
      </w:pPr>
      <w:r>
        <w:t>class gemo {</w:t>
      </w:r>
    </w:p>
    <w:p w14:paraId="56D3AB52" w14:textId="77777777" w:rsidR="007426A7" w:rsidRDefault="007426A7" w:rsidP="007426A7">
      <w:pPr>
        <w:pStyle w:val="NoSpacing"/>
      </w:pPr>
      <w:r>
        <w:t xml:space="preserve">           byte b=100 ;</w:t>
      </w:r>
    </w:p>
    <w:p w14:paraId="11604627" w14:textId="77777777" w:rsidR="007426A7" w:rsidRDefault="007426A7" w:rsidP="007426A7">
      <w:pPr>
        <w:pStyle w:val="NoSpacing"/>
      </w:pPr>
      <w:r>
        <w:t xml:space="preserve">      public void fly() {</w:t>
      </w:r>
    </w:p>
    <w:p w14:paraId="35700615" w14:textId="77777777" w:rsidR="007426A7" w:rsidRDefault="007426A7" w:rsidP="007426A7">
      <w:pPr>
        <w:pStyle w:val="NoSpacing"/>
      </w:pPr>
      <w:r>
        <w:t xml:space="preserve">      System.out.println("fly ns");</w:t>
      </w:r>
    </w:p>
    <w:p w14:paraId="25A62B26" w14:textId="77777777" w:rsidR="007426A7" w:rsidRDefault="007426A7" w:rsidP="007426A7">
      <w:pPr>
        <w:pStyle w:val="NoSpacing"/>
      </w:pPr>
      <w:r>
        <w:t xml:space="preserve">          }  }</w:t>
      </w:r>
    </w:p>
    <w:p w14:paraId="72D20A46" w14:textId="77777777" w:rsidR="007426A7" w:rsidRDefault="007426A7" w:rsidP="007426A7">
      <w:pPr>
        <w:pStyle w:val="NoSpacing"/>
      </w:pPr>
    </w:p>
    <w:p w14:paraId="5D2D184A" w14:textId="7971E64C" w:rsidR="003B3EF6" w:rsidRDefault="003B3EF6" w:rsidP="007426A7">
      <w:pPr>
        <w:pStyle w:val="NoSpacing"/>
      </w:pPr>
      <w:r>
        <w:t>STATIC , NS , 2 CLASS 1 MAIN=</w:t>
      </w:r>
    </w:p>
    <w:p w14:paraId="7EE1057B" w14:textId="77777777" w:rsidR="007426A7" w:rsidRDefault="007426A7" w:rsidP="007426A7">
      <w:pPr>
        <w:pStyle w:val="NoSpacing"/>
      </w:pPr>
      <w:r>
        <w:t xml:space="preserve"> class gample{</w:t>
      </w:r>
    </w:p>
    <w:p w14:paraId="199C28D0" w14:textId="77777777" w:rsidR="007426A7" w:rsidRDefault="007426A7" w:rsidP="007426A7">
      <w:pPr>
        <w:pStyle w:val="NoSpacing"/>
      </w:pPr>
      <w:r>
        <w:t xml:space="preserve">           double d=2.1;</w:t>
      </w:r>
    </w:p>
    <w:p w14:paraId="16D6610C" w14:textId="77777777" w:rsidR="007426A7" w:rsidRDefault="007426A7" w:rsidP="007426A7">
      <w:pPr>
        <w:pStyle w:val="NoSpacing"/>
      </w:pPr>
      <w:r>
        <w:t xml:space="preserve">         public void wish(){</w:t>
      </w:r>
    </w:p>
    <w:p w14:paraId="3955C6A7" w14:textId="77777777" w:rsidR="007426A7" w:rsidRDefault="007426A7" w:rsidP="007426A7">
      <w:pPr>
        <w:pStyle w:val="NoSpacing"/>
      </w:pPr>
      <w:r>
        <w:t xml:space="preserve">       System.out.println("wish id ns");</w:t>
      </w:r>
    </w:p>
    <w:p w14:paraId="2AB2BE79" w14:textId="77777777" w:rsidR="007426A7" w:rsidRDefault="007426A7" w:rsidP="007426A7">
      <w:pPr>
        <w:pStyle w:val="NoSpacing"/>
      </w:pPr>
      <w:r>
        <w:t xml:space="preserve">        }</w:t>
      </w:r>
    </w:p>
    <w:p w14:paraId="2641FE93" w14:textId="77777777" w:rsidR="007426A7" w:rsidRDefault="007426A7" w:rsidP="007426A7">
      <w:pPr>
        <w:pStyle w:val="NoSpacing"/>
      </w:pPr>
    </w:p>
    <w:p w14:paraId="4CD02657" w14:textId="77777777" w:rsidR="007426A7" w:rsidRDefault="007426A7" w:rsidP="007426A7">
      <w:pPr>
        <w:pStyle w:val="NoSpacing"/>
      </w:pPr>
      <w:r>
        <w:t xml:space="preserve">        public static void display() {</w:t>
      </w:r>
    </w:p>
    <w:p w14:paraId="685BC8BF" w14:textId="77777777" w:rsidR="007426A7" w:rsidRDefault="007426A7" w:rsidP="007426A7">
      <w:pPr>
        <w:pStyle w:val="NoSpacing"/>
      </w:pPr>
      <w:r>
        <w:t xml:space="preserve">       System.out.println("dplsy static");</w:t>
      </w:r>
    </w:p>
    <w:p w14:paraId="24312BDE" w14:textId="77777777" w:rsidR="007426A7" w:rsidRDefault="007426A7" w:rsidP="007426A7">
      <w:pPr>
        <w:pStyle w:val="NoSpacing"/>
      </w:pPr>
      <w:r>
        <w:t xml:space="preserve">       gemo g1=new gemo();</w:t>
      </w:r>
    </w:p>
    <w:p w14:paraId="0D6CAD62" w14:textId="77777777" w:rsidR="007426A7" w:rsidRDefault="007426A7" w:rsidP="007426A7">
      <w:pPr>
        <w:pStyle w:val="NoSpacing"/>
      </w:pPr>
      <w:r>
        <w:t xml:space="preserve">       System.out.println(g1.b);</w:t>
      </w:r>
    </w:p>
    <w:p w14:paraId="1D4431E4" w14:textId="77777777" w:rsidR="007426A7" w:rsidRDefault="007426A7" w:rsidP="007426A7">
      <w:pPr>
        <w:pStyle w:val="NoSpacing"/>
      </w:pPr>
      <w:r>
        <w:t xml:space="preserve">        g1.fly();</w:t>
      </w:r>
    </w:p>
    <w:p w14:paraId="5C3AAE86" w14:textId="77777777" w:rsidR="007426A7" w:rsidRDefault="007426A7" w:rsidP="007426A7">
      <w:pPr>
        <w:pStyle w:val="NoSpacing"/>
      </w:pPr>
      <w:r>
        <w:t xml:space="preserve">      gample g2=new gample();</w:t>
      </w:r>
    </w:p>
    <w:p w14:paraId="52463B72" w14:textId="77777777" w:rsidR="007426A7" w:rsidRDefault="007426A7" w:rsidP="007426A7">
      <w:pPr>
        <w:pStyle w:val="NoSpacing"/>
      </w:pPr>
      <w:r>
        <w:t xml:space="preserve">      System.out.println(g2.d);</w:t>
      </w:r>
    </w:p>
    <w:p w14:paraId="6B636C6A" w14:textId="77777777" w:rsidR="007426A7" w:rsidRDefault="007426A7" w:rsidP="007426A7">
      <w:pPr>
        <w:pStyle w:val="NoSpacing"/>
      </w:pPr>
      <w:r>
        <w:t xml:space="preserve">      g2.wish();    }</w:t>
      </w:r>
    </w:p>
    <w:p w14:paraId="6042FCD7" w14:textId="77777777" w:rsidR="007426A7" w:rsidRDefault="007426A7" w:rsidP="007426A7">
      <w:pPr>
        <w:pStyle w:val="NoSpacing"/>
      </w:pPr>
    </w:p>
    <w:p w14:paraId="04EAB853" w14:textId="77777777" w:rsidR="007426A7" w:rsidRDefault="007426A7" w:rsidP="007426A7">
      <w:pPr>
        <w:pStyle w:val="NoSpacing"/>
      </w:pPr>
      <w:r>
        <w:t xml:space="preserve">          public static void main(String [] args) {</w:t>
      </w:r>
    </w:p>
    <w:p w14:paraId="3BADF110" w14:textId="77777777" w:rsidR="007426A7" w:rsidRDefault="007426A7" w:rsidP="007426A7">
      <w:pPr>
        <w:pStyle w:val="NoSpacing"/>
      </w:pPr>
      <w:r>
        <w:t xml:space="preserve">           display();    }</w:t>
      </w:r>
    </w:p>
    <w:p w14:paraId="08CD1726" w14:textId="1B05D366" w:rsidR="00AD21D9" w:rsidRDefault="007426A7" w:rsidP="007426A7">
      <w:pPr>
        <w:pStyle w:val="NoSpacing"/>
      </w:pPr>
      <w:r>
        <w:t xml:space="preserve">        }</w:t>
      </w:r>
    </w:p>
    <w:p w14:paraId="0DD3C128" w14:textId="18F42FFB" w:rsidR="007426A7" w:rsidRPr="0025693A" w:rsidRDefault="00D37E7E" w:rsidP="007426A7">
      <w:pPr>
        <w:pStyle w:val="NoSpacing"/>
      </w:pPr>
      <w:r>
        <w:t xml:space="preserve">o/p   dplsy </w:t>
      </w:r>
      <w:r w:rsidR="00BA2D23">
        <w:t xml:space="preserve"> static</w:t>
      </w:r>
      <w:r>
        <w:t>, 100 , fly ns ,2.1 , wish id ns</w:t>
      </w:r>
    </w:p>
    <w:p w14:paraId="1DB8BF05" w14:textId="77777777" w:rsidR="006B0B29" w:rsidRPr="00996425" w:rsidRDefault="006B0B29" w:rsidP="00406693">
      <w:pPr>
        <w:pStyle w:val="NoSpacing"/>
      </w:pPr>
    </w:p>
    <w:p w14:paraId="13040DB2" w14:textId="5500E4C5" w:rsidR="00CB0353" w:rsidRDefault="00CD5931" w:rsidP="00D37E7E">
      <w:pPr>
        <w:pStyle w:val="NoSpacing"/>
      </w:pPr>
      <w:r>
        <w:t>USING SCANNER</w:t>
      </w:r>
    </w:p>
    <w:p w14:paraId="47906F36" w14:textId="77777777" w:rsidR="00CD5931" w:rsidRDefault="00CD5931" w:rsidP="00D37E7E">
      <w:pPr>
        <w:pStyle w:val="NoSpacing"/>
      </w:pPr>
    </w:p>
    <w:p w14:paraId="7C8E5D2C" w14:textId="77777777" w:rsidR="00CD5931" w:rsidRDefault="00CD5931" w:rsidP="00CD5931">
      <w:pPr>
        <w:pStyle w:val="NoSpacing"/>
      </w:pPr>
      <w:r>
        <w:t>import java.util.Scanner;</w:t>
      </w:r>
    </w:p>
    <w:p w14:paraId="7C995917" w14:textId="77777777" w:rsidR="00CD5931" w:rsidRDefault="00CD5931" w:rsidP="00CD5931">
      <w:pPr>
        <w:pStyle w:val="NoSpacing"/>
      </w:pPr>
    </w:p>
    <w:p w14:paraId="21FBCE27" w14:textId="77777777" w:rsidR="00CD5931" w:rsidRDefault="00CD5931" w:rsidP="00CD5931">
      <w:pPr>
        <w:pStyle w:val="NoSpacing"/>
      </w:pPr>
      <w:r>
        <w:t>class Gample {</w:t>
      </w:r>
    </w:p>
    <w:p w14:paraId="54207F50" w14:textId="77777777" w:rsidR="00CD5931" w:rsidRDefault="00CD5931" w:rsidP="00CD5931">
      <w:pPr>
        <w:pStyle w:val="NoSpacing"/>
      </w:pPr>
      <w:r>
        <w:t xml:space="preserve">    double d = 2.1;</w:t>
      </w:r>
    </w:p>
    <w:p w14:paraId="7DC11566" w14:textId="77777777" w:rsidR="00CD5931" w:rsidRDefault="00CD5931" w:rsidP="00CD5931">
      <w:pPr>
        <w:pStyle w:val="NoSpacing"/>
      </w:pPr>
    </w:p>
    <w:p w14:paraId="735ED520" w14:textId="77777777" w:rsidR="00CD5931" w:rsidRDefault="00CD5931" w:rsidP="00CD5931">
      <w:pPr>
        <w:pStyle w:val="NoSpacing"/>
      </w:pPr>
      <w:r>
        <w:t xml:space="preserve">    public void wish() {</w:t>
      </w:r>
    </w:p>
    <w:p w14:paraId="18231C32" w14:textId="77777777" w:rsidR="00CD5931" w:rsidRDefault="00CD5931" w:rsidP="00CD5931">
      <w:pPr>
        <w:pStyle w:val="NoSpacing"/>
      </w:pPr>
      <w:r>
        <w:t xml:space="preserve">        System.out.println("wish is ns");</w:t>
      </w:r>
    </w:p>
    <w:p w14:paraId="15FD6F7A" w14:textId="77777777" w:rsidR="00CD5931" w:rsidRDefault="00CD5931" w:rsidP="00CD5931">
      <w:pPr>
        <w:pStyle w:val="NoSpacing"/>
      </w:pPr>
      <w:r>
        <w:t xml:space="preserve">    }</w:t>
      </w:r>
    </w:p>
    <w:p w14:paraId="36AA4F79" w14:textId="77777777" w:rsidR="00CD5931" w:rsidRDefault="00CD5931" w:rsidP="00CD5931">
      <w:pPr>
        <w:pStyle w:val="NoSpacing"/>
      </w:pPr>
    </w:p>
    <w:p w14:paraId="3EB7989E" w14:textId="77777777" w:rsidR="00CD5931" w:rsidRDefault="00CD5931" w:rsidP="00CD5931">
      <w:pPr>
        <w:pStyle w:val="NoSpacing"/>
      </w:pPr>
      <w:r>
        <w:t xml:space="preserve">    public static void display() {</w:t>
      </w:r>
    </w:p>
    <w:p w14:paraId="2466C010" w14:textId="77777777" w:rsidR="00CD5931" w:rsidRDefault="00CD5931" w:rsidP="00CD5931">
      <w:pPr>
        <w:pStyle w:val="NoSpacing"/>
      </w:pPr>
      <w:r>
        <w:t xml:space="preserve">        System.out.println("display static");</w:t>
      </w:r>
    </w:p>
    <w:p w14:paraId="14E2F76A" w14:textId="77777777" w:rsidR="00CD5931" w:rsidRDefault="00CD5931" w:rsidP="00CD5931">
      <w:pPr>
        <w:pStyle w:val="NoSpacing"/>
      </w:pPr>
      <w:r>
        <w:t xml:space="preserve">        </w:t>
      </w:r>
    </w:p>
    <w:p w14:paraId="623A4990" w14:textId="77777777" w:rsidR="00CD5931" w:rsidRDefault="00CD5931" w:rsidP="00CD5931">
      <w:pPr>
        <w:pStyle w:val="NoSpacing"/>
      </w:pPr>
      <w:r>
        <w:t xml:space="preserve">        Gemo g1 = new Gemo();</w:t>
      </w:r>
    </w:p>
    <w:p w14:paraId="71251205" w14:textId="77777777" w:rsidR="00CD5931" w:rsidRDefault="00CD5931" w:rsidP="00CD5931">
      <w:pPr>
        <w:pStyle w:val="NoSpacing"/>
      </w:pPr>
      <w:r>
        <w:t xml:space="preserve">        System.out.println("Enter a value for b:");</w:t>
      </w:r>
    </w:p>
    <w:p w14:paraId="36313B8F" w14:textId="77777777" w:rsidR="00CD5931" w:rsidRDefault="00CD5931" w:rsidP="00CD5931">
      <w:pPr>
        <w:pStyle w:val="NoSpacing"/>
      </w:pPr>
      <w:r>
        <w:t xml:space="preserve">        Scanner scanner = new Scanner(System.in);</w:t>
      </w:r>
    </w:p>
    <w:p w14:paraId="19C6AC9A" w14:textId="77777777" w:rsidR="00CD5931" w:rsidRDefault="00CD5931" w:rsidP="00CD5931">
      <w:pPr>
        <w:pStyle w:val="NoSpacing"/>
      </w:pPr>
      <w:r>
        <w:t xml:space="preserve">        g1.b = scanner.nextDouble();  // Taking input for Gemo's b</w:t>
      </w:r>
    </w:p>
    <w:p w14:paraId="75D846A4" w14:textId="77777777" w:rsidR="00CD5931" w:rsidRDefault="00CD5931" w:rsidP="00CD5931">
      <w:pPr>
        <w:pStyle w:val="NoSpacing"/>
      </w:pPr>
      <w:r>
        <w:t xml:space="preserve">        System.out.println(g1.b);</w:t>
      </w:r>
    </w:p>
    <w:p w14:paraId="051AF259" w14:textId="77777777" w:rsidR="00CD5931" w:rsidRDefault="00CD5931" w:rsidP="00CD5931">
      <w:pPr>
        <w:pStyle w:val="NoSpacing"/>
      </w:pPr>
      <w:r>
        <w:t xml:space="preserve">        g1.fly();</w:t>
      </w:r>
    </w:p>
    <w:p w14:paraId="75D0020B" w14:textId="77777777" w:rsidR="00CD5931" w:rsidRDefault="00CD5931" w:rsidP="00CD5931">
      <w:pPr>
        <w:pStyle w:val="NoSpacing"/>
      </w:pPr>
      <w:r>
        <w:t xml:space="preserve">        </w:t>
      </w:r>
    </w:p>
    <w:p w14:paraId="47EB454D" w14:textId="77777777" w:rsidR="00CD5931" w:rsidRDefault="00CD5931" w:rsidP="00CD5931">
      <w:pPr>
        <w:pStyle w:val="NoSpacing"/>
      </w:pPr>
      <w:r>
        <w:t xml:space="preserve">        Gample g2 = new Gample();</w:t>
      </w:r>
    </w:p>
    <w:p w14:paraId="27CE64A1" w14:textId="77777777" w:rsidR="00CD5931" w:rsidRDefault="00CD5931" w:rsidP="00CD5931">
      <w:pPr>
        <w:pStyle w:val="NoSpacing"/>
      </w:pPr>
      <w:r>
        <w:t xml:space="preserve">        System.out.println("Enter a value for d:");</w:t>
      </w:r>
    </w:p>
    <w:p w14:paraId="33F73D2B" w14:textId="77777777" w:rsidR="00CD5931" w:rsidRDefault="00CD5931" w:rsidP="00CD5931">
      <w:pPr>
        <w:pStyle w:val="NoSpacing"/>
      </w:pPr>
      <w:r>
        <w:t xml:space="preserve">        g2.d = scanner.nextDouble();  // Taking input for Gample's d</w:t>
      </w:r>
    </w:p>
    <w:p w14:paraId="2EF27BCE" w14:textId="77777777" w:rsidR="00CD5931" w:rsidRDefault="00CD5931" w:rsidP="00CD5931">
      <w:pPr>
        <w:pStyle w:val="NoSpacing"/>
      </w:pPr>
      <w:r>
        <w:t xml:space="preserve">        System.out.println(g2.d);</w:t>
      </w:r>
    </w:p>
    <w:p w14:paraId="278457DE" w14:textId="77777777" w:rsidR="00CD5931" w:rsidRDefault="00CD5931" w:rsidP="00CD5931">
      <w:pPr>
        <w:pStyle w:val="NoSpacing"/>
      </w:pPr>
      <w:r>
        <w:t xml:space="preserve">        g2.wish();</w:t>
      </w:r>
    </w:p>
    <w:p w14:paraId="1B2BA4CF" w14:textId="77777777" w:rsidR="00CD5931" w:rsidRDefault="00CD5931" w:rsidP="00CD5931">
      <w:pPr>
        <w:pStyle w:val="NoSpacing"/>
      </w:pPr>
      <w:r>
        <w:t xml:space="preserve">    }</w:t>
      </w:r>
    </w:p>
    <w:p w14:paraId="745E65C6" w14:textId="77777777" w:rsidR="00CD5931" w:rsidRDefault="00CD5931" w:rsidP="00CD5931">
      <w:pPr>
        <w:pStyle w:val="NoSpacing"/>
      </w:pPr>
    </w:p>
    <w:p w14:paraId="64734F32" w14:textId="77777777" w:rsidR="00CD5931" w:rsidRDefault="00CD5931" w:rsidP="00CD5931">
      <w:pPr>
        <w:pStyle w:val="NoSpacing"/>
      </w:pPr>
      <w:r>
        <w:t xml:space="preserve">    public static void main(String[] args) {</w:t>
      </w:r>
    </w:p>
    <w:p w14:paraId="36B20B27" w14:textId="77777777" w:rsidR="00CD5931" w:rsidRDefault="00CD5931" w:rsidP="00CD5931">
      <w:pPr>
        <w:pStyle w:val="NoSpacing"/>
      </w:pPr>
      <w:r>
        <w:t xml:space="preserve">        display();</w:t>
      </w:r>
    </w:p>
    <w:p w14:paraId="6762B6C6" w14:textId="77777777" w:rsidR="00CD5931" w:rsidRDefault="00CD5931" w:rsidP="00CD5931">
      <w:pPr>
        <w:pStyle w:val="NoSpacing"/>
      </w:pPr>
      <w:r>
        <w:t xml:space="preserve">    }</w:t>
      </w:r>
    </w:p>
    <w:p w14:paraId="510AC171" w14:textId="77777777" w:rsidR="00CD5931" w:rsidRDefault="00CD5931" w:rsidP="00CD5931">
      <w:pPr>
        <w:pStyle w:val="NoSpacing"/>
      </w:pPr>
      <w:r>
        <w:t>}</w:t>
      </w:r>
    </w:p>
    <w:p w14:paraId="24ABDB07" w14:textId="77777777" w:rsidR="00CD5931" w:rsidRDefault="00CD5931" w:rsidP="00CD5931">
      <w:pPr>
        <w:pStyle w:val="NoSpacing"/>
      </w:pPr>
    </w:p>
    <w:p w14:paraId="6FFE6040" w14:textId="77777777" w:rsidR="00CD5931" w:rsidRDefault="00CD5931" w:rsidP="00CD5931">
      <w:pPr>
        <w:pStyle w:val="NoSpacing"/>
      </w:pPr>
      <w:r>
        <w:t>class Gemo {</w:t>
      </w:r>
    </w:p>
    <w:p w14:paraId="0CBF66BF" w14:textId="77777777" w:rsidR="00CD5931" w:rsidRDefault="00CD5931" w:rsidP="00CD5931">
      <w:pPr>
        <w:pStyle w:val="NoSpacing"/>
      </w:pPr>
      <w:r>
        <w:t xml:space="preserve">    double b;</w:t>
      </w:r>
    </w:p>
    <w:p w14:paraId="25D56BA7" w14:textId="77777777" w:rsidR="00CD5931" w:rsidRDefault="00CD5931" w:rsidP="00CD5931">
      <w:pPr>
        <w:pStyle w:val="NoSpacing"/>
      </w:pPr>
    </w:p>
    <w:p w14:paraId="078FBD56" w14:textId="77777777" w:rsidR="00CD5931" w:rsidRDefault="00CD5931" w:rsidP="00CD5931">
      <w:pPr>
        <w:pStyle w:val="NoSpacing"/>
      </w:pPr>
      <w:r>
        <w:t xml:space="preserve">    public void fly() {</w:t>
      </w:r>
    </w:p>
    <w:p w14:paraId="305F53A6" w14:textId="77777777" w:rsidR="00CD5931" w:rsidRDefault="00CD5931" w:rsidP="00CD5931">
      <w:pPr>
        <w:pStyle w:val="NoSpacing"/>
      </w:pPr>
      <w:r>
        <w:t xml:space="preserve">        System.out.println("fly is gemo");</w:t>
      </w:r>
    </w:p>
    <w:p w14:paraId="5418E51D" w14:textId="77777777" w:rsidR="00CD5931" w:rsidRDefault="00CD5931" w:rsidP="00CD5931">
      <w:pPr>
        <w:pStyle w:val="NoSpacing"/>
      </w:pPr>
      <w:r>
        <w:t xml:space="preserve">    }</w:t>
      </w:r>
    </w:p>
    <w:p w14:paraId="326F5BF1" w14:textId="5A1A7342" w:rsidR="00CD5931" w:rsidRDefault="00CD5931" w:rsidP="00CD5931">
      <w:pPr>
        <w:pStyle w:val="NoSpacing"/>
      </w:pPr>
      <w:r>
        <w:t>}</w:t>
      </w:r>
    </w:p>
    <w:p w14:paraId="35CACEF6" w14:textId="77777777" w:rsidR="00B21792" w:rsidRDefault="00B21792" w:rsidP="00CD5931">
      <w:pPr>
        <w:pStyle w:val="NoSpacing"/>
      </w:pPr>
    </w:p>
    <w:p w14:paraId="180AFC02" w14:textId="77777777" w:rsidR="00B21792" w:rsidRDefault="00B21792" w:rsidP="00CD5931">
      <w:pPr>
        <w:pStyle w:val="NoSpacing"/>
      </w:pPr>
    </w:p>
    <w:p w14:paraId="28ACE282" w14:textId="77777777" w:rsidR="00B21792" w:rsidRDefault="00B21792" w:rsidP="00B21792">
      <w:pPr>
        <w:pStyle w:val="NoSpacing"/>
      </w:pPr>
      <w:r>
        <w:t>class ns{</w:t>
      </w:r>
    </w:p>
    <w:p w14:paraId="0B7A50DF" w14:textId="10BB8975" w:rsidR="00B21792" w:rsidRDefault="00B21792" w:rsidP="00B21792">
      <w:pPr>
        <w:pStyle w:val="NoSpacing"/>
      </w:pPr>
      <w:r>
        <w:t xml:space="preserve">          static int i=10;                                   //static variable</w:t>
      </w:r>
    </w:p>
    <w:p w14:paraId="6E7D44F7" w14:textId="24C99B40" w:rsidR="00B21792" w:rsidRDefault="00B21792" w:rsidP="00B21792">
      <w:pPr>
        <w:pStyle w:val="NoSpacing"/>
      </w:pPr>
      <w:r>
        <w:t xml:space="preserve">         public static void display( )             //static method</w:t>
      </w:r>
    </w:p>
    <w:p w14:paraId="56CB9C48" w14:textId="77777777" w:rsidR="00B21792" w:rsidRDefault="00B21792" w:rsidP="00B21792">
      <w:pPr>
        <w:pStyle w:val="NoSpacing"/>
      </w:pPr>
      <w:r>
        <w:t xml:space="preserve">    {    System.out.println("display");</w:t>
      </w:r>
    </w:p>
    <w:p w14:paraId="5C376D5E" w14:textId="77777777" w:rsidR="00B21792" w:rsidRDefault="00B21792" w:rsidP="00B21792">
      <w:pPr>
        <w:pStyle w:val="NoSpacing"/>
      </w:pPr>
      <w:r>
        <w:t xml:space="preserve">          }</w:t>
      </w:r>
    </w:p>
    <w:p w14:paraId="556B889D" w14:textId="6BAE29D1" w:rsidR="00B21792" w:rsidRDefault="00B21792" w:rsidP="00B21792">
      <w:pPr>
        <w:pStyle w:val="NoSpacing"/>
      </w:pPr>
      <w:r>
        <w:t xml:space="preserve">      public void wish()                               // non static method </w:t>
      </w:r>
    </w:p>
    <w:p w14:paraId="1964C43B" w14:textId="76024FF5" w:rsidR="00B21792" w:rsidRDefault="00B21792" w:rsidP="00B21792">
      <w:pPr>
        <w:pStyle w:val="NoSpacing"/>
      </w:pPr>
      <w:r>
        <w:t xml:space="preserve">    {                                                                </w:t>
      </w:r>
      <w:r w:rsidR="00A74AC5">
        <w:t>(</w:t>
      </w:r>
      <w:r>
        <w:t xml:space="preserve"> inside </w:t>
      </w:r>
      <w:r w:rsidR="00A74AC5">
        <w:t>there is static info)</w:t>
      </w:r>
    </w:p>
    <w:p w14:paraId="49C8D311" w14:textId="77777777" w:rsidR="00B21792" w:rsidRDefault="00B21792" w:rsidP="00B21792">
      <w:pPr>
        <w:pStyle w:val="NoSpacing"/>
      </w:pPr>
      <w:r>
        <w:t xml:space="preserve">         System.out.println("wish");</w:t>
      </w:r>
    </w:p>
    <w:p w14:paraId="3855FF87" w14:textId="77777777" w:rsidR="00B21792" w:rsidRDefault="00B21792" w:rsidP="00B21792">
      <w:pPr>
        <w:pStyle w:val="NoSpacing"/>
      </w:pPr>
      <w:r>
        <w:t xml:space="preserve">        System.out.println(i);</w:t>
      </w:r>
    </w:p>
    <w:p w14:paraId="5638BB67" w14:textId="77777777" w:rsidR="00B21792" w:rsidRDefault="00B21792" w:rsidP="00B21792">
      <w:pPr>
        <w:pStyle w:val="NoSpacing"/>
      </w:pPr>
      <w:r>
        <w:t xml:space="preserve">        display();</w:t>
      </w:r>
    </w:p>
    <w:p w14:paraId="597A44B2" w14:textId="77777777" w:rsidR="00B21792" w:rsidRDefault="00B21792" w:rsidP="00B21792">
      <w:pPr>
        <w:pStyle w:val="NoSpacing"/>
      </w:pPr>
      <w:r>
        <w:t xml:space="preserve">       }</w:t>
      </w:r>
    </w:p>
    <w:p w14:paraId="42AA382E" w14:textId="77777777" w:rsidR="00B21792" w:rsidRDefault="00B21792" w:rsidP="00B21792">
      <w:pPr>
        <w:pStyle w:val="NoSpacing"/>
      </w:pPr>
      <w:r>
        <w:t xml:space="preserve">           public static void main(String[]args)</w:t>
      </w:r>
    </w:p>
    <w:p w14:paraId="173A1C8C" w14:textId="77777777" w:rsidR="00B21792" w:rsidRDefault="00B21792" w:rsidP="00B21792">
      <w:pPr>
        <w:pStyle w:val="NoSpacing"/>
      </w:pPr>
      <w:r>
        <w:t xml:space="preserve">       {</w:t>
      </w:r>
    </w:p>
    <w:p w14:paraId="2B65E68D" w14:textId="10E46685" w:rsidR="00B21792" w:rsidRDefault="00B21792" w:rsidP="00B21792">
      <w:pPr>
        <w:pStyle w:val="NoSpacing"/>
      </w:pPr>
      <w:r>
        <w:t xml:space="preserve">          ns ref=new ns();</w:t>
      </w:r>
      <w:r w:rsidR="00A74AC5">
        <w:t xml:space="preserve">                                 // object creation</w:t>
      </w:r>
    </w:p>
    <w:p w14:paraId="7F4A71D5" w14:textId="71481A52" w:rsidR="00B21792" w:rsidRDefault="00B21792" w:rsidP="00B21792">
      <w:pPr>
        <w:pStyle w:val="NoSpacing"/>
      </w:pPr>
      <w:r>
        <w:t xml:space="preserve">          ref.wish();</w:t>
      </w:r>
      <w:r w:rsidR="00A74AC5">
        <w:t xml:space="preserve">                                           //calling</w:t>
      </w:r>
      <w:r w:rsidR="005C0430">
        <w:t xml:space="preserve"> using object full wish table </w:t>
      </w:r>
    </w:p>
    <w:p w14:paraId="65FDE493" w14:textId="77777777" w:rsidR="00B21792" w:rsidRDefault="00B21792" w:rsidP="00B21792">
      <w:pPr>
        <w:pStyle w:val="NoSpacing"/>
      </w:pPr>
      <w:r>
        <w:t xml:space="preserve">         System.out.println("end");</w:t>
      </w:r>
    </w:p>
    <w:p w14:paraId="5DC15554" w14:textId="5836C054" w:rsidR="00B21792" w:rsidRDefault="00B21792" w:rsidP="00B21792">
      <w:pPr>
        <w:pStyle w:val="NoSpacing"/>
      </w:pPr>
      <w:r>
        <w:t xml:space="preserve">           }        }</w:t>
      </w:r>
    </w:p>
    <w:p w14:paraId="22A5AF48" w14:textId="77777777" w:rsidR="007874B8" w:rsidRDefault="007874B8" w:rsidP="007874B8">
      <w:pPr>
        <w:pStyle w:val="NoSpacing"/>
      </w:pPr>
    </w:p>
    <w:p w14:paraId="0A61BC0A" w14:textId="77777777" w:rsidR="007874B8" w:rsidRDefault="007874B8" w:rsidP="007874B8">
      <w:pPr>
        <w:pStyle w:val="NoSpacing"/>
      </w:pPr>
    </w:p>
    <w:p w14:paraId="1D87E485" w14:textId="32F39549" w:rsidR="007874B8" w:rsidRPr="007874B8" w:rsidRDefault="007874B8" w:rsidP="007874B8">
      <w:pPr>
        <w:pStyle w:val="NoSpacing"/>
        <w:rPr>
          <w:b/>
          <w:bCs/>
        </w:rPr>
      </w:pPr>
      <w:r w:rsidRPr="007874B8">
        <w:rPr>
          <w:b/>
          <w:bCs/>
        </w:rPr>
        <w:t>NON STATIC METHOD – NON STATIC VARIABLE -NON STATIC METHOD</w:t>
      </w:r>
    </w:p>
    <w:p w14:paraId="0683DA0C" w14:textId="62778075" w:rsidR="007874B8" w:rsidRDefault="007874B8" w:rsidP="007874B8">
      <w:pPr>
        <w:pStyle w:val="NoSpacing"/>
      </w:pPr>
      <w:r>
        <w:t>class nsns{</w:t>
      </w:r>
    </w:p>
    <w:p w14:paraId="0B50BC7A" w14:textId="70B7635E" w:rsidR="007874B8" w:rsidRDefault="007874B8" w:rsidP="007874B8">
      <w:pPr>
        <w:pStyle w:val="NoSpacing"/>
      </w:pPr>
      <w:r>
        <w:t xml:space="preserve">         int i=200;                                     //nsv</w:t>
      </w:r>
    </w:p>
    <w:p w14:paraId="335B5E0D" w14:textId="595C9C7C" w:rsidR="007874B8" w:rsidRDefault="007874B8" w:rsidP="007874B8">
      <w:pPr>
        <w:pStyle w:val="NoSpacing"/>
      </w:pPr>
      <w:r>
        <w:t xml:space="preserve">        public void display()   {              //nsm</w:t>
      </w:r>
    </w:p>
    <w:p w14:paraId="5333E85F" w14:textId="77777777" w:rsidR="007874B8" w:rsidRDefault="007874B8" w:rsidP="007874B8">
      <w:pPr>
        <w:pStyle w:val="NoSpacing"/>
      </w:pPr>
      <w:r>
        <w:t xml:space="preserve">            System.out.println("disp");</w:t>
      </w:r>
    </w:p>
    <w:p w14:paraId="09666194" w14:textId="77777777" w:rsidR="007874B8" w:rsidRDefault="007874B8" w:rsidP="007874B8">
      <w:pPr>
        <w:pStyle w:val="NoSpacing"/>
      </w:pPr>
      <w:r>
        <w:t xml:space="preserve">             }</w:t>
      </w:r>
    </w:p>
    <w:p w14:paraId="37BA0ECF" w14:textId="6DB2991A" w:rsidR="007874B8" w:rsidRDefault="007874B8" w:rsidP="007874B8">
      <w:pPr>
        <w:pStyle w:val="NoSpacing"/>
      </w:pPr>
      <w:r>
        <w:t xml:space="preserve">    public void wish(){                          //nsm</w:t>
      </w:r>
    </w:p>
    <w:p w14:paraId="77D6DCD5" w14:textId="77777777" w:rsidR="007874B8" w:rsidRDefault="007874B8" w:rsidP="007874B8">
      <w:pPr>
        <w:pStyle w:val="NoSpacing"/>
      </w:pPr>
      <w:r>
        <w:t xml:space="preserve">         System.out.println("shoe");</w:t>
      </w:r>
    </w:p>
    <w:p w14:paraId="08E2DC15" w14:textId="77777777" w:rsidR="007874B8" w:rsidRDefault="007874B8" w:rsidP="007874B8">
      <w:pPr>
        <w:pStyle w:val="NoSpacing"/>
      </w:pPr>
      <w:r>
        <w:t xml:space="preserve">       System.out.println(i);</w:t>
      </w:r>
    </w:p>
    <w:p w14:paraId="0221B91F" w14:textId="77777777" w:rsidR="007874B8" w:rsidRDefault="007874B8" w:rsidP="007874B8">
      <w:pPr>
        <w:pStyle w:val="NoSpacing"/>
      </w:pPr>
      <w:r>
        <w:t xml:space="preserve">        display();</w:t>
      </w:r>
    </w:p>
    <w:p w14:paraId="62C7832C" w14:textId="77777777" w:rsidR="007874B8" w:rsidRDefault="007874B8" w:rsidP="007874B8">
      <w:pPr>
        <w:pStyle w:val="NoSpacing"/>
      </w:pPr>
      <w:r>
        <w:t xml:space="preserve">         }</w:t>
      </w:r>
    </w:p>
    <w:p w14:paraId="1B000F92" w14:textId="77777777" w:rsidR="007874B8" w:rsidRDefault="007874B8" w:rsidP="007874B8">
      <w:pPr>
        <w:pStyle w:val="NoSpacing"/>
      </w:pPr>
      <w:r>
        <w:t xml:space="preserve">            </w:t>
      </w:r>
    </w:p>
    <w:p w14:paraId="6C6223AF" w14:textId="77777777" w:rsidR="007874B8" w:rsidRDefault="007874B8" w:rsidP="007874B8">
      <w:pPr>
        <w:pStyle w:val="NoSpacing"/>
      </w:pPr>
      <w:r>
        <w:t xml:space="preserve">     public static void main(String[] args){</w:t>
      </w:r>
    </w:p>
    <w:p w14:paraId="0BFFF401" w14:textId="50DA3C81" w:rsidR="007874B8" w:rsidRDefault="007874B8" w:rsidP="007874B8">
      <w:pPr>
        <w:pStyle w:val="NoSpacing"/>
      </w:pPr>
      <w:r>
        <w:t xml:space="preserve">      nsns ref=new nsns();                        //objec</w:t>
      </w:r>
    </w:p>
    <w:p w14:paraId="75406E8D" w14:textId="77A863B7" w:rsidR="007874B8" w:rsidRDefault="007874B8" w:rsidP="007874B8">
      <w:pPr>
        <w:pStyle w:val="NoSpacing"/>
      </w:pPr>
      <w:r>
        <w:t xml:space="preserve">      ref.wish(); </w:t>
      </w:r>
    </w:p>
    <w:p w14:paraId="43DE0D29" w14:textId="19DA3468" w:rsidR="007874B8" w:rsidRDefault="007874B8" w:rsidP="007874B8">
      <w:pPr>
        <w:pStyle w:val="NoSpacing"/>
      </w:pPr>
      <w:r>
        <w:t xml:space="preserve">            }                      o/p </w:t>
      </w:r>
      <w:r w:rsidR="00866656">
        <w:t>show , 200 , disp</w:t>
      </w:r>
    </w:p>
    <w:p w14:paraId="5A4E531A" w14:textId="77777777" w:rsidR="00866656" w:rsidRDefault="00866656" w:rsidP="007874B8">
      <w:pPr>
        <w:pStyle w:val="NoSpacing"/>
      </w:pPr>
    </w:p>
    <w:p w14:paraId="14EB6915" w14:textId="3BF1A4AC" w:rsidR="00866656" w:rsidRDefault="00866656" w:rsidP="007874B8">
      <w:pPr>
        <w:pStyle w:val="NoSpacing"/>
      </w:pPr>
      <w:r>
        <w:t xml:space="preserve">STATIC METHOD </w:t>
      </w:r>
      <w:r w:rsidR="00004D88">
        <w:t xml:space="preserve">– STATIC METHOD =             DIRECTLY /CLASS NAME </w:t>
      </w:r>
    </w:p>
    <w:p w14:paraId="068F8740" w14:textId="5E67DDCB" w:rsidR="00004D88" w:rsidRDefault="00EB3EEE" w:rsidP="007874B8">
      <w:pPr>
        <w:pStyle w:val="NoSpacing"/>
      </w:pPr>
      <w:r>
        <w:t xml:space="preserve">NON STATIC – NON STATIC                =              </w:t>
      </w:r>
      <w:r w:rsidR="00425D17">
        <w:t xml:space="preserve">   </w:t>
      </w:r>
      <w:r>
        <w:t>OBJECT</w:t>
      </w:r>
    </w:p>
    <w:p w14:paraId="504246CB" w14:textId="3C31B963" w:rsidR="00EB3EEE" w:rsidRDefault="00472F9D" w:rsidP="007874B8">
      <w:pPr>
        <w:pStyle w:val="NoSpacing"/>
      </w:pPr>
      <w:r>
        <w:t>NONSTATIC – STATIC                           =             OBJECT</w:t>
      </w:r>
    </w:p>
    <w:p w14:paraId="0C8C2A46" w14:textId="14ED72A9" w:rsidR="00472F9D" w:rsidRDefault="00472F9D" w:rsidP="007874B8">
      <w:pPr>
        <w:pStyle w:val="NoSpacing"/>
      </w:pPr>
      <w:r>
        <w:t xml:space="preserve"> STATIC -   NONSTATIC                         =             OBJECT /CLASSNAME</w:t>
      </w:r>
    </w:p>
    <w:p w14:paraId="70C978B2" w14:textId="77777777" w:rsidR="00E42342" w:rsidRDefault="00E42342" w:rsidP="007874B8">
      <w:pPr>
        <w:pStyle w:val="NoSpacing"/>
      </w:pPr>
    </w:p>
    <w:p w14:paraId="2EAA6AC4" w14:textId="77777777" w:rsidR="0068158E" w:rsidRDefault="0068158E" w:rsidP="0068158E">
      <w:pPr>
        <w:pStyle w:val="NoSpacing"/>
      </w:pPr>
      <w:r>
        <w:t>class glass{</w:t>
      </w:r>
    </w:p>
    <w:p w14:paraId="5ACEAE01" w14:textId="5F200CF0" w:rsidR="0068158E" w:rsidRDefault="0068158E" w:rsidP="0068158E">
      <w:pPr>
        <w:pStyle w:val="NoSpacing"/>
      </w:pPr>
      <w:r>
        <w:t xml:space="preserve">               String s="java";</w:t>
      </w:r>
      <w:r w:rsidR="00664AD2">
        <w:t xml:space="preserve">                                 //ns</w:t>
      </w:r>
    </w:p>
    <w:p w14:paraId="45F63D2C" w14:textId="0E61E2D8" w:rsidR="0068158E" w:rsidRDefault="0068158E" w:rsidP="0068158E">
      <w:pPr>
        <w:pStyle w:val="NoSpacing"/>
      </w:pPr>
      <w:r>
        <w:t xml:space="preserve">            public int display(){</w:t>
      </w:r>
      <w:r w:rsidR="00664AD2">
        <w:t xml:space="preserve">                            //ns</w:t>
      </w:r>
    </w:p>
    <w:p w14:paraId="12958E8A" w14:textId="77777777" w:rsidR="0068158E" w:rsidRDefault="0068158E" w:rsidP="0068158E">
      <w:pPr>
        <w:pStyle w:val="NoSpacing"/>
      </w:pPr>
      <w:r>
        <w:t xml:space="preserve">            System.out.println("disojs");</w:t>
      </w:r>
    </w:p>
    <w:p w14:paraId="0E89F789" w14:textId="77777777" w:rsidR="0068158E" w:rsidRDefault="0068158E" w:rsidP="0068158E">
      <w:pPr>
        <w:pStyle w:val="NoSpacing"/>
      </w:pPr>
      <w:r>
        <w:t xml:space="preserve">            return 12;     }</w:t>
      </w:r>
    </w:p>
    <w:p w14:paraId="5DEA0D79" w14:textId="77777777" w:rsidR="0068158E" w:rsidRDefault="0068158E" w:rsidP="0068158E">
      <w:pPr>
        <w:pStyle w:val="NoSpacing"/>
      </w:pPr>
      <w:r>
        <w:t xml:space="preserve">            }</w:t>
      </w:r>
    </w:p>
    <w:p w14:paraId="7713B877" w14:textId="77777777" w:rsidR="0068158E" w:rsidRDefault="0068158E" w:rsidP="0068158E">
      <w:pPr>
        <w:pStyle w:val="NoSpacing"/>
      </w:pPr>
      <w:r>
        <w:t xml:space="preserve">    class test{</w:t>
      </w:r>
    </w:p>
    <w:p w14:paraId="4A98A172" w14:textId="06C98B86" w:rsidR="0068158E" w:rsidRDefault="0068158E" w:rsidP="0068158E">
      <w:pPr>
        <w:pStyle w:val="NoSpacing"/>
      </w:pPr>
      <w:r>
        <w:t xml:space="preserve">                   public String wish(double d) {</w:t>
      </w:r>
      <w:r w:rsidR="00664AD2">
        <w:t xml:space="preserve">      //   ns</w:t>
      </w:r>
    </w:p>
    <w:p w14:paraId="5C7661C3" w14:textId="77777777" w:rsidR="0068158E" w:rsidRDefault="0068158E" w:rsidP="0068158E">
      <w:pPr>
        <w:pStyle w:val="NoSpacing"/>
      </w:pPr>
      <w:r>
        <w:t xml:space="preserve">                System.out.println("wish");</w:t>
      </w:r>
    </w:p>
    <w:p w14:paraId="44915D64" w14:textId="01E51E60" w:rsidR="0068158E" w:rsidRDefault="0068158E" w:rsidP="0068158E">
      <w:pPr>
        <w:pStyle w:val="NoSpacing"/>
      </w:pPr>
      <w:r>
        <w:t xml:space="preserve">                glass g1=new glass();</w:t>
      </w:r>
      <w:r w:rsidR="00E76C21">
        <w:t xml:space="preserve">                         //object creation </w:t>
      </w:r>
    </w:p>
    <w:p w14:paraId="17B8A038" w14:textId="2B9658C7" w:rsidR="0068158E" w:rsidRDefault="0068158E" w:rsidP="0068158E">
      <w:pPr>
        <w:pStyle w:val="NoSpacing"/>
      </w:pPr>
      <w:r>
        <w:t xml:space="preserve">            System.out.println(g1.display());</w:t>
      </w:r>
      <w:r w:rsidR="00664AD2">
        <w:t xml:space="preserve">   </w:t>
      </w:r>
      <w:r w:rsidR="00E76C21">
        <w:t xml:space="preserve">       </w:t>
      </w:r>
      <w:r w:rsidR="00664AD2">
        <w:t xml:space="preserve">   </w:t>
      </w:r>
    </w:p>
    <w:p w14:paraId="20E7447C" w14:textId="77777777" w:rsidR="0068158E" w:rsidRDefault="0068158E" w:rsidP="0068158E">
      <w:pPr>
        <w:pStyle w:val="NoSpacing"/>
      </w:pPr>
      <w:r>
        <w:t xml:space="preserve">            System.out.println(g1.s);</w:t>
      </w:r>
    </w:p>
    <w:p w14:paraId="633B0F1A" w14:textId="77777777" w:rsidR="0068158E" w:rsidRDefault="0068158E" w:rsidP="0068158E">
      <w:pPr>
        <w:pStyle w:val="NoSpacing"/>
      </w:pPr>
      <w:r>
        <w:t xml:space="preserve">            return "kava";</w:t>
      </w:r>
    </w:p>
    <w:p w14:paraId="6BBF5247" w14:textId="77777777" w:rsidR="0068158E" w:rsidRDefault="0068158E" w:rsidP="0068158E">
      <w:pPr>
        <w:pStyle w:val="NoSpacing"/>
      </w:pPr>
      <w:r>
        <w:t xml:space="preserve">            }</w:t>
      </w:r>
    </w:p>
    <w:p w14:paraId="25C454F9" w14:textId="77777777" w:rsidR="0068158E" w:rsidRDefault="0068158E" w:rsidP="0068158E">
      <w:pPr>
        <w:pStyle w:val="NoSpacing"/>
      </w:pPr>
      <w:r>
        <w:t xml:space="preserve">              </w:t>
      </w:r>
    </w:p>
    <w:p w14:paraId="77FC8C93" w14:textId="77777777" w:rsidR="0068158E" w:rsidRDefault="0068158E" w:rsidP="0068158E">
      <w:pPr>
        <w:pStyle w:val="NoSpacing"/>
      </w:pPr>
      <w:r>
        <w:t xml:space="preserve">            public static void main(String [] args) {</w:t>
      </w:r>
    </w:p>
    <w:p w14:paraId="2EA9E57B" w14:textId="76D4931D" w:rsidR="0068158E" w:rsidRDefault="0068158E" w:rsidP="0068158E">
      <w:pPr>
        <w:pStyle w:val="NoSpacing"/>
      </w:pPr>
      <w:r>
        <w:t xml:space="preserve">            test t1=new test();</w:t>
      </w:r>
      <w:r w:rsidR="00E76C21">
        <w:t xml:space="preserve">                                      //object creation</w:t>
      </w:r>
    </w:p>
    <w:p w14:paraId="46D55FBF" w14:textId="77777777" w:rsidR="0068158E" w:rsidRDefault="0068158E" w:rsidP="0068158E">
      <w:pPr>
        <w:pStyle w:val="NoSpacing"/>
      </w:pPr>
      <w:r>
        <w:t xml:space="preserve">            t1.wish(83478.47);</w:t>
      </w:r>
    </w:p>
    <w:p w14:paraId="02C707D8" w14:textId="21606FD9" w:rsidR="0068158E" w:rsidRDefault="00633C20" w:rsidP="0068158E">
      <w:pPr>
        <w:pStyle w:val="NoSpacing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395" behindDoc="0" locked="0" layoutInCell="1" allowOverlap="1" wp14:anchorId="0251BA76" wp14:editId="2C36F987">
                <wp:simplePos x="0" y="0"/>
                <wp:positionH relativeFrom="column">
                  <wp:posOffset>-2003940</wp:posOffset>
                </wp:positionH>
                <wp:positionV relativeFrom="paragraph">
                  <wp:posOffset>314900</wp:posOffset>
                </wp:positionV>
                <wp:extent cx="360" cy="360"/>
                <wp:effectExtent l="38100" t="38100" r="38100" b="38100"/>
                <wp:wrapNone/>
                <wp:docPr id="59843619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6DB1D9" id="Ink 20" o:spid="_x0000_s1026" type="#_x0000_t75" style="position:absolute;margin-left:-158.3pt;margin-top:24.3pt;width:1.05pt;height:1.05pt;z-index:25165839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">
                <v:imagedata r:id="rId44" o:title=""/>
              </v:shape>
            </w:pict>
          </mc:Fallback>
        </mc:AlternateContent>
      </w:r>
      <w:r w:rsidR="0068158E">
        <w:t xml:space="preserve">     }</w:t>
      </w:r>
    </w:p>
    <w:p w14:paraId="2CE18D43" w14:textId="52B67542" w:rsidR="00E42342" w:rsidRDefault="0068158E" w:rsidP="005A69BD">
      <w:pPr>
        <w:pStyle w:val="NoSpacing"/>
        <w:tabs>
          <w:tab w:val="left" w:pos="2448"/>
        </w:tabs>
      </w:pPr>
      <w:r>
        <w:t xml:space="preserve">            }</w:t>
      </w:r>
      <w:r w:rsidR="005A69BD">
        <w:tab/>
      </w:r>
    </w:p>
    <w:p w14:paraId="5C828BC8" w14:textId="63047AD9" w:rsidR="0068158E" w:rsidRDefault="0068158E" w:rsidP="0068158E">
      <w:pPr>
        <w:pStyle w:val="NoSpacing"/>
      </w:pPr>
      <w:r>
        <w:t xml:space="preserve">o/p         wish , display , </w:t>
      </w:r>
      <w:r w:rsidR="005A69BD">
        <w:t>kava , 83478.47</w:t>
      </w:r>
    </w:p>
    <w:p w14:paraId="6DA40B07" w14:textId="77777777" w:rsidR="00E76C21" w:rsidRDefault="00E76C21" w:rsidP="0068158E">
      <w:pPr>
        <w:pStyle w:val="NoSpacing"/>
      </w:pPr>
    </w:p>
    <w:p w14:paraId="673D46A7" w14:textId="336D86FA" w:rsidR="00E76C21" w:rsidRDefault="009E4280" w:rsidP="00BF6EB8">
      <w:pPr>
        <w:pStyle w:val="NoSpacing"/>
        <w:tabs>
          <w:tab w:val="left" w:pos="7488"/>
        </w:tabs>
        <w:rPr>
          <w:b/>
        </w:rPr>
      </w:pPr>
      <w:r w:rsidRPr="009E4280">
        <w:rPr>
          <w:b/>
          <w:bCs/>
        </w:rPr>
        <w:t>NOTE=</w:t>
      </w:r>
      <w:r w:rsidR="00BA377B">
        <w:rPr>
          <w:b/>
          <w:bCs/>
        </w:rPr>
        <w:t>( USING 2 SAME VARIABLES)</w:t>
      </w:r>
      <w:r w:rsidR="00BF6EB8">
        <w:rPr>
          <w:b/>
          <w:bCs/>
        </w:rPr>
        <w:tab/>
      </w:r>
    </w:p>
    <w:p w14:paraId="22EE037E" w14:textId="29F8F45C" w:rsidR="009E4280" w:rsidRDefault="00BF6EB8" w:rsidP="009E4280">
      <w:pPr>
        <w:pStyle w:val="ListParagraph"/>
        <w:numPr>
          <w:ilvl w:val="0"/>
          <w:numId w:val="103"/>
        </w:numPr>
      </w:pPr>
      <w:r>
        <w:t>LOCAL VARIABLE NAME AND DATAMEMBER NAME CAN BE SAME.</w:t>
      </w:r>
    </w:p>
    <w:p w14:paraId="1EB359AE" w14:textId="6A381A3C" w:rsidR="00AA2C24" w:rsidRDefault="00AA2C24" w:rsidP="009E4280">
      <w:pPr>
        <w:pStyle w:val="ListParagraph"/>
        <w:numPr>
          <w:ilvl w:val="0"/>
          <w:numId w:val="103"/>
        </w:numPr>
      </w:pPr>
      <w:r>
        <w:t xml:space="preserve">IF IT IS SAME </w:t>
      </w:r>
      <w:r w:rsidR="005A3B90">
        <w:t xml:space="preserve">PREFERENCE IS GIVEN TO </w:t>
      </w:r>
      <w:r w:rsidR="003449D4">
        <w:t>LOCAL VARIABLE.</w:t>
      </w:r>
    </w:p>
    <w:p w14:paraId="6AC63B26" w14:textId="273251D6" w:rsidR="003449D4" w:rsidRDefault="00445134" w:rsidP="009E4280">
      <w:pPr>
        <w:pStyle w:val="ListParagraph"/>
        <w:numPr>
          <w:ilvl w:val="0"/>
          <w:numId w:val="103"/>
        </w:numPr>
      </w:pPr>
      <w:r>
        <w:t xml:space="preserve">IF WE WANT TO AXESS STATIC MAMBER SHOULD </w:t>
      </w:r>
      <w:r w:rsidR="00324A0A">
        <w:t xml:space="preserve">BE AXESSD </w:t>
      </w:r>
      <w:r w:rsidR="00A858F0">
        <w:t xml:space="preserve">WITH CLASS NAME </w:t>
      </w:r>
    </w:p>
    <w:p w14:paraId="2A3B3F61" w14:textId="2CA40EF0" w:rsidR="00C70ADE" w:rsidRDefault="00C70ADE" w:rsidP="009E4280">
      <w:pPr>
        <w:pStyle w:val="ListParagraph"/>
        <w:numPr>
          <w:ilvl w:val="0"/>
          <w:numId w:val="103"/>
        </w:numPr>
      </w:pPr>
      <w:r>
        <w:t xml:space="preserve">IF WE WANT TO AXESS </w:t>
      </w:r>
      <w:r w:rsidR="0050258F">
        <w:t>NON STATIC MEMBER SHOULD BE AX</w:t>
      </w:r>
      <w:r w:rsidR="004E1FA6">
        <w:t xml:space="preserve">ESSED </w:t>
      </w:r>
      <w:r w:rsidR="00BA377B">
        <w:t>WITH REFERENCE VARIABLE / OBJECT.</w:t>
      </w:r>
    </w:p>
    <w:p w14:paraId="458D984E" w14:textId="2C9598CB" w:rsidR="00F7190E" w:rsidRDefault="0032496D" w:rsidP="00F7190E">
      <w:r>
        <w:t>Class test {</w:t>
      </w:r>
    </w:p>
    <w:p w14:paraId="3FBD4110" w14:textId="7211BFDD" w:rsidR="0032496D" w:rsidRDefault="0032496D" w:rsidP="00AE1508">
      <w:pPr>
        <w:pStyle w:val="NoSpacing"/>
      </w:pPr>
      <w:r>
        <w:t xml:space="preserve">              Public static void main </w:t>
      </w:r>
      <w:r w:rsidR="00AE1508">
        <w:t>(String [] args){</w:t>
      </w:r>
    </w:p>
    <w:p w14:paraId="7C85FE54" w14:textId="0A468842" w:rsidR="00AE1508" w:rsidRDefault="00AE1508" w:rsidP="00AE1508">
      <w:pPr>
        <w:pStyle w:val="NoSpacing"/>
      </w:pPr>
      <w:r>
        <w:t xml:space="preserve">                 Int i=10;</w:t>
      </w:r>
    </w:p>
    <w:p w14:paraId="68F311E5" w14:textId="1B459ED6" w:rsidR="00AE1508" w:rsidRDefault="00AE1508" w:rsidP="00AE1508">
      <w:pPr>
        <w:pStyle w:val="NoSpacing"/>
      </w:pPr>
      <w:r>
        <w:t xml:space="preserve">          String i=10;    } }                    // local variable </w:t>
      </w:r>
    </w:p>
    <w:p w14:paraId="5EBC0273" w14:textId="77777777" w:rsidR="00AE1508" w:rsidRDefault="00AE1508" w:rsidP="00AE1508">
      <w:pPr>
        <w:pStyle w:val="NoSpacing"/>
      </w:pPr>
    </w:p>
    <w:p w14:paraId="503F1C84" w14:textId="0A34752A" w:rsidR="00AE1508" w:rsidRDefault="00AE1508" w:rsidP="00AE1508">
      <w:pPr>
        <w:pStyle w:val="NoSpacing"/>
      </w:pPr>
      <w:r>
        <w:t xml:space="preserve">    o/p     execution error</w:t>
      </w:r>
    </w:p>
    <w:p w14:paraId="0FC0D046" w14:textId="77777777" w:rsidR="008D7E9B" w:rsidRDefault="008D7E9B" w:rsidP="00AE1508">
      <w:pPr>
        <w:pStyle w:val="NoSpacing"/>
      </w:pPr>
    </w:p>
    <w:p w14:paraId="4AFFFDD7" w14:textId="74508AA7" w:rsidR="008D7E9B" w:rsidRDefault="00B42847" w:rsidP="00AE1508">
      <w:pPr>
        <w:pStyle w:val="NoSpacing"/>
      </w:pPr>
      <w:r>
        <w:t>class me{</w:t>
      </w:r>
    </w:p>
    <w:p w14:paraId="5A65B72D" w14:textId="5255C08B" w:rsidR="00B42847" w:rsidRDefault="00633C20" w:rsidP="00633C20">
      <w:pPr>
        <w:pStyle w:val="NoSpacing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396" behindDoc="0" locked="0" layoutInCell="1" allowOverlap="1" wp14:anchorId="1BBC9B02" wp14:editId="3524CCE9">
                <wp:simplePos x="0" y="0"/>
                <wp:positionH relativeFrom="column">
                  <wp:posOffset>2094660</wp:posOffset>
                </wp:positionH>
                <wp:positionV relativeFrom="paragraph">
                  <wp:posOffset>9980</wp:posOffset>
                </wp:positionV>
                <wp:extent cx="87480" cy="155160"/>
                <wp:effectExtent l="38100" t="38100" r="46355" b="35560"/>
                <wp:wrapNone/>
                <wp:docPr id="842093214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87480" cy="15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6A8A74" id="Ink 18" o:spid="_x0000_s1026" type="#_x0000_t75" style="position:absolute;margin-left:164.45pt;margin-top:.3pt;width:7.9pt;height:13.2pt;z-index:2516583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">
                <v:imagedata r:id="rId70" o:title=""/>
              </v:shape>
            </w:pict>
          </mc:Fallback>
        </mc:AlternateContent>
      </w:r>
      <w:r w:rsidR="00B42847">
        <w:t xml:space="preserve">                   public static void</w:t>
      </w:r>
      <w:r>
        <w:t xml:space="preserve"> main(int a ){  </w:t>
      </w:r>
    </w:p>
    <w:p w14:paraId="4349D4A7" w14:textId="6C92BBF9" w:rsidR="00633C20" w:rsidRDefault="00633C20" w:rsidP="00633C20">
      <w:pPr>
        <w:pStyle w:val="NoSpacing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397" behindDoc="0" locked="0" layoutInCell="1" allowOverlap="1" wp14:anchorId="04CFC3A8" wp14:editId="5FD5E820">
                <wp:simplePos x="0" y="0"/>
                <wp:positionH relativeFrom="column">
                  <wp:posOffset>989100</wp:posOffset>
                </wp:positionH>
                <wp:positionV relativeFrom="paragraph">
                  <wp:posOffset>-15480</wp:posOffset>
                </wp:positionV>
                <wp:extent cx="1122120" cy="223560"/>
                <wp:effectExtent l="38100" t="38100" r="20955" b="43180"/>
                <wp:wrapNone/>
                <wp:docPr id="270238382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1122120" cy="22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ED5A1E" id="Ink 19" o:spid="_x0000_s1026" type="#_x0000_t75" style="position:absolute;margin-left:77.4pt;margin-top:-1.7pt;width:89.3pt;height:18.55pt;z-index:25165839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">
                <v:imagedata r:id="rId72" o:title=""/>
              </v:shape>
            </w:pict>
          </mc:Fallback>
        </mc:AlternateContent>
      </w:r>
      <w:r>
        <w:t xml:space="preserve">                          int a =25;    }}                           // both local variable </w:t>
      </w:r>
    </w:p>
    <w:p w14:paraId="4E55E89A" w14:textId="50305BD5" w:rsidR="003176DD" w:rsidRDefault="003176DD" w:rsidP="00633C20">
      <w:pPr>
        <w:pStyle w:val="NoSpacing"/>
      </w:pPr>
      <w:r>
        <w:t xml:space="preserve">                                                                             // 2 same variable name      o/p error</w:t>
      </w:r>
    </w:p>
    <w:p w14:paraId="73D74CB4" w14:textId="0AF0DB15" w:rsidR="00563342" w:rsidRDefault="00BF760D" w:rsidP="00633C20">
      <w:pPr>
        <w:pStyle w:val="NoSpacing"/>
        <w:rPr>
          <w:b/>
          <w:bCs/>
        </w:rPr>
      </w:pPr>
      <w:r w:rsidRPr="00BF760D">
        <w:rPr>
          <w:b/>
          <w:bCs/>
        </w:rPr>
        <w:t>2 SAME VARIABLE NAME</w:t>
      </w:r>
    </w:p>
    <w:p w14:paraId="173E2C35" w14:textId="77777777" w:rsidR="00BF760D" w:rsidRPr="00BF760D" w:rsidRDefault="00BF760D" w:rsidP="00633C20">
      <w:pPr>
        <w:pStyle w:val="NoSpacing"/>
        <w:rPr>
          <w:b/>
          <w:bCs/>
        </w:rPr>
      </w:pPr>
    </w:p>
    <w:p w14:paraId="69100755" w14:textId="77777777" w:rsidR="00563342" w:rsidRDefault="00563342" w:rsidP="00563342">
      <w:pPr>
        <w:pStyle w:val="NoSpacing"/>
      </w:pPr>
      <w:r>
        <w:t>class test{</w:t>
      </w:r>
    </w:p>
    <w:p w14:paraId="26F6429E" w14:textId="361F4EF1" w:rsidR="00563342" w:rsidRDefault="00563342" w:rsidP="00563342">
      <w:pPr>
        <w:pStyle w:val="NoSpacing"/>
      </w:pPr>
      <w:r>
        <w:t xml:space="preserve">              static char ch='a';</w:t>
      </w:r>
      <w:r w:rsidR="00BF760D">
        <w:t xml:space="preserve">                                             //static </w:t>
      </w:r>
    </w:p>
    <w:p w14:paraId="50665FBE" w14:textId="693856B2" w:rsidR="00563342" w:rsidRDefault="00563342" w:rsidP="00563342">
      <w:pPr>
        <w:pStyle w:val="NoSpacing"/>
      </w:pPr>
      <w:r>
        <w:t xml:space="preserve">             String s="java";</w:t>
      </w:r>
      <w:r w:rsidR="00BF760D">
        <w:t xml:space="preserve">                                                 //non static </w:t>
      </w:r>
    </w:p>
    <w:p w14:paraId="0273ECA5" w14:textId="77777777" w:rsidR="00563342" w:rsidRDefault="00563342" w:rsidP="00563342">
      <w:pPr>
        <w:pStyle w:val="NoSpacing"/>
      </w:pPr>
      <w:r>
        <w:t xml:space="preserve">             </w:t>
      </w:r>
    </w:p>
    <w:p w14:paraId="344A29A5" w14:textId="77777777" w:rsidR="00563342" w:rsidRDefault="00563342" w:rsidP="00BF760D">
      <w:r>
        <w:t xml:space="preserve">               public static void main(String[]ags) {</w:t>
      </w:r>
    </w:p>
    <w:p w14:paraId="1C2C5F29" w14:textId="3F5515D8" w:rsidR="00563342" w:rsidRDefault="00BF760D" w:rsidP="00563342">
      <w:pPr>
        <w:pStyle w:val="NoSpacing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398" behindDoc="0" locked="0" layoutInCell="1" allowOverlap="1" wp14:anchorId="3E33CE5E" wp14:editId="540F8B14">
                <wp:simplePos x="0" y="0"/>
                <wp:positionH relativeFrom="column">
                  <wp:posOffset>104940</wp:posOffset>
                </wp:positionH>
                <wp:positionV relativeFrom="paragraph">
                  <wp:posOffset>-222850</wp:posOffset>
                </wp:positionV>
                <wp:extent cx="2746080" cy="558000"/>
                <wp:effectExtent l="38100" t="38100" r="16510" b="52070"/>
                <wp:wrapNone/>
                <wp:docPr id="243720461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2746080" cy="55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4836FA" id="Ink 12" o:spid="_x0000_s1026" type="#_x0000_t75" style="position:absolute;margin-left:7.75pt;margin-top:-18.05pt;width:217.25pt;height:44.95pt;z-index:25165839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">
                <v:imagedata r:id="rId74" o:title=""/>
              </v:shape>
            </w:pict>
          </mc:Fallback>
        </mc:AlternateContent>
      </w:r>
      <w:r w:rsidR="00563342">
        <w:t xml:space="preserve">              int ch=10;</w:t>
      </w:r>
      <w:r>
        <w:t xml:space="preserve">                              </w:t>
      </w:r>
    </w:p>
    <w:p w14:paraId="6D4B658F" w14:textId="223119DB" w:rsidR="00563342" w:rsidRDefault="00563342" w:rsidP="00563342">
      <w:pPr>
        <w:pStyle w:val="NoSpacing"/>
      </w:pPr>
      <w:r>
        <w:t xml:space="preserve">             double s=2.3;</w:t>
      </w:r>
      <w:r w:rsidR="00BF760D">
        <w:t xml:space="preserve">                                                    //local variable</w:t>
      </w:r>
    </w:p>
    <w:p w14:paraId="00840B99" w14:textId="77777777" w:rsidR="00563342" w:rsidRDefault="00563342" w:rsidP="00563342">
      <w:pPr>
        <w:pStyle w:val="NoSpacing"/>
      </w:pPr>
      <w:r>
        <w:t xml:space="preserve">         System.out.println(ch);</w:t>
      </w:r>
    </w:p>
    <w:p w14:paraId="64BDAEBE" w14:textId="77777777" w:rsidR="00563342" w:rsidRDefault="00563342" w:rsidP="00563342">
      <w:pPr>
        <w:pStyle w:val="NoSpacing"/>
      </w:pPr>
      <w:r>
        <w:t xml:space="preserve">         System.out.println(s);</w:t>
      </w:r>
    </w:p>
    <w:p w14:paraId="5BE597C6" w14:textId="77777777" w:rsidR="00563342" w:rsidRDefault="00563342" w:rsidP="00563342">
      <w:pPr>
        <w:pStyle w:val="NoSpacing"/>
      </w:pPr>
      <w:r>
        <w:t xml:space="preserve">         System.out.println(test.ch);</w:t>
      </w:r>
    </w:p>
    <w:p w14:paraId="11FC69B0" w14:textId="77777777" w:rsidR="00563342" w:rsidRDefault="00563342" w:rsidP="00563342">
      <w:pPr>
        <w:pStyle w:val="NoSpacing"/>
      </w:pPr>
      <w:r>
        <w:t xml:space="preserve">            </w:t>
      </w:r>
    </w:p>
    <w:p w14:paraId="1B6F47DA" w14:textId="0CFCB332" w:rsidR="00563342" w:rsidRDefault="00563342" w:rsidP="00563342">
      <w:pPr>
        <w:pStyle w:val="NoSpacing"/>
      </w:pPr>
      <w:r>
        <w:t xml:space="preserve">            test t1=new test();</w:t>
      </w:r>
      <w:r w:rsidR="00BF760D">
        <w:t xml:space="preserve">                // object creation </w:t>
      </w:r>
    </w:p>
    <w:p w14:paraId="1724318B" w14:textId="77777777" w:rsidR="00563342" w:rsidRDefault="00563342" w:rsidP="00563342">
      <w:pPr>
        <w:pStyle w:val="NoSpacing"/>
      </w:pPr>
      <w:r>
        <w:t xml:space="preserve">          System.out.println(t1.s);</w:t>
      </w:r>
    </w:p>
    <w:p w14:paraId="00E2CFB2" w14:textId="66F0B713" w:rsidR="00563342" w:rsidRDefault="00563342" w:rsidP="00563342">
      <w:pPr>
        <w:pStyle w:val="NoSpacing"/>
      </w:pPr>
      <w:r>
        <w:t xml:space="preserve">           }          }</w:t>
      </w:r>
      <w:r w:rsidR="005E686B">
        <w:t xml:space="preserve">                               o/p    10 , 2.3 , a, </w:t>
      </w:r>
      <w:r w:rsidR="001D32BD">
        <w:t>java</w:t>
      </w:r>
    </w:p>
    <w:p w14:paraId="49C6D00D" w14:textId="77777777" w:rsidR="00CC647B" w:rsidRDefault="00CC647B" w:rsidP="00563342">
      <w:pPr>
        <w:pStyle w:val="NoSpacing"/>
      </w:pPr>
    </w:p>
    <w:p w14:paraId="75203834" w14:textId="6EF2C0AC" w:rsidR="00EB00CB" w:rsidRDefault="00CC647B" w:rsidP="00563342">
      <w:pPr>
        <w:pStyle w:val="NoSpacing"/>
      </w:pPr>
      <w:r>
        <w:t>NOTE=</w:t>
      </w:r>
    </w:p>
    <w:p w14:paraId="0C8FC20F" w14:textId="5B4075C2" w:rsidR="00EB00CB" w:rsidRDefault="00EB00CB" w:rsidP="00D43C85">
      <w:pPr>
        <w:pStyle w:val="NoSpacing"/>
        <w:numPr>
          <w:ilvl w:val="0"/>
          <w:numId w:val="104"/>
        </w:numPr>
      </w:pPr>
      <w:r>
        <w:t xml:space="preserve">LOCAL </w:t>
      </w:r>
      <w:r w:rsidR="00D43C85">
        <w:t xml:space="preserve">VARIABLE NAME AND DATAMEMBER NAME CAN BE SAME </w:t>
      </w:r>
      <w:r w:rsidR="00D37DB1">
        <w:t>.</w:t>
      </w:r>
    </w:p>
    <w:p w14:paraId="02EA33F7" w14:textId="4E242230" w:rsidR="00D43C85" w:rsidRDefault="00D43C85" w:rsidP="00D43C85">
      <w:pPr>
        <w:pStyle w:val="NoSpacing"/>
        <w:numPr>
          <w:ilvl w:val="0"/>
          <w:numId w:val="104"/>
        </w:numPr>
      </w:pPr>
      <w:r>
        <w:t>IF IT IS SAME PREFERENCE IS GIVEN TO LOCAL VARIABLE.</w:t>
      </w:r>
    </w:p>
    <w:p w14:paraId="3DA57C91" w14:textId="5E856370" w:rsidR="00D37DB1" w:rsidRDefault="00D37DB1" w:rsidP="00D43C85">
      <w:pPr>
        <w:pStyle w:val="NoSpacing"/>
        <w:numPr>
          <w:ilvl w:val="0"/>
          <w:numId w:val="104"/>
        </w:numPr>
      </w:pPr>
      <w:r>
        <w:t>IF WE WANT TO AXECESS STATIC MEMBER SHOULD A</w:t>
      </w:r>
      <w:r w:rsidR="00CC52AC">
        <w:t xml:space="preserve">XECESSD WITH CLASS NAME </w:t>
      </w:r>
    </w:p>
    <w:p w14:paraId="6DADA911" w14:textId="3A1948AD" w:rsidR="00CC52AC" w:rsidRDefault="00CC52AC" w:rsidP="00D43C85">
      <w:pPr>
        <w:pStyle w:val="NoSpacing"/>
        <w:numPr>
          <w:ilvl w:val="0"/>
          <w:numId w:val="104"/>
        </w:numPr>
      </w:pPr>
      <w:r>
        <w:t xml:space="preserve">IF WE WANT TO AXESS NON STATIC MEMBER </w:t>
      </w:r>
      <w:r w:rsidR="00CC647B">
        <w:t>SHOULD BE AXECESSD USING OBJECT .</w:t>
      </w:r>
    </w:p>
    <w:p w14:paraId="08737AF8" w14:textId="77777777" w:rsidR="00CC647B" w:rsidRDefault="00CC647B" w:rsidP="00CC647B">
      <w:pPr>
        <w:pStyle w:val="NoSpacing"/>
      </w:pPr>
    </w:p>
    <w:p w14:paraId="4C074E81" w14:textId="6D8D81AD" w:rsidR="00CC647B" w:rsidRPr="006C3687" w:rsidRDefault="00CC647B" w:rsidP="00CC647B">
      <w:pPr>
        <w:pStyle w:val="NoSpacing"/>
        <w:rPr>
          <w:b/>
          <w:bCs/>
          <w:color w:val="FF0000"/>
        </w:rPr>
      </w:pPr>
      <w:r w:rsidRPr="006C3687">
        <w:rPr>
          <w:b/>
          <w:bCs/>
          <w:color w:val="FF0000"/>
        </w:rPr>
        <w:t xml:space="preserve">1 DIFFERENCE BETWEEN </w:t>
      </w:r>
      <w:r w:rsidR="006C3687" w:rsidRPr="006C3687">
        <w:rPr>
          <w:b/>
          <w:bCs/>
          <w:color w:val="FF0000"/>
        </w:rPr>
        <w:t>STATIC AND NON STATIC</w:t>
      </w:r>
    </w:p>
    <w:p w14:paraId="2C530A50" w14:textId="77777777" w:rsidR="003176DD" w:rsidRDefault="003176DD" w:rsidP="00633C20">
      <w:pPr>
        <w:pStyle w:val="NoSpacing"/>
      </w:pPr>
    </w:p>
    <w:tbl>
      <w:tblPr>
        <w:tblStyle w:val="TableGrid"/>
        <w:tblpPr w:leftFromText="180" w:rightFromText="180" w:vertAnchor="text" w:horzAnchor="margin" w:tblpY="25"/>
        <w:tblW w:w="9912" w:type="dxa"/>
        <w:tblLook w:val="04A0" w:firstRow="1" w:lastRow="0" w:firstColumn="1" w:lastColumn="0" w:noHBand="0" w:noVBand="1"/>
      </w:tblPr>
      <w:tblGrid>
        <w:gridCol w:w="4956"/>
        <w:gridCol w:w="4956"/>
      </w:tblGrid>
      <w:tr w:rsidR="000140F3" w14:paraId="201B8EE2" w14:textId="77777777" w:rsidTr="000140F3">
        <w:trPr>
          <w:trHeight w:val="807"/>
        </w:trPr>
        <w:tc>
          <w:tcPr>
            <w:tcW w:w="4956" w:type="dxa"/>
          </w:tcPr>
          <w:p w14:paraId="4BBAE890" w14:textId="75DD682E" w:rsidR="000140F3" w:rsidRDefault="00032A53" w:rsidP="00B07A06">
            <w:pPr>
              <w:ind w:left="360"/>
            </w:pPr>
            <w:r>
              <w:t xml:space="preserve">STATIC </w:t>
            </w:r>
          </w:p>
        </w:tc>
        <w:tc>
          <w:tcPr>
            <w:tcW w:w="4956" w:type="dxa"/>
          </w:tcPr>
          <w:p w14:paraId="5C78C49C" w14:textId="3B5713B2" w:rsidR="000140F3" w:rsidRDefault="00032A53" w:rsidP="00B07A06">
            <w:pPr>
              <w:ind w:left="360"/>
            </w:pPr>
            <w:r>
              <w:t xml:space="preserve">NON STATIC </w:t>
            </w:r>
          </w:p>
        </w:tc>
      </w:tr>
      <w:tr w:rsidR="000140F3" w14:paraId="2FCD13C1" w14:textId="77777777" w:rsidTr="000140F3">
        <w:trPr>
          <w:trHeight w:val="807"/>
        </w:trPr>
        <w:tc>
          <w:tcPr>
            <w:tcW w:w="4956" w:type="dxa"/>
          </w:tcPr>
          <w:p w14:paraId="5C453164" w14:textId="2B8BA972" w:rsidR="000140F3" w:rsidRDefault="00032A53" w:rsidP="00B07A06">
            <w:pPr>
              <w:ind w:left="360"/>
            </w:pPr>
            <w:r>
              <w:t xml:space="preserve">STATIC MEMBER SHOULD BE DECLARED WITH STATIC KEYWORD </w:t>
            </w:r>
          </w:p>
        </w:tc>
        <w:tc>
          <w:tcPr>
            <w:tcW w:w="4956" w:type="dxa"/>
          </w:tcPr>
          <w:p w14:paraId="6584B97E" w14:textId="3F16704A" w:rsidR="000140F3" w:rsidRDefault="00262517" w:rsidP="00B07A06">
            <w:pPr>
              <w:ind w:left="360"/>
            </w:pPr>
            <w:r>
              <w:t>NON STATIC MEMBER ARE DECLARED WITHOUT ANY KEYWORD</w:t>
            </w:r>
          </w:p>
        </w:tc>
      </w:tr>
      <w:tr w:rsidR="000140F3" w14:paraId="195E85C4" w14:textId="77777777" w:rsidTr="000140F3">
        <w:trPr>
          <w:trHeight w:val="844"/>
        </w:trPr>
        <w:tc>
          <w:tcPr>
            <w:tcW w:w="4956" w:type="dxa"/>
          </w:tcPr>
          <w:p w14:paraId="697BAC0D" w14:textId="20A17A7D" w:rsidR="000140F3" w:rsidRDefault="00262517" w:rsidP="00B07A06">
            <w:pPr>
              <w:ind w:left="360"/>
            </w:pPr>
            <w:r>
              <w:t xml:space="preserve">STATIC MEMBERS WITHIN </w:t>
            </w:r>
            <w:r w:rsidR="003D7AFE">
              <w:t xml:space="preserve">THE SAME CLASS SHOULD BE AXECSSD DIRECTLY OUTSIDE THE CLASS SHOULD </w:t>
            </w:r>
            <w:r w:rsidR="00367A4C">
              <w:t xml:space="preserve">AXECSS WITH CLASS NAME </w:t>
            </w:r>
          </w:p>
        </w:tc>
        <w:tc>
          <w:tcPr>
            <w:tcW w:w="4956" w:type="dxa"/>
          </w:tcPr>
          <w:p w14:paraId="48845FDD" w14:textId="7FB1B910" w:rsidR="000140F3" w:rsidRDefault="00367A4C" w:rsidP="00B07A06">
            <w:pPr>
              <w:ind w:left="360"/>
            </w:pPr>
            <w:r>
              <w:t xml:space="preserve">NON STATIC MEMBER </w:t>
            </w:r>
            <w:r w:rsidR="00AF4456">
              <w:t>SHOULD BE AXECESSD WITH OBJECT CREATION .</w:t>
            </w:r>
          </w:p>
        </w:tc>
      </w:tr>
      <w:tr w:rsidR="000140F3" w14:paraId="74EB2004" w14:textId="77777777" w:rsidTr="000140F3">
        <w:trPr>
          <w:trHeight w:val="807"/>
        </w:trPr>
        <w:tc>
          <w:tcPr>
            <w:tcW w:w="4956" w:type="dxa"/>
          </w:tcPr>
          <w:p w14:paraId="5A3E79EE" w14:textId="18E436CF" w:rsidR="000140F3" w:rsidRDefault="00AF4456" w:rsidP="00B07A06">
            <w:pPr>
              <w:ind w:left="360"/>
            </w:pPr>
            <w:r>
              <w:t xml:space="preserve">STATIC MEMBERS ARE ALSO KNOWN AS CLASS MAMBERS </w:t>
            </w:r>
          </w:p>
        </w:tc>
        <w:tc>
          <w:tcPr>
            <w:tcW w:w="4956" w:type="dxa"/>
          </w:tcPr>
          <w:p w14:paraId="29D8957A" w14:textId="2721D4B4" w:rsidR="000140F3" w:rsidRDefault="00955083" w:rsidP="00B07A06">
            <w:pPr>
              <w:ind w:left="360"/>
            </w:pPr>
            <w:r>
              <w:t>NON STATIC MEMEBERS ALSO KNOWN AS INSTANCE MEMBER.</w:t>
            </w:r>
          </w:p>
        </w:tc>
      </w:tr>
      <w:tr w:rsidR="000140F3" w14:paraId="273C8440" w14:textId="77777777" w:rsidTr="000140F3">
        <w:trPr>
          <w:trHeight w:val="807"/>
        </w:trPr>
        <w:tc>
          <w:tcPr>
            <w:tcW w:w="4956" w:type="dxa"/>
          </w:tcPr>
          <w:p w14:paraId="7B382A38" w14:textId="5D804C81" w:rsidR="000140F3" w:rsidRDefault="00BA34DB" w:rsidP="00B07A06">
            <w:pPr>
              <w:ind w:left="360"/>
            </w:pPr>
            <w:r>
              <w:t xml:space="preserve">STATIC MEMBER HAVE SIGLE COPY IN THE MEMORY </w:t>
            </w:r>
          </w:p>
        </w:tc>
        <w:tc>
          <w:tcPr>
            <w:tcW w:w="4956" w:type="dxa"/>
          </w:tcPr>
          <w:p w14:paraId="7E60C9DB" w14:textId="77777777" w:rsidR="000140F3" w:rsidRDefault="00BA34DB" w:rsidP="00B07A06">
            <w:pPr>
              <w:ind w:left="360"/>
            </w:pPr>
            <w:r>
              <w:t xml:space="preserve">NON STATIC MEMBER HAVE </w:t>
            </w:r>
            <w:r w:rsidR="00D74A99">
              <w:t>MULTIPLE COPYES IN THE MEMORY.</w:t>
            </w:r>
          </w:p>
          <w:p w14:paraId="34B88E6C" w14:textId="3B0A191F" w:rsidR="00D74A99" w:rsidRDefault="00D74A99" w:rsidP="00B07A06"/>
        </w:tc>
      </w:tr>
      <w:tr w:rsidR="000140F3" w14:paraId="5A940661" w14:textId="77777777" w:rsidTr="000140F3">
        <w:trPr>
          <w:trHeight w:val="807"/>
        </w:trPr>
        <w:tc>
          <w:tcPr>
            <w:tcW w:w="4956" w:type="dxa"/>
          </w:tcPr>
          <w:p w14:paraId="57AA5BDF" w14:textId="0FA8620F" w:rsidR="000140F3" w:rsidRDefault="00DF592C" w:rsidP="00B07A06">
            <w:pPr>
              <w:ind w:left="360"/>
            </w:pPr>
            <w:r>
              <w:t xml:space="preserve">STATIC MEMBER ARE LOADED INSIDE STATIC POOL AREA </w:t>
            </w:r>
          </w:p>
        </w:tc>
        <w:tc>
          <w:tcPr>
            <w:tcW w:w="4956" w:type="dxa"/>
          </w:tcPr>
          <w:p w14:paraId="3D9364EF" w14:textId="4D2FB997" w:rsidR="000140F3" w:rsidRDefault="00DF592C" w:rsidP="00B07A06">
            <w:pPr>
              <w:ind w:left="360"/>
            </w:pPr>
            <w:r>
              <w:t xml:space="preserve">NON STATIC MEMBER </w:t>
            </w:r>
            <w:r w:rsidR="00774393">
              <w:t>LOADED INSIDE AN OBJECT AND OBJECT PRESENT IN HEAP AREA</w:t>
            </w:r>
          </w:p>
        </w:tc>
      </w:tr>
      <w:tr w:rsidR="000140F3" w14:paraId="6BD849CE" w14:textId="77777777" w:rsidTr="000140F3">
        <w:trPr>
          <w:trHeight w:val="807"/>
        </w:trPr>
        <w:tc>
          <w:tcPr>
            <w:tcW w:w="4956" w:type="dxa"/>
          </w:tcPr>
          <w:p w14:paraId="18BE89DA" w14:textId="77777777" w:rsidR="000140F3" w:rsidRDefault="00376C1B" w:rsidP="000140F3">
            <w:r>
              <w:t>ANY CHANGES MADE TO THE STATIC MEMBERS IMPACT WILL HAPPEN TO THE ENTIRE CLASS</w:t>
            </w:r>
          </w:p>
          <w:p w14:paraId="7BC5A41B" w14:textId="6C3D7113" w:rsidR="00FF22DE" w:rsidRDefault="00FF22DE" w:rsidP="000140F3">
            <w:r>
              <w:t>We cannot use this keyword</w:t>
            </w:r>
          </w:p>
        </w:tc>
        <w:tc>
          <w:tcPr>
            <w:tcW w:w="4956" w:type="dxa"/>
          </w:tcPr>
          <w:p w14:paraId="748F8491" w14:textId="77777777" w:rsidR="000140F3" w:rsidRDefault="00376C1B" w:rsidP="000140F3">
            <w:r>
              <w:t xml:space="preserve">ANY CHANGES IN NON STATIC MEMBERS </w:t>
            </w:r>
            <w:r w:rsidR="009A2612">
              <w:t>IMPACT WILL HAPPEN TO THE PARTICULAR OBJECT ONLY.</w:t>
            </w:r>
          </w:p>
          <w:p w14:paraId="68359D16" w14:textId="52046C84" w:rsidR="00FF22DE" w:rsidRDefault="00FF22DE" w:rsidP="000140F3">
            <w:r>
              <w:t>We can use this keyword.</w:t>
            </w:r>
          </w:p>
        </w:tc>
      </w:tr>
    </w:tbl>
    <w:p w14:paraId="60CA03EB" w14:textId="41054761" w:rsidR="003176DD" w:rsidRPr="009E4280" w:rsidRDefault="003176DD" w:rsidP="00633C20">
      <w:pPr>
        <w:pStyle w:val="NoSpacing"/>
      </w:pPr>
      <w:r>
        <w:t xml:space="preserve"> </w:t>
      </w:r>
    </w:p>
    <w:p w14:paraId="6D39ED73" w14:textId="57AD9E1D" w:rsidR="005C0430" w:rsidRDefault="005C0430" w:rsidP="006C3687"/>
    <w:p w14:paraId="1A7BD2A6" w14:textId="77777777" w:rsidR="00182C6D" w:rsidRPr="00996425" w:rsidRDefault="00017DE3" w:rsidP="006C3687">
      <w:r>
        <w:t>2 DIFFERENCE BETWEEN STATIC VARIABLE , NON STATIC VARIABLE , LOCAL VARIABLE.</w:t>
      </w:r>
    </w:p>
    <w:tbl>
      <w:tblPr>
        <w:tblStyle w:val="TableGrid"/>
        <w:tblW w:w="9669" w:type="dxa"/>
        <w:tblLook w:val="04A0" w:firstRow="1" w:lastRow="0" w:firstColumn="1" w:lastColumn="0" w:noHBand="0" w:noVBand="1"/>
      </w:tblPr>
      <w:tblGrid>
        <w:gridCol w:w="3223"/>
        <w:gridCol w:w="3223"/>
        <w:gridCol w:w="3223"/>
      </w:tblGrid>
      <w:tr w:rsidR="00182C6D" w14:paraId="5FB29D1B" w14:textId="77777777" w:rsidTr="00182C6D">
        <w:trPr>
          <w:trHeight w:val="981"/>
        </w:trPr>
        <w:tc>
          <w:tcPr>
            <w:tcW w:w="3223" w:type="dxa"/>
            <w:shd w:val="clear" w:color="auto" w:fill="FFFFFF" w:themeFill="background1"/>
          </w:tcPr>
          <w:p w14:paraId="4A57BAB3" w14:textId="0109D263" w:rsidR="00182C6D" w:rsidRDefault="00182C6D" w:rsidP="006C3687">
            <w:r>
              <w:t xml:space="preserve">STATIC VARIABLE </w:t>
            </w:r>
          </w:p>
        </w:tc>
        <w:tc>
          <w:tcPr>
            <w:tcW w:w="3223" w:type="dxa"/>
          </w:tcPr>
          <w:p w14:paraId="22A249E2" w14:textId="34563F90" w:rsidR="00182C6D" w:rsidRDefault="00182C6D" w:rsidP="006C3687">
            <w:r>
              <w:t xml:space="preserve">NON STATIC VARIABLE </w:t>
            </w:r>
          </w:p>
        </w:tc>
        <w:tc>
          <w:tcPr>
            <w:tcW w:w="3223" w:type="dxa"/>
          </w:tcPr>
          <w:p w14:paraId="46F9294F" w14:textId="2C840FD4" w:rsidR="00182C6D" w:rsidRDefault="00694216" w:rsidP="006C3687">
            <w:r>
              <w:t xml:space="preserve">LOCAL VARIABLE </w:t>
            </w:r>
          </w:p>
        </w:tc>
      </w:tr>
      <w:tr w:rsidR="00182C6D" w14:paraId="1EFFE2A2" w14:textId="77777777" w:rsidTr="00182C6D">
        <w:trPr>
          <w:trHeight w:val="981"/>
        </w:trPr>
        <w:tc>
          <w:tcPr>
            <w:tcW w:w="3223" w:type="dxa"/>
          </w:tcPr>
          <w:p w14:paraId="6241F3BE" w14:textId="6095CDC4" w:rsidR="00182C6D" w:rsidRDefault="00694216" w:rsidP="00B07A06">
            <w:pPr>
              <w:ind w:left="360"/>
            </w:pPr>
            <w:r>
              <w:t xml:space="preserve">STATIC KEY WORD SHOULD BE DECLARED WITH STATIC KEYWORD </w:t>
            </w:r>
          </w:p>
        </w:tc>
        <w:tc>
          <w:tcPr>
            <w:tcW w:w="3223" w:type="dxa"/>
          </w:tcPr>
          <w:p w14:paraId="17309F2F" w14:textId="5815AA03" w:rsidR="00182C6D" w:rsidRDefault="005E2FA4" w:rsidP="00B07A06">
            <w:pPr>
              <w:ind w:left="360"/>
            </w:pPr>
            <w:r>
              <w:t>NON STATIC VARIABLE SHOULD NOT BE DECLARED WITH ANY STATIC KEYWOR</w:t>
            </w:r>
          </w:p>
        </w:tc>
        <w:tc>
          <w:tcPr>
            <w:tcW w:w="3223" w:type="dxa"/>
          </w:tcPr>
          <w:p w14:paraId="3F579BC6" w14:textId="509DBE16" w:rsidR="00182C6D" w:rsidRDefault="00B5505E" w:rsidP="00B07A06">
            <w:pPr>
              <w:ind w:left="360"/>
            </w:pPr>
            <w:r>
              <w:t>LOCAL VARIABLE NOT DECLARED WITH ANY KEYWORD.</w:t>
            </w:r>
          </w:p>
        </w:tc>
      </w:tr>
      <w:tr w:rsidR="00182C6D" w14:paraId="1B27E9CC" w14:textId="77777777" w:rsidTr="00182C6D">
        <w:trPr>
          <w:trHeight w:val="1026"/>
        </w:trPr>
        <w:tc>
          <w:tcPr>
            <w:tcW w:w="3223" w:type="dxa"/>
          </w:tcPr>
          <w:p w14:paraId="59A62350" w14:textId="6E9157D9" w:rsidR="00182C6D" w:rsidRDefault="00343278" w:rsidP="00B07A06">
            <w:pPr>
              <w:ind w:left="360"/>
            </w:pPr>
            <w:r>
              <w:t xml:space="preserve">STATIC VARIABLE ARE HAVING A DEFAULT VALUES </w:t>
            </w:r>
          </w:p>
        </w:tc>
        <w:tc>
          <w:tcPr>
            <w:tcW w:w="3223" w:type="dxa"/>
          </w:tcPr>
          <w:p w14:paraId="55A59252" w14:textId="75BB6360" w:rsidR="00182C6D" w:rsidRDefault="00343278" w:rsidP="00B07A06">
            <w:pPr>
              <w:ind w:left="360"/>
            </w:pPr>
            <w:r>
              <w:t xml:space="preserve">NON STATIC VARIABLES </w:t>
            </w:r>
            <w:r w:rsidR="0096366C">
              <w:t>ALSO HAVING A DEFAULT VALUE</w:t>
            </w:r>
          </w:p>
        </w:tc>
        <w:tc>
          <w:tcPr>
            <w:tcW w:w="3223" w:type="dxa"/>
          </w:tcPr>
          <w:p w14:paraId="4BEB40F6" w14:textId="7050293A" w:rsidR="00182C6D" w:rsidRDefault="00E0155D" w:rsidP="00B07A06">
            <w:pPr>
              <w:ind w:left="360"/>
            </w:pPr>
            <w:r>
              <w:t>LOCAL VARIABLE DOESN’T HAVE ANY DEFAULT VALUE.</w:t>
            </w:r>
          </w:p>
        </w:tc>
      </w:tr>
      <w:tr w:rsidR="00182C6D" w14:paraId="3714DCEB" w14:textId="77777777" w:rsidTr="00182C6D">
        <w:trPr>
          <w:trHeight w:val="981"/>
        </w:trPr>
        <w:tc>
          <w:tcPr>
            <w:tcW w:w="3223" w:type="dxa"/>
          </w:tcPr>
          <w:p w14:paraId="6540F513" w14:textId="60BB6F95" w:rsidR="00182C6D" w:rsidRDefault="00E0155D" w:rsidP="00B07A06">
            <w:pPr>
              <w:ind w:left="360"/>
            </w:pPr>
            <w:r>
              <w:t xml:space="preserve">STATIC VARIABLE </w:t>
            </w:r>
            <w:r w:rsidR="009C324C">
              <w:t xml:space="preserve">CAN BE AXCESSD ANYWHERE INSIDE THE CLASS AND OUTSIDE THE CLASS </w:t>
            </w:r>
          </w:p>
        </w:tc>
        <w:tc>
          <w:tcPr>
            <w:tcW w:w="3223" w:type="dxa"/>
          </w:tcPr>
          <w:p w14:paraId="0806BC10" w14:textId="4AD2AC91" w:rsidR="00182C6D" w:rsidRDefault="006E0250" w:rsidP="00B07A06">
            <w:pPr>
              <w:ind w:left="360"/>
            </w:pPr>
            <w:r>
              <w:t xml:space="preserve">NON STATIC VARIABLE CAN BE AXSESD ANYWHERE INSIDE THE CLASS </w:t>
            </w:r>
            <w:r w:rsidR="006B0567">
              <w:t xml:space="preserve">AND OUTSIDE THE CLASS </w:t>
            </w:r>
          </w:p>
        </w:tc>
        <w:tc>
          <w:tcPr>
            <w:tcW w:w="3223" w:type="dxa"/>
          </w:tcPr>
          <w:p w14:paraId="05696358" w14:textId="2AE0A6A5" w:rsidR="00182C6D" w:rsidRDefault="006B0567" w:rsidP="00B07A06">
            <w:pPr>
              <w:ind w:left="360"/>
            </w:pPr>
            <w:r>
              <w:t xml:space="preserve">LOCAL VARIABLE SHOULD BE AXCESSD </w:t>
            </w:r>
            <w:r w:rsidR="005126D8">
              <w:t xml:space="preserve">ONLY IN METHOD BELOCK </w:t>
            </w:r>
          </w:p>
        </w:tc>
      </w:tr>
      <w:tr w:rsidR="00182C6D" w14:paraId="0E3A46F3" w14:textId="77777777" w:rsidTr="00182C6D">
        <w:trPr>
          <w:trHeight w:val="981"/>
        </w:trPr>
        <w:tc>
          <w:tcPr>
            <w:tcW w:w="3223" w:type="dxa"/>
          </w:tcPr>
          <w:p w14:paraId="366BF4D2" w14:textId="0228B0F0" w:rsidR="00182C6D" w:rsidRDefault="005126D8" w:rsidP="00B07A06">
            <w:pPr>
              <w:ind w:left="360"/>
            </w:pPr>
            <w:r>
              <w:t xml:space="preserve">STATIC VARIABLE CAN BE DECLARED </w:t>
            </w:r>
            <w:r w:rsidR="00091BF9">
              <w:t xml:space="preserve">WITH ANY LEVEL OF AXESS MODIFIED </w:t>
            </w:r>
          </w:p>
        </w:tc>
        <w:tc>
          <w:tcPr>
            <w:tcW w:w="3223" w:type="dxa"/>
          </w:tcPr>
          <w:p w14:paraId="669BE0C6" w14:textId="482B3DC3" w:rsidR="00182C6D" w:rsidRDefault="00723B92" w:rsidP="00B07A06">
            <w:pPr>
              <w:ind w:left="360"/>
            </w:pPr>
            <w:r>
              <w:t>NON STATIC VARIABLE CAN BE DECLARED WITH ANY LEVEL OF AXECSS MODIFIER</w:t>
            </w:r>
          </w:p>
        </w:tc>
        <w:tc>
          <w:tcPr>
            <w:tcW w:w="3223" w:type="dxa"/>
          </w:tcPr>
          <w:p w14:paraId="050AE686" w14:textId="3964AAC2" w:rsidR="00182C6D" w:rsidRDefault="00D2663A" w:rsidP="00B07A06">
            <w:pPr>
              <w:ind w:left="360"/>
            </w:pPr>
            <w:r>
              <w:t xml:space="preserve">LOCAL VARAIBLE CANNOT BE DECLARED WITH ANY LEVEL OF AXECSS </w:t>
            </w:r>
            <w:r w:rsidR="00DC6884">
              <w:t>MODIFIER (CANNOT USE OUTSIDE THE METHOD).</w:t>
            </w:r>
          </w:p>
        </w:tc>
      </w:tr>
      <w:tr w:rsidR="00182C6D" w14:paraId="0E19B531" w14:textId="77777777" w:rsidTr="00182C6D">
        <w:trPr>
          <w:trHeight w:val="981"/>
        </w:trPr>
        <w:tc>
          <w:tcPr>
            <w:tcW w:w="3223" w:type="dxa"/>
          </w:tcPr>
          <w:p w14:paraId="6CC08874" w14:textId="2C9C202B" w:rsidR="00182C6D" w:rsidRDefault="00A643E7" w:rsidP="00B07A06">
            <w:pPr>
              <w:ind w:left="360"/>
            </w:pPr>
            <w:r>
              <w:t xml:space="preserve">STATIC VARIABLE CAN BE CALLED BY USING CLASS NAME </w:t>
            </w:r>
          </w:p>
        </w:tc>
        <w:tc>
          <w:tcPr>
            <w:tcW w:w="3223" w:type="dxa"/>
          </w:tcPr>
          <w:p w14:paraId="313FC27A" w14:textId="1286B14E" w:rsidR="00182C6D" w:rsidRDefault="00A643E7" w:rsidP="00B07A06">
            <w:pPr>
              <w:ind w:left="360"/>
            </w:pPr>
            <w:r>
              <w:t xml:space="preserve">NON STATIC VARIABLE CAN BE CALLED </w:t>
            </w:r>
            <w:r w:rsidR="00E51223">
              <w:t xml:space="preserve">BY USING OBJECT CREATION </w:t>
            </w:r>
          </w:p>
        </w:tc>
        <w:tc>
          <w:tcPr>
            <w:tcW w:w="3223" w:type="dxa"/>
          </w:tcPr>
          <w:p w14:paraId="7614915E" w14:textId="1C05385E" w:rsidR="00182C6D" w:rsidRDefault="00E51223" w:rsidP="00B07A06">
            <w:pPr>
              <w:ind w:left="360"/>
            </w:pPr>
            <w:r>
              <w:t xml:space="preserve">LOCAL VARIABLE CAN BE AXECSSD </w:t>
            </w:r>
            <w:r w:rsidR="00CF27D6">
              <w:t>DIRECTLY WERE WE HAVE DECLARED ( METHOD BLOCK).</w:t>
            </w:r>
          </w:p>
        </w:tc>
      </w:tr>
    </w:tbl>
    <w:p w14:paraId="3DE0A960" w14:textId="1DECA4D2" w:rsidR="00017DE3" w:rsidRDefault="00017DE3" w:rsidP="00B07A06"/>
    <w:p w14:paraId="4A3A353E" w14:textId="06B3CB62" w:rsidR="00A61740" w:rsidRDefault="00A61740" w:rsidP="00AB46F5">
      <w:pPr>
        <w:pStyle w:val="Heading2"/>
      </w:pPr>
      <w:r>
        <w:t>MEMORY ALLOCATION =</w:t>
      </w:r>
    </w:p>
    <w:p w14:paraId="771AA953" w14:textId="682F9236" w:rsidR="00A61740" w:rsidRDefault="00191BD2" w:rsidP="008D55F6">
      <w:pPr>
        <w:pStyle w:val="ListParagraph"/>
        <w:numPr>
          <w:ilvl w:val="0"/>
          <w:numId w:val="105"/>
        </w:numPr>
      </w:pPr>
      <w:r>
        <w:t>TO EXECUTE A JAVA PROGRAMME A PORTION OF MEMORY IS ALLOCATED IN RAM FOR JRE.</w:t>
      </w:r>
    </w:p>
    <w:p w14:paraId="6B4C9F03" w14:textId="2B451B4E" w:rsidR="00191BD2" w:rsidRDefault="00191BD2" w:rsidP="008D55F6">
      <w:pPr>
        <w:pStyle w:val="ListParagraph"/>
        <w:numPr>
          <w:ilvl w:val="0"/>
          <w:numId w:val="105"/>
        </w:numPr>
      </w:pPr>
      <w:r>
        <w:t xml:space="preserve">IN THAT </w:t>
      </w:r>
      <w:r w:rsidR="00D8586D">
        <w:t xml:space="preserve">PORTION OF MEMORY ALLOCATED WE HAVE DIFFERENT </w:t>
      </w:r>
      <w:r w:rsidR="0093648F">
        <w:t>AREAS.</w:t>
      </w:r>
    </w:p>
    <w:p w14:paraId="37666AA7" w14:textId="71586ABB" w:rsidR="0093648F" w:rsidRDefault="0093648F" w:rsidP="008D55F6">
      <w:pPr>
        <w:pStyle w:val="ListParagraph"/>
        <w:numPr>
          <w:ilvl w:val="0"/>
          <w:numId w:val="105"/>
        </w:numPr>
      </w:pPr>
      <w:r>
        <w:t xml:space="preserve">1 STATIC POOL AREA </w:t>
      </w:r>
    </w:p>
    <w:p w14:paraId="69FABEED" w14:textId="4B821CE5" w:rsidR="0093648F" w:rsidRDefault="0093648F" w:rsidP="008D55F6">
      <w:pPr>
        <w:pStyle w:val="ListParagraph"/>
        <w:numPr>
          <w:ilvl w:val="0"/>
          <w:numId w:val="105"/>
        </w:numPr>
      </w:pPr>
      <w:r>
        <w:t>2 HEAP AREA</w:t>
      </w:r>
    </w:p>
    <w:p w14:paraId="3694C905" w14:textId="7D9A5713" w:rsidR="0093648F" w:rsidRDefault="0093648F" w:rsidP="008D55F6">
      <w:pPr>
        <w:pStyle w:val="ListParagraph"/>
        <w:numPr>
          <w:ilvl w:val="0"/>
          <w:numId w:val="105"/>
        </w:numPr>
      </w:pPr>
      <w:r>
        <w:t>3 METHOD AREA</w:t>
      </w:r>
    </w:p>
    <w:p w14:paraId="42414F44" w14:textId="24C16044" w:rsidR="0093648F" w:rsidRDefault="0093648F" w:rsidP="008D55F6">
      <w:pPr>
        <w:pStyle w:val="ListParagraph"/>
        <w:numPr>
          <w:ilvl w:val="0"/>
          <w:numId w:val="105"/>
        </w:numPr>
      </w:pPr>
      <w:r>
        <w:t xml:space="preserve">4 </w:t>
      </w:r>
      <w:r w:rsidR="00AB46F5">
        <w:t>STACK AREA</w:t>
      </w:r>
    </w:p>
    <w:p w14:paraId="1552A582" w14:textId="64A64647" w:rsidR="00AB46F5" w:rsidRDefault="00AB46F5" w:rsidP="00AB46F5">
      <w:pPr>
        <w:pStyle w:val="Heading2"/>
      </w:pPr>
      <w:r>
        <w:t>STATIC POOL AREA=</w:t>
      </w:r>
    </w:p>
    <w:p w14:paraId="72456E36" w14:textId="1D849318" w:rsidR="00AB46F5" w:rsidRDefault="00FC1E3C" w:rsidP="008D55F6">
      <w:pPr>
        <w:pStyle w:val="ListParagraph"/>
        <w:numPr>
          <w:ilvl w:val="0"/>
          <w:numId w:val="106"/>
        </w:numPr>
      </w:pPr>
      <w:r>
        <w:t xml:space="preserve">INSIDE A STATIC AREA MEMORY WILL GET ALLOCATED FOR EACH AND EVERY CLASS </w:t>
      </w:r>
      <w:r w:rsidR="004010DF">
        <w:t>WERE ALL THE STATIC MEMBERS GET LOADED.</w:t>
      </w:r>
    </w:p>
    <w:p w14:paraId="18A3B748" w14:textId="65297D08" w:rsidR="004010DF" w:rsidRDefault="00805A8A" w:rsidP="008D55F6">
      <w:pPr>
        <w:pStyle w:val="ListParagraph"/>
        <w:numPr>
          <w:ilvl w:val="0"/>
          <w:numId w:val="106"/>
        </w:numPr>
      </w:pPr>
      <w:r>
        <w:t>STATIC AREA IS A STORAGE AREA</w:t>
      </w:r>
    </w:p>
    <w:p w14:paraId="585501A2" w14:textId="08C65427" w:rsidR="00805A8A" w:rsidRDefault="00805A8A" w:rsidP="008D55F6">
      <w:pPr>
        <w:pStyle w:val="ListParagraph"/>
        <w:numPr>
          <w:ilvl w:val="0"/>
          <w:numId w:val="106"/>
        </w:numPr>
      </w:pPr>
      <w:r>
        <w:t xml:space="preserve">THE STATIC MEMBERS GET LOADED ONLY ONCE </w:t>
      </w:r>
      <w:r w:rsidR="00D151CA">
        <w:t>FOR ITS ENTIRE LIFE CYCLE.</w:t>
      </w:r>
    </w:p>
    <w:p w14:paraId="30481BB2" w14:textId="10883559" w:rsidR="00D151CA" w:rsidRDefault="00D151CA" w:rsidP="00D151CA">
      <w:pPr>
        <w:pStyle w:val="Heading2"/>
      </w:pPr>
      <w:r>
        <w:t>HEAP AREA=</w:t>
      </w:r>
    </w:p>
    <w:p w14:paraId="65CD5B96" w14:textId="3CA72DC5" w:rsidR="00D151CA" w:rsidRDefault="00B80A8F" w:rsidP="008D55F6">
      <w:pPr>
        <w:pStyle w:val="ListParagraph"/>
        <w:numPr>
          <w:ilvl w:val="0"/>
          <w:numId w:val="107"/>
        </w:numPr>
      </w:pPr>
      <w:r>
        <w:t xml:space="preserve">IN HEAP AREA ALL THE OBJECTS ARE PRESENT </w:t>
      </w:r>
    </w:p>
    <w:p w14:paraId="642A0787" w14:textId="39FC8E00" w:rsidR="00B80A8F" w:rsidRDefault="00B80A8F" w:rsidP="008D55F6">
      <w:pPr>
        <w:pStyle w:val="ListParagraph"/>
        <w:numPr>
          <w:ilvl w:val="0"/>
          <w:numId w:val="107"/>
        </w:numPr>
      </w:pPr>
      <w:r>
        <w:t xml:space="preserve">INSIDE AN OBJECT </w:t>
      </w:r>
      <w:r w:rsidR="00601A4F">
        <w:t>ALL THE NON STATIC VARIABLE WILL GET LOADED.</w:t>
      </w:r>
    </w:p>
    <w:p w14:paraId="7E96D60C" w14:textId="447D8E7A" w:rsidR="00F86832" w:rsidRDefault="00601A4F" w:rsidP="008D55F6">
      <w:pPr>
        <w:pStyle w:val="ListParagraph"/>
        <w:numPr>
          <w:ilvl w:val="0"/>
          <w:numId w:val="107"/>
        </w:numPr>
      </w:pPr>
      <w:r>
        <w:t xml:space="preserve">EVERY TIME WE CREATED </w:t>
      </w:r>
      <w:r w:rsidR="00F86832">
        <w:t>AN OBJECT THE NON STATIC VARIABLE WILL BE LOADED.</w:t>
      </w:r>
      <w:r w:rsidR="00F25996">
        <w:t xml:space="preserve"> SINCE IT IS HAVING MULTIPLE COPIES .</w:t>
      </w:r>
    </w:p>
    <w:p w14:paraId="7C496C0D" w14:textId="4EE8A4C0" w:rsidR="00F25996" w:rsidRDefault="00F25996" w:rsidP="008D55F6">
      <w:pPr>
        <w:pStyle w:val="ListParagraph"/>
        <w:numPr>
          <w:ilvl w:val="0"/>
          <w:numId w:val="107"/>
        </w:numPr>
      </w:pPr>
      <w:r>
        <w:t>HEAP AREA IS ALSO</w:t>
      </w:r>
      <w:r w:rsidR="006217FC">
        <w:t xml:space="preserve"> A STORAGE AREA.</w:t>
      </w:r>
    </w:p>
    <w:p w14:paraId="37A78464" w14:textId="109C508E" w:rsidR="006217FC" w:rsidRDefault="006217FC" w:rsidP="006217FC">
      <w:pPr>
        <w:pStyle w:val="Heading2"/>
      </w:pPr>
      <w:r>
        <w:t>METHOD AREA=</w:t>
      </w:r>
    </w:p>
    <w:p w14:paraId="265CB4FE" w14:textId="3D4E9CEE" w:rsidR="006217FC" w:rsidRDefault="00C101D3" w:rsidP="008D55F6">
      <w:pPr>
        <w:pStyle w:val="ListParagraph"/>
        <w:numPr>
          <w:ilvl w:val="0"/>
          <w:numId w:val="108"/>
        </w:numPr>
      </w:pPr>
      <w:r>
        <w:t xml:space="preserve">ALL THE METHOD BLOCK WILL BE STORED INSIDE THE METHOD AREA </w:t>
      </w:r>
    </w:p>
    <w:p w14:paraId="3FB06615" w14:textId="26A02CBC" w:rsidR="00C101D3" w:rsidRDefault="00266A37" w:rsidP="008D55F6">
      <w:pPr>
        <w:pStyle w:val="ListParagraph"/>
        <w:numPr>
          <w:ilvl w:val="0"/>
          <w:numId w:val="108"/>
        </w:numPr>
      </w:pPr>
      <w:r>
        <w:t xml:space="preserve">SO THAT SPECIFIC INSTRUCTIONS CAN BE PASSED TO PERFORM </w:t>
      </w:r>
      <w:r w:rsidR="008447F6">
        <w:t>AN ACTION .</w:t>
      </w:r>
    </w:p>
    <w:p w14:paraId="753ECB5D" w14:textId="0E1B184F" w:rsidR="008447F6" w:rsidRDefault="008447F6" w:rsidP="008447F6">
      <w:pPr>
        <w:pStyle w:val="Heading2"/>
      </w:pPr>
      <w:r>
        <w:t>STACK AREA=</w:t>
      </w:r>
    </w:p>
    <w:p w14:paraId="64741AC5" w14:textId="5C82A8A0" w:rsidR="008447F6" w:rsidRDefault="00FB4120" w:rsidP="008D55F6">
      <w:pPr>
        <w:pStyle w:val="ListParagraph"/>
        <w:numPr>
          <w:ilvl w:val="0"/>
          <w:numId w:val="109"/>
        </w:numPr>
      </w:pPr>
      <w:r>
        <w:t xml:space="preserve">STACK AREA IS AN EXECUTION AREA WERE A BLOCK OF </w:t>
      </w:r>
      <w:r w:rsidR="004C3FAA">
        <w:t xml:space="preserve">MEMORY WILL GET ALLOCATED </w:t>
      </w:r>
    </w:p>
    <w:p w14:paraId="5F124972" w14:textId="0A23B24D" w:rsidR="004C3FAA" w:rsidRDefault="004C3FAA" w:rsidP="008D55F6">
      <w:pPr>
        <w:pStyle w:val="ListParagraph"/>
        <w:numPr>
          <w:ilvl w:val="0"/>
          <w:numId w:val="109"/>
        </w:numPr>
      </w:pPr>
      <w:r>
        <w:t xml:space="preserve">WHICH IS </w:t>
      </w:r>
      <w:r w:rsidR="00353962">
        <w:t>ALSO KNOWN AS METHOD FRAME .</w:t>
      </w:r>
    </w:p>
    <w:p w14:paraId="2A3A1AA6" w14:textId="20D5FD04" w:rsidR="00353962" w:rsidRDefault="00353962" w:rsidP="008D55F6">
      <w:pPr>
        <w:pStyle w:val="ListParagraph"/>
        <w:numPr>
          <w:ilvl w:val="0"/>
          <w:numId w:val="109"/>
        </w:numPr>
      </w:pPr>
      <w:r>
        <w:t xml:space="preserve">ONCE THE METHOD EXECUTION IS COMPLETED </w:t>
      </w:r>
      <w:r w:rsidR="003D199C">
        <w:t xml:space="preserve">THE METHOD FRAME MEMORY WHICH IS USED FOR THE PROGRAMME </w:t>
      </w:r>
      <w:r w:rsidR="00F04718">
        <w:t>WILL BE REMOVED.</w:t>
      </w:r>
    </w:p>
    <w:p w14:paraId="6FF4334D" w14:textId="74E18989" w:rsidR="00F04718" w:rsidRDefault="00F04718" w:rsidP="00F04718">
      <w:r>
        <w:t>STATIC FLOW=</w:t>
      </w:r>
    </w:p>
    <w:p w14:paraId="2C848D7B" w14:textId="5F94D677" w:rsidR="007F621A" w:rsidRDefault="007F621A" w:rsidP="008D55F6">
      <w:pPr>
        <w:pStyle w:val="ListParagraph"/>
        <w:numPr>
          <w:ilvl w:val="0"/>
          <w:numId w:val="110"/>
        </w:numPr>
      </w:pPr>
      <w:r>
        <w:t>THE AREA WILL BE DEVIDED INTO 4 =</w:t>
      </w:r>
    </w:p>
    <w:p w14:paraId="1B0EDCF4" w14:textId="2E7BFF03" w:rsidR="007F621A" w:rsidRDefault="00DD704F" w:rsidP="008D55F6">
      <w:pPr>
        <w:pStyle w:val="ListParagraph"/>
        <w:numPr>
          <w:ilvl w:val="0"/>
          <w:numId w:val="110"/>
        </w:numPr>
      </w:pPr>
      <w:r>
        <w:t>1</w:t>
      </w:r>
      <w:r w:rsidRPr="00DD704F">
        <w:rPr>
          <w:vertAlign w:val="superscript"/>
        </w:rPr>
        <w:t>ST</w:t>
      </w:r>
      <w:r>
        <w:t xml:space="preserve"> IN STACK AREA THE JVM PROCESS </w:t>
      </w:r>
      <w:r w:rsidR="00673291">
        <w:t>WILL START .</w:t>
      </w:r>
    </w:p>
    <w:p w14:paraId="31506D23" w14:textId="4F828DE5" w:rsidR="00673291" w:rsidRDefault="00673291" w:rsidP="008D55F6">
      <w:pPr>
        <w:pStyle w:val="ListParagraph"/>
        <w:numPr>
          <w:ilvl w:val="0"/>
          <w:numId w:val="110"/>
        </w:numPr>
      </w:pPr>
      <w:r>
        <w:t>THE JVM WILL INVOKE THE CLASS LOADER.</w:t>
      </w:r>
    </w:p>
    <w:p w14:paraId="7E321851" w14:textId="665A859F" w:rsidR="00673291" w:rsidRDefault="00673291" w:rsidP="008D55F6">
      <w:pPr>
        <w:pStyle w:val="ListParagraph"/>
        <w:numPr>
          <w:ilvl w:val="0"/>
          <w:numId w:val="110"/>
        </w:numPr>
      </w:pPr>
      <w:r>
        <w:t xml:space="preserve">CLASS LOADER WILL LOAD ALL THE </w:t>
      </w:r>
      <w:r w:rsidR="008661E7">
        <w:t>STATIC MEMBERS INSIDE STATIC AREA AS PER THERE CLASS.</w:t>
      </w:r>
    </w:p>
    <w:p w14:paraId="59114175" w14:textId="26CE3FF7" w:rsidR="008661E7" w:rsidRDefault="00283623" w:rsidP="008D55F6">
      <w:pPr>
        <w:pStyle w:val="ListParagraph"/>
        <w:numPr>
          <w:ilvl w:val="0"/>
          <w:numId w:val="110"/>
        </w:numPr>
      </w:pPr>
      <w:r>
        <w:t xml:space="preserve">ALL THE MEMBERS WILL GET STORED INSIDE METHOD AREA </w:t>
      </w:r>
    </w:p>
    <w:p w14:paraId="1C0B460E" w14:textId="003BF834" w:rsidR="00283623" w:rsidRDefault="00597441" w:rsidP="008D55F6">
      <w:pPr>
        <w:pStyle w:val="ListParagraph"/>
        <w:numPr>
          <w:ilvl w:val="0"/>
          <w:numId w:val="110"/>
        </w:numPr>
      </w:pPr>
      <w:r>
        <w:t xml:space="preserve">AFTER LOADING THE CLASS LOADER WILL COMES OUT OF THE </w:t>
      </w:r>
      <w:r w:rsidR="00647EB1">
        <w:t>STOCK AREA AND GIVES CONTROL BACK TO THE JVM</w:t>
      </w:r>
    </w:p>
    <w:p w14:paraId="76B6C51E" w14:textId="7CF9CB4F" w:rsidR="00647EB1" w:rsidRDefault="008249A7" w:rsidP="008D55F6">
      <w:pPr>
        <w:pStyle w:val="ListParagraph"/>
        <w:numPr>
          <w:ilvl w:val="0"/>
          <w:numId w:val="110"/>
        </w:numPr>
      </w:pPr>
      <w:r>
        <w:t xml:space="preserve">JVM WILL INVOKE MAIN METOHD TO STACK AREA </w:t>
      </w:r>
      <w:r w:rsidR="007D5B69">
        <w:t>TO STORE THE EXECUTION .</w:t>
      </w:r>
    </w:p>
    <w:p w14:paraId="0C667D62" w14:textId="01029E50" w:rsidR="001741D7" w:rsidRDefault="007D5B69" w:rsidP="008D55F6">
      <w:pPr>
        <w:pStyle w:val="ListParagraph"/>
        <w:numPr>
          <w:ilvl w:val="0"/>
          <w:numId w:val="110"/>
        </w:numPr>
      </w:pPr>
      <w:r>
        <w:t xml:space="preserve">IF ANY OTHER METHOD INVOCATION IS THERE </w:t>
      </w:r>
      <w:r w:rsidR="001741D7">
        <w:t xml:space="preserve">THOSE METHOD WILL COME TO STACK AREA </w:t>
      </w:r>
    </w:p>
    <w:p w14:paraId="39CDB3B8" w14:textId="015E0D88" w:rsidR="001741D7" w:rsidRDefault="001741D7" w:rsidP="008D55F6">
      <w:pPr>
        <w:pStyle w:val="ListParagraph"/>
        <w:numPr>
          <w:ilvl w:val="0"/>
          <w:numId w:val="110"/>
        </w:numPr>
      </w:pPr>
      <w:r>
        <w:t xml:space="preserve">PERFORM THE EXECUTION </w:t>
      </w:r>
      <w:r w:rsidR="00463ECF">
        <w:t>AND WHATEVER METHOD FRAME AS BEEN CREATED AFTER THE EXECUTION THE METHOD FRAME WILL BE REMOVED.</w:t>
      </w:r>
    </w:p>
    <w:p w14:paraId="71AFCCA4" w14:textId="2BAFD754" w:rsidR="00FD25FF" w:rsidRDefault="004D1DC0" w:rsidP="008D55F6">
      <w:pPr>
        <w:pStyle w:val="ListParagraph"/>
        <w:numPr>
          <w:ilvl w:val="0"/>
          <w:numId w:val="110"/>
        </w:numPr>
      </w:pPr>
      <w:r>
        <w:t xml:space="preserve">MAIN METHOD EXECUTION WILL BE CONTINUED ONCE THE MAIN METHOD EXECUTION </w:t>
      </w:r>
      <w:r w:rsidR="0081439A">
        <w:t>IS COMPLETED</w:t>
      </w:r>
      <w:r w:rsidR="00FD25FF">
        <w:t>.</w:t>
      </w:r>
    </w:p>
    <w:p w14:paraId="411F1B1A" w14:textId="1D0708BE" w:rsidR="00E34BE5" w:rsidRDefault="003615E2" w:rsidP="008D55F6">
      <w:pPr>
        <w:pStyle w:val="ListParagraph"/>
        <w:numPr>
          <w:ilvl w:val="0"/>
          <w:numId w:val="110"/>
        </w:numPr>
      </w:pPr>
      <w:r>
        <w:t xml:space="preserve">MAIN METHOD FRAME WILL BE REMOVED FROM STACK AREA </w:t>
      </w:r>
    </w:p>
    <w:p w14:paraId="6720C9A9" w14:textId="17D9BF8C" w:rsidR="003615E2" w:rsidRDefault="003615E2" w:rsidP="008D55F6">
      <w:pPr>
        <w:pStyle w:val="ListParagraph"/>
        <w:numPr>
          <w:ilvl w:val="0"/>
          <w:numId w:val="110"/>
        </w:numPr>
      </w:pPr>
      <w:r>
        <w:t>CONTROL JVM COMES OUT OF STACK AREA</w:t>
      </w:r>
      <w:r w:rsidR="00132587">
        <w:t xml:space="preserve"> IT WILL RELEASSE THE MEMORY WHICH IS USED FOR THE </w:t>
      </w:r>
      <w:r w:rsidR="00680D7B">
        <w:t>PROGRAMME.</w:t>
      </w:r>
    </w:p>
    <w:p w14:paraId="76A4B990" w14:textId="4E0572E0" w:rsidR="00680D7B" w:rsidRDefault="00680D7B" w:rsidP="00AA22FB">
      <w:pPr>
        <w:pStyle w:val="NoSpacing"/>
      </w:pPr>
      <w:r>
        <w:t>Class nsf{</w:t>
      </w:r>
    </w:p>
    <w:p w14:paraId="35FC3CDE" w14:textId="3C52D84D" w:rsidR="00680D7B" w:rsidRDefault="00680D7B" w:rsidP="00AA22FB">
      <w:pPr>
        <w:pStyle w:val="NoSpacing"/>
      </w:pPr>
      <w:r>
        <w:t xml:space="preserve">             Double d=3.5;</w:t>
      </w:r>
      <w:r w:rsidR="00AA22FB">
        <w:t xml:space="preserve">                              //ns</w:t>
      </w:r>
    </w:p>
    <w:p w14:paraId="70B74F7B" w14:textId="41255321" w:rsidR="007418A4" w:rsidRDefault="007418A4" w:rsidP="00AA22FB">
      <w:pPr>
        <w:pStyle w:val="NoSpacing"/>
      </w:pPr>
      <w:r>
        <w:t xml:space="preserve">            Public static void wish ()</w:t>
      </w:r>
      <w:r w:rsidR="00AA22FB">
        <w:t xml:space="preserve">             //s</w:t>
      </w:r>
    </w:p>
    <w:p w14:paraId="17145DC8" w14:textId="2B5014AB" w:rsidR="007418A4" w:rsidRDefault="007418A4" w:rsidP="00AA22FB">
      <w:pPr>
        <w:pStyle w:val="NoSpacing"/>
      </w:pPr>
      <w:r>
        <w:t>System .out.pritnln</w:t>
      </w:r>
      <w:r w:rsidR="00AE7386">
        <w:t>(“wish”);    }</w:t>
      </w:r>
      <w:r w:rsidR="00AA22FB">
        <w:t xml:space="preserve">            </w:t>
      </w:r>
      <w:r w:rsidR="00AE7386">
        <w:br/>
        <w:t>public static void main(String []args) {</w:t>
      </w:r>
    </w:p>
    <w:p w14:paraId="094ED9E3" w14:textId="49DB0281" w:rsidR="00AE7386" w:rsidRDefault="00AE7386" w:rsidP="00AA22FB">
      <w:pPr>
        <w:pStyle w:val="NoSpacing"/>
      </w:pPr>
      <w:r>
        <w:t xml:space="preserve"> </w:t>
      </w:r>
      <w:r w:rsidR="0076003E">
        <w:t>Nsf ref=new nsf();</w:t>
      </w:r>
      <w:r w:rsidR="00AA22FB">
        <w:t xml:space="preserve">                             //object creation </w:t>
      </w:r>
    </w:p>
    <w:p w14:paraId="43FB095D" w14:textId="68B28092" w:rsidR="00AA22FB" w:rsidRDefault="00AA22FB" w:rsidP="00AA22FB">
      <w:pPr>
        <w:pStyle w:val="NoSpacing"/>
      </w:pPr>
      <w:r>
        <w:t>Ref.wish();                                            //</w:t>
      </w:r>
      <w:r w:rsidR="006D0473">
        <w:t>cling ns</w:t>
      </w:r>
    </w:p>
    <w:p w14:paraId="4E168540" w14:textId="2126B501" w:rsidR="00AA22FB" w:rsidRDefault="00AA22FB" w:rsidP="00AA22FB">
      <w:pPr>
        <w:pStyle w:val="NoSpacing"/>
      </w:pPr>
      <w:r>
        <w:t xml:space="preserve"> System.out.println(ref.d);     }       }</w:t>
      </w:r>
    </w:p>
    <w:p w14:paraId="1E2237FA" w14:textId="77777777" w:rsidR="006D0473" w:rsidRDefault="006D0473" w:rsidP="00AA22FB">
      <w:pPr>
        <w:pStyle w:val="NoSpacing"/>
      </w:pPr>
    </w:p>
    <w:p w14:paraId="6636018D" w14:textId="085A9D7E" w:rsidR="006D0473" w:rsidRDefault="006D0473" w:rsidP="008D55F6">
      <w:pPr>
        <w:pStyle w:val="NoSpacing"/>
        <w:numPr>
          <w:ilvl w:val="0"/>
          <w:numId w:val="111"/>
        </w:numPr>
      </w:pPr>
      <w:r>
        <w:t>NON STATIC</w:t>
      </w:r>
      <w:r w:rsidR="00840474">
        <w:t xml:space="preserve"> METHOD WILL GET LOADED INSIDE AN OBJECT AND OBJECT IS PRESENT IN HEAP AREA </w:t>
      </w:r>
      <w:r w:rsidR="00117BB8">
        <w:t>.</w:t>
      </w:r>
    </w:p>
    <w:p w14:paraId="3D2C1563" w14:textId="5DF8776F" w:rsidR="00117BB8" w:rsidRDefault="00117BB8" w:rsidP="008D55F6">
      <w:pPr>
        <w:pStyle w:val="NoSpacing"/>
        <w:numPr>
          <w:ilvl w:val="0"/>
          <w:numId w:val="111"/>
        </w:numPr>
      </w:pPr>
      <w:r>
        <w:t>THIS LOADING TAKES PLACE ONLY WHEN WE CREATE AN OBJECT .</w:t>
      </w:r>
    </w:p>
    <w:p w14:paraId="571BACAD" w14:textId="09362D9D" w:rsidR="00117BB8" w:rsidRDefault="00117BB8" w:rsidP="008D55F6">
      <w:pPr>
        <w:pStyle w:val="NoSpacing"/>
        <w:numPr>
          <w:ilvl w:val="0"/>
          <w:numId w:val="111"/>
        </w:numPr>
      </w:pPr>
      <w:r>
        <w:t xml:space="preserve">IF WE CREATEE </w:t>
      </w:r>
      <w:r w:rsidR="0087160F">
        <w:t xml:space="preserve">MULTIPLE OBJECTS MULTIPLE MEMORIES WILL BE CREATED IN HEAP AREA </w:t>
      </w:r>
      <w:r w:rsidR="003D6010">
        <w:t>.</w:t>
      </w:r>
    </w:p>
    <w:p w14:paraId="278504CC" w14:textId="596DF5F1" w:rsidR="003D6010" w:rsidRDefault="003D6010" w:rsidP="008D55F6">
      <w:pPr>
        <w:pStyle w:val="NoSpacing"/>
        <w:numPr>
          <w:ilvl w:val="0"/>
          <w:numId w:val="111"/>
        </w:numPr>
      </w:pPr>
      <w:r>
        <w:t xml:space="preserve">ONCE THE METHOD EXECUTION IS DONE CONTROL WILL BE </w:t>
      </w:r>
      <w:r w:rsidR="00B4317A">
        <w:t>GIVEN BACK TO JVM.</w:t>
      </w:r>
    </w:p>
    <w:p w14:paraId="70476BB0" w14:textId="2A02B9FA" w:rsidR="00B4317A" w:rsidRDefault="00B4317A" w:rsidP="008D55F6">
      <w:pPr>
        <w:pStyle w:val="NoSpacing"/>
        <w:numPr>
          <w:ilvl w:val="0"/>
          <w:numId w:val="111"/>
        </w:numPr>
      </w:pPr>
      <w:r>
        <w:t xml:space="preserve">JVM BEFORE IT COMES OUT OF STACK AREA </w:t>
      </w:r>
      <w:r w:rsidR="008C1C76">
        <w:t>IT WILL INVOKE GARBAGE COLLECTOR IMPLECITLY .</w:t>
      </w:r>
    </w:p>
    <w:p w14:paraId="76A71CDC" w14:textId="74E3E300" w:rsidR="008C1C76" w:rsidRDefault="00897E2C" w:rsidP="008D55F6">
      <w:pPr>
        <w:pStyle w:val="NoSpacing"/>
        <w:numPr>
          <w:ilvl w:val="0"/>
          <w:numId w:val="111"/>
        </w:numPr>
      </w:pPr>
      <w:r>
        <w:t xml:space="preserve">GARBAGE COLLECTER WILL CLEAN UP THE DERFERD OBJECT </w:t>
      </w:r>
      <w:r w:rsidR="00786B94">
        <w:t>WHICH IS PRESENT IN HEAP AREA .</w:t>
      </w:r>
    </w:p>
    <w:p w14:paraId="401B0E96" w14:textId="62A1ACDF" w:rsidR="00786B94" w:rsidRDefault="00786B94" w:rsidP="008D55F6">
      <w:pPr>
        <w:pStyle w:val="NoSpacing"/>
        <w:numPr>
          <w:ilvl w:val="0"/>
          <w:numId w:val="111"/>
        </w:numPr>
      </w:pPr>
      <w:r>
        <w:t xml:space="preserve">JVM WILL RELEASE THE MEMORY WHICH IS USED </w:t>
      </w:r>
      <w:r w:rsidR="002D6FDC">
        <w:t>FOR THE PROGRAMME.</w:t>
      </w:r>
    </w:p>
    <w:p w14:paraId="7C955F1E" w14:textId="667E78F8" w:rsidR="002D6FDC" w:rsidRDefault="002D6FDC" w:rsidP="002D6FDC">
      <w:pPr>
        <w:pStyle w:val="NoSpacing"/>
      </w:pPr>
      <w:r>
        <w:t>NOTE =</w:t>
      </w:r>
    </w:p>
    <w:p w14:paraId="4C9A447D" w14:textId="1ADB035A" w:rsidR="002D6FDC" w:rsidRDefault="002D6FDC" w:rsidP="008D55F6">
      <w:pPr>
        <w:pStyle w:val="NoSpacing"/>
        <w:numPr>
          <w:ilvl w:val="0"/>
          <w:numId w:val="112"/>
        </w:numPr>
        <w:rPr>
          <w:color w:val="FF0000"/>
        </w:rPr>
      </w:pPr>
      <w:r w:rsidRPr="009C016B">
        <w:rPr>
          <w:color w:val="FF0000"/>
        </w:rPr>
        <w:t xml:space="preserve">CAN WE CALL THE GARBAGE COLLECTOR </w:t>
      </w:r>
      <w:r w:rsidR="009C016B" w:rsidRPr="009C016B">
        <w:rPr>
          <w:color w:val="FF0000"/>
        </w:rPr>
        <w:t>EXPLICITELY,</w:t>
      </w:r>
    </w:p>
    <w:p w14:paraId="5E6CABEB" w14:textId="7694AADF" w:rsidR="009C016B" w:rsidRDefault="009C016B" w:rsidP="00ED1E1B">
      <w:r>
        <w:t xml:space="preserve">YES, WE CAN CALL THE GARBAGE COLLECTOR </w:t>
      </w:r>
      <w:r w:rsidR="00CD0C6F">
        <w:t xml:space="preserve">EXPLICITLY WHENEVER AS A PROGRAMMER WE UNDERSTAND THAT </w:t>
      </w:r>
      <w:r w:rsidR="00763212">
        <w:t xml:space="preserve">THIS OBJECT REFERENCE IS NOT IN USE FURTHER THAN WE CAN CALL THE GARBAGE COLLECTOR </w:t>
      </w:r>
      <w:r w:rsidR="00167D28">
        <w:t xml:space="preserve">EXPLICITLY </w:t>
      </w:r>
    </w:p>
    <w:p w14:paraId="630F13C8" w14:textId="11A2902E" w:rsidR="00AC25A4" w:rsidRPr="001F2B1A" w:rsidRDefault="001F2B1A" w:rsidP="00ED1E1B">
      <w:pPr>
        <w:rPr>
          <w:b/>
          <w:bCs/>
        </w:rPr>
      </w:pPr>
      <w:r w:rsidRPr="001F2B1A">
        <w:rPr>
          <w:b/>
          <w:bCs/>
        </w:rPr>
        <w:t>When the refrence is null we can use garbage collector explicitly.</w:t>
      </w:r>
    </w:p>
    <w:p w14:paraId="0DCDCE3C" w14:textId="0E2BB82E" w:rsidR="00167D28" w:rsidRDefault="00167D28" w:rsidP="008D55F6">
      <w:pPr>
        <w:pStyle w:val="ListParagraph"/>
        <w:numPr>
          <w:ilvl w:val="0"/>
          <w:numId w:val="112"/>
        </w:numPr>
      </w:pPr>
      <w:r>
        <w:t>SYNTAX =         System.gc()</w:t>
      </w:r>
    </w:p>
    <w:p w14:paraId="60B39B4E" w14:textId="4F3A870C" w:rsidR="008C3E1D" w:rsidRDefault="008C3E1D" w:rsidP="008C3E1D">
      <w:pPr>
        <w:pStyle w:val="Heading1"/>
      </w:pPr>
      <w:r>
        <w:t>BLOCKS</w:t>
      </w:r>
      <w:r w:rsidR="0005304E">
        <w:t>/initializers</w:t>
      </w:r>
      <w:r>
        <w:t>=</w:t>
      </w:r>
    </w:p>
    <w:p w14:paraId="181D73B7" w14:textId="38215942" w:rsidR="008C3E1D" w:rsidRDefault="008641C5" w:rsidP="008D55F6">
      <w:pPr>
        <w:pStyle w:val="ListParagraph"/>
        <w:numPr>
          <w:ilvl w:val="0"/>
          <w:numId w:val="113"/>
        </w:numPr>
      </w:pPr>
      <w:r>
        <w:t>BLO</w:t>
      </w:r>
      <w:r w:rsidR="00007C06">
        <w:t>C</w:t>
      </w:r>
      <w:r>
        <w:t>KS ARE THE SPECIAL MEMBERS OF THE CLASS</w:t>
      </w:r>
    </w:p>
    <w:p w14:paraId="4B9E69E3" w14:textId="62CB2610" w:rsidR="008641C5" w:rsidRDefault="008641C5" w:rsidP="008D55F6">
      <w:pPr>
        <w:pStyle w:val="ListParagraph"/>
        <w:numPr>
          <w:ilvl w:val="0"/>
          <w:numId w:val="113"/>
        </w:numPr>
      </w:pPr>
      <w:r>
        <w:t>BLOCKS ARE USED TO INITIALIZE THE DATAMEMBERS OF THE CLASS .</w:t>
      </w:r>
    </w:p>
    <w:p w14:paraId="1AB80469" w14:textId="6096E7BF" w:rsidR="008641C5" w:rsidRDefault="00007C06" w:rsidP="008D55F6">
      <w:pPr>
        <w:pStyle w:val="ListParagraph"/>
        <w:numPr>
          <w:ilvl w:val="0"/>
          <w:numId w:val="113"/>
        </w:numPr>
      </w:pPr>
      <w:r>
        <w:t>BLOCKS ARE ALSO KNOWN AS INITIALIZERS.</w:t>
      </w:r>
    </w:p>
    <w:p w14:paraId="3BDA7772" w14:textId="4809D8EF" w:rsidR="00007C06" w:rsidRDefault="009A199F" w:rsidP="008D55F6">
      <w:pPr>
        <w:pStyle w:val="ListParagraph"/>
        <w:numPr>
          <w:ilvl w:val="0"/>
          <w:numId w:val="113"/>
        </w:numPr>
      </w:pPr>
      <w:r>
        <w:t xml:space="preserve">ANYWHERE IN THE CLASS </w:t>
      </w:r>
      <w:r w:rsidR="00CA27A5">
        <w:t xml:space="preserve">IF WE HAVE OPEN CURLY BRACES(  {  )  AND CLOSE CURLY BRACESS  (  }  ) </w:t>
      </w:r>
      <w:r w:rsidR="007A29DE">
        <w:t>IT IS CONSIDERED AS BLOCKS.</w:t>
      </w:r>
    </w:p>
    <w:p w14:paraId="2F8DB917" w14:textId="4FFB6E20" w:rsidR="007A29DE" w:rsidRDefault="007A29DE" w:rsidP="008D55F6">
      <w:pPr>
        <w:pStyle w:val="ListParagraph"/>
        <w:numPr>
          <w:ilvl w:val="0"/>
          <w:numId w:val="113"/>
        </w:numPr>
      </w:pPr>
      <w:r>
        <w:t>BLOCKS ARE INITIALIZE OR REINITIALIZERS</w:t>
      </w:r>
      <w:r w:rsidR="008904B8">
        <w:t xml:space="preserve"> DATAMEMBERS.</w:t>
      </w:r>
    </w:p>
    <w:p w14:paraId="0C322697" w14:textId="20884383" w:rsidR="008904B8" w:rsidRDefault="008904B8" w:rsidP="008904B8">
      <w:pPr>
        <w:pStyle w:val="Heading2"/>
      </w:pPr>
      <w:r>
        <w:t>TYPES OF BLOCKS=</w:t>
      </w:r>
    </w:p>
    <w:p w14:paraId="66D0F7F6" w14:textId="02CC0272" w:rsidR="008904B8" w:rsidRDefault="008904B8" w:rsidP="008904B8">
      <w:pPr>
        <w:pStyle w:val="NoSpacing"/>
      </w:pPr>
      <w:r>
        <w:t>1 STATIC BLOCK</w:t>
      </w:r>
    </w:p>
    <w:p w14:paraId="49B726DC" w14:textId="2F71E9D4" w:rsidR="008904B8" w:rsidRDefault="008904B8" w:rsidP="008904B8">
      <w:pPr>
        <w:pStyle w:val="NoSpacing"/>
      </w:pPr>
      <w:r>
        <w:t>2 NON STATIC BLOCK</w:t>
      </w:r>
    </w:p>
    <w:p w14:paraId="11CCEBC2" w14:textId="77777777" w:rsidR="008904B8" w:rsidRDefault="008904B8" w:rsidP="008904B8">
      <w:pPr>
        <w:pStyle w:val="NoSpacing"/>
      </w:pPr>
    </w:p>
    <w:p w14:paraId="15463579" w14:textId="0B0EC363" w:rsidR="00533EE6" w:rsidRDefault="00533EE6" w:rsidP="00533EE6">
      <w:pPr>
        <w:pStyle w:val="Heading2"/>
      </w:pPr>
      <w:r>
        <w:t>STATIC BLOCK</w:t>
      </w:r>
    </w:p>
    <w:p w14:paraId="19EED8A7" w14:textId="4ED53F28" w:rsidR="00533EE6" w:rsidRDefault="00533EE6" w:rsidP="008D55F6">
      <w:pPr>
        <w:pStyle w:val="ListParagraph"/>
        <w:numPr>
          <w:ilvl w:val="0"/>
          <w:numId w:val="114"/>
        </w:numPr>
      </w:pPr>
      <w:r>
        <w:t>SHOULD BE DECLARED WITH STATIC KEYWORDS.</w:t>
      </w:r>
    </w:p>
    <w:p w14:paraId="12F4FD30" w14:textId="44459FBF" w:rsidR="00533EE6" w:rsidRDefault="006E3870" w:rsidP="008D55F6">
      <w:pPr>
        <w:pStyle w:val="ListParagraph"/>
        <w:numPr>
          <w:ilvl w:val="0"/>
          <w:numId w:val="114"/>
        </w:numPr>
      </w:pPr>
      <w:r>
        <w:t>WE CAN DECLARE MULTIPLE STATIC BLOCK INSIDE A PROGRAMME.</w:t>
      </w:r>
    </w:p>
    <w:p w14:paraId="41D33E22" w14:textId="32F9F82D" w:rsidR="006E3870" w:rsidRDefault="006E3870" w:rsidP="008D55F6">
      <w:pPr>
        <w:pStyle w:val="ListParagraph"/>
        <w:numPr>
          <w:ilvl w:val="0"/>
          <w:numId w:val="114"/>
        </w:numPr>
      </w:pPr>
      <w:r>
        <w:t xml:space="preserve">STATIC BLOCKS WE GET </w:t>
      </w:r>
      <w:r w:rsidR="00BF629D">
        <w:t>EXECUTED BEFORE MAIN METHOD.</w:t>
      </w:r>
    </w:p>
    <w:p w14:paraId="701BC147" w14:textId="7820DDBC" w:rsidR="00BF629D" w:rsidRDefault="00BF629D" w:rsidP="008D55F6">
      <w:pPr>
        <w:pStyle w:val="ListParagraph"/>
        <w:numPr>
          <w:ilvl w:val="0"/>
          <w:numId w:val="114"/>
        </w:numPr>
      </w:pPr>
      <w:r>
        <w:t xml:space="preserve">WHEN WE HAVE MULTIPLE STATIC BLOCKS </w:t>
      </w:r>
      <w:r w:rsidR="00F81C99">
        <w:t>DECLARE IN THE PROGRAMME IT WILL GET EXECUTED</w:t>
      </w:r>
      <w:r w:rsidR="00D477FB">
        <w:t xml:space="preserve"> SEQUENTUALLY.</w:t>
      </w:r>
    </w:p>
    <w:p w14:paraId="098BCF68" w14:textId="77777777" w:rsidR="000C3CC8" w:rsidRPr="000C3CC8" w:rsidRDefault="000C3CC8" w:rsidP="000C3CC8">
      <w:pPr>
        <w:pStyle w:val="NoSpacing"/>
        <w:rPr>
          <w:sz w:val="24"/>
          <w:szCs w:val="24"/>
        </w:rPr>
      </w:pPr>
      <w:r w:rsidRPr="000C3CC8">
        <w:rPr>
          <w:sz w:val="24"/>
          <w:szCs w:val="24"/>
        </w:rPr>
        <w:t>class sblocks{</w:t>
      </w:r>
    </w:p>
    <w:p w14:paraId="53A06E05" w14:textId="77777777" w:rsidR="000C3CC8" w:rsidRPr="000C3CC8" w:rsidRDefault="000C3CC8" w:rsidP="000C3CC8">
      <w:pPr>
        <w:pStyle w:val="NoSpacing"/>
        <w:rPr>
          <w:sz w:val="24"/>
          <w:szCs w:val="24"/>
        </w:rPr>
      </w:pPr>
      <w:r w:rsidRPr="000C3CC8">
        <w:rPr>
          <w:sz w:val="24"/>
          <w:szCs w:val="24"/>
        </w:rPr>
        <w:t xml:space="preserve">               static int i=10;</w:t>
      </w:r>
    </w:p>
    <w:p w14:paraId="4CA99A38" w14:textId="54F0935E" w:rsidR="000C3CC8" w:rsidRPr="000C3CC8" w:rsidRDefault="00965CFD" w:rsidP="000C3CC8">
      <w:pPr>
        <w:pStyle w:val="NoSpacing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1" behindDoc="1" locked="0" layoutInCell="1" allowOverlap="1" wp14:anchorId="2C526B5F" wp14:editId="183A1477">
                <wp:simplePos x="0" y="0"/>
                <wp:positionH relativeFrom="column">
                  <wp:posOffset>347133</wp:posOffset>
                </wp:positionH>
                <wp:positionV relativeFrom="paragraph">
                  <wp:posOffset>28998</wp:posOffset>
                </wp:positionV>
                <wp:extent cx="3081655" cy="770467"/>
                <wp:effectExtent l="0" t="0" r="23495" b="10795"/>
                <wp:wrapNone/>
                <wp:docPr id="1481088068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1655" cy="770467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DF77F8" id="Rectangle 14" o:spid="_x0000_s1026" style="position:absolute;margin-left:27.35pt;margin-top:2.3pt;width:242.65pt;height:60.65pt;z-index:-25165307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" fillcolor="white [3201]" strokecolor="#0d0d0d [3069]" strokeweight="1pt"/>
            </w:pict>
          </mc:Fallback>
        </mc:AlternateContent>
      </w:r>
      <w:r w:rsidR="000C3CC8" w:rsidRPr="000C3CC8">
        <w:rPr>
          <w:sz w:val="24"/>
          <w:szCs w:val="24"/>
        </w:rPr>
        <w:t xml:space="preserve">               static       </w:t>
      </w:r>
    </w:p>
    <w:p w14:paraId="218E3F78" w14:textId="77777777" w:rsidR="000C3CC8" w:rsidRPr="000C3CC8" w:rsidRDefault="000C3CC8" w:rsidP="000C3CC8">
      <w:pPr>
        <w:pStyle w:val="NoSpacing"/>
        <w:rPr>
          <w:sz w:val="24"/>
          <w:szCs w:val="24"/>
        </w:rPr>
      </w:pPr>
      <w:r w:rsidRPr="000C3CC8">
        <w:rPr>
          <w:sz w:val="24"/>
          <w:szCs w:val="24"/>
        </w:rPr>
        <w:t xml:space="preserve">           {</w:t>
      </w:r>
    </w:p>
    <w:p w14:paraId="6925B25D" w14:textId="77777777" w:rsidR="000C3CC8" w:rsidRPr="000C3CC8" w:rsidRDefault="000C3CC8" w:rsidP="000C3CC8">
      <w:pPr>
        <w:pStyle w:val="NoSpacing"/>
        <w:rPr>
          <w:sz w:val="24"/>
          <w:szCs w:val="24"/>
        </w:rPr>
      </w:pPr>
      <w:r w:rsidRPr="000C3CC8">
        <w:rPr>
          <w:sz w:val="24"/>
          <w:szCs w:val="24"/>
        </w:rPr>
        <w:t xml:space="preserve">              System.out.println("in static block");</w:t>
      </w:r>
    </w:p>
    <w:p w14:paraId="66387678" w14:textId="77777777" w:rsidR="000C3CC8" w:rsidRPr="000C3CC8" w:rsidRDefault="000C3CC8" w:rsidP="000C3CC8">
      <w:pPr>
        <w:pStyle w:val="NoSpacing"/>
        <w:rPr>
          <w:sz w:val="24"/>
          <w:szCs w:val="24"/>
        </w:rPr>
      </w:pPr>
      <w:r w:rsidRPr="000C3CC8">
        <w:rPr>
          <w:sz w:val="24"/>
          <w:szCs w:val="24"/>
        </w:rPr>
        <w:t xml:space="preserve">              System.out.println("i value is block:"+i);      }</w:t>
      </w:r>
    </w:p>
    <w:p w14:paraId="1F25CDE3" w14:textId="77777777" w:rsidR="000C3CC8" w:rsidRPr="000C3CC8" w:rsidRDefault="000C3CC8" w:rsidP="000C3CC8">
      <w:pPr>
        <w:pStyle w:val="NoSpacing"/>
        <w:rPr>
          <w:sz w:val="24"/>
          <w:szCs w:val="24"/>
        </w:rPr>
      </w:pPr>
    </w:p>
    <w:p w14:paraId="08582D59" w14:textId="77777777" w:rsidR="000C3CC8" w:rsidRPr="000C3CC8" w:rsidRDefault="000C3CC8" w:rsidP="000C3CC8">
      <w:pPr>
        <w:pStyle w:val="NoSpacing"/>
        <w:rPr>
          <w:sz w:val="24"/>
          <w:szCs w:val="24"/>
        </w:rPr>
      </w:pPr>
      <w:r w:rsidRPr="000C3CC8">
        <w:rPr>
          <w:sz w:val="24"/>
          <w:szCs w:val="24"/>
        </w:rPr>
        <w:t xml:space="preserve">           public static void main (String []args) {</w:t>
      </w:r>
    </w:p>
    <w:p w14:paraId="39D0656E" w14:textId="77777777" w:rsidR="000C3CC8" w:rsidRPr="000C3CC8" w:rsidRDefault="000C3CC8" w:rsidP="000C3CC8">
      <w:pPr>
        <w:pStyle w:val="NoSpacing"/>
        <w:rPr>
          <w:sz w:val="24"/>
          <w:szCs w:val="24"/>
        </w:rPr>
      </w:pPr>
      <w:r w:rsidRPr="000C3CC8">
        <w:rPr>
          <w:sz w:val="24"/>
          <w:szCs w:val="24"/>
        </w:rPr>
        <w:t xml:space="preserve">              System.out.println("i value in block="+i);  }</w:t>
      </w:r>
    </w:p>
    <w:p w14:paraId="0D098775" w14:textId="0AD00C59" w:rsidR="00D477FB" w:rsidRPr="000C3CC8" w:rsidRDefault="000C3CC8" w:rsidP="000C3CC8">
      <w:pPr>
        <w:pStyle w:val="NoSpacing"/>
        <w:rPr>
          <w:sz w:val="24"/>
          <w:szCs w:val="24"/>
        </w:rPr>
      </w:pPr>
      <w:r w:rsidRPr="000C3CC8">
        <w:rPr>
          <w:sz w:val="24"/>
          <w:szCs w:val="24"/>
        </w:rPr>
        <w:t xml:space="preserve">                       }</w:t>
      </w:r>
    </w:p>
    <w:p w14:paraId="1DB4D097" w14:textId="77777777" w:rsidR="00680D7B" w:rsidRDefault="00680D7B" w:rsidP="000C3CC8">
      <w:pPr>
        <w:pStyle w:val="NoSpacing"/>
        <w:rPr>
          <w:color w:val="FF0000"/>
          <w:sz w:val="24"/>
          <w:szCs w:val="24"/>
        </w:rPr>
      </w:pPr>
    </w:p>
    <w:p w14:paraId="0337FD83" w14:textId="77777777" w:rsidR="002033E3" w:rsidRPr="002033E3" w:rsidRDefault="002033E3" w:rsidP="002033E3">
      <w:pPr>
        <w:pStyle w:val="NoSpacing"/>
      </w:pPr>
      <w:r w:rsidRPr="002033E3">
        <w:t>class s2blocks{</w:t>
      </w:r>
    </w:p>
    <w:p w14:paraId="160532FB" w14:textId="77777777" w:rsidR="002033E3" w:rsidRPr="002033E3" w:rsidRDefault="002033E3" w:rsidP="002033E3">
      <w:pPr>
        <w:pStyle w:val="NoSpacing"/>
      </w:pPr>
      <w:r w:rsidRPr="002033E3">
        <w:t xml:space="preserve">          static int i=200;</w:t>
      </w:r>
    </w:p>
    <w:p w14:paraId="608176FD" w14:textId="77777777" w:rsidR="002033E3" w:rsidRPr="002033E3" w:rsidRDefault="002033E3" w:rsidP="002033E3">
      <w:pPr>
        <w:pStyle w:val="NoSpacing"/>
      </w:pPr>
      <w:r w:rsidRPr="002033E3">
        <w:t xml:space="preserve">         static {</w:t>
      </w:r>
    </w:p>
    <w:p w14:paraId="61BEB468" w14:textId="2BBAFB31" w:rsidR="002033E3" w:rsidRPr="002033E3" w:rsidRDefault="002033E3" w:rsidP="002033E3">
      <w:pPr>
        <w:pStyle w:val="NoSpacing"/>
      </w:pPr>
      <w:r w:rsidRPr="002033E3">
        <w:t xml:space="preserve">                 System.out.println("blocks");</w:t>
      </w:r>
      <w:r>
        <w:t xml:space="preserve">                                o/p </w:t>
      </w:r>
      <w:r w:rsidR="00CD53ED">
        <w:t>blocks, block2 , block3 , 200</w:t>
      </w:r>
    </w:p>
    <w:p w14:paraId="6C1BD438" w14:textId="13DF331B" w:rsidR="002033E3" w:rsidRPr="002033E3" w:rsidRDefault="002033E3" w:rsidP="002033E3">
      <w:pPr>
        <w:pStyle w:val="NoSpacing"/>
      </w:pPr>
      <w:r w:rsidRPr="002033E3">
        <w:t xml:space="preserve">                 }</w:t>
      </w:r>
    </w:p>
    <w:p w14:paraId="02A94B67" w14:textId="014BCA7E" w:rsidR="002033E3" w:rsidRPr="002033E3" w:rsidRDefault="002033E3" w:rsidP="002033E3">
      <w:pPr>
        <w:pStyle w:val="NoSpacing"/>
      </w:pPr>
      <w:r w:rsidRPr="002033E3">
        <w:t xml:space="preserve">          public static void main(String [] args){</w:t>
      </w:r>
      <w:r w:rsidR="00F11BFB">
        <w:t xml:space="preserve">                </w:t>
      </w:r>
      <w:r w:rsidR="00F11BFB" w:rsidRPr="00F11BFB">
        <w:rPr>
          <w:b/>
          <w:bCs/>
        </w:rPr>
        <w:t>SEQUENTUAL EXECUTION</w:t>
      </w:r>
    </w:p>
    <w:p w14:paraId="33BE66FD" w14:textId="6C56B59A" w:rsidR="002033E3" w:rsidRPr="002033E3" w:rsidRDefault="002033E3" w:rsidP="002033E3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2" behindDoc="1" locked="0" layoutInCell="1" allowOverlap="1" wp14:anchorId="18AA44BE" wp14:editId="295D13B9">
                <wp:simplePos x="0" y="0"/>
                <wp:positionH relativeFrom="column">
                  <wp:posOffset>-186267</wp:posOffset>
                </wp:positionH>
                <wp:positionV relativeFrom="paragraph">
                  <wp:posOffset>172932</wp:posOffset>
                </wp:positionV>
                <wp:extent cx="2251710" cy="905298"/>
                <wp:effectExtent l="0" t="0" r="15240" b="28575"/>
                <wp:wrapNone/>
                <wp:docPr id="2046992764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1710" cy="905298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4962B8" w14:textId="20314786" w:rsidR="002033E3" w:rsidRPr="002033E3" w:rsidRDefault="002033E3" w:rsidP="002033E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AA44BE" id="Rectangle 13" o:spid="_x0000_s1027" style="position:absolute;margin-left:-14.65pt;margin-top:13.6pt;width:177.3pt;height:71.3pt;z-index:-2516582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" fillcolor="white [3201]" strokecolor="#0d0d0d [3069]" strokeweight="1pt">
                <v:textbox>
                  <w:txbxContent>
                    <w:p w14:paraId="5B4962B8" w14:textId="20314786" w:rsidR="002033E3" w:rsidRPr="002033E3" w:rsidRDefault="002033E3" w:rsidP="002033E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</w:t>
                      </w:r>
                    </w:p>
                  </w:txbxContent>
                </v:textbox>
              </v:rect>
            </w:pict>
          </mc:Fallback>
        </mc:AlternateContent>
      </w:r>
      <w:r w:rsidRPr="002033E3">
        <w:t xml:space="preserve">          System.out.println(i);   }</w:t>
      </w:r>
    </w:p>
    <w:p w14:paraId="2A81D713" w14:textId="10962D5B" w:rsidR="002033E3" w:rsidRPr="002033E3" w:rsidRDefault="002033E3" w:rsidP="002033E3">
      <w:pPr>
        <w:pStyle w:val="NoSpacing"/>
      </w:pPr>
      <w:r w:rsidRPr="002033E3">
        <w:t xml:space="preserve">     static</w:t>
      </w:r>
    </w:p>
    <w:p w14:paraId="5224B23E" w14:textId="77777777" w:rsidR="002033E3" w:rsidRPr="002033E3" w:rsidRDefault="002033E3" w:rsidP="002033E3">
      <w:pPr>
        <w:pStyle w:val="NoSpacing"/>
      </w:pPr>
      <w:r w:rsidRPr="002033E3">
        <w:t xml:space="preserve">     { System.out.println("block2"); }</w:t>
      </w:r>
    </w:p>
    <w:p w14:paraId="64D6D328" w14:textId="413D000C" w:rsidR="002033E3" w:rsidRPr="002033E3" w:rsidRDefault="002033E3" w:rsidP="002033E3">
      <w:pPr>
        <w:pStyle w:val="NoSpacing"/>
      </w:pPr>
      <w:r w:rsidRPr="002033E3">
        <w:t xml:space="preserve">      static </w:t>
      </w:r>
      <w:r>
        <w:t xml:space="preserve">                                                     blocks</w:t>
      </w:r>
    </w:p>
    <w:p w14:paraId="206F8F2F" w14:textId="77777777" w:rsidR="002033E3" w:rsidRPr="002033E3" w:rsidRDefault="002033E3" w:rsidP="002033E3">
      <w:pPr>
        <w:pStyle w:val="NoSpacing"/>
      </w:pPr>
      <w:r w:rsidRPr="002033E3">
        <w:t xml:space="preserve"> {System.out.println("block3"); }</w:t>
      </w:r>
    </w:p>
    <w:p w14:paraId="347E5BFF" w14:textId="72D4B5E5" w:rsidR="002033E3" w:rsidRPr="002033E3" w:rsidRDefault="002033E3" w:rsidP="002033E3">
      <w:pPr>
        <w:pStyle w:val="NoSpacing"/>
      </w:pPr>
      <w:r w:rsidRPr="002033E3">
        <w:t xml:space="preserve">               }</w:t>
      </w:r>
    </w:p>
    <w:p w14:paraId="532B66A1" w14:textId="77777777" w:rsidR="00965CFD" w:rsidRPr="002033E3" w:rsidRDefault="00965CFD" w:rsidP="002033E3">
      <w:pPr>
        <w:pStyle w:val="NoSpacing"/>
      </w:pPr>
    </w:p>
    <w:p w14:paraId="661E6AEA" w14:textId="48D1C5FE" w:rsidR="00AB46F5" w:rsidRPr="00E07011" w:rsidRDefault="00170A54" w:rsidP="000C3CC8">
      <w:pPr>
        <w:pStyle w:val="NoSpacing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 xml:space="preserve">1 </w:t>
      </w:r>
      <w:r w:rsidR="005631C3" w:rsidRPr="00E07011">
        <w:rPr>
          <w:b/>
          <w:bCs/>
          <w:color w:val="FF0000"/>
          <w:sz w:val="24"/>
          <w:szCs w:val="24"/>
        </w:rPr>
        <w:t xml:space="preserve">CAN WE CALL / INVOKE A METHOD BEFORE MAIN METHDO </w:t>
      </w:r>
    </w:p>
    <w:p w14:paraId="2B03A5E6" w14:textId="03481575" w:rsidR="005631C3" w:rsidRDefault="005631C3" w:rsidP="000C3CC8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YES , BEFORE MAIN METHOD I</w:t>
      </w:r>
      <w:r w:rsidR="00E07011">
        <w:rPr>
          <w:sz w:val="24"/>
          <w:szCs w:val="24"/>
        </w:rPr>
        <w:t>NVOKED INSIDE BLOCK.</w:t>
      </w:r>
    </w:p>
    <w:p w14:paraId="67A1DF83" w14:textId="77777777" w:rsidR="00E07011" w:rsidRDefault="00E07011" w:rsidP="000C3CC8">
      <w:pPr>
        <w:pStyle w:val="NoSpacing"/>
        <w:rPr>
          <w:sz w:val="24"/>
          <w:szCs w:val="24"/>
        </w:rPr>
      </w:pPr>
    </w:p>
    <w:p w14:paraId="17A057FB" w14:textId="77777777" w:rsidR="00B11F5E" w:rsidRPr="00B11F5E" w:rsidRDefault="00B11F5E" w:rsidP="00B11F5E">
      <w:pPr>
        <w:pStyle w:val="NoSpacing"/>
        <w:rPr>
          <w:sz w:val="24"/>
          <w:szCs w:val="24"/>
        </w:rPr>
      </w:pPr>
      <w:r w:rsidRPr="00B11F5E">
        <w:rPr>
          <w:sz w:val="24"/>
          <w:szCs w:val="24"/>
        </w:rPr>
        <w:t>class sblock3{</w:t>
      </w:r>
    </w:p>
    <w:p w14:paraId="7D5BF7DF" w14:textId="77777777" w:rsidR="00B11F5E" w:rsidRPr="00B11F5E" w:rsidRDefault="00B11F5E" w:rsidP="00B11F5E">
      <w:pPr>
        <w:pStyle w:val="NoSpacing"/>
        <w:rPr>
          <w:sz w:val="24"/>
          <w:szCs w:val="24"/>
        </w:rPr>
      </w:pPr>
      <w:r w:rsidRPr="00B11F5E">
        <w:rPr>
          <w:sz w:val="24"/>
          <w:szCs w:val="24"/>
        </w:rPr>
        <w:t xml:space="preserve">               static int i=27;</w:t>
      </w:r>
    </w:p>
    <w:p w14:paraId="4C410EFC" w14:textId="6EC36210" w:rsidR="00B11F5E" w:rsidRPr="00B11F5E" w:rsidRDefault="00B11F5E" w:rsidP="00B11F5E">
      <w:pPr>
        <w:pStyle w:val="NoSpacing"/>
        <w:rPr>
          <w:sz w:val="24"/>
          <w:szCs w:val="24"/>
        </w:rPr>
      </w:pPr>
      <w:r w:rsidRPr="00B11F5E">
        <w:rPr>
          <w:sz w:val="24"/>
          <w:szCs w:val="24"/>
        </w:rPr>
        <w:t xml:space="preserve">               static </w:t>
      </w:r>
    </w:p>
    <w:p w14:paraId="76E8C5D1" w14:textId="5895F779" w:rsidR="00B11F5E" w:rsidRPr="00B11F5E" w:rsidRDefault="00493B61" w:rsidP="00B11F5E">
      <w:pPr>
        <w:pStyle w:val="NoSpacing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3" behindDoc="1" locked="0" layoutInCell="1" allowOverlap="1" wp14:anchorId="42D7A42C" wp14:editId="33C084C8">
                <wp:simplePos x="0" y="0"/>
                <wp:positionH relativeFrom="column">
                  <wp:posOffset>160867</wp:posOffset>
                </wp:positionH>
                <wp:positionV relativeFrom="paragraph">
                  <wp:posOffset>4868</wp:posOffset>
                </wp:positionV>
                <wp:extent cx="2108200" cy="778722"/>
                <wp:effectExtent l="0" t="0" r="25400" b="21590"/>
                <wp:wrapNone/>
                <wp:docPr id="492445991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108200" cy="77872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4D1786" id="Rectangle 14" o:spid="_x0000_s1026" style="position:absolute;margin-left:12.65pt;margin-top:.4pt;width:166pt;height:61.3pt;flip:x y;z-index:-25165103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" fillcolor="white [3201]" strokecolor="black [3213]" strokeweight="1pt"/>
            </w:pict>
          </mc:Fallback>
        </mc:AlternateContent>
      </w:r>
      <w:r w:rsidR="00B11F5E" w:rsidRPr="00B11F5E">
        <w:rPr>
          <w:sz w:val="24"/>
          <w:szCs w:val="24"/>
        </w:rPr>
        <w:t xml:space="preserve">        {</w:t>
      </w:r>
    </w:p>
    <w:p w14:paraId="5AF9CED2" w14:textId="77777777" w:rsidR="00B11F5E" w:rsidRPr="00B11F5E" w:rsidRDefault="00B11F5E" w:rsidP="00B11F5E">
      <w:pPr>
        <w:pStyle w:val="NoSpacing"/>
        <w:rPr>
          <w:sz w:val="24"/>
          <w:szCs w:val="24"/>
        </w:rPr>
      </w:pPr>
      <w:r w:rsidRPr="00B11F5E">
        <w:rPr>
          <w:sz w:val="24"/>
          <w:szCs w:val="24"/>
        </w:rPr>
        <w:t xml:space="preserve">              System.out.println("sb");   </w:t>
      </w:r>
    </w:p>
    <w:p w14:paraId="3C803DB5" w14:textId="77777777" w:rsidR="00B11F5E" w:rsidRPr="00B11F5E" w:rsidRDefault="00B11F5E" w:rsidP="00B11F5E">
      <w:pPr>
        <w:pStyle w:val="NoSpacing"/>
        <w:rPr>
          <w:sz w:val="24"/>
          <w:szCs w:val="24"/>
        </w:rPr>
      </w:pPr>
      <w:r w:rsidRPr="00B11F5E">
        <w:rPr>
          <w:sz w:val="24"/>
          <w:szCs w:val="24"/>
        </w:rPr>
        <w:t xml:space="preserve">              System.out.println(i);</w:t>
      </w:r>
    </w:p>
    <w:p w14:paraId="1ECC266B" w14:textId="77777777" w:rsidR="00B11F5E" w:rsidRPr="00B11F5E" w:rsidRDefault="00B11F5E" w:rsidP="00B11F5E">
      <w:pPr>
        <w:pStyle w:val="NoSpacing"/>
        <w:rPr>
          <w:sz w:val="24"/>
          <w:szCs w:val="24"/>
        </w:rPr>
      </w:pPr>
      <w:r w:rsidRPr="00B11F5E">
        <w:rPr>
          <w:sz w:val="24"/>
          <w:szCs w:val="24"/>
        </w:rPr>
        <w:t xml:space="preserve">              m1();</w:t>
      </w:r>
    </w:p>
    <w:p w14:paraId="18EA8C4C" w14:textId="77777777" w:rsidR="00B11F5E" w:rsidRPr="00B11F5E" w:rsidRDefault="00B11F5E" w:rsidP="00B11F5E">
      <w:pPr>
        <w:pStyle w:val="NoSpacing"/>
        <w:rPr>
          <w:sz w:val="24"/>
          <w:szCs w:val="24"/>
        </w:rPr>
      </w:pPr>
      <w:r w:rsidRPr="00B11F5E">
        <w:rPr>
          <w:sz w:val="24"/>
          <w:szCs w:val="24"/>
        </w:rPr>
        <w:t xml:space="preserve">               }</w:t>
      </w:r>
    </w:p>
    <w:p w14:paraId="791506A3" w14:textId="11456C8A" w:rsidR="00B11F5E" w:rsidRPr="00B11F5E" w:rsidRDefault="00493B61" w:rsidP="00B11F5E">
      <w:pPr>
        <w:pStyle w:val="NoSpacing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399" behindDoc="0" locked="0" layoutInCell="1" allowOverlap="1" wp14:anchorId="2F61B0CB" wp14:editId="48CE240E">
                <wp:simplePos x="0" y="0"/>
                <wp:positionH relativeFrom="column">
                  <wp:posOffset>872707</wp:posOffset>
                </wp:positionH>
                <wp:positionV relativeFrom="paragraph">
                  <wp:posOffset>-401673</wp:posOffset>
                </wp:positionV>
                <wp:extent cx="2448720" cy="1110960"/>
                <wp:effectExtent l="38100" t="38100" r="46990" b="51435"/>
                <wp:wrapNone/>
                <wp:docPr id="1904280316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2448720" cy="111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E92500" id="Ink 15" o:spid="_x0000_s1026" type="#_x0000_t75" style="position:absolute;margin-left:68.2pt;margin-top:-32.15pt;width:193.8pt;height:88.5pt;z-index:25165839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">
                <v:imagedata r:id="rId76" o:title=""/>
              </v:shape>
            </w:pict>
          </mc:Fallback>
        </mc:AlternateContent>
      </w:r>
      <w:r w:rsidR="00B11F5E" w:rsidRPr="00B11F5E">
        <w:rPr>
          <w:sz w:val="24"/>
          <w:szCs w:val="24"/>
        </w:rPr>
        <w:t xml:space="preserve">            public static void main(String [] arga) {</w:t>
      </w:r>
    </w:p>
    <w:p w14:paraId="36ACA2E9" w14:textId="77777777" w:rsidR="00B11F5E" w:rsidRPr="00B11F5E" w:rsidRDefault="00B11F5E" w:rsidP="00B11F5E">
      <w:pPr>
        <w:pStyle w:val="NoSpacing"/>
        <w:rPr>
          <w:sz w:val="24"/>
          <w:szCs w:val="24"/>
        </w:rPr>
      </w:pPr>
      <w:r w:rsidRPr="00B11F5E">
        <w:rPr>
          <w:sz w:val="24"/>
          <w:szCs w:val="24"/>
        </w:rPr>
        <w:t xml:space="preserve">           System.out.println("ms");       }</w:t>
      </w:r>
    </w:p>
    <w:p w14:paraId="17F29CB0" w14:textId="77777777" w:rsidR="00B11F5E" w:rsidRPr="00B11F5E" w:rsidRDefault="00B11F5E" w:rsidP="00B11F5E">
      <w:pPr>
        <w:pStyle w:val="NoSpacing"/>
        <w:rPr>
          <w:sz w:val="24"/>
          <w:szCs w:val="24"/>
        </w:rPr>
      </w:pPr>
      <w:r w:rsidRPr="00B11F5E">
        <w:rPr>
          <w:sz w:val="24"/>
          <w:szCs w:val="24"/>
        </w:rPr>
        <w:t xml:space="preserve">         </w:t>
      </w:r>
    </w:p>
    <w:p w14:paraId="5171CFD2" w14:textId="77777777" w:rsidR="00B11F5E" w:rsidRPr="00B11F5E" w:rsidRDefault="00B11F5E" w:rsidP="00B11F5E">
      <w:pPr>
        <w:pStyle w:val="NoSpacing"/>
        <w:rPr>
          <w:sz w:val="24"/>
          <w:szCs w:val="24"/>
        </w:rPr>
      </w:pPr>
      <w:r w:rsidRPr="00B11F5E">
        <w:rPr>
          <w:sz w:val="24"/>
          <w:szCs w:val="24"/>
        </w:rPr>
        <w:t xml:space="preserve">              public static void m1(){</w:t>
      </w:r>
    </w:p>
    <w:p w14:paraId="163E9ADC" w14:textId="77777777" w:rsidR="00B11F5E" w:rsidRPr="00B11F5E" w:rsidRDefault="00B11F5E" w:rsidP="00493B61">
      <w:r w:rsidRPr="00B11F5E">
        <w:t xml:space="preserve">            System.out.println("1325");     }</w:t>
      </w:r>
    </w:p>
    <w:p w14:paraId="0A9589E7" w14:textId="392603DE" w:rsidR="008A37E8" w:rsidRPr="000C3CC8" w:rsidRDefault="00B11F5E" w:rsidP="00B11F5E">
      <w:pPr>
        <w:pStyle w:val="NoSpacing"/>
        <w:rPr>
          <w:sz w:val="24"/>
          <w:szCs w:val="24"/>
        </w:rPr>
      </w:pPr>
      <w:r w:rsidRPr="00B11F5E">
        <w:rPr>
          <w:sz w:val="24"/>
          <w:szCs w:val="24"/>
        </w:rPr>
        <w:t xml:space="preserve">                }</w:t>
      </w:r>
      <w:r w:rsidR="00E07011">
        <w:rPr>
          <w:sz w:val="24"/>
          <w:szCs w:val="24"/>
        </w:rPr>
        <w:t xml:space="preserve">                                                                O/P    SB , </w:t>
      </w:r>
      <w:r w:rsidR="00493B61">
        <w:rPr>
          <w:sz w:val="24"/>
          <w:szCs w:val="24"/>
        </w:rPr>
        <w:t>27 , 1325,MS</w:t>
      </w:r>
    </w:p>
    <w:p w14:paraId="1C38191D" w14:textId="13314509" w:rsidR="00AB46F5" w:rsidRPr="007B2F70" w:rsidRDefault="00493B61" w:rsidP="000C3CC8">
      <w:pPr>
        <w:pStyle w:val="NoSpacing"/>
        <w:rPr>
          <w:b/>
          <w:bCs/>
          <w:color w:val="FF0000"/>
          <w:sz w:val="24"/>
          <w:szCs w:val="24"/>
        </w:rPr>
      </w:pPr>
      <w:r w:rsidRPr="007B2F70">
        <w:rPr>
          <w:b/>
          <w:bCs/>
          <w:noProof/>
          <w:color w:val="FF0000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400" behindDoc="0" locked="0" layoutInCell="1" allowOverlap="1" wp14:anchorId="36422B85" wp14:editId="274A0B7F">
                <wp:simplePos x="0" y="0"/>
                <wp:positionH relativeFrom="column">
                  <wp:posOffset>1913467</wp:posOffset>
                </wp:positionH>
                <wp:positionV relativeFrom="paragraph">
                  <wp:posOffset>277677</wp:posOffset>
                </wp:positionV>
                <wp:extent cx="360" cy="360"/>
                <wp:effectExtent l="38100" t="38100" r="38100" b="38100"/>
                <wp:wrapNone/>
                <wp:docPr id="1722745707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A8283E" id="Ink 16" o:spid="_x0000_s1026" type="#_x0000_t75" style="position:absolute;margin-left:150.15pt;margin-top:21.35pt;width:1.05pt;height:1.05pt;z-index:25165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">
                <v:imagedata r:id="rId44" o:title=""/>
              </v:shape>
            </w:pict>
          </mc:Fallback>
        </mc:AlternateContent>
      </w:r>
      <w:r w:rsidR="00170A54">
        <w:rPr>
          <w:b/>
          <w:bCs/>
          <w:color w:val="FF0000"/>
          <w:sz w:val="24"/>
          <w:szCs w:val="24"/>
        </w:rPr>
        <w:t xml:space="preserve">2 </w:t>
      </w:r>
      <w:r w:rsidR="00A82F3A" w:rsidRPr="007B2F70">
        <w:rPr>
          <w:b/>
          <w:bCs/>
          <w:color w:val="FF0000"/>
          <w:sz w:val="24"/>
          <w:szCs w:val="24"/>
        </w:rPr>
        <w:t xml:space="preserve">INSIDE STATIC BLOCK CAN WE CALL A NON STATIC MEMBER </w:t>
      </w:r>
    </w:p>
    <w:p w14:paraId="7010C7E4" w14:textId="511921C9" w:rsidR="007B2F70" w:rsidRDefault="007B2F70" w:rsidP="000C3CC8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YES , INVOCATION POSSIBLE BY CREATING AN OBJECT.</w:t>
      </w:r>
    </w:p>
    <w:p w14:paraId="314BCF88" w14:textId="77777777" w:rsidR="000E3720" w:rsidRPr="000E3720" w:rsidRDefault="000E3720" w:rsidP="000E3720">
      <w:pPr>
        <w:pStyle w:val="NoSpacing"/>
        <w:rPr>
          <w:sz w:val="24"/>
          <w:szCs w:val="24"/>
        </w:rPr>
      </w:pPr>
      <w:r w:rsidRPr="000E3720">
        <w:rPr>
          <w:sz w:val="24"/>
          <w:szCs w:val="24"/>
        </w:rPr>
        <w:t>class sinns{</w:t>
      </w:r>
    </w:p>
    <w:p w14:paraId="4465700B" w14:textId="77777777" w:rsidR="000E3720" w:rsidRPr="000E3720" w:rsidRDefault="000E3720" w:rsidP="000E3720">
      <w:pPr>
        <w:pStyle w:val="NoSpacing"/>
        <w:rPr>
          <w:sz w:val="24"/>
          <w:szCs w:val="24"/>
        </w:rPr>
      </w:pPr>
      <w:r w:rsidRPr="000E3720">
        <w:rPr>
          <w:sz w:val="24"/>
          <w:szCs w:val="24"/>
        </w:rPr>
        <w:t xml:space="preserve">                            int i=27;</w:t>
      </w:r>
    </w:p>
    <w:p w14:paraId="02883575" w14:textId="6DF1496F" w:rsidR="000E3720" w:rsidRPr="000E3720" w:rsidRDefault="00502F83" w:rsidP="000E3720">
      <w:pPr>
        <w:pStyle w:val="NoSpacing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401" behindDoc="0" locked="0" layoutInCell="1" allowOverlap="1" wp14:anchorId="5C9B152B" wp14:editId="3C6E5BB5">
                <wp:simplePos x="0" y="0"/>
                <wp:positionH relativeFrom="column">
                  <wp:posOffset>-1871213</wp:posOffset>
                </wp:positionH>
                <wp:positionV relativeFrom="paragraph">
                  <wp:posOffset>264082</wp:posOffset>
                </wp:positionV>
                <wp:extent cx="360" cy="360"/>
                <wp:effectExtent l="38100" t="38100" r="38100" b="38100"/>
                <wp:wrapNone/>
                <wp:docPr id="77561489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DA5E68" id="Ink 21" o:spid="_x0000_s1026" type="#_x0000_t75" style="position:absolute;margin-left:-147.85pt;margin-top:20.3pt;width:1.05pt;height:1.05pt;z-index:25165840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">
                <v:imagedata r:id="rId44" o:title=""/>
              </v:shape>
            </w:pict>
          </mc:Fallback>
        </mc:AlternateContent>
      </w:r>
      <w:r w:rsidR="000E3720" w:rsidRPr="000E3720">
        <w:rPr>
          <w:sz w:val="24"/>
          <w:szCs w:val="24"/>
        </w:rPr>
        <w:t xml:space="preserve">                   static {</w:t>
      </w:r>
    </w:p>
    <w:p w14:paraId="3E778CB7" w14:textId="77777777" w:rsidR="000E3720" w:rsidRPr="000E3720" w:rsidRDefault="000E3720" w:rsidP="000E3720">
      <w:pPr>
        <w:pStyle w:val="NoSpacing"/>
        <w:rPr>
          <w:sz w:val="24"/>
          <w:szCs w:val="24"/>
        </w:rPr>
      </w:pPr>
      <w:r w:rsidRPr="000E3720">
        <w:rPr>
          <w:sz w:val="24"/>
          <w:szCs w:val="24"/>
        </w:rPr>
        <w:t xml:space="preserve">                            System.out.println("sb");</w:t>
      </w:r>
    </w:p>
    <w:p w14:paraId="0B5E1FB4" w14:textId="77777777" w:rsidR="000E3720" w:rsidRPr="000E3720" w:rsidRDefault="000E3720" w:rsidP="000E3720">
      <w:pPr>
        <w:pStyle w:val="NoSpacing"/>
        <w:rPr>
          <w:sz w:val="24"/>
          <w:szCs w:val="24"/>
        </w:rPr>
      </w:pPr>
      <w:r w:rsidRPr="000E3720">
        <w:rPr>
          <w:sz w:val="24"/>
          <w:szCs w:val="24"/>
        </w:rPr>
        <w:t xml:space="preserve">                    sinns ref=new sinns();</w:t>
      </w:r>
    </w:p>
    <w:p w14:paraId="34F2F0FE" w14:textId="2A2B3467" w:rsidR="000E3720" w:rsidRPr="000E3720" w:rsidRDefault="00502F83" w:rsidP="000E3720">
      <w:pPr>
        <w:pStyle w:val="NoSpacing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402" behindDoc="0" locked="0" layoutInCell="1" allowOverlap="1" wp14:anchorId="568616C7" wp14:editId="70C10ECF">
                <wp:simplePos x="0" y="0"/>
                <wp:positionH relativeFrom="column">
                  <wp:posOffset>-2040413</wp:posOffset>
                </wp:positionH>
                <wp:positionV relativeFrom="paragraph">
                  <wp:posOffset>256272</wp:posOffset>
                </wp:positionV>
                <wp:extent cx="360" cy="360"/>
                <wp:effectExtent l="38100" t="38100" r="38100" b="38100"/>
                <wp:wrapNone/>
                <wp:docPr id="618509817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AAA80B" id="Ink 22" o:spid="_x0000_s1026" type="#_x0000_t75" style="position:absolute;margin-left:-161.15pt;margin-top:19.7pt;width:1.05pt;height:1.05pt;z-index:25165840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">
                <v:imagedata r:id="rId44" o:title="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403" behindDoc="0" locked="0" layoutInCell="1" allowOverlap="1" wp14:anchorId="748E2047" wp14:editId="1D00A2B3">
                <wp:simplePos x="0" y="0"/>
                <wp:positionH relativeFrom="column">
                  <wp:posOffset>2193547</wp:posOffset>
                </wp:positionH>
                <wp:positionV relativeFrom="paragraph">
                  <wp:posOffset>87072</wp:posOffset>
                </wp:positionV>
                <wp:extent cx="507600" cy="93960"/>
                <wp:effectExtent l="38100" t="38100" r="45085" b="40005"/>
                <wp:wrapNone/>
                <wp:docPr id="1451052334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507600" cy="9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C0E7CB" id="Ink 20" o:spid="_x0000_s1026" type="#_x0000_t75" style="position:absolute;margin-left:172.2pt;margin-top:6.35pt;width:40.95pt;height:8.4pt;z-index:25165840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">
                <v:imagedata r:id="rId81" o:title=""/>
              </v:shape>
            </w:pict>
          </mc:Fallback>
        </mc:AlternateContent>
      </w:r>
      <w:r w:rsidR="000E3720" w:rsidRPr="000E3720">
        <w:rPr>
          <w:sz w:val="24"/>
          <w:szCs w:val="24"/>
        </w:rPr>
        <w:t xml:space="preserve">                    System.out.println(ref.i);</w:t>
      </w:r>
    </w:p>
    <w:p w14:paraId="611934D6" w14:textId="1F0CEBD5" w:rsidR="00976865" w:rsidRDefault="00502F83" w:rsidP="00502F83">
      <w:r>
        <w:rPr>
          <w:noProof/>
        </w:rPr>
        <mc:AlternateContent>
          <mc:Choice Requires="wpi">
            <w:drawing>
              <wp:anchor distT="0" distB="0" distL="114300" distR="114300" simplePos="0" relativeHeight="251658404" behindDoc="0" locked="0" layoutInCell="1" allowOverlap="1" wp14:anchorId="1192AABF" wp14:editId="0A8EA29A">
                <wp:simplePos x="0" y="0"/>
                <wp:positionH relativeFrom="column">
                  <wp:posOffset>2049907</wp:posOffset>
                </wp:positionH>
                <wp:positionV relativeFrom="paragraph">
                  <wp:posOffset>-293743</wp:posOffset>
                </wp:positionV>
                <wp:extent cx="1260720" cy="1389240"/>
                <wp:effectExtent l="38100" t="38100" r="34925" b="40005"/>
                <wp:wrapNone/>
                <wp:docPr id="1456088505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1260720" cy="138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97BC16" id="Ink 19" o:spid="_x0000_s1026" type="#_x0000_t75" style="position:absolute;margin-left:160.9pt;margin-top:-23.65pt;width:100.25pt;height:110.4pt;z-index:2516584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">
                <v:imagedata r:id="rId83" o:title=""/>
              </v:shape>
            </w:pict>
          </mc:Fallback>
        </mc:AlternateContent>
      </w:r>
      <w:r w:rsidR="000E3720" w:rsidRPr="000E3720">
        <w:t xml:space="preserve">                  </w:t>
      </w:r>
      <w:r>
        <w:t xml:space="preserve">     </w:t>
      </w:r>
      <w:r w:rsidR="00976865">
        <w:t>Ref.m1();</w:t>
      </w:r>
    </w:p>
    <w:p w14:paraId="67140761" w14:textId="1D1F9EBB" w:rsidR="000E3720" w:rsidRPr="000E3720" w:rsidRDefault="000E3720" w:rsidP="00502F83">
      <w:r w:rsidRPr="000E3720">
        <w:t xml:space="preserve">  }</w:t>
      </w:r>
    </w:p>
    <w:p w14:paraId="066BFC8B" w14:textId="3F16D4EC" w:rsidR="000E3720" w:rsidRPr="000E3720" w:rsidRDefault="00502F83" w:rsidP="000E3720">
      <w:pPr>
        <w:pStyle w:val="NoSpacing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8405" behindDoc="0" locked="0" layoutInCell="1" allowOverlap="1" wp14:anchorId="69F33A13" wp14:editId="68AB3149">
                <wp:simplePos x="0" y="0"/>
                <wp:positionH relativeFrom="column">
                  <wp:posOffset>2032987</wp:posOffset>
                </wp:positionH>
                <wp:positionV relativeFrom="paragraph">
                  <wp:posOffset>-3630583</wp:posOffset>
                </wp:positionV>
                <wp:extent cx="1981800" cy="4309560"/>
                <wp:effectExtent l="38100" t="38100" r="38100" b="53340"/>
                <wp:wrapNone/>
                <wp:docPr id="1916065381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1981800" cy="430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359AAF" id="Ink 18" o:spid="_x0000_s1026" type="#_x0000_t75" style="position:absolute;margin-left:159.6pt;margin-top:-286.35pt;width:157.05pt;height:340.35pt;z-index:25165840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">
                <v:imagedata r:id="rId85" o:title=""/>
              </v:shape>
            </w:pict>
          </mc:Fallback>
        </mc:AlternateContent>
      </w:r>
      <w:r w:rsidR="000E3720" w:rsidRPr="000E3720">
        <w:rPr>
          <w:sz w:val="24"/>
          <w:szCs w:val="24"/>
        </w:rPr>
        <w:t xml:space="preserve">               public static void main(String [] args){</w:t>
      </w:r>
    </w:p>
    <w:p w14:paraId="77C40DF9" w14:textId="77777777" w:rsidR="000E3720" w:rsidRPr="000E3720" w:rsidRDefault="000E3720" w:rsidP="000E3720">
      <w:pPr>
        <w:pStyle w:val="NoSpacing"/>
        <w:rPr>
          <w:sz w:val="24"/>
          <w:szCs w:val="24"/>
        </w:rPr>
      </w:pPr>
      <w:r w:rsidRPr="000E3720">
        <w:rPr>
          <w:sz w:val="24"/>
          <w:szCs w:val="24"/>
        </w:rPr>
        <w:t xml:space="preserve">                     }</w:t>
      </w:r>
    </w:p>
    <w:p w14:paraId="3759137A" w14:textId="2CD16183" w:rsidR="000E3720" w:rsidRPr="000E3720" w:rsidRDefault="00502F83" w:rsidP="000E3720">
      <w:pPr>
        <w:pStyle w:val="NoSpacing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4" behindDoc="1" locked="0" layoutInCell="1" allowOverlap="1" wp14:anchorId="7796B1AF" wp14:editId="5C76B705">
                <wp:simplePos x="0" y="0"/>
                <wp:positionH relativeFrom="column">
                  <wp:posOffset>110067</wp:posOffset>
                </wp:positionH>
                <wp:positionV relativeFrom="paragraph">
                  <wp:posOffset>60960</wp:posOffset>
                </wp:positionV>
                <wp:extent cx="2641600" cy="457200"/>
                <wp:effectExtent l="0" t="0" r="25400" b="19050"/>
                <wp:wrapNone/>
                <wp:docPr id="1215541209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1600" cy="4572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CF60C0" id="Rectangle 17" o:spid="_x0000_s1026" style="position:absolute;margin-left:8.65pt;margin-top:4.8pt;width:208pt;height:36pt;z-index:-25164795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" fillcolor="white [3201]" strokecolor="black [3213]" strokeweight="1pt"/>
            </w:pict>
          </mc:Fallback>
        </mc:AlternateContent>
      </w:r>
      <w:r w:rsidR="000E3720" w:rsidRPr="000E3720">
        <w:rPr>
          <w:sz w:val="24"/>
          <w:szCs w:val="24"/>
        </w:rPr>
        <w:t xml:space="preserve">     public void m1(){</w:t>
      </w:r>
    </w:p>
    <w:p w14:paraId="63403250" w14:textId="6F4CF946" w:rsidR="007B2F70" w:rsidRDefault="000E3720" w:rsidP="000E3720">
      <w:pPr>
        <w:pStyle w:val="NoSpacing"/>
        <w:rPr>
          <w:sz w:val="24"/>
          <w:szCs w:val="24"/>
        </w:rPr>
      </w:pPr>
      <w:r w:rsidRPr="000E3720">
        <w:rPr>
          <w:sz w:val="24"/>
          <w:szCs w:val="24"/>
        </w:rPr>
        <w:t xml:space="preserve">            System.out.println("m1 in");    }  }</w:t>
      </w:r>
    </w:p>
    <w:p w14:paraId="5B017AA4" w14:textId="77777777" w:rsidR="00976865" w:rsidRDefault="00976865" w:rsidP="000E3720">
      <w:pPr>
        <w:pStyle w:val="NoSpacing"/>
        <w:rPr>
          <w:sz w:val="24"/>
          <w:szCs w:val="24"/>
        </w:rPr>
      </w:pPr>
    </w:p>
    <w:p w14:paraId="0FC12BD4" w14:textId="77777777" w:rsidR="002C3C9D" w:rsidRDefault="002C3C9D" w:rsidP="000E3720">
      <w:pPr>
        <w:pStyle w:val="NoSpacing"/>
        <w:rPr>
          <w:sz w:val="24"/>
          <w:szCs w:val="24"/>
        </w:rPr>
      </w:pPr>
    </w:p>
    <w:p w14:paraId="194BE475" w14:textId="7FB875B0" w:rsidR="00976865" w:rsidRDefault="002C3C9D" w:rsidP="000E3720">
      <w:pPr>
        <w:pStyle w:val="NoSpacing"/>
        <w:rPr>
          <w:b/>
          <w:bCs/>
          <w:color w:val="FF0000"/>
          <w:sz w:val="24"/>
          <w:szCs w:val="24"/>
        </w:rPr>
      </w:pPr>
      <w:r w:rsidRPr="002C3C9D">
        <w:rPr>
          <w:b/>
          <w:bCs/>
          <w:color w:val="FF0000"/>
          <w:sz w:val="24"/>
          <w:szCs w:val="24"/>
        </w:rPr>
        <w:t>OTHER STATIC BLOCK CANNOT BE EXECUTED BECOUSE MEMBERS ARE NOT INVOKED.</w:t>
      </w:r>
    </w:p>
    <w:p w14:paraId="067577F1" w14:textId="308D9275" w:rsidR="007F557D" w:rsidRDefault="007F557D" w:rsidP="000E3720">
      <w:pPr>
        <w:pStyle w:val="NoSpacing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(STATIC CLASS WILL NOT EXECUTED IF NOT INVOKED)</w:t>
      </w:r>
    </w:p>
    <w:p w14:paraId="64B2B2B3" w14:textId="77777777" w:rsidR="00C860E5" w:rsidRPr="00C860E5" w:rsidRDefault="00C860E5" w:rsidP="00C860E5">
      <w:pPr>
        <w:pStyle w:val="NoSpacing"/>
      </w:pPr>
      <w:r w:rsidRPr="00C860E5">
        <w:t>class sample{</w:t>
      </w:r>
    </w:p>
    <w:p w14:paraId="367E6627" w14:textId="77777777" w:rsidR="00C860E5" w:rsidRPr="00C860E5" w:rsidRDefault="00C860E5" w:rsidP="00C860E5">
      <w:pPr>
        <w:pStyle w:val="NoSpacing"/>
      </w:pPr>
      <w:r w:rsidRPr="00C860E5">
        <w:t xml:space="preserve">                   static int i=19;</w:t>
      </w:r>
    </w:p>
    <w:p w14:paraId="2A21B9F1" w14:textId="77777777" w:rsidR="00C860E5" w:rsidRPr="00C860E5" w:rsidRDefault="00C860E5" w:rsidP="00C860E5">
      <w:pPr>
        <w:pStyle w:val="NoSpacing"/>
      </w:pPr>
      <w:r w:rsidRPr="00C860E5">
        <w:t xml:space="preserve">                 static </w:t>
      </w:r>
    </w:p>
    <w:p w14:paraId="6AE708DF" w14:textId="77777777" w:rsidR="00C860E5" w:rsidRPr="00C860E5" w:rsidRDefault="00C860E5" w:rsidP="00C860E5">
      <w:pPr>
        <w:pStyle w:val="NoSpacing"/>
      </w:pPr>
      <w:r w:rsidRPr="00C860E5">
        <w:t xml:space="preserve">               {</w:t>
      </w:r>
    </w:p>
    <w:p w14:paraId="3C4C474D" w14:textId="77777777" w:rsidR="00C860E5" w:rsidRPr="00C860E5" w:rsidRDefault="00C860E5" w:rsidP="00C860E5">
      <w:pPr>
        <w:pStyle w:val="NoSpacing"/>
      </w:pPr>
      <w:r w:rsidRPr="00C860E5">
        <w:t xml:space="preserve">                  System.out.println("hello"); } }</w:t>
      </w:r>
    </w:p>
    <w:p w14:paraId="55582B37" w14:textId="0AC55FBA" w:rsidR="00C860E5" w:rsidRPr="00C860E5" w:rsidRDefault="00C860E5" w:rsidP="00C860E5">
      <w:pPr>
        <w:pStyle w:val="NoSpacing"/>
      </w:pPr>
      <w:r w:rsidRPr="00C860E5">
        <w:t>class staticb{</w:t>
      </w:r>
      <w:r w:rsidR="00935813">
        <w:t xml:space="preserve">    </w:t>
      </w:r>
    </w:p>
    <w:p w14:paraId="327EB971" w14:textId="77777777" w:rsidR="00C860E5" w:rsidRPr="00C860E5" w:rsidRDefault="00C860E5" w:rsidP="00C860E5">
      <w:pPr>
        <w:pStyle w:val="NoSpacing"/>
      </w:pPr>
      <w:r w:rsidRPr="00C860E5">
        <w:t xml:space="preserve">                static </w:t>
      </w:r>
    </w:p>
    <w:p w14:paraId="429D036F" w14:textId="77777777" w:rsidR="00C860E5" w:rsidRPr="00C860E5" w:rsidRDefault="00C860E5" w:rsidP="00C860E5">
      <w:pPr>
        <w:pStyle w:val="NoSpacing"/>
      </w:pPr>
      <w:r w:rsidRPr="00C860E5">
        <w:t xml:space="preserve">            {   </w:t>
      </w:r>
    </w:p>
    <w:p w14:paraId="1C999BEF" w14:textId="77777777" w:rsidR="00C860E5" w:rsidRPr="00C860E5" w:rsidRDefault="00C860E5" w:rsidP="00C860E5">
      <w:pPr>
        <w:pStyle w:val="NoSpacing"/>
      </w:pPr>
      <w:r w:rsidRPr="00C860E5">
        <w:t xml:space="preserve">               System.out.println("bye");</w:t>
      </w:r>
    </w:p>
    <w:p w14:paraId="4BFFD4CC" w14:textId="77777777" w:rsidR="00C860E5" w:rsidRPr="00C860E5" w:rsidRDefault="00C860E5" w:rsidP="00C860E5">
      <w:pPr>
        <w:pStyle w:val="NoSpacing"/>
      </w:pPr>
      <w:r w:rsidRPr="00C860E5">
        <w:t xml:space="preserve">                 System.out.println(sample.i); </w:t>
      </w:r>
    </w:p>
    <w:p w14:paraId="3093800F" w14:textId="77777777" w:rsidR="00C860E5" w:rsidRPr="00C860E5" w:rsidRDefault="00C860E5" w:rsidP="00C860E5">
      <w:pPr>
        <w:pStyle w:val="NoSpacing"/>
      </w:pPr>
      <w:r w:rsidRPr="00C860E5">
        <w:t xml:space="preserve">                 }</w:t>
      </w:r>
    </w:p>
    <w:p w14:paraId="25A49325" w14:textId="77777777" w:rsidR="00C860E5" w:rsidRPr="00C860E5" w:rsidRDefault="00C860E5" w:rsidP="00C860E5">
      <w:pPr>
        <w:pStyle w:val="NoSpacing"/>
      </w:pPr>
      <w:r w:rsidRPr="00C860E5">
        <w:t xml:space="preserve">           public static void main (String [] args){</w:t>
      </w:r>
    </w:p>
    <w:p w14:paraId="35ADC829" w14:textId="1E257C7C" w:rsidR="00C860E5" w:rsidRPr="00C860E5" w:rsidRDefault="00C860E5" w:rsidP="00C860E5">
      <w:pPr>
        <w:pStyle w:val="NoSpacing"/>
      </w:pPr>
      <w:r w:rsidRPr="00C860E5">
        <w:t xml:space="preserve">              System.out.println("ms");</w:t>
      </w:r>
      <w:r w:rsidR="00935813">
        <w:t xml:space="preserve">                         </w:t>
      </w:r>
      <w:r w:rsidR="008D6AC1">
        <w:t xml:space="preserve">          </w:t>
      </w:r>
      <w:r w:rsidR="00935813">
        <w:t xml:space="preserve">  0/p    bye , hello , 19 , ms</w:t>
      </w:r>
    </w:p>
    <w:p w14:paraId="1A55FD21" w14:textId="075CA43E" w:rsidR="00053FD0" w:rsidRDefault="00C860E5" w:rsidP="00C860E5">
      <w:pPr>
        <w:pStyle w:val="NoSpacing"/>
      </w:pPr>
      <w:r w:rsidRPr="00C860E5">
        <w:t xml:space="preserve">        }    </w:t>
      </w:r>
      <w:r w:rsidR="00053FD0">
        <w:t>}</w:t>
      </w:r>
    </w:p>
    <w:p w14:paraId="3EE517CB" w14:textId="5A7104FE" w:rsidR="00053FD0" w:rsidRDefault="00053FD0" w:rsidP="00C860E5">
      <w:pPr>
        <w:pStyle w:val="NoSpacing"/>
      </w:pPr>
      <w:r>
        <w:t xml:space="preserve">                               Or</w:t>
      </w:r>
    </w:p>
    <w:p w14:paraId="3273E890" w14:textId="0EF7B026" w:rsidR="00053FD0" w:rsidRDefault="00053FD0" w:rsidP="00C860E5">
      <w:pPr>
        <w:pStyle w:val="NoSpacing"/>
      </w:pPr>
      <w:r>
        <w:t xml:space="preserve">                 Public static void main</w:t>
      </w:r>
      <w:r w:rsidR="00964FEB">
        <w:t>(String [] args) {</w:t>
      </w:r>
    </w:p>
    <w:p w14:paraId="1C18DB35" w14:textId="058A9B42" w:rsidR="00964FEB" w:rsidRDefault="00964FEB" w:rsidP="00C860E5">
      <w:pPr>
        <w:pStyle w:val="NoSpacing"/>
      </w:pPr>
      <w:r>
        <w:t xml:space="preserve">                     System.out.println(“bla”);</w:t>
      </w:r>
    </w:p>
    <w:p w14:paraId="351D9DA6" w14:textId="796A5E71" w:rsidR="00964FEB" w:rsidRDefault="00964FEB" w:rsidP="00C860E5">
      <w:pPr>
        <w:pStyle w:val="NoSpacing"/>
      </w:pPr>
      <w:r>
        <w:t xml:space="preserve">                     System.out.println(sample.i);</w:t>
      </w:r>
      <w:r w:rsidR="00984921">
        <w:t xml:space="preserve">   }  }          </w:t>
      </w:r>
      <w:r w:rsidR="008D6AC1">
        <w:t xml:space="preserve">   </w:t>
      </w:r>
      <w:r w:rsidR="00984921">
        <w:t xml:space="preserve">   0/p bye , bla , hello , 19</w:t>
      </w:r>
    </w:p>
    <w:p w14:paraId="5A1D7755" w14:textId="77777777" w:rsidR="002D036E" w:rsidRDefault="002D036E" w:rsidP="00C860E5">
      <w:pPr>
        <w:pStyle w:val="NoSpacing"/>
      </w:pPr>
    </w:p>
    <w:p w14:paraId="1A55B721" w14:textId="337E24F2" w:rsidR="00984921" w:rsidRDefault="002D036E" w:rsidP="00C860E5">
      <w:pPr>
        <w:pStyle w:val="NoSpacing"/>
        <w:rPr>
          <w:b/>
          <w:bCs/>
          <w:color w:val="FF0000"/>
        </w:rPr>
      </w:pPr>
      <w:r w:rsidRPr="002D036E">
        <w:rPr>
          <w:b/>
          <w:bCs/>
          <w:color w:val="FF0000"/>
        </w:rPr>
        <w:t xml:space="preserve">ONLY FROM </w:t>
      </w:r>
      <w:r w:rsidR="00C563AD">
        <w:rPr>
          <w:b/>
          <w:bCs/>
          <w:color w:val="FF0000"/>
        </w:rPr>
        <w:t>2 nd class</w:t>
      </w:r>
      <w:r w:rsidRPr="002D036E">
        <w:rPr>
          <w:b/>
          <w:bCs/>
          <w:color w:val="FF0000"/>
        </w:rPr>
        <w:t xml:space="preserve"> </w:t>
      </w:r>
    </w:p>
    <w:p w14:paraId="0924BC89" w14:textId="77777777" w:rsidR="00D60882" w:rsidRPr="00D60882" w:rsidRDefault="00D60882" w:rsidP="00D60882">
      <w:pPr>
        <w:pStyle w:val="NoSpacing"/>
      </w:pPr>
      <w:r w:rsidRPr="00D60882">
        <w:t>class staic {</w:t>
      </w:r>
    </w:p>
    <w:p w14:paraId="6161794F" w14:textId="77777777" w:rsidR="00D60882" w:rsidRPr="00D60882" w:rsidRDefault="00D60882" w:rsidP="00D60882">
      <w:pPr>
        <w:pStyle w:val="NoSpacing"/>
      </w:pPr>
      <w:r w:rsidRPr="00D60882">
        <w:t xml:space="preserve">         static int i=10;</w:t>
      </w:r>
    </w:p>
    <w:p w14:paraId="7377A59C" w14:textId="77777777" w:rsidR="00D60882" w:rsidRPr="00D60882" w:rsidRDefault="00D60882" w:rsidP="00D60882">
      <w:pPr>
        <w:pStyle w:val="NoSpacing"/>
      </w:pPr>
      <w:r w:rsidRPr="00D60882">
        <w:t xml:space="preserve">           static {</w:t>
      </w:r>
    </w:p>
    <w:p w14:paraId="501950AD" w14:textId="555B3D29" w:rsidR="00D60882" w:rsidRPr="00D60882" w:rsidRDefault="00D60882" w:rsidP="00D60882">
      <w:pPr>
        <w:pStyle w:val="NoSpacing"/>
      </w:pPr>
      <w:r w:rsidRPr="00D60882">
        <w:t xml:space="preserve">                       System.out.println("hello");</w:t>
      </w:r>
      <w:r w:rsidR="008420CB">
        <w:t xml:space="preserve">  //     no  called in main method </w:t>
      </w:r>
    </w:p>
    <w:p w14:paraId="7638D230" w14:textId="77777777" w:rsidR="00D60882" w:rsidRPr="00D60882" w:rsidRDefault="00D60882" w:rsidP="00D60882">
      <w:pPr>
        <w:pStyle w:val="NoSpacing"/>
      </w:pPr>
      <w:r w:rsidRPr="00D60882">
        <w:t xml:space="preserve">                 }}</w:t>
      </w:r>
    </w:p>
    <w:p w14:paraId="7CE4775E" w14:textId="77777777" w:rsidR="00D60882" w:rsidRPr="00D60882" w:rsidRDefault="00D60882" w:rsidP="00D60882">
      <w:pPr>
        <w:pStyle w:val="NoSpacing"/>
      </w:pPr>
      <w:r w:rsidRPr="00D60882">
        <w:t>class sb{</w:t>
      </w:r>
    </w:p>
    <w:p w14:paraId="63C43BC5" w14:textId="77777777" w:rsidR="00D60882" w:rsidRPr="00D60882" w:rsidRDefault="00D60882" w:rsidP="00D60882">
      <w:pPr>
        <w:pStyle w:val="NoSpacing"/>
      </w:pPr>
      <w:r w:rsidRPr="00D60882">
        <w:t xml:space="preserve">           static {</w:t>
      </w:r>
    </w:p>
    <w:p w14:paraId="7A35E0AF" w14:textId="77777777" w:rsidR="00D60882" w:rsidRPr="00D60882" w:rsidRDefault="00D60882" w:rsidP="00D60882">
      <w:pPr>
        <w:pStyle w:val="NoSpacing"/>
      </w:pPr>
      <w:r w:rsidRPr="00D60882">
        <w:t xml:space="preserve">                       System.out.println("bye");  }</w:t>
      </w:r>
    </w:p>
    <w:p w14:paraId="7FF99DE5" w14:textId="77777777" w:rsidR="00D60882" w:rsidRPr="00D60882" w:rsidRDefault="00D60882" w:rsidP="00D60882">
      <w:pPr>
        <w:pStyle w:val="NoSpacing"/>
      </w:pPr>
      <w:r w:rsidRPr="00D60882">
        <w:t xml:space="preserve">               public static void main (String [] args) {</w:t>
      </w:r>
    </w:p>
    <w:p w14:paraId="0BFFE2A6" w14:textId="60B11A85" w:rsidR="002D036E" w:rsidRDefault="00D60882" w:rsidP="00D60882">
      <w:pPr>
        <w:pStyle w:val="NoSpacing"/>
      </w:pPr>
      <w:r w:rsidRPr="00D60882">
        <w:t xml:space="preserve">                   System.out.println("main");    } }</w:t>
      </w:r>
      <w:r>
        <w:t xml:space="preserve">          </w:t>
      </w:r>
      <w:r w:rsidR="008D6AC1">
        <w:t xml:space="preserve">       </w:t>
      </w:r>
      <w:r>
        <w:t xml:space="preserve">  0/p </w:t>
      </w:r>
      <w:r w:rsidR="008D6AC1">
        <w:t xml:space="preserve">bye , main </w:t>
      </w:r>
    </w:p>
    <w:p w14:paraId="3D705991" w14:textId="77777777" w:rsidR="00C563AD" w:rsidRDefault="00C563AD" w:rsidP="00D60882">
      <w:pPr>
        <w:pStyle w:val="NoSpacing"/>
      </w:pPr>
    </w:p>
    <w:p w14:paraId="3074D038" w14:textId="3903CEE8" w:rsidR="00C563AD" w:rsidRDefault="000A0096" w:rsidP="00D60882">
      <w:pPr>
        <w:pStyle w:val="NoSpacing"/>
        <w:rPr>
          <w:b/>
          <w:bCs/>
          <w:color w:val="FF0000"/>
        </w:rPr>
      </w:pPr>
      <w:r w:rsidRPr="000A0096">
        <w:rPr>
          <w:b/>
          <w:bCs/>
          <w:color w:val="FF0000"/>
        </w:rPr>
        <w:t>SAMPLE CLASS NOT INVOKED SO NOT EXECUTED.</w:t>
      </w:r>
    </w:p>
    <w:p w14:paraId="5D902366" w14:textId="77777777" w:rsidR="007A0F91" w:rsidRDefault="007A0F91" w:rsidP="007A0F91">
      <w:pPr>
        <w:pStyle w:val="NoSpacing"/>
      </w:pPr>
      <w:r>
        <w:t>class sample0 {</w:t>
      </w:r>
    </w:p>
    <w:p w14:paraId="7DAAEA4D" w14:textId="77777777" w:rsidR="007A0F91" w:rsidRDefault="007A0F91" w:rsidP="007A0F91">
      <w:pPr>
        <w:pStyle w:val="NoSpacing"/>
      </w:pPr>
      <w:r>
        <w:t xml:space="preserve">                   static int i=10;</w:t>
      </w:r>
    </w:p>
    <w:p w14:paraId="20EB7B8B" w14:textId="77777777" w:rsidR="007A0F91" w:rsidRDefault="007A0F91" w:rsidP="007A0F91">
      <w:pPr>
        <w:pStyle w:val="NoSpacing"/>
      </w:pPr>
      <w:r>
        <w:t xml:space="preserve">          public static void main (String [] args) {</w:t>
      </w:r>
    </w:p>
    <w:p w14:paraId="04EF48CF" w14:textId="77777777" w:rsidR="007A0F91" w:rsidRDefault="007A0F91" w:rsidP="007A0F91">
      <w:pPr>
        <w:pStyle w:val="NoSpacing"/>
      </w:pPr>
      <w:r>
        <w:t xml:space="preserve">            i=27; } }</w:t>
      </w:r>
    </w:p>
    <w:p w14:paraId="6AC8E159" w14:textId="77777777" w:rsidR="007A0F91" w:rsidRDefault="007A0F91" w:rsidP="007A0F91">
      <w:pPr>
        <w:pStyle w:val="NoSpacing"/>
      </w:pPr>
      <w:r>
        <w:t xml:space="preserve">    </w:t>
      </w:r>
    </w:p>
    <w:p w14:paraId="3779FD5B" w14:textId="77777777" w:rsidR="007A0F91" w:rsidRDefault="007A0F91" w:rsidP="007A0F91">
      <w:pPr>
        <w:pStyle w:val="NoSpacing"/>
      </w:pPr>
      <w:r>
        <w:t>class sb1{</w:t>
      </w:r>
    </w:p>
    <w:p w14:paraId="5DF966CC" w14:textId="77777777" w:rsidR="007A0F91" w:rsidRDefault="007A0F91" w:rsidP="007A0F91">
      <w:pPr>
        <w:pStyle w:val="NoSpacing"/>
      </w:pPr>
      <w:r>
        <w:t xml:space="preserve">               public static void main (String [] args){</w:t>
      </w:r>
    </w:p>
    <w:p w14:paraId="504C6D4C" w14:textId="2571FE48" w:rsidR="000A0096" w:rsidRDefault="007A0F91" w:rsidP="007A0F91">
      <w:pPr>
        <w:pStyle w:val="NoSpacing"/>
      </w:pPr>
      <w:r>
        <w:t xml:space="preserve">                    System.out.println(sample.i);   }  }         0/p     </w:t>
      </w:r>
      <w:r w:rsidR="00E770F7">
        <w:t xml:space="preserve"> </w:t>
      </w:r>
      <w:r w:rsidR="004D78B8">
        <w:t>could not load main class</w:t>
      </w:r>
    </w:p>
    <w:p w14:paraId="037DCA48" w14:textId="77777777" w:rsidR="004D78B8" w:rsidRDefault="004D78B8" w:rsidP="007A0F91">
      <w:pPr>
        <w:pStyle w:val="NoSpacing"/>
      </w:pPr>
    </w:p>
    <w:p w14:paraId="416BD829" w14:textId="09ACCF72" w:rsidR="004D78B8" w:rsidRPr="006844B4" w:rsidRDefault="0062283F" w:rsidP="007A0F91">
      <w:pPr>
        <w:pStyle w:val="NoSpacing"/>
        <w:rPr>
          <w:b/>
          <w:bCs/>
          <w:color w:val="FF0000"/>
        </w:rPr>
      </w:pPr>
      <w:r w:rsidRPr="006844B4">
        <w:rPr>
          <w:b/>
          <w:bCs/>
          <w:color w:val="FF0000"/>
        </w:rPr>
        <w:t>TRAIL=</w:t>
      </w:r>
      <w:r w:rsidR="006844B4" w:rsidRPr="006844B4">
        <w:rPr>
          <w:b/>
          <w:bCs/>
          <w:color w:val="FF0000"/>
        </w:rPr>
        <w:t xml:space="preserve">    WITH REINITIALIZATION </w:t>
      </w:r>
    </w:p>
    <w:p w14:paraId="5BC193D4" w14:textId="77777777" w:rsidR="0069607F" w:rsidRDefault="0069607F" w:rsidP="007A0F91">
      <w:pPr>
        <w:pStyle w:val="NoSpacing"/>
      </w:pPr>
    </w:p>
    <w:p w14:paraId="39545F61" w14:textId="77777777" w:rsidR="0069607F" w:rsidRDefault="0069607F" w:rsidP="0069607F">
      <w:pPr>
        <w:pStyle w:val="NoSpacing"/>
      </w:pPr>
      <w:r>
        <w:t>class trail{</w:t>
      </w:r>
    </w:p>
    <w:p w14:paraId="74DBCCC0" w14:textId="77777777" w:rsidR="0069607F" w:rsidRDefault="0069607F" w:rsidP="0069607F">
      <w:pPr>
        <w:pStyle w:val="NoSpacing"/>
      </w:pPr>
      <w:r>
        <w:t xml:space="preserve">               static int i=10;</w:t>
      </w:r>
    </w:p>
    <w:p w14:paraId="2F4ACAA7" w14:textId="77777777" w:rsidR="0069607F" w:rsidRDefault="0069607F" w:rsidP="0069607F">
      <w:pPr>
        <w:pStyle w:val="NoSpacing"/>
      </w:pPr>
      <w:r>
        <w:t xml:space="preserve">              static {</w:t>
      </w:r>
    </w:p>
    <w:p w14:paraId="634D2788" w14:textId="77777777" w:rsidR="0069607F" w:rsidRDefault="0069607F" w:rsidP="0069607F">
      <w:pPr>
        <w:pStyle w:val="NoSpacing"/>
      </w:pPr>
      <w:r>
        <w:t xml:space="preserve">                       i=27; }</w:t>
      </w:r>
    </w:p>
    <w:p w14:paraId="21F27575" w14:textId="77777777" w:rsidR="0069607F" w:rsidRDefault="0069607F" w:rsidP="0069607F">
      <w:pPr>
        <w:pStyle w:val="NoSpacing"/>
      </w:pPr>
      <w:r>
        <w:t xml:space="preserve">         public static void main(String [] args){</w:t>
      </w:r>
    </w:p>
    <w:p w14:paraId="6D90D64E" w14:textId="77777777" w:rsidR="0069607F" w:rsidRDefault="0069607F" w:rsidP="0069607F">
      <w:pPr>
        <w:pStyle w:val="NoSpacing"/>
      </w:pPr>
      <w:r>
        <w:t xml:space="preserve">         }}</w:t>
      </w:r>
    </w:p>
    <w:p w14:paraId="687A4F24" w14:textId="77777777" w:rsidR="0069607F" w:rsidRDefault="0069607F" w:rsidP="0069607F">
      <w:pPr>
        <w:pStyle w:val="NoSpacing"/>
      </w:pPr>
      <w:r>
        <w:t>class sb7{</w:t>
      </w:r>
    </w:p>
    <w:p w14:paraId="373B0BFE" w14:textId="77777777" w:rsidR="0069607F" w:rsidRDefault="0069607F" w:rsidP="0069607F">
      <w:pPr>
        <w:pStyle w:val="NoSpacing"/>
      </w:pPr>
      <w:r>
        <w:t xml:space="preserve">         public static void main(String [] args) {</w:t>
      </w:r>
    </w:p>
    <w:p w14:paraId="34E60895" w14:textId="2DD8491E" w:rsidR="0062283F" w:rsidRDefault="0069607F" w:rsidP="0069607F">
      <w:pPr>
        <w:pStyle w:val="NoSpacing"/>
      </w:pPr>
      <w:r>
        <w:t xml:space="preserve">              System.out.println(trail.i); } }               0/p </w:t>
      </w:r>
      <w:r w:rsidR="006844B4">
        <w:t>27</w:t>
      </w:r>
    </w:p>
    <w:p w14:paraId="3A89BB46" w14:textId="77777777" w:rsidR="006A01B2" w:rsidRDefault="006A01B2" w:rsidP="0069607F">
      <w:pPr>
        <w:pStyle w:val="NoSpacing"/>
      </w:pPr>
    </w:p>
    <w:p w14:paraId="00182128" w14:textId="18E29416" w:rsidR="006844B4" w:rsidRDefault="002D3957" w:rsidP="006A01B2">
      <w:pPr>
        <w:pStyle w:val="Heading2"/>
      </w:pPr>
      <w:r>
        <w:t>NON STATIC BLOCKS=</w:t>
      </w:r>
    </w:p>
    <w:p w14:paraId="0C0CAE9D" w14:textId="5199FC4A" w:rsidR="002D3957" w:rsidRDefault="002D5AFD" w:rsidP="008D55F6">
      <w:pPr>
        <w:pStyle w:val="ListParagraph"/>
        <w:numPr>
          <w:ilvl w:val="0"/>
          <w:numId w:val="115"/>
        </w:numPr>
      </w:pPr>
      <w:r>
        <w:t xml:space="preserve">ANY WHERE INSIDE A CLASS IF WE HAVE A OPEN CURRLY BRACES AND CLOSE CURRLY BRACESS </w:t>
      </w:r>
      <w:r w:rsidR="00E835D2">
        <w:t xml:space="preserve"> ( {  }  ) IT IS CONSIDERED AS NON STATIC BLOCK</w:t>
      </w:r>
      <w:r w:rsidR="005302DB">
        <w:t>.</w:t>
      </w:r>
    </w:p>
    <w:p w14:paraId="5BF2B396" w14:textId="0F0BC53A" w:rsidR="00E835D2" w:rsidRDefault="005302DB" w:rsidP="008D55F6">
      <w:pPr>
        <w:pStyle w:val="ListParagraph"/>
        <w:numPr>
          <w:ilvl w:val="0"/>
          <w:numId w:val="115"/>
        </w:numPr>
      </w:pPr>
      <w:r>
        <w:t>NON STATIC BLOCKS DECLARED WITHOUT USING ANY KEYWORD.</w:t>
      </w:r>
    </w:p>
    <w:p w14:paraId="4633EDF5" w14:textId="6E5B28B3" w:rsidR="005302DB" w:rsidRDefault="00437F02" w:rsidP="008D55F6">
      <w:pPr>
        <w:pStyle w:val="ListParagraph"/>
        <w:numPr>
          <w:ilvl w:val="0"/>
          <w:numId w:val="115"/>
        </w:numPr>
      </w:pPr>
      <w:r>
        <w:t xml:space="preserve">WE CAN RELEASE MULTIPLE NON STATIC BLOCKS INSIDE </w:t>
      </w:r>
      <w:r w:rsidR="00D631EE">
        <w:t>A CLASS IT WILL GET EXECUTED SEQUENTUALLY.</w:t>
      </w:r>
    </w:p>
    <w:p w14:paraId="2BCE9A0C" w14:textId="64EE462D" w:rsidR="00D631EE" w:rsidRDefault="00D631EE" w:rsidP="008D55F6">
      <w:pPr>
        <w:pStyle w:val="ListParagraph"/>
        <w:numPr>
          <w:ilvl w:val="0"/>
          <w:numId w:val="115"/>
        </w:numPr>
      </w:pPr>
      <w:r>
        <w:t xml:space="preserve">NON STATIC BLOCKS </w:t>
      </w:r>
      <w:r w:rsidR="008D7D36">
        <w:t xml:space="preserve">CAN BE EXECUTED MULTIPLE OR </w:t>
      </w:r>
      <w:r w:rsidR="009C65B3">
        <w:t xml:space="preserve">WHENEVER WE CREATED OBJECT NON STATIC BLOCK OF CLASS </w:t>
      </w:r>
      <w:r w:rsidR="00882977">
        <w:t>WILL BE INVOKED.</w:t>
      </w:r>
    </w:p>
    <w:p w14:paraId="10D197B8" w14:textId="77777777" w:rsidR="006A01B2" w:rsidRDefault="006A01B2" w:rsidP="00DA67C2"/>
    <w:p w14:paraId="0A0A9467" w14:textId="77777777" w:rsidR="006860EE" w:rsidRDefault="006860EE" w:rsidP="006860EE">
      <w:r>
        <w:t>class nsb0</w:t>
      </w:r>
    </w:p>
    <w:p w14:paraId="52EBF0B5" w14:textId="77777777" w:rsidR="006860EE" w:rsidRDefault="006860EE" w:rsidP="006860EE">
      <w:r>
        <w:t xml:space="preserve">{         </w:t>
      </w:r>
    </w:p>
    <w:p w14:paraId="407E3FEC" w14:textId="77777777" w:rsidR="006860EE" w:rsidRDefault="006860EE" w:rsidP="006860EE">
      <w:r>
        <w:t xml:space="preserve">       {    System.out.println("ns"); }</w:t>
      </w:r>
    </w:p>
    <w:p w14:paraId="4667175A" w14:textId="77777777" w:rsidR="006860EE" w:rsidRDefault="006860EE" w:rsidP="006860EE">
      <w:r>
        <w:t xml:space="preserve">  public static void main (String [] args) {</w:t>
      </w:r>
    </w:p>
    <w:p w14:paraId="7BF7B0A2" w14:textId="754C18F6" w:rsidR="006860EE" w:rsidRDefault="006860EE" w:rsidP="006860EE">
      <w:r>
        <w:t xml:space="preserve">            System.out.println("main"); } }     0/p main    (object is not created hence no</w:t>
      </w:r>
      <w:r w:rsidR="00241E15">
        <w:t>”ns”);</w:t>
      </w:r>
    </w:p>
    <w:p w14:paraId="1106597B" w14:textId="77777777" w:rsidR="00241E15" w:rsidRDefault="00241E15" w:rsidP="006860EE"/>
    <w:p w14:paraId="0886D86D" w14:textId="51763B81" w:rsidR="00241E15" w:rsidRPr="00743ED3" w:rsidRDefault="00241E15" w:rsidP="006860EE">
      <w:pPr>
        <w:rPr>
          <w:b/>
          <w:bCs/>
          <w:color w:val="FF0000"/>
        </w:rPr>
      </w:pPr>
      <w:r w:rsidRPr="00743ED3">
        <w:rPr>
          <w:b/>
          <w:bCs/>
          <w:color w:val="FF0000"/>
        </w:rPr>
        <w:t xml:space="preserve">2 TIMES CREATING AN OBJECT </w:t>
      </w:r>
      <w:r w:rsidR="00743ED3" w:rsidRPr="00743ED3">
        <w:rPr>
          <w:b/>
          <w:bCs/>
          <w:color w:val="FF0000"/>
        </w:rPr>
        <w:t xml:space="preserve">SO 2 NON STATIC EXECUTION </w:t>
      </w:r>
    </w:p>
    <w:p w14:paraId="0CB24231" w14:textId="77777777" w:rsidR="009F0928" w:rsidRDefault="006860EE" w:rsidP="009F0928">
      <w:pPr>
        <w:pStyle w:val="NoSpacing"/>
      </w:pPr>
      <w:r>
        <w:t xml:space="preserve">            </w:t>
      </w:r>
      <w:r w:rsidR="009F0928">
        <w:t>class nsb1{</w:t>
      </w:r>
    </w:p>
    <w:p w14:paraId="2DA20281" w14:textId="77777777" w:rsidR="009F0928" w:rsidRDefault="009F0928" w:rsidP="009F0928">
      <w:pPr>
        <w:pStyle w:val="NoSpacing"/>
      </w:pPr>
      <w:r>
        <w:t xml:space="preserve">             {</w:t>
      </w:r>
    </w:p>
    <w:p w14:paraId="3B46EB40" w14:textId="77777777" w:rsidR="009F0928" w:rsidRDefault="009F0928" w:rsidP="009F0928">
      <w:pPr>
        <w:pStyle w:val="NoSpacing"/>
      </w:pPr>
      <w:r>
        <w:t xml:space="preserve">                 System.out.println("in ns"); }</w:t>
      </w:r>
    </w:p>
    <w:p w14:paraId="2ABBCEAB" w14:textId="77777777" w:rsidR="009F0928" w:rsidRDefault="009F0928" w:rsidP="009F0928">
      <w:pPr>
        <w:pStyle w:val="NoSpacing"/>
      </w:pPr>
      <w:r>
        <w:t xml:space="preserve">      public static void main (String [] args) {</w:t>
      </w:r>
    </w:p>
    <w:p w14:paraId="01F4367D" w14:textId="77777777" w:rsidR="009F0928" w:rsidRDefault="009F0928" w:rsidP="009F0928">
      <w:pPr>
        <w:pStyle w:val="NoSpacing"/>
      </w:pPr>
      <w:r>
        <w:t xml:space="preserve">         System.out.println("main");</w:t>
      </w:r>
    </w:p>
    <w:p w14:paraId="10DB0E03" w14:textId="77777777" w:rsidR="009F0928" w:rsidRDefault="009F0928" w:rsidP="009F0928">
      <w:pPr>
        <w:pStyle w:val="NoSpacing"/>
      </w:pPr>
      <w:r>
        <w:t xml:space="preserve">             nsb1 ref=new nsb1();</w:t>
      </w:r>
    </w:p>
    <w:p w14:paraId="7EFF7362" w14:textId="74F3BF43" w:rsidR="006A01B2" w:rsidRDefault="009F0928" w:rsidP="009F0928">
      <w:pPr>
        <w:pStyle w:val="NoSpacing"/>
      </w:pPr>
      <w:r>
        <w:t xml:space="preserve">             nsb1 ref1=new nsb1(); } }               0/p   main , in ns , in ns</w:t>
      </w:r>
    </w:p>
    <w:p w14:paraId="3D27DD94" w14:textId="77777777" w:rsidR="00A16155" w:rsidRDefault="00A16155" w:rsidP="009F0928">
      <w:pPr>
        <w:pStyle w:val="NoSpacing"/>
      </w:pPr>
    </w:p>
    <w:p w14:paraId="27B0900A" w14:textId="48161F29" w:rsidR="009F0928" w:rsidRPr="00A16155" w:rsidRDefault="007462F0" w:rsidP="009F0928">
      <w:pPr>
        <w:pStyle w:val="NoSpacing"/>
        <w:rPr>
          <w:b/>
          <w:bCs/>
          <w:color w:val="FF0000"/>
        </w:rPr>
      </w:pPr>
      <w:r w:rsidRPr="00A16155">
        <w:rPr>
          <w:b/>
          <w:bCs/>
          <w:color w:val="FF0000"/>
        </w:rPr>
        <w:t xml:space="preserve">( </w:t>
      </w:r>
      <w:r w:rsidR="00A16155">
        <w:rPr>
          <w:b/>
          <w:bCs/>
          <w:color w:val="FF0000"/>
        </w:rPr>
        <w:t>AFTER</w:t>
      </w:r>
      <w:r w:rsidRPr="00A16155">
        <w:rPr>
          <w:b/>
          <w:bCs/>
          <w:color w:val="FF0000"/>
        </w:rPr>
        <w:t xml:space="preserve"> MAIN 2 NON STATIC </w:t>
      </w:r>
      <w:r w:rsidR="00540D79" w:rsidRPr="00A16155">
        <w:rPr>
          <w:b/>
          <w:bCs/>
          <w:color w:val="FF0000"/>
        </w:rPr>
        <w:t>BLOCKS )</w:t>
      </w:r>
    </w:p>
    <w:p w14:paraId="00FB9593" w14:textId="77777777" w:rsidR="006D7F61" w:rsidRDefault="006D7F61" w:rsidP="006D7F61">
      <w:pPr>
        <w:pStyle w:val="NoSpacing"/>
      </w:pPr>
      <w:r>
        <w:t>class nsb2{</w:t>
      </w:r>
    </w:p>
    <w:p w14:paraId="4EA5E146" w14:textId="77777777" w:rsidR="006D7F61" w:rsidRDefault="006D7F61" w:rsidP="006D7F61">
      <w:pPr>
        <w:pStyle w:val="NoSpacing"/>
      </w:pPr>
      <w:r>
        <w:t xml:space="preserve">            { System.out.println("in nsb") ; }</w:t>
      </w:r>
    </w:p>
    <w:p w14:paraId="4CC00F19" w14:textId="77777777" w:rsidR="006D7F61" w:rsidRDefault="006D7F61" w:rsidP="006D7F61">
      <w:pPr>
        <w:pStyle w:val="NoSpacing"/>
      </w:pPr>
      <w:r>
        <w:t xml:space="preserve">     public static void main (String [] args) {</w:t>
      </w:r>
    </w:p>
    <w:p w14:paraId="7F10211F" w14:textId="77777777" w:rsidR="006D7F61" w:rsidRDefault="006D7F61" w:rsidP="006D7F61">
      <w:pPr>
        <w:pStyle w:val="NoSpacing"/>
      </w:pPr>
      <w:r>
        <w:t xml:space="preserve">     nsb2 ref=new nsb2();  }</w:t>
      </w:r>
    </w:p>
    <w:p w14:paraId="28D3A9CF" w14:textId="77777777" w:rsidR="006D7F61" w:rsidRDefault="006D7F61" w:rsidP="006D7F61">
      <w:pPr>
        <w:pStyle w:val="NoSpacing"/>
      </w:pPr>
      <w:r>
        <w:t xml:space="preserve">     </w:t>
      </w:r>
    </w:p>
    <w:p w14:paraId="5B26344D" w14:textId="77777777" w:rsidR="006D7F61" w:rsidRDefault="006D7F61" w:rsidP="006D7F61">
      <w:pPr>
        <w:pStyle w:val="NoSpacing"/>
      </w:pPr>
      <w:r>
        <w:t xml:space="preserve">       { System.out.println("block1"); }</w:t>
      </w:r>
    </w:p>
    <w:p w14:paraId="01269F0B" w14:textId="57967500" w:rsidR="009F0928" w:rsidRDefault="006D7F61" w:rsidP="006D7F61">
      <w:pPr>
        <w:pStyle w:val="NoSpacing"/>
      </w:pPr>
      <w:r>
        <w:t xml:space="preserve">       { System.out.println("block2"); } }      </w:t>
      </w:r>
      <w:r w:rsidR="002530D2">
        <w:t>0/p in nsb , block1 , block2</w:t>
      </w:r>
      <w:r w:rsidR="007462F0">
        <w:t xml:space="preserve">   </w:t>
      </w:r>
    </w:p>
    <w:p w14:paraId="518620A9" w14:textId="77777777" w:rsidR="00A16155" w:rsidRDefault="00A16155" w:rsidP="006D7F61">
      <w:pPr>
        <w:pStyle w:val="NoSpacing"/>
      </w:pPr>
    </w:p>
    <w:p w14:paraId="4FBE19F2" w14:textId="297F0A6F" w:rsidR="00EE72CA" w:rsidRPr="00EE72CA" w:rsidRDefault="00EE72CA" w:rsidP="006D7F61">
      <w:pPr>
        <w:pStyle w:val="NoSpacing"/>
        <w:rPr>
          <w:b/>
          <w:bCs/>
          <w:color w:val="FF0000"/>
        </w:rPr>
      </w:pPr>
      <w:r w:rsidRPr="00EE72CA">
        <w:rPr>
          <w:b/>
          <w:bCs/>
          <w:color w:val="FF0000"/>
        </w:rPr>
        <w:t>AFTER CREATING OBJECT NON STATIC BLOCK WILL GET EXECUTED</w:t>
      </w:r>
    </w:p>
    <w:p w14:paraId="1B37C1AB" w14:textId="77777777" w:rsidR="00BA567C" w:rsidRDefault="00BA567C" w:rsidP="00BA567C">
      <w:pPr>
        <w:pStyle w:val="NoSpacing"/>
      </w:pPr>
      <w:r>
        <w:t>class nsss{</w:t>
      </w:r>
    </w:p>
    <w:p w14:paraId="450D8FB1" w14:textId="77777777" w:rsidR="00BA567C" w:rsidRDefault="00BA567C" w:rsidP="00BA567C">
      <w:pPr>
        <w:pStyle w:val="NoSpacing"/>
      </w:pPr>
      <w:r>
        <w:t xml:space="preserve">            static int i=10;</w:t>
      </w:r>
    </w:p>
    <w:p w14:paraId="344E5996" w14:textId="77777777" w:rsidR="00BA567C" w:rsidRDefault="00BA567C" w:rsidP="00BA567C">
      <w:pPr>
        <w:pStyle w:val="NoSpacing"/>
      </w:pPr>
      <w:r>
        <w:t xml:space="preserve">            String s="gava";</w:t>
      </w:r>
    </w:p>
    <w:p w14:paraId="3CCF92A1" w14:textId="77777777" w:rsidR="00BA567C" w:rsidRDefault="00BA567C" w:rsidP="00BA567C">
      <w:pPr>
        <w:pStyle w:val="NoSpacing"/>
      </w:pPr>
      <w:r>
        <w:t xml:space="preserve">     {    </w:t>
      </w:r>
    </w:p>
    <w:p w14:paraId="0238FABE" w14:textId="77777777" w:rsidR="00BA567C" w:rsidRDefault="00BA567C" w:rsidP="00BA567C">
      <w:pPr>
        <w:pStyle w:val="NoSpacing"/>
      </w:pPr>
      <w:r>
        <w:t xml:space="preserve">        System.out.println("blocks ns");   </w:t>
      </w:r>
    </w:p>
    <w:p w14:paraId="5EF7ECBD" w14:textId="77777777" w:rsidR="00BA567C" w:rsidRDefault="00BA567C" w:rsidP="00BA567C">
      <w:pPr>
        <w:pStyle w:val="NoSpacing"/>
      </w:pPr>
      <w:r>
        <w:t xml:space="preserve">        System.out.println(i);</w:t>
      </w:r>
    </w:p>
    <w:p w14:paraId="684204D3" w14:textId="77777777" w:rsidR="00BA567C" w:rsidRDefault="00BA567C" w:rsidP="00BA567C">
      <w:pPr>
        <w:pStyle w:val="NoSpacing"/>
      </w:pPr>
      <w:r>
        <w:t xml:space="preserve">        System.out.println(s);</w:t>
      </w:r>
    </w:p>
    <w:p w14:paraId="47BFEE4A" w14:textId="77777777" w:rsidR="00BA567C" w:rsidRDefault="00BA567C" w:rsidP="00BA567C">
      <w:pPr>
        <w:pStyle w:val="NoSpacing"/>
      </w:pPr>
      <w:r>
        <w:t xml:space="preserve">                                }</w:t>
      </w:r>
    </w:p>
    <w:p w14:paraId="29256C58" w14:textId="77777777" w:rsidR="00BA567C" w:rsidRDefault="00BA567C" w:rsidP="00BA567C">
      <w:pPr>
        <w:pStyle w:val="NoSpacing"/>
      </w:pPr>
      <w:r>
        <w:t xml:space="preserve">    public static void main(String [] args)</w:t>
      </w:r>
    </w:p>
    <w:p w14:paraId="1BBA2F2F" w14:textId="77777777" w:rsidR="00BA567C" w:rsidRDefault="00BA567C" w:rsidP="00BA567C">
      <w:pPr>
        <w:pStyle w:val="NoSpacing"/>
      </w:pPr>
      <w:r>
        <w:t xml:space="preserve">   {    System.out.println("main");</w:t>
      </w:r>
    </w:p>
    <w:p w14:paraId="08ED9B5B" w14:textId="580655A7" w:rsidR="00A16155" w:rsidRDefault="00BA567C" w:rsidP="00BA567C">
      <w:pPr>
        <w:pStyle w:val="NoSpacing"/>
      </w:pPr>
      <w:r>
        <w:t xml:space="preserve">        nsss ref=new nsss();     } }                    0/p main , block ns ,10 , gava</w:t>
      </w:r>
    </w:p>
    <w:p w14:paraId="0802F026" w14:textId="77777777" w:rsidR="00FC7FAA" w:rsidRDefault="00FC7FAA" w:rsidP="00BA567C">
      <w:pPr>
        <w:pStyle w:val="NoSpacing"/>
      </w:pPr>
    </w:p>
    <w:p w14:paraId="10056050" w14:textId="77777777" w:rsidR="0062236E" w:rsidRDefault="0062236E" w:rsidP="00BA567C">
      <w:pPr>
        <w:pStyle w:val="NoSpacing"/>
      </w:pPr>
    </w:p>
    <w:p w14:paraId="1CF2DCFA" w14:textId="162AF85B" w:rsidR="00BE6021" w:rsidRPr="00FC7FAA" w:rsidRDefault="00DC79DD" w:rsidP="00BA567C">
      <w:pPr>
        <w:pStyle w:val="NoSpacing"/>
        <w:rPr>
          <w:b/>
          <w:bCs/>
          <w:color w:val="FF0000"/>
        </w:rPr>
      </w:pPr>
      <w:r w:rsidRPr="00FC7FAA">
        <w:rPr>
          <w:b/>
          <w:bCs/>
          <w:color w:val="FF0000"/>
        </w:rPr>
        <w:t xml:space="preserve">CANNOT CALL SAMPLE CALL NSBA CAUSE NO MAIN METHOD </w:t>
      </w:r>
      <w:r w:rsidR="00FC7FAA" w:rsidRPr="00FC7FAA">
        <w:rPr>
          <w:b/>
          <w:bCs/>
          <w:color w:val="FF0000"/>
        </w:rPr>
        <w:t>IN SAMPLEA</w:t>
      </w:r>
    </w:p>
    <w:p w14:paraId="708DFE52" w14:textId="77777777" w:rsidR="00300EEE" w:rsidRDefault="00300EEE" w:rsidP="00300EEE">
      <w:pPr>
        <w:pStyle w:val="NoSpacing"/>
      </w:pPr>
      <w:r>
        <w:t>class samplea{</w:t>
      </w:r>
    </w:p>
    <w:p w14:paraId="12628FFF" w14:textId="77777777" w:rsidR="00300EEE" w:rsidRDefault="00300EEE" w:rsidP="00300EEE">
      <w:pPr>
        <w:pStyle w:val="NoSpacing"/>
      </w:pPr>
      <w:r>
        <w:t xml:space="preserve">               {  System.out.println("hello"); }</w:t>
      </w:r>
    </w:p>
    <w:p w14:paraId="6A3AD505" w14:textId="77777777" w:rsidR="00300EEE" w:rsidRDefault="00300EEE" w:rsidP="00300EEE">
      <w:pPr>
        <w:pStyle w:val="NoSpacing"/>
      </w:pPr>
      <w:r>
        <w:t xml:space="preserve">              }</w:t>
      </w:r>
    </w:p>
    <w:p w14:paraId="6E0B012C" w14:textId="77777777" w:rsidR="00300EEE" w:rsidRDefault="00300EEE" w:rsidP="00300EEE">
      <w:pPr>
        <w:pStyle w:val="NoSpacing"/>
      </w:pPr>
      <w:r>
        <w:t xml:space="preserve">  class nsba{</w:t>
      </w:r>
    </w:p>
    <w:p w14:paraId="3738E574" w14:textId="77777777" w:rsidR="00300EEE" w:rsidRDefault="00300EEE" w:rsidP="00300EEE">
      <w:pPr>
        <w:pStyle w:val="NoSpacing"/>
      </w:pPr>
      <w:r>
        <w:t xml:space="preserve">                {</w:t>
      </w:r>
    </w:p>
    <w:p w14:paraId="1CC75F58" w14:textId="77777777" w:rsidR="00300EEE" w:rsidRDefault="00300EEE" w:rsidP="00300EEE">
      <w:pPr>
        <w:pStyle w:val="NoSpacing"/>
      </w:pPr>
      <w:r>
        <w:t xml:space="preserve">                  System.out.println("in nsba"); }</w:t>
      </w:r>
    </w:p>
    <w:p w14:paraId="27A18265" w14:textId="77777777" w:rsidR="00300EEE" w:rsidRDefault="00300EEE" w:rsidP="00300EEE">
      <w:pPr>
        <w:pStyle w:val="NoSpacing"/>
      </w:pPr>
      <w:r>
        <w:t xml:space="preserve">    public static void main (String [] args) {</w:t>
      </w:r>
    </w:p>
    <w:p w14:paraId="7A1424D8" w14:textId="77777777" w:rsidR="00300EEE" w:rsidRDefault="00300EEE" w:rsidP="00300EEE">
      <w:pPr>
        <w:pStyle w:val="NoSpacing"/>
      </w:pPr>
      <w:r>
        <w:t xml:space="preserve">        System.out.println("main");</w:t>
      </w:r>
    </w:p>
    <w:p w14:paraId="71D66F99" w14:textId="77777777" w:rsidR="00300EEE" w:rsidRDefault="00300EEE" w:rsidP="00300EEE">
      <w:pPr>
        <w:pStyle w:val="NoSpacing"/>
      </w:pPr>
      <w:r>
        <w:t xml:space="preserve">         nsba ref=new nsba();</w:t>
      </w:r>
    </w:p>
    <w:p w14:paraId="4A84279C" w14:textId="4026522A" w:rsidR="00300EEE" w:rsidRDefault="00300EEE" w:rsidP="00300EEE">
      <w:pPr>
        <w:pStyle w:val="NoSpacing"/>
      </w:pPr>
      <w:r>
        <w:t xml:space="preserve">         samplea ref1=new samplea(); }      0/p main , </w:t>
      </w:r>
      <w:r w:rsidR="00BE6021">
        <w:t>in nsba , hello</w:t>
      </w:r>
    </w:p>
    <w:p w14:paraId="4A09C787" w14:textId="4AF05C38" w:rsidR="0062236E" w:rsidRDefault="00300EEE" w:rsidP="00300EEE">
      <w:pPr>
        <w:pStyle w:val="NoSpacing"/>
      </w:pPr>
      <w:r>
        <w:t xml:space="preserve">                                          }</w:t>
      </w:r>
    </w:p>
    <w:p w14:paraId="31373D59" w14:textId="75048E56" w:rsidR="00FC7FAA" w:rsidRPr="00B62A6E" w:rsidRDefault="00FC7FAA" w:rsidP="00300EEE">
      <w:pPr>
        <w:pStyle w:val="NoSpacing"/>
        <w:rPr>
          <w:b/>
          <w:bCs/>
          <w:color w:val="1F3864" w:themeColor="accent1" w:themeShade="80"/>
        </w:rPr>
      </w:pPr>
      <w:r w:rsidRPr="00B62A6E">
        <w:rPr>
          <w:b/>
          <w:bCs/>
          <w:color w:val="1F3864" w:themeColor="accent1" w:themeShade="80"/>
        </w:rPr>
        <w:t xml:space="preserve">REINTIALIZATI0N AND OBJECT </w:t>
      </w:r>
      <w:r w:rsidR="004A78B0" w:rsidRPr="00B62A6E">
        <w:rPr>
          <w:b/>
          <w:bCs/>
          <w:color w:val="1F3864" w:themeColor="accent1" w:themeShade="80"/>
        </w:rPr>
        <w:t>(LENGTH PROCESS)</w:t>
      </w:r>
    </w:p>
    <w:p w14:paraId="7978C967" w14:textId="47050BBA" w:rsidR="004A78B0" w:rsidRDefault="004A78B0" w:rsidP="00300EEE">
      <w:pPr>
        <w:pStyle w:val="NoSpacing"/>
        <w:rPr>
          <w:b/>
          <w:bCs/>
          <w:color w:val="FF0000"/>
        </w:rPr>
      </w:pPr>
      <w:r w:rsidRPr="00B62A6E">
        <w:rPr>
          <w:b/>
          <w:bCs/>
          <w:color w:val="FF0000"/>
        </w:rPr>
        <w:t xml:space="preserve">1 WRITE A JAVA PROGRAMME TO PRINT PEN DETAILS </w:t>
      </w:r>
      <w:r w:rsidR="00B62A6E" w:rsidRPr="00B62A6E">
        <w:rPr>
          <w:b/>
          <w:bCs/>
          <w:color w:val="FF0000"/>
        </w:rPr>
        <w:t>OF A STUDENT PRINT 3 DIFFERENT PEN INFORMATION</w:t>
      </w:r>
    </w:p>
    <w:p w14:paraId="11DB5B06" w14:textId="77777777" w:rsidR="00D975AD" w:rsidRPr="00D975AD" w:rsidRDefault="00D975AD" w:rsidP="00D975AD">
      <w:pPr>
        <w:pStyle w:val="NoSpacing"/>
      </w:pPr>
      <w:r w:rsidRPr="00D975AD">
        <w:t>class pen {</w:t>
      </w:r>
    </w:p>
    <w:p w14:paraId="273FA390" w14:textId="77777777" w:rsidR="00D975AD" w:rsidRPr="00D975AD" w:rsidRDefault="00D975AD" w:rsidP="00D975AD">
      <w:pPr>
        <w:pStyle w:val="NoSpacing"/>
      </w:pPr>
      <w:r w:rsidRPr="00D975AD">
        <w:t xml:space="preserve">             String bn="housher";</w:t>
      </w:r>
    </w:p>
    <w:p w14:paraId="4F728F7F" w14:textId="77777777" w:rsidR="00D975AD" w:rsidRPr="00D975AD" w:rsidRDefault="00D975AD" w:rsidP="00D975AD">
      <w:pPr>
        <w:pStyle w:val="NoSpacing"/>
      </w:pPr>
      <w:r w:rsidRPr="00D975AD">
        <w:t xml:space="preserve">             double price=10;</w:t>
      </w:r>
    </w:p>
    <w:p w14:paraId="78F7E036" w14:textId="77777777" w:rsidR="00D975AD" w:rsidRPr="00D975AD" w:rsidRDefault="00D975AD" w:rsidP="00D975AD">
      <w:pPr>
        <w:pStyle w:val="NoSpacing"/>
      </w:pPr>
      <w:r w:rsidRPr="00D975AD">
        <w:t xml:space="preserve">             String color="green";</w:t>
      </w:r>
    </w:p>
    <w:p w14:paraId="58617918" w14:textId="77777777" w:rsidR="00D975AD" w:rsidRPr="00D975AD" w:rsidRDefault="00D975AD" w:rsidP="00D975AD">
      <w:pPr>
        <w:pStyle w:val="NoSpacing"/>
      </w:pPr>
      <w:r w:rsidRPr="00D975AD">
        <w:t xml:space="preserve">         static String type="gel pen";</w:t>
      </w:r>
    </w:p>
    <w:p w14:paraId="2E6F62C4" w14:textId="77777777" w:rsidR="00D975AD" w:rsidRPr="00D975AD" w:rsidRDefault="00D975AD" w:rsidP="00D975AD">
      <w:pPr>
        <w:pStyle w:val="NoSpacing"/>
      </w:pPr>
    </w:p>
    <w:p w14:paraId="022CB2E7" w14:textId="77777777" w:rsidR="00D975AD" w:rsidRPr="00D975AD" w:rsidRDefault="00D975AD" w:rsidP="00D975AD">
      <w:pPr>
        <w:pStyle w:val="NoSpacing"/>
      </w:pPr>
      <w:r w:rsidRPr="00D975AD">
        <w:t xml:space="preserve">       public static void main (String [] args) {</w:t>
      </w:r>
    </w:p>
    <w:p w14:paraId="07D7F627" w14:textId="77777777" w:rsidR="00D975AD" w:rsidRPr="00D975AD" w:rsidRDefault="00D975AD" w:rsidP="00D975AD">
      <w:pPr>
        <w:pStyle w:val="NoSpacing"/>
      </w:pPr>
      <w:r w:rsidRPr="00D975AD">
        <w:t xml:space="preserve">         System.out.println("1st pen");</w:t>
      </w:r>
    </w:p>
    <w:p w14:paraId="030AEC6C" w14:textId="77777777" w:rsidR="00D975AD" w:rsidRPr="00D975AD" w:rsidRDefault="00D975AD" w:rsidP="00D975AD">
      <w:pPr>
        <w:pStyle w:val="NoSpacing"/>
      </w:pPr>
      <w:r w:rsidRPr="00D975AD">
        <w:t xml:space="preserve">         pen p1=new pen();    </w:t>
      </w:r>
    </w:p>
    <w:p w14:paraId="551CA2D2" w14:textId="77777777" w:rsidR="00D975AD" w:rsidRPr="00D975AD" w:rsidRDefault="00D975AD" w:rsidP="00D975AD">
      <w:pPr>
        <w:pStyle w:val="NoSpacing"/>
      </w:pPr>
      <w:r w:rsidRPr="00D975AD">
        <w:t xml:space="preserve">           System.out.println("pen name :"+p1.bn+"/npen price:"+p1.price+"/npen color:"+p1.color+"/npen type:" +type);  </w:t>
      </w:r>
    </w:p>
    <w:p w14:paraId="469F3AB2" w14:textId="77777777" w:rsidR="00D975AD" w:rsidRPr="00D975AD" w:rsidRDefault="00D975AD" w:rsidP="00D975AD">
      <w:pPr>
        <w:pStyle w:val="NoSpacing"/>
      </w:pPr>
    </w:p>
    <w:p w14:paraId="659B9188" w14:textId="77777777" w:rsidR="00D975AD" w:rsidRPr="00D975AD" w:rsidRDefault="00D975AD" w:rsidP="00D975AD">
      <w:pPr>
        <w:pStyle w:val="NoSpacing"/>
      </w:pPr>
      <w:r w:rsidRPr="00D975AD">
        <w:t xml:space="preserve">         System .out.println("2nd pen details");</w:t>
      </w:r>
    </w:p>
    <w:p w14:paraId="1C2B0A91" w14:textId="77777777" w:rsidR="00D975AD" w:rsidRPr="00D975AD" w:rsidRDefault="00D975AD" w:rsidP="00D975AD">
      <w:pPr>
        <w:pStyle w:val="NoSpacing"/>
      </w:pPr>
      <w:r w:rsidRPr="00D975AD">
        <w:t xml:space="preserve">     pen p2=new pen();</w:t>
      </w:r>
    </w:p>
    <w:p w14:paraId="3A410F54" w14:textId="77777777" w:rsidR="00D975AD" w:rsidRPr="00D975AD" w:rsidRDefault="00D975AD" w:rsidP="00D975AD">
      <w:pPr>
        <w:pStyle w:val="NoSpacing"/>
      </w:pPr>
      <w:r w:rsidRPr="00D975AD">
        <w:t xml:space="preserve">      p2.bn="camelin";</w:t>
      </w:r>
    </w:p>
    <w:p w14:paraId="6CF5DB43" w14:textId="77777777" w:rsidR="00D975AD" w:rsidRPr="00D975AD" w:rsidRDefault="00D975AD" w:rsidP="00D975AD">
      <w:pPr>
        <w:pStyle w:val="NoSpacing"/>
      </w:pPr>
      <w:r w:rsidRPr="00D975AD">
        <w:t xml:space="preserve">      p2.price =20;</w:t>
      </w:r>
    </w:p>
    <w:p w14:paraId="2EE979B3" w14:textId="77777777" w:rsidR="00D975AD" w:rsidRPr="00D975AD" w:rsidRDefault="00D975AD" w:rsidP="00D975AD">
      <w:pPr>
        <w:pStyle w:val="NoSpacing"/>
      </w:pPr>
      <w:r w:rsidRPr="00D975AD">
        <w:t xml:space="preserve">      p2.color="blue";</w:t>
      </w:r>
    </w:p>
    <w:p w14:paraId="4DEE9248" w14:textId="77777777" w:rsidR="00D975AD" w:rsidRPr="00D975AD" w:rsidRDefault="00D975AD" w:rsidP="00D975AD">
      <w:pPr>
        <w:pStyle w:val="NoSpacing"/>
      </w:pPr>
      <w:r w:rsidRPr="00D975AD">
        <w:t xml:space="preserve">   System.out.println("pen name :"+p2.bn+"/npen price:"+p2.price+"/npen color:"+p2.color+"/npen type:" +type);  </w:t>
      </w:r>
    </w:p>
    <w:p w14:paraId="546EAE38" w14:textId="77777777" w:rsidR="00D975AD" w:rsidRPr="00D975AD" w:rsidRDefault="00D975AD" w:rsidP="00D975AD">
      <w:pPr>
        <w:pStyle w:val="NoSpacing"/>
      </w:pPr>
    </w:p>
    <w:p w14:paraId="351E80EC" w14:textId="77777777" w:rsidR="00D975AD" w:rsidRPr="00D975AD" w:rsidRDefault="00D975AD" w:rsidP="00D975AD">
      <w:pPr>
        <w:pStyle w:val="NoSpacing"/>
      </w:pPr>
      <w:r w:rsidRPr="00D975AD">
        <w:t xml:space="preserve">      System.out.println("3rd pen details");</w:t>
      </w:r>
    </w:p>
    <w:p w14:paraId="6E44AAC2" w14:textId="77777777" w:rsidR="00D975AD" w:rsidRPr="00D975AD" w:rsidRDefault="00D975AD" w:rsidP="00D975AD">
      <w:pPr>
        <w:pStyle w:val="NoSpacing"/>
      </w:pPr>
      <w:r w:rsidRPr="00D975AD">
        <w:t xml:space="preserve">        pen p3=new pen();</w:t>
      </w:r>
    </w:p>
    <w:p w14:paraId="5B57CA30" w14:textId="77777777" w:rsidR="00D975AD" w:rsidRPr="00D975AD" w:rsidRDefault="00D975AD" w:rsidP="00D975AD">
      <w:pPr>
        <w:pStyle w:val="NoSpacing"/>
      </w:pPr>
      <w:r w:rsidRPr="00D975AD">
        <w:t xml:space="preserve">        p3.bn="green";</w:t>
      </w:r>
    </w:p>
    <w:p w14:paraId="51F47B10" w14:textId="77777777" w:rsidR="00D975AD" w:rsidRPr="00D975AD" w:rsidRDefault="00D975AD" w:rsidP="00D975AD">
      <w:pPr>
        <w:pStyle w:val="NoSpacing"/>
      </w:pPr>
      <w:r w:rsidRPr="00D975AD">
        <w:t xml:space="preserve">        p3.price=45;</w:t>
      </w:r>
    </w:p>
    <w:p w14:paraId="2B21F6AC" w14:textId="77777777" w:rsidR="00D975AD" w:rsidRPr="00D975AD" w:rsidRDefault="00D975AD" w:rsidP="00D975AD">
      <w:pPr>
        <w:pStyle w:val="NoSpacing"/>
      </w:pPr>
      <w:r w:rsidRPr="00D975AD">
        <w:t xml:space="preserve">        p3.color="red";   </w:t>
      </w:r>
    </w:p>
    <w:p w14:paraId="5100E080" w14:textId="77777777" w:rsidR="00D975AD" w:rsidRPr="00D975AD" w:rsidRDefault="00D975AD" w:rsidP="00D975AD">
      <w:pPr>
        <w:pStyle w:val="NoSpacing"/>
      </w:pPr>
      <w:r w:rsidRPr="00D975AD">
        <w:t xml:space="preserve">System.out.println("pen name :"+p3.bn+"/npen price:"+p3.price+"/npen color:"+p3.color+"/npen type:" +type);   </w:t>
      </w:r>
    </w:p>
    <w:p w14:paraId="29B17B4C" w14:textId="77777777" w:rsidR="00D975AD" w:rsidRDefault="00D975AD" w:rsidP="00D975AD">
      <w:pPr>
        <w:pStyle w:val="NoSpacing"/>
      </w:pPr>
      <w:r w:rsidRPr="00D975AD">
        <w:t xml:space="preserve">                  }     }</w:t>
      </w:r>
    </w:p>
    <w:p w14:paraId="2DE50C8D" w14:textId="4F30AD6F" w:rsidR="00D975AD" w:rsidRDefault="00D975AD" w:rsidP="008D55F6">
      <w:pPr>
        <w:pStyle w:val="NoSpacing"/>
        <w:numPr>
          <w:ilvl w:val="0"/>
          <w:numId w:val="116"/>
        </w:numPr>
      </w:pPr>
      <w:r>
        <w:t xml:space="preserve"> </w:t>
      </w:r>
    </w:p>
    <w:p w14:paraId="32BBC6ED" w14:textId="58F32D7C" w:rsidR="005C23F6" w:rsidRDefault="00A247E0" w:rsidP="008D55F6">
      <w:pPr>
        <w:pStyle w:val="NoSpacing"/>
        <w:numPr>
          <w:ilvl w:val="0"/>
          <w:numId w:val="116"/>
        </w:numPr>
      </w:pPr>
      <w:r>
        <w:t>IN THE ABOVE PROGRAMME EVERY STUDENT PEN INFORMATION IS CHANGING IF IT IS CHANGING WE HAVE TO CREATE OBJECT AND PERFORM REINITIALIZATION.</w:t>
      </w:r>
    </w:p>
    <w:p w14:paraId="2B73E39A" w14:textId="160AB9C3" w:rsidR="005C23F6" w:rsidRPr="00D975AD" w:rsidRDefault="005C23F6" w:rsidP="008D55F6">
      <w:pPr>
        <w:pStyle w:val="NoSpacing"/>
        <w:numPr>
          <w:ilvl w:val="0"/>
          <w:numId w:val="116"/>
        </w:numPr>
      </w:pPr>
      <w:r>
        <w:t xml:space="preserve">WHEN WE DO REINITIALIZATION THE CODE BECOME </w:t>
      </w:r>
      <w:r w:rsidR="006A3CDE">
        <w:t>LENGTHY TO AVOID THIS WE SHOULD USE A CONCEPT CALLED AS “</w:t>
      </w:r>
      <w:r w:rsidR="006A3CDE" w:rsidRPr="006A3CDE">
        <w:rPr>
          <w:b/>
          <w:bCs/>
        </w:rPr>
        <w:t>CONSTRUCTER</w:t>
      </w:r>
      <w:r w:rsidR="006A3CDE">
        <w:t>”.</w:t>
      </w:r>
    </w:p>
    <w:p w14:paraId="17DC2212" w14:textId="77777777" w:rsidR="00F70D76" w:rsidRDefault="00F70D76" w:rsidP="00F70D76">
      <w:pPr>
        <w:pStyle w:val="NoSpacing"/>
        <w:ind w:left="720"/>
      </w:pPr>
    </w:p>
    <w:p w14:paraId="7250729D" w14:textId="4F425480" w:rsidR="00F70D76" w:rsidRDefault="00F70D76" w:rsidP="00F70D76">
      <w:pPr>
        <w:pStyle w:val="NoSpacing"/>
        <w:rPr>
          <w:b/>
          <w:bCs/>
        </w:rPr>
      </w:pPr>
      <w:r w:rsidRPr="00F70D76">
        <w:rPr>
          <w:b/>
          <w:bCs/>
        </w:rPr>
        <w:t>BLOCKS=</w:t>
      </w:r>
    </w:p>
    <w:p w14:paraId="59DC528D" w14:textId="4BF728CF" w:rsidR="00F70D76" w:rsidRDefault="00F70D76" w:rsidP="007C1D85">
      <w:pPr>
        <w:pStyle w:val="NoSpacing"/>
      </w:pPr>
      <w:r>
        <w:t xml:space="preserve">         Class block{</w:t>
      </w:r>
    </w:p>
    <w:p w14:paraId="761894FD" w14:textId="50A6E55A" w:rsidR="00F70D76" w:rsidRDefault="00F70D76" w:rsidP="007C1D85">
      <w:pPr>
        <w:pStyle w:val="NoSpacing"/>
      </w:pPr>
      <w:r>
        <w:t xml:space="preserve">                           Static {</w:t>
      </w:r>
    </w:p>
    <w:p w14:paraId="444BE504" w14:textId="0AFC67BF" w:rsidR="00F70D76" w:rsidRDefault="00F70D76" w:rsidP="007C1D85">
      <w:pPr>
        <w:pStyle w:val="NoSpacing"/>
      </w:pPr>
      <w:r>
        <w:t xml:space="preserve">                           System.out.println(</w:t>
      </w:r>
      <w:r w:rsidR="007C1D85">
        <w:t>“1”);</w:t>
      </w:r>
    </w:p>
    <w:p w14:paraId="6EF5FD8A" w14:textId="6AE5A2F9" w:rsidR="007C1D85" w:rsidRDefault="007C1D85" w:rsidP="007C1D85">
      <w:pPr>
        <w:pStyle w:val="NoSpacing"/>
      </w:pPr>
      <w:r>
        <w:t xml:space="preserve">                           Static {</w:t>
      </w:r>
    </w:p>
    <w:p w14:paraId="4539D4EC" w14:textId="4CBC24DF" w:rsidR="007C1D85" w:rsidRDefault="007C1D85" w:rsidP="007C1D85">
      <w:pPr>
        <w:pStyle w:val="NoSpacing"/>
      </w:pPr>
      <w:r>
        <w:t xml:space="preserve">                           System.out.println(“2”);</w:t>
      </w:r>
    </w:p>
    <w:p w14:paraId="5DECF782" w14:textId="66CA9EA9" w:rsidR="007C1D85" w:rsidRDefault="007C1D85" w:rsidP="007C1D85">
      <w:pPr>
        <w:pStyle w:val="NoSpacing"/>
      </w:pPr>
      <w:r>
        <w:t xml:space="preserve">                          Static {</w:t>
      </w:r>
    </w:p>
    <w:p w14:paraId="53ED6D79" w14:textId="44B8BAEE" w:rsidR="007C1D85" w:rsidRDefault="007C1D85" w:rsidP="007C1D85">
      <w:pPr>
        <w:pStyle w:val="NoSpacing"/>
      </w:pPr>
      <w:r>
        <w:t xml:space="preserve">                           System.out.println(“3”);   }</w:t>
      </w:r>
      <w:r>
        <w:br/>
        <w:t xml:space="preserve">                                          }</w:t>
      </w:r>
    </w:p>
    <w:p w14:paraId="7B12F678" w14:textId="44638D73" w:rsidR="000B22A9" w:rsidRDefault="000B22A9" w:rsidP="00F63963">
      <w:pPr>
        <w:pStyle w:val="ListParagraph"/>
        <w:numPr>
          <w:ilvl w:val="0"/>
          <w:numId w:val="144"/>
        </w:numPr>
      </w:pPr>
      <w:r>
        <w:t>IN VERSION 1.6 IT WAS EXECUTIING.</w:t>
      </w:r>
    </w:p>
    <w:p w14:paraId="5252DF79" w14:textId="2A83A7C2" w:rsidR="000B22A9" w:rsidRDefault="00594D82" w:rsidP="00F63963">
      <w:pPr>
        <w:pStyle w:val="ListParagraph"/>
        <w:numPr>
          <w:ilvl w:val="0"/>
          <w:numId w:val="144"/>
        </w:numPr>
      </w:pPr>
      <w:r>
        <w:t xml:space="preserve">THE ABOVE PROGRAME CAN BE PROCEED WITH COMPILATION BUT WE CANNOT PROCEED WITH </w:t>
      </w:r>
      <w:r w:rsidR="001A5E98">
        <w:t>EXECUTION.</w:t>
      </w:r>
    </w:p>
    <w:p w14:paraId="5C7E0D32" w14:textId="6F334027" w:rsidR="001A5E98" w:rsidRDefault="001A5E98" w:rsidP="00F63963">
      <w:pPr>
        <w:pStyle w:val="ListParagraph"/>
        <w:numPr>
          <w:ilvl w:val="0"/>
          <w:numId w:val="144"/>
        </w:numPr>
      </w:pPr>
      <w:r>
        <w:t xml:space="preserve">TILL OLDER VERSION OF 1.6 JDK WITHOUT A MAIN METHOD </w:t>
      </w:r>
      <w:r w:rsidR="009F5230">
        <w:t xml:space="preserve">WE WERE ABLE TO EXECUTE THE STATIC BLOCK THEN </w:t>
      </w:r>
      <w:r w:rsidR="00411CB1">
        <w:t>AFTER THEY HAVE MADE MAIN METHOD AS MANDETORY.</w:t>
      </w:r>
    </w:p>
    <w:p w14:paraId="1E703514" w14:textId="1C0E56E2" w:rsidR="00411CB1" w:rsidRDefault="00411CB1" w:rsidP="00F63963">
      <w:pPr>
        <w:pStyle w:val="ListParagraph"/>
        <w:numPr>
          <w:ilvl w:val="0"/>
          <w:numId w:val="144"/>
        </w:numPr>
      </w:pPr>
      <w:r>
        <w:t xml:space="preserve">TO PERFORM STATIC BLOCK </w:t>
      </w:r>
      <w:r w:rsidR="009A09C6">
        <w:t>EXECUTION.</w:t>
      </w:r>
    </w:p>
    <w:p w14:paraId="2F5E03E2" w14:textId="7D6A098C" w:rsidR="009A09C6" w:rsidRDefault="009A09C6" w:rsidP="009A09C6">
      <w:pPr>
        <w:rPr>
          <w:b/>
          <w:bCs/>
          <w:color w:val="C00000"/>
          <w:sz w:val="24"/>
          <w:szCs w:val="24"/>
        </w:rPr>
      </w:pPr>
      <w:r w:rsidRPr="009A09C6">
        <w:rPr>
          <w:b/>
          <w:bCs/>
          <w:color w:val="C00000"/>
          <w:sz w:val="24"/>
          <w:szCs w:val="24"/>
        </w:rPr>
        <w:t>EXAMPLE FOR NESTED BLOCKS=</w:t>
      </w:r>
    </w:p>
    <w:p w14:paraId="63824A72" w14:textId="0E9A61D7" w:rsidR="009A09C6" w:rsidRDefault="00166CF7" w:rsidP="00394F32">
      <w:pPr>
        <w:pStyle w:val="NoSpacing"/>
      </w:pPr>
      <w:r>
        <w:t>Class block {</w:t>
      </w:r>
    </w:p>
    <w:p w14:paraId="753AED06" w14:textId="43D97E5E" w:rsidR="00166CF7" w:rsidRPr="00394F32" w:rsidRDefault="00394F32" w:rsidP="00394F32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84" behindDoc="1" locked="0" layoutInCell="1" allowOverlap="1" wp14:anchorId="3B58B4B3" wp14:editId="3DE01273">
                <wp:simplePos x="0" y="0"/>
                <wp:positionH relativeFrom="column">
                  <wp:posOffset>876300</wp:posOffset>
                </wp:positionH>
                <wp:positionV relativeFrom="paragraph">
                  <wp:posOffset>170815</wp:posOffset>
                </wp:positionV>
                <wp:extent cx="1965960" cy="640080"/>
                <wp:effectExtent l="0" t="0" r="15240" b="26670"/>
                <wp:wrapNone/>
                <wp:docPr id="428320837" name="Rectangle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5960" cy="6400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D2A80E" id="Rectangle 98" o:spid="_x0000_s1026" style="position:absolute;margin-left:69pt;margin-top:13.45pt;width:154.8pt;height:50.4pt;z-index:-25150350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" fillcolor="white [3201]" strokecolor="#70ad47 [3209]" strokeweight="1pt"/>
            </w:pict>
          </mc:Fallback>
        </mc:AlternateContent>
      </w:r>
      <w:r w:rsidR="00166CF7" w:rsidRPr="00394F32">
        <w:t xml:space="preserve">                        Static {</w:t>
      </w:r>
    </w:p>
    <w:p w14:paraId="4E3E0414" w14:textId="69F563E9" w:rsidR="00166CF7" w:rsidRPr="00394F32" w:rsidRDefault="00394F32" w:rsidP="00394F32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86" behindDoc="0" locked="0" layoutInCell="1" allowOverlap="1" wp14:anchorId="0606CE4B" wp14:editId="4D58C2A1">
                <wp:simplePos x="0" y="0"/>
                <wp:positionH relativeFrom="column">
                  <wp:posOffset>3916680</wp:posOffset>
                </wp:positionH>
                <wp:positionV relativeFrom="paragraph">
                  <wp:posOffset>83820</wp:posOffset>
                </wp:positionV>
                <wp:extent cx="1051560" cy="449580"/>
                <wp:effectExtent l="0" t="0" r="15240" b="26670"/>
                <wp:wrapNone/>
                <wp:docPr id="1043352493" name="Text Box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1560" cy="449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CE67EB" w14:textId="332223C1" w:rsidR="00394F32" w:rsidRPr="00FD2765" w:rsidRDefault="00FD276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Static nested block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606CE4B" id="_x0000_t202" coordsize="21600,21600" o:spt="202" path="m,l,21600r21600,l21600,xe">
                <v:stroke joinstyle="miter"/>
                <v:path gradientshapeok="t" o:connecttype="rect"/>
              </v:shapetype>
              <v:shape id="Text Box 100" o:spid="_x0000_s1028" type="#_x0000_t202" style="position:absolute;margin-left:308.4pt;margin-top:6.6pt;width:82.8pt;height:35.4pt;z-index:25165828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" fillcolor="white [3201]" strokeweight=".5pt">
                <v:textbox>
                  <w:txbxContent>
                    <w:p w14:paraId="49CE67EB" w14:textId="332223C1" w:rsidR="00394F32" w:rsidRPr="00FD2765" w:rsidRDefault="00FD276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Static nested block</w:t>
                      </w:r>
                    </w:p>
                  </w:txbxContent>
                </v:textbox>
              </v:shape>
            </w:pict>
          </mc:Fallback>
        </mc:AlternateContent>
      </w:r>
      <w:r w:rsidR="00166CF7" w:rsidRPr="00394F32">
        <w:t xml:space="preserve">                            System.out.println(</w:t>
      </w:r>
      <w:r w:rsidR="00E73CEE" w:rsidRPr="00394F32">
        <w:t>“inner sb”);</w:t>
      </w:r>
    </w:p>
    <w:p w14:paraId="1860BACB" w14:textId="76F9AC56" w:rsidR="00E73CEE" w:rsidRPr="00394F32" w:rsidRDefault="00394F32" w:rsidP="00394F32">
      <w:pPr>
        <w:pStyle w:val="NoSpacing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406" behindDoc="0" locked="0" layoutInCell="1" allowOverlap="1" wp14:anchorId="63555687" wp14:editId="12DFCA90">
                <wp:simplePos x="0" y="0"/>
                <wp:positionH relativeFrom="column">
                  <wp:posOffset>4252140</wp:posOffset>
                </wp:positionH>
                <wp:positionV relativeFrom="paragraph">
                  <wp:posOffset>233560</wp:posOffset>
                </wp:positionV>
                <wp:extent cx="360" cy="360"/>
                <wp:effectExtent l="38100" t="38100" r="38100" b="38100"/>
                <wp:wrapNone/>
                <wp:docPr id="706518429" name="Ink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6D587D" id="Ink 104" o:spid="_x0000_s1026" type="#_x0000_t75" style="position:absolute;margin-left:334.45pt;margin-top:18.05pt;width:.75pt;height:.75pt;z-index:2516584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">
                <v:imagedata r:id="rId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407" behindDoc="0" locked="0" layoutInCell="1" allowOverlap="1" wp14:anchorId="1DDC4D4C" wp14:editId="248F20F5">
                <wp:simplePos x="0" y="0"/>
                <wp:positionH relativeFrom="column">
                  <wp:posOffset>2872620</wp:posOffset>
                </wp:positionH>
                <wp:positionV relativeFrom="paragraph">
                  <wp:posOffset>149680</wp:posOffset>
                </wp:positionV>
                <wp:extent cx="1076760" cy="77040"/>
                <wp:effectExtent l="38100" t="38100" r="47625" b="37465"/>
                <wp:wrapNone/>
                <wp:docPr id="302937153" name="Ink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1076760" cy="7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E15EBE" id="Ink 102" o:spid="_x0000_s1026" type="#_x0000_t75" style="position:absolute;margin-left:225.85pt;margin-top:11.45pt;width:85.5pt;height:6.75pt;z-index:25165840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">
                <v:imagedata r:id="rId89" o:title=""/>
              </v:shape>
            </w:pict>
          </mc:Fallback>
        </mc:AlternateContent>
      </w:r>
      <w:r w:rsidR="00E73CEE" w:rsidRPr="00394F32">
        <w:t xml:space="preserve">                             }</w:t>
      </w:r>
      <w:r w:rsidR="00E73CEE" w:rsidRPr="00394F32">
        <w:br/>
        <w:t xml:space="preserve">                                System.out.println(“outer sb”);</w:t>
      </w:r>
    </w:p>
    <w:p w14:paraId="572ED486" w14:textId="1F9328C2" w:rsidR="00E73CEE" w:rsidRPr="00394F32" w:rsidRDefault="00E73CEE" w:rsidP="00394F32">
      <w:pPr>
        <w:pStyle w:val="NoSpacing"/>
      </w:pPr>
      <w:r w:rsidRPr="00394F32">
        <w:t xml:space="preserve">                              }</w:t>
      </w:r>
    </w:p>
    <w:p w14:paraId="74D66DFD" w14:textId="24C4CF4C" w:rsidR="00E73CEE" w:rsidRPr="00394F32" w:rsidRDefault="00394F32" w:rsidP="00394F32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87" behindDoc="0" locked="0" layoutInCell="1" allowOverlap="1" wp14:anchorId="2D5165E3" wp14:editId="037BF5E3">
                <wp:simplePos x="0" y="0"/>
                <wp:positionH relativeFrom="column">
                  <wp:posOffset>3893820</wp:posOffset>
                </wp:positionH>
                <wp:positionV relativeFrom="paragraph">
                  <wp:posOffset>171450</wp:posOffset>
                </wp:positionV>
                <wp:extent cx="1455420" cy="701040"/>
                <wp:effectExtent l="0" t="0" r="11430" b="22860"/>
                <wp:wrapNone/>
                <wp:docPr id="2043323094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5420" cy="701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5F1942" w14:textId="29A1CCCD" w:rsidR="00394F32" w:rsidRPr="00FD2765" w:rsidRDefault="00FD276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Non static nested block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5165E3" id="Text Box 101" o:spid="_x0000_s1029" type="#_x0000_t202" style="position:absolute;margin-left:306.6pt;margin-top:13.5pt;width:114.6pt;height:55.2pt;z-index:25165828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" fillcolor="white [3201]" strokeweight=".5pt">
                <v:textbox>
                  <w:txbxContent>
                    <w:p w14:paraId="1A5F1942" w14:textId="29A1CCCD" w:rsidR="00394F32" w:rsidRPr="00FD2765" w:rsidRDefault="00FD276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Non static nested block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85" behindDoc="1" locked="0" layoutInCell="1" allowOverlap="1" wp14:anchorId="2106D9BD" wp14:editId="4D8E48C5">
                <wp:simplePos x="0" y="0"/>
                <wp:positionH relativeFrom="column">
                  <wp:posOffset>373380</wp:posOffset>
                </wp:positionH>
                <wp:positionV relativeFrom="paragraph">
                  <wp:posOffset>49530</wp:posOffset>
                </wp:positionV>
                <wp:extent cx="2773680" cy="792480"/>
                <wp:effectExtent l="0" t="0" r="26670" b="26670"/>
                <wp:wrapNone/>
                <wp:docPr id="1493672231" name="Rectangle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3680" cy="7924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0E5583" id="Rectangle 99" o:spid="_x0000_s1026" style="position:absolute;margin-left:29.4pt;margin-top:3.9pt;width:218.4pt;height:62.4pt;z-index:-25150248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" fillcolor="white [3201]" strokecolor="#c45911 [2405]" strokeweight="1pt"/>
            </w:pict>
          </mc:Fallback>
        </mc:AlternateContent>
      </w:r>
      <w:r w:rsidR="00E73CEE" w:rsidRPr="00394F32">
        <w:t xml:space="preserve"> </w:t>
      </w:r>
      <w:r w:rsidR="00EF315C" w:rsidRPr="00394F32">
        <w:t xml:space="preserve">             {</w:t>
      </w:r>
    </w:p>
    <w:p w14:paraId="43FD14D0" w14:textId="67CCDEB9" w:rsidR="00EF315C" w:rsidRPr="00394F32" w:rsidRDefault="00EF315C" w:rsidP="00394F32">
      <w:pPr>
        <w:pStyle w:val="NoSpacing"/>
      </w:pPr>
      <w:r w:rsidRPr="00394F32">
        <w:t xml:space="preserve">                             {   System.out.println(“inner sb”);</w:t>
      </w:r>
    </w:p>
    <w:p w14:paraId="62B15842" w14:textId="7FAC1BAD" w:rsidR="00EF315C" w:rsidRPr="00394F32" w:rsidRDefault="00EF315C" w:rsidP="00394F32">
      <w:pPr>
        <w:pStyle w:val="NoSpacing"/>
      </w:pPr>
      <w:r w:rsidRPr="00394F32">
        <w:t xml:space="preserve">                                            }</w:t>
      </w:r>
    </w:p>
    <w:p w14:paraId="28B8F5C8" w14:textId="6571872F" w:rsidR="00C8411A" w:rsidRPr="00394F32" w:rsidRDefault="00394F32" w:rsidP="00394F32">
      <w:pPr>
        <w:pStyle w:val="NoSpacing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408" behindDoc="0" locked="0" layoutInCell="1" allowOverlap="1" wp14:anchorId="4F5BFAB4" wp14:editId="21F01845">
                <wp:simplePos x="0" y="0"/>
                <wp:positionH relativeFrom="column">
                  <wp:posOffset>3131820</wp:posOffset>
                </wp:positionH>
                <wp:positionV relativeFrom="paragraph">
                  <wp:posOffset>86095</wp:posOffset>
                </wp:positionV>
                <wp:extent cx="738360" cy="19440"/>
                <wp:effectExtent l="38100" t="38100" r="43180" b="38100"/>
                <wp:wrapNone/>
                <wp:docPr id="129003376" name="Ink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73836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EDB9A0" id="Ink 103" o:spid="_x0000_s1026" type="#_x0000_t75" style="position:absolute;margin-left:246.25pt;margin-top:6.45pt;width:58.85pt;height:2.25pt;z-index:251658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">
                <v:imagedata r:id="rId91" o:title=""/>
              </v:shape>
            </w:pict>
          </mc:Fallback>
        </mc:AlternateContent>
      </w:r>
      <w:r w:rsidR="00EF315C" w:rsidRPr="00394F32">
        <w:t xml:space="preserve">                                         </w:t>
      </w:r>
      <w:r w:rsidR="00C8411A" w:rsidRPr="00394F32">
        <w:t xml:space="preserve">System.out.println(“outer sb”);’ </w:t>
      </w:r>
    </w:p>
    <w:p w14:paraId="7DDA0BD8" w14:textId="2C5EF881" w:rsidR="00C8411A" w:rsidRPr="00394F32" w:rsidRDefault="00C8411A" w:rsidP="00394F32">
      <w:pPr>
        <w:pStyle w:val="NoSpacing"/>
      </w:pPr>
      <w:r w:rsidRPr="00394F32">
        <w:t xml:space="preserve">                                      }</w:t>
      </w:r>
    </w:p>
    <w:p w14:paraId="36EDE93B" w14:textId="2EB29D73" w:rsidR="00C8411A" w:rsidRPr="00394F32" w:rsidRDefault="00C8411A" w:rsidP="00394F32">
      <w:r w:rsidRPr="00394F32">
        <w:t xml:space="preserve">               Public static void main(String []args)</w:t>
      </w:r>
      <w:r w:rsidRPr="00394F32">
        <w:br/>
        <w:t xml:space="preserve">      {                </w:t>
      </w:r>
      <w:r w:rsidR="00504DAC" w:rsidRPr="00394F32">
        <w:t>block ref=new block();</w:t>
      </w:r>
    </w:p>
    <w:p w14:paraId="1359F2FC" w14:textId="5894225D" w:rsidR="00504DAC" w:rsidRPr="00394F32" w:rsidRDefault="00504DAC" w:rsidP="00394F32">
      <w:pPr>
        <w:pStyle w:val="NoSpacing"/>
      </w:pPr>
      <w:r w:rsidRPr="00394F32">
        <w:t xml:space="preserve">                      System.out.println(“in main”);</w:t>
      </w:r>
    </w:p>
    <w:p w14:paraId="1DA56757" w14:textId="1DED760B" w:rsidR="00394F32" w:rsidRDefault="00394F32" w:rsidP="00394F32">
      <w:pPr>
        <w:pStyle w:val="NoSpacing"/>
      </w:pPr>
      <w:r w:rsidRPr="00394F32">
        <w:t xml:space="preserve">                        }              }</w:t>
      </w:r>
    </w:p>
    <w:p w14:paraId="737B89D4" w14:textId="59B7DEF6" w:rsidR="00231856" w:rsidRDefault="00231856" w:rsidP="00F63963">
      <w:pPr>
        <w:pStyle w:val="NoSpacing"/>
        <w:numPr>
          <w:ilvl w:val="0"/>
          <w:numId w:val="145"/>
        </w:numPr>
      </w:pPr>
      <w:r>
        <w:t xml:space="preserve">JVM LOADS THE REQUIRED CLASS INTO THE </w:t>
      </w:r>
      <w:r w:rsidR="005D7054">
        <w:t>MEMORY WITH THE HELP OF CLASS LOADER.</w:t>
      </w:r>
    </w:p>
    <w:p w14:paraId="2F2CF074" w14:textId="06AD9708" w:rsidR="005D7054" w:rsidRDefault="005D7054" w:rsidP="00F63963">
      <w:pPr>
        <w:pStyle w:val="NoSpacing"/>
        <w:numPr>
          <w:ilvl w:val="0"/>
          <w:numId w:val="145"/>
        </w:numPr>
      </w:pPr>
      <w:r>
        <w:t xml:space="preserve">WHEN A CLASS IS LOADED INTO A MEMORY </w:t>
      </w:r>
      <w:r w:rsidR="00BF60A6">
        <w:t xml:space="preserve">IF PROGRAM CONSITS OF STATIC BLOCKS THOSE BLOCKS ARE </w:t>
      </w:r>
      <w:r w:rsidR="00681FE5">
        <w:t>EXCUTED BY THE JVM IN SEQUENTUAL ORDER.</w:t>
      </w:r>
    </w:p>
    <w:p w14:paraId="0C9FFA78" w14:textId="183FF697" w:rsidR="00681FE5" w:rsidRDefault="002C1B30" w:rsidP="00F63963">
      <w:pPr>
        <w:pStyle w:val="NoSpacing"/>
        <w:numPr>
          <w:ilvl w:val="0"/>
          <w:numId w:val="145"/>
        </w:numPr>
      </w:pPr>
      <w:r>
        <w:t>THE STATIC BLOCK EXECTION HAPPEN ONLY ONES.</w:t>
      </w:r>
    </w:p>
    <w:p w14:paraId="022BF955" w14:textId="59794BC4" w:rsidR="002C1B30" w:rsidRDefault="002C1B30" w:rsidP="00F63963">
      <w:pPr>
        <w:pStyle w:val="NoSpacing"/>
        <w:numPr>
          <w:ilvl w:val="0"/>
          <w:numId w:val="145"/>
        </w:numPr>
      </w:pPr>
      <w:r>
        <w:t xml:space="preserve">NO MATER HOW MANY </w:t>
      </w:r>
      <w:r w:rsidR="00F54198">
        <w:t>OBJECTS CREATED FOR THE CLASS.</w:t>
      </w:r>
    </w:p>
    <w:p w14:paraId="02A0AB34" w14:textId="2CF7B120" w:rsidR="00F54198" w:rsidRDefault="00F54198" w:rsidP="00F63963">
      <w:pPr>
        <w:pStyle w:val="NoSpacing"/>
        <w:numPr>
          <w:ilvl w:val="0"/>
          <w:numId w:val="145"/>
        </w:numPr>
      </w:pPr>
      <w:r>
        <w:t xml:space="preserve">NON STATIC BLOCKS WILL GETS </w:t>
      </w:r>
      <w:r w:rsidR="00AC63CB">
        <w:t>EXECUTED ONLY WHEN WE CREATE AN OBJECT.</w:t>
      </w:r>
    </w:p>
    <w:p w14:paraId="458F260E" w14:textId="760B5D87" w:rsidR="00AC63CB" w:rsidRDefault="00AC63CB" w:rsidP="00F63963">
      <w:pPr>
        <w:pStyle w:val="NoSpacing"/>
        <w:numPr>
          <w:ilvl w:val="0"/>
          <w:numId w:val="145"/>
        </w:numPr>
      </w:pPr>
      <w:r>
        <w:t xml:space="preserve">EVERY TIME WE CREATE AN OBJECT </w:t>
      </w:r>
      <w:r w:rsidR="00AC5567">
        <w:t>IF WE HAVE NON STATIC BLOCK IT WILL GET EXECUTED.</w:t>
      </w:r>
    </w:p>
    <w:p w14:paraId="59E19DAC" w14:textId="23CEE5E1" w:rsidR="00AC5567" w:rsidRPr="00394F32" w:rsidRDefault="00AC5567" w:rsidP="00F63963">
      <w:pPr>
        <w:pStyle w:val="NoSpacing"/>
        <w:numPr>
          <w:ilvl w:val="0"/>
          <w:numId w:val="145"/>
        </w:numPr>
      </w:pPr>
      <w:r>
        <w:t xml:space="preserve">THE MAIN PURPOSE OF BLOCK IS </w:t>
      </w:r>
      <w:r w:rsidR="0044428D">
        <w:t xml:space="preserve">TO INITIALIZE THE STATIC VARIABLE AND NON STATIC VARIABLE AND THEY CAN ALSO BE </w:t>
      </w:r>
      <w:r w:rsidR="00D366F7">
        <w:t xml:space="preserve">USED TO PERFORM ANY 1 TIME TO CONNECT TO DATABASE </w:t>
      </w:r>
      <w:r w:rsidR="00B96CB7">
        <w:t>SETUP OPERATIONS  THAT NEEDS TO BE PERFORM</w:t>
      </w:r>
      <w:r w:rsidR="00461A26">
        <w:t xml:space="preserve"> BEFORE WE CREATE AN OBJECET.</w:t>
      </w:r>
    </w:p>
    <w:p w14:paraId="18D3E290" w14:textId="605F873E" w:rsidR="00D975AD" w:rsidRDefault="00255E97" w:rsidP="00255E97">
      <w:pPr>
        <w:pStyle w:val="Heading1"/>
      </w:pPr>
      <w:r>
        <w:t>CONSTRUCTER=</w:t>
      </w:r>
    </w:p>
    <w:p w14:paraId="2A31C608" w14:textId="3144FE49" w:rsidR="00255E97" w:rsidRDefault="00255E97" w:rsidP="008D55F6">
      <w:pPr>
        <w:pStyle w:val="ListParagraph"/>
        <w:numPr>
          <w:ilvl w:val="0"/>
          <w:numId w:val="117"/>
        </w:numPr>
      </w:pPr>
      <w:r>
        <w:t>CONSTRUCTER ARE THE SPECIAL MEMBERS OF THE CLASS .</w:t>
      </w:r>
    </w:p>
    <w:p w14:paraId="19ABFF45" w14:textId="7C24F221" w:rsidR="00255E97" w:rsidRDefault="005E18D5" w:rsidP="008D55F6">
      <w:pPr>
        <w:pStyle w:val="ListParagraph"/>
        <w:numPr>
          <w:ilvl w:val="0"/>
          <w:numId w:val="117"/>
        </w:numPr>
      </w:pPr>
      <w:r>
        <w:t>CONSTRUCTER ARE THE BLOCK OF CODE .</w:t>
      </w:r>
    </w:p>
    <w:p w14:paraId="64BE9D2C" w14:textId="3C8A111F" w:rsidR="005E18D5" w:rsidRDefault="005E18D5" w:rsidP="008D55F6">
      <w:pPr>
        <w:pStyle w:val="ListParagraph"/>
        <w:numPr>
          <w:ilvl w:val="0"/>
          <w:numId w:val="117"/>
        </w:numPr>
      </w:pPr>
      <w:r>
        <w:t xml:space="preserve">CONSTRUCTERS ARE USED TO INITIALIZE THE </w:t>
      </w:r>
      <w:r w:rsidR="00054C6E">
        <w:t>INSTANCE MAMBER(NON STATIC MEMBER ) OF THE CLASS.</w:t>
      </w:r>
    </w:p>
    <w:p w14:paraId="2EAA7996" w14:textId="3E78F2D1" w:rsidR="00054C6E" w:rsidRDefault="00054C6E" w:rsidP="008D55F6">
      <w:pPr>
        <w:pStyle w:val="ListParagraph"/>
        <w:numPr>
          <w:ilvl w:val="0"/>
          <w:numId w:val="117"/>
        </w:numPr>
      </w:pPr>
      <w:r>
        <w:t xml:space="preserve">CONSTRUCTER WILL HELPS TO LOAD </w:t>
      </w:r>
      <w:r w:rsidR="009573A3">
        <w:t>ALL THE NON – STATIC MEMBERS INSIDE AN OBJECT.</w:t>
      </w:r>
    </w:p>
    <w:p w14:paraId="0C879DCE" w14:textId="22DBC1E7" w:rsidR="00CE61CE" w:rsidRDefault="00CE61CE" w:rsidP="008D55F6">
      <w:pPr>
        <w:pStyle w:val="ListParagraph"/>
        <w:numPr>
          <w:ilvl w:val="0"/>
          <w:numId w:val="117"/>
        </w:numPr>
      </w:pPr>
      <w:r>
        <w:t>EACH AND EVERY CLASS IN JAVA SHOULD HAVE CONSTRUCTER.</w:t>
      </w:r>
    </w:p>
    <w:p w14:paraId="6397B72D" w14:textId="7E4C5B73" w:rsidR="00882432" w:rsidRDefault="00882432" w:rsidP="008D55F6">
      <w:pPr>
        <w:pStyle w:val="ListParagraph"/>
        <w:numPr>
          <w:ilvl w:val="0"/>
          <w:numId w:val="117"/>
        </w:numPr>
      </w:pPr>
      <w:r>
        <w:t>CONSTRUCTERS ARE INVOKED / CALLED AT THE TIME OF CREATING AN OBJECT.</w:t>
      </w:r>
    </w:p>
    <w:p w14:paraId="590B3270" w14:textId="3DF0852C" w:rsidR="00FE17BE" w:rsidRDefault="00FE17BE" w:rsidP="00FE17BE">
      <w:pPr>
        <w:pStyle w:val="Heading2"/>
      </w:pPr>
      <w:r>
        <w:t>RULES TO DECLARE A CONSTRUCTER=</w:t>
      </w:r>
    </w:p>
    <w:p w14:paraId="435986D5" w14:textId="7F565FDD" w:rsidR="00FE17BE" w:rsidRDefault="00FE17BE" w:rsidP="008D55F6">
      <w:pPr>
        <w:pStyle w:val="ListParagraph"/>
        <w:numPr>
          <w:ilvl w:val="0"/>
          <w:numId w:val="118"/>
        </w:numPr>
      </w:pPr>
      <w:r>
        <w:t xml:space="preserve">CONSTRUCTER NAME SHOULD </w:t>
      </w:r>
      <w:r w:rsidR="00965876">
        <w:t>BE SAME AS CLASS NAME.</w:t>
      </w:r>
    </w:p>
    <w:p w14:paraId="730E8CBE" w14:textId="531EB0D9" w:rsidR="00965876" w:rsidRDefault="00965876" w:rsidP="008D55F6">
      <w:pPr>
        <w:pStyle w:val="ListParagraph"/>
        <w:numPr>
          <w:ilvl w:val="0"/>
          <w:numId w:val="118"/>
        </w:numPr>
      </w:pPr>
      <w:r>
        <w:t>CONSTRUCTER WILL NOT HAVE ANY RETURN TYPE NOT EVEN VOID.</w:t>
      </w:r>
    </w:p>
    <w:p w14:paraId="73C5D553" w14:textId="69AE5D27" w:rsidR="00965876" w:rsidRDefault="00C769B6" w:rsidP="008D55F6">
      <w:pPr>
        <w:pStyle w:val="ListParagraph"/>
        <w:numPr>
          <w:ilvl w:val="0"/>
          <w:numId w:val="118"/>
        </w:numPr>
      </w:pPr>
      <w:r>
        <w:t>CONSTRUCTER CAN BE DECLARED WITH ANY LEVEL OF AXECSS MODIFIER.</w:t>
      </w:r>
    </w:p>
    <w:p w14:paraId="540C7143" w14:textId="5E5E44D4" w:rsidR="00C769B6" w:rsidRDefault="00C769B6" w:rsidP="008D55F6">
      <w:pPr>
        <w:pStyle w:val="ListParagraph"/>
        <w:numPr>
          <w:ilvl w:val="0"/>
          <w:numId w:val="118"/>
        </w:numPr>
      </w:pPr>
      <w:r>
        <w:t xml:space="preserve">CONSTRUCTER CAN NOT BE </w:t>
      </w:r>
      <w:r w:rsidR="008D55F6">
        <w:t>DECLARED AS</w:t>
      </w:r>
    </w:p>
    <w:p w14:paraId="63626D32" w14:textId="0FAF01D3" w:rsidR="008D55F6" w:rsidRDefault="008D55F6" w:rsidP="008D55F6">
      <w:pPr>
        <w:pStyle w:val="ListParagraph"/>
        <w:numPr>
          <w:ilvl w:val="0"/>
          <w:numId w:val="118"/>
        </w:numPr>
      </w:pPr>
      <w:r>
        <w:t>A ) STATIC       B) FINAL          C)ABSTRACT.</w:t>
      </w:r>
    </w:p>
    <w:p w14:paraId="4EF902E2" w14:textId="40E3CC65" w:rsidR="0061149C" w:rsidRDefault="0061149C" w:rsidP="0061149C">
      <w:pPr>
        <w:pStyle w:val="Heading2"/>
      </w:pPr>
      <w:r>
        <w:t>TYPES OF CUNSTRUCTER=</w:t>
      </w:r>
    </w:p>
    <w:p w14:paraId="7155DDA0" w14:textId="108989AC" w:rsidR="0061149C" w:rsidRDefault="0061149C" w:rsidP="009C561E">
      <w:pPr>
        <w:pStyle w:val="NoSpacing"/>
      </w:pPr>
      <w:r>
        <w:t xml:space="preserve">1 </w:t>
      </w:r>
      <w:r w:rsidR="00B862BE">
        <w:t xml:space="preserve">USER DEFINE CUNSTRUCTER </w:t>
      </w:r>
    </w:p>
    <w:p w14:paraId="6ACA7A78" w14:textId="7D4DD57C" w:rsidR="00B862BE" w:rsidRDefault="00B862BE" w:rsidP="009C561E">
      <w:pPr>
        <w:pStyle w:val="NoSpacing"/>
      </w:pPr>
      <w:r>
        <w:t xml:space="preserve">           A. USER DEFINE NON PARAMETERIZED CONSTRUCTER.</w:t>
      </w:r>
    </w:p>
    <w:p w14:paraId="68C00A5B" w14:textId="30A523FF" w:rsidR="00B862BE" w:rsidRDefault="00B862BE" w:rsidP="009C561E">
      <w:pPr>
        <w:pStyle w:val="NoSpacing"/>
      </w:pPr>
      <w:r>
        <w:t xml:space="preserve">           </w:t>
      </w:r>
      <w:r w:rsidR="009C561E">
        <w:t>B. USER DEFINE PARAMETERIZED CONSTRUCTERE .</w:t>
      </w:r>
    </w:p>
    <w:p w14:paraId="46A311FF" w14:textId="41E47ABE" w:rsidR="009C561E" w:rsidRDefault="009C561E" w:rsidP="009C561E">
      <w:pPr>
        <w:pStyle w:val="NoSpacing"/>
      </w:pPr>
      <w:r>
        <w:t>2 DEFOULT CONSTRUCTER</w:t>
      </w:r>
    </w:p>
    <w:p w14:paraId="5481155E" w14:textId="77777777" w:rsidR="009C561E" w:rsidRDefault="009C561E" w:rsidP="009C561E">
      <w:pPr>
        <w:pStyle w:val="NoSpacing"/>
      </w:pPr>
    </w:p>
    <w:p w14:paraId="43CBD188" w14:textId="32F5D402" w:rsidR="009C561E" w:rsidRDefault="009C561E" w:rsidP="009C561E">
      <w:pPr>
        <w:pStyle w:val="Heading2"/>
      </w:pPr>
      <w:r>
        <w:t>1 USER DEFINE CUSNSTRUCTER=</w:t>
      </w:r>
    </w:p>
    <w:p w14:paraId="0C90EB52" w14:textId="5AAB3738" w:rsidR="009C561E" w:rsidRDefault="00F01D7E" w:rsidP="009C561E">
      <w:pPr>
        <w:pStyle w:val="ListParagraph"/>
        <w:numPr>
          <w:ilvl w:val="0"/>
          <w:numId w:val="119"/>
        </w:numPr>
      </w:pPr>
      <w:r>
        <w:t xml:space="preserve">WHEN A PROGRAMMER GENERATED A CONSTRUCTER IN A CLASS IS KNOWN AS </w:t>
      </w:r>
      <w:r w:rsidR="00A32776">
        <w:t>USERDEFINE CONSTRUCTER.</w:t>
      </w:r>
    </w:p>
    <w:p w14:paraId="394DBA27" w14:textId="162EBD7F" w:rsidR="00A32776" w:rsidRDefault="00A32776" w:rsidP="009C561E">
      <w:pPr>
        <w:pStyle w:val="ListParagraph"/>
        <w:numPr>
          <w:ilvl w:val="0"/>
          <w:numId w:val="119"/>
        </w:numPr>
      </w:pPr>
      <w:r>
        <w:t>IT IS ALSO KNOWN AS “</w:t>
      </w:r>
      <w:r w:rsidRPr="00A32776">
        <w:rPr>
          <w:b/>
          <w:bCs/>
        </w:rPr>
        <w:t>EXPLICIT</w:t>
      </w:r>
      <w:r>
        <w:t xml:space="preserve"> </w:t>
      </w:r>
      <w:r w:rsidRPr="00A32776">
        <w:rPr>
          <w:b/>
          <w:bCs/>
        </w:rPr>
        <w:t>CONSTUCTER</w:t>
      </w:r>
      <w:r>
        <w:t>”.</w:t>
      </w:r>
    </w:p>
    <w:p w14:paraId="1AC84B49" w14:textId="6A2F27FE" w:rsidR="00A32776" w:rsidRDefault="000B2EF6" w:rsidP="000B2EF6">
      <w:pPr>
        <w:pStyle w:val="Heading2"/>
      </w:pPr>
      <w:r>
        <w:t>a. USER DEFINE NON PARAMETERIZED CONSTRUCTER=</w:t>
      </w:r>
    </w:p>
    <w:p w14:paraId="558F6F03" w14:textId="3609900A" w:rsidR="000B2EF6" w:rsidRDefault="000B2EF6" w:rsidP="000B2EF6">
      <w:pPr>
        <w:pStyle w:val="ListParagraph"/>
        <w:numPr>
          <w:ilvl w:val="0"/>
          <w:numId w:val="120"/>
        </w:numPr>
      </w:pPr>
      <w:r>
        <w:t xml:space="preserve">WHEN A PROGRAMMER DECLARE A </w:t>
      </w:r>
      <w:r w:rsidR="008327A6">
        <w:t>CONSTRUCTERE WITHOUT PASSING ANY PARAMETER IS KNOWN AS NON PARAMETERIZED CONSTRUCTER .</w:t>
      </w:r>
    </w:p>
    <w:p w14:paraId="43E2C860" w14:textId="64C7FE7F" w:rsidR="00D067BD" w:rsidRDefault="00D067BD" w:rsidP="00D067BD">
      <w:pPr>
        <w:pStyle w:val="Heading2"/>
      </w:pPr>
      <w:r>
        <w:t>b. USER DEFINED PARAMETERIZED CONSTRUCTER=</w:t>
      </w:r>
    </w:p>
    <w:p w14:paraId="3FED911A" w14:textId="7E57F779" w:rsidR="00D067BD" w:rsidRDefault="002C6B7A" w:rsidP="00D067BD">
      <w:pPr>
        <w:pStyle w:val="NoSpacing"/>
        <w:numPr>
          <w:ilvl w:val="0"/>
          <w:numId w:val="120"/>
        </w:numPr>
      </w:pPr>
      <w:r>
        <w:t xml:space="preserve">WHEN A PROGRAMMER CREATE OR GENERATE A CONSTRUCTER BY PASSING SOME PARAMETERS </w:t>
      </w:r>
      <w:r w:rsidR="001670DD">
        <w:t>(VALUE) IS KNOWN AS USER DEFINE PARAMETERIZED CONSTRUCTER.</w:t>
      </w:r>
    </w:p>
    <w:p w14:paraId="758F19FE" w14:textId="77777777" w:rsidR="00203C44" w:rsidRDefault="00203C44" w:rsidP="00203C44">
      <w:pPr>
        <w:pStyle w:val="NoSpacing"/>
      </w:pPr>
    </w:p>
    <w:p w14:paraId="1ED8FF6B" w14:textId="77777777" w:rsidR="00203C44" w:rsidRPr="00203C44" w:rsidRDefault="00203C44" w:rsidP="00203C44">
      <w:pPr>
        <w:pStyle w:val="NoSpacing"/>
      </w:pPr>
      <w:r w:rsidRPr="00203C44">
        <w:t>class constructer{</w:t>
      </w:r>
    </w:p>
    <w:p w14:paraId="05CB65A5" w14:textId="77777777" w:rsidR="00203C44" w:rsidRPr="00203C44" w:rsidRDefault="00203C44" w:rsidP="00203C44">
      <w:pPr>
        <w:pStyle w:val="NoSpacing"/>
      </w:pPr>
      <w:r w:rsidRPr="00203C44">
        <w:t xml:space="preserve">          int i=100;</w:t>
      </w:r>
    </w:p>
    <w:p w14:paraId="67072023" w14:textId="77777777" w:rsidR="00203C44" w:rsidRPr="00203C44" w:rsidRDefault="00203C44" w:rsidP="00203C44">
      <w:pPr>
        <w:pStyle w:val="NoSpacing"/>
      </w:pPr>
      <w:r w:rsidRPr="00203C44">
        <w:t xml:space="preserve">       constructer()</w:t>
      </w:r>
    </w:p>
    <w:p w14:paraId="1768DD92" w14:textId="77777777" w:rsidR="00203C44" w:rsidRPr="00203C44" w:rsidRDefault="00203C44" w:rsidP="00203C44">
      <w:pPr>
        <w:pStyle w:val="NoSpacing"/>
      </w:pPr>
      <w:r w:rsidRPr="00203C44">
        <w:t xml:space="preserve">   {  System.out.println("np");  }</w:t>
      </w:r>
    </w:p>
    <w:p w14:paraId="2D08F15F" w14:textId="77777777" w:rsidR="00203C44" w:rsidRPr="00203C44" w:rsidRDefault="00203C44" w:rsidP="00203C44">
      <w:pPr>
        <w:pStyle w:val="NoSpacing"/>
      </w:pPr>
    </w:p>
    <w:p w14:paraId="4B20A05A" w14:textId="77777777" w:rsidR="00203C44" w:rsidRPr="00203C44" w:rsidRDefault="00203C44" w:rsidP="00203C44">
      <w:pPr>
        <w:pStyle w:val="NoSpacing"/>
      </w:pPr>
      <w:r w:rsidRPr="00203C44">
        <w:t xml:space="preserve">     public static void main(String [] args) {</w:t>
      </w:r>
    </w:p>
    <w:p w14:paraId="3DB48A8A" w14:textId="77777777" w:rsidR="00203C44" w:rsidRPr="00203C44" w:rsidRDefault="00203C44" w:rsidP="00203C44">
      <w:pPr>
        <w:pStyle w:val="NoSpacing"/>
      </w:pPr>
      <w:r w:rsidRPr="00203C44">
        <w:t xml:space="preserve">              System.out.println("ms");</w:t>
      </w:r>
    </w:p>
    <w:p w14:paraId="5233B4E9" w14:textId="77777777" w:rsidR="00203C44" w:rsidRPr="00203C44" w:rsidRDefault="00203C44" w:rsidP="00203C44">
      <w:pPr>
        <w:pStyle w:val="NoSpacing"/>
      </w:pPr>
      <w:r w:rsidRPr="00203C44">
        <w:t xml:space="preserve">             constructer ref=new constructer();</w:t>
      </w:r>
    </w:p>
    <w:p w14:paraId="24B03440" w14:textId="77777777" w:rsidR="00203C44" w:rsidRPr="00203C44" w:rsidRDefault="00203C44" w:rsidP="00203C44">
      <w:pPr>
        <w:pStyle w:val="NoSpacing"/>
      </w:pPr>
      <w:r w:rsidRPr="00203C44">
        <w:t xml:space="preserve">               System.out.println(ref.i);</w:t>
      </w:r>
    </w:p>
    <w:p w14:paraId="65A8E89F" w14:textId="3320269C" w:rsidR="00AA6E3B" w:rsidRDefault="00203C44" w:rsidP="00203C44">
      <w:pPr>
        <w:pStyle w:val="NoSpacing"/>
      </w:pPr>
      <w:r w:rsidRPr="00203C44">
        <w:t xml:space="preserve">          } }</w:t>
      </w:r>
      <w:r>
        <w:t xml:space="preserve">                                                                           0/p   ms , np  , 100;</w:t>
      </w:r>
    </w:p>
    <w:p w14:paraId="0D576438" w14:textId="77777777" w:rsidR="00AF2B14" w:rsidRDefault="00AF2B14" w:rsidP="00203C44">
      <w:pPr>
        <w:pStyle w:val="NoSpacing"/>
      </w:pPr>
    </w:p>
    <w:p w14:paraId="2CE23246" w14:textId="47C411FB" w:rsidR="00AF2B14" w:rsidRDefault="00AF2B14" w:rsidP="00203C44">
      <w:pPr>
        <w:pStyle w:val="NoSpacing"/>
        <w:rPr>
          <w:b/>
          <w:bCs/>
          <w:color w:val="FF0000"/>
        </w:rPr>
      </w:pPr>
      <w:r w:rsidRPr="00AF2B14">
        <w:rPr>
          <w:b/>
          <w:bCs/>
          <w:color w:val="FF0000"/>
        </w:rPr>
        <w:t>EXAMPLE = USER DEFINE PARAMETERIZED CONSTRUCTER.</w:t>
      </w:r>
    </w:p>
    <w:p w14:paraId="43D2FD1C" w14:textId="77777777" w:rsidR="00AF2B14" w:rsidRDefault="00AF2B14" w:rsidP="00203C44">
      <w:pPr>
        <w:pStyle w:val="NoSpacing"/>
        <w:rPr>
          <w:b/>
          <w:bCs/>
          <w:color w:val="FF0000"/>
        </w:rPr>
      </w:pPr>
    </w:p>
    <w:p w14:paraId="17946CD0" w14:textId="77777777" w:rsidR="00AC6FD5" w:rsidRPr="00AC6FD5" w:rsidRDefault="00AC6FD5" w:rsidP="00AC6FD5">
      <w:pPr>
        <w:pStyle w:val="NoSpacing"/>
      </w:pPr>
      <w:r w:rsidRPr="00AC6FD5">
        <w:t>class conpara{</w:t>
      </w:r>
    </w:p>
    <w:p w14:paraId="341F2B39" w14:textId="77777777" w:rsidR="00AC6FD5" w:rsidRPr="00AC6FD5" w:rsidRDefault="00AC6FD5" w:rsidP="00AC6FD5">
      <w:pPr>
        <w:pStyle w:val="NoSpacing"/>
      </w:pPr>
      <w:r w:rsidRPr="00AC6FD5">
        <w:t xml:space="preserve">       int i=71;</w:t>
      </w:r>
    </w:p>
    <w:p w14:paraId="2ACA045F" w14:textId="77777777" w:rsidR="00AC6FD5" w:rsidRPr="00AC6FD5" w:rsidRDefault="00AC6FD5" w:rsidP="00AC6FD5">
      <w:pPr>
        <w:pStyle w:val="NoSpacing"/>
      </w:pPr>
      <w:r w:rsidRPr="00AC6FD5">
        <w:t xml:space="preserve">            conpara(String s)</w:t>
      </w:r>
    </w:p>
    <w:p w14:paraId="2316821C" w14:textId="77777777" w:rsidR="00AC6FD5" w:rsidRPr="00AC6FD5" w:rsidRDefault="00AC6FD5" w:rsidP="00AC6FD5">
      <w:pPr>
        <w:pStyle w:val="NoSpacing"/>
      </w:pPr>
      <w:r w:rsidRPr="00AC6FD5">
        <w:t xml:space="preserve">        {   System.out.println("para con"); </w:t>
      </w:r>
    </w:p>
    <w:p w14:paraId="0AA5E5B6" w14:textId="77777777" w:rsidR="001432F8" w:rsidRDefault="00AC6FD5" w:rsidP="00AC6FD5">
      <w:pPr>
        <w:pStyle w:val="NoSpacing"/>
      </w:pPr>
      <w:r w:rsidRPr="00AC6FD5">
        <w:t xml:space="preserve">            System.out.println(s);</w:t>
      </w:r>
    </w:p>
    <w:p w14:paraId="318A3E98" w14:textId="1576D3BE" w:rsidR="00AC6FD5" w:rsidRPr="00AC6FD5" w:rsidRDefault="00AC6FD5" w:rsidP="00AC6FD5">
      <w:pPr>
        <w:pStyle w:val="NoSpacing"/>
      </w:pPr>
      <w:r w:rsidRPr="00AC6FD5">
        <w:t xml:space="preserve">  }</w:t>
      </w:r>
      <w:r w:rsidR="005428B4">
        <w:t>-------------------------------//can’t use in main method This line</w:t>
      </w:r>
    </w:p>
    <w:p w14:paraId="1F901F91" w14:textId="77777777" w:rsidR="00AC6FD5" w:rsidRPr="00AC6FD5" w:rsidRDefault="00AC6FD5" w:rsidP="00AC6FD5">
      <w:pPr>
        <w:pStyle w:val="NoSpacing"/>
      </w:pPr>
    </w:p>
    <w:p w14:paraId="7717C90D" w14:textId="77777777" w:rsidR="00AC6FD5" w:rsidRPr="00AC6FD5" w:rsidRDefault="00AC6FD5" w:rsidP="00AC6FD5">
      <w:pPr>
        <w:pStyle w:val="NoSpacing"/>
      </w:pPr>
      <w:r w:rsidRPr="00AC6FD5">
        <w:t xml:space="preserve">            public static void main (String [] args) {</w:t>
      </w:r>
    </w:p>
    <w:p w14:paraId="6688ED95" w14:textId="77777777" w:rsidR="00AC6FD5" w:rsidRPr="00AC6FD5" w:rsidRDefault="00AC6FD5" w:rsidP="00AC6FD5">
      <w:pPr>
        <w:pStyle w:val="NoSpacing"/>
      </w:pPr>
      <w:r w:rsidRPr="00AC6FD5">
        <w:t xml:space="preserve">                conpara ref=new conpara("nouse");</w:t>
      </w:r>
    </w:p>
    <w:p w14:paraId="2E0F62B1" w14:textId="77777777" w:rsidR="00AC6FD5" w:rsidRPr="00AC6FD5" w:rsidRDefault="00AC6FD5" w:rsidP="00AC6FD5">
      <w:pPr>
        <w:pStyle w:val="NoSpacing"/>
      </w:pPr>
      <w:r w:rsidRPr="00AC6FD5">
        <w:t xml:space="preserve">            System.out.println(ref.i);    }</w:t>
      </w:r>
    </w:p>
    <w:p w14:paraId="3EFCD6D5" w14:textId="333779F7" w:rsidR="00AF2B14" w:rsidRDefault="00AC6FD5" w:rsidP="00AC6FD5">
      <w:pPr>
        <w:pStyle w:val="NoSpacing"/>
      </w:pPr>
      <w:r w:rsidRPr="00AC6FD5">
        <w:t xml:space="preserve">                 }</w:t>
      </w:r>
      <w:r>
        <w:t xml:space="preserve">                                                                0/p  </w:t>
      </w:r>
      <w:r w:rsidR="005428B4">
        <w:t>para con , nouse ,71</w:t>
      </w:r>
    </w:p>
    <w:p w14:paraId="09A15C1D" w14:textId="77777777" w:rsidR="005428B4" w:rsidRDefault="005428B4" w:rsidP="00AC6FD5">
      <w:pPr>
        <w:pStyle w:val="NoSpacing"/>
      </w:pPr>
    </w:p>
    <w:p w14:paraId="4AFD4FC6" w14:textId="71EAC620" w:rsidR="005428B4" w:rsidRPr="003E0660" w:rsidRDefault="003E0660" w:rsidP="00AC6FD5">
      <w:pPr>
        <w:pStyle w:val="NoSpacing"/>
        <w:rPr>
          <w:b/>
          <w:bCs/>
          <w:color w:val="FF0000"/>
        </w:rPr>
      </w:pPr>
      <w:r w:rsidRPr="003E0660">
        <w:rPr>
          <w:b/>
          <w:bCs/>
          <w:color w:val="FF0000"/>
        </w:rPr>
        <w:t>NON PARAMETERIZED=</w:t>
      </w:r>
    </w:p>
    <w:p w14:paraId="0272A9B1" w14:textId="77777777" w:rsidR="00D975AD" w:rsidRPr="00AC6FD5" w:rsidRDefault="00D975AD" w:rsidP="00AC6FD5">
      <w:pPr>
        <w:pStyle w:val="NoSpacing"/>
      </w:pPr>
    </w:p>
    <w:p w14:paraId="6DB0F404" w14:textId="77777777" w:rsidR="00E72707" w:rsidRDefault="00E72707" w:rsidP="00E72707">
      <w:pPr>
        <w:pStyle w:val="NoSpacing"/>
      </w:pPr>
      <w:r>
        <w:t>class ncon{</w:t>
      </w:r>
    </w:p>
    <w:p w14:paraId="388E36D6" w14:textId="77777777" w:rsidR="00E72707" w:rsidRDefault="00E72707" w:rsidP="00E72707">
      <w:pPr>
        <w:pStyle w:val="NoSpacing"/>
      </w:pPr>
      <w:r>
        <w:t xml:space="preserve">     int l=100;</w:t>
      </w:r>
    </w:p>
    <w:p w14:paraId="42DA9379" w14:textId="77777777" w:rsidR="00E72707" w:rsidRDefault="00E72707" w:rsidP="00E72707">
      <w:pPr>
        <w:pStyle w:val="NoSpacing"/>
      </w:pPr>
      <w:r>
        <w:t xml:space="preserve">       ncon()</w:t>
      </w:r>
    </w:p>
    <w:p w14:paraId="565859BB" w14:textId="77777777" w:rsidR="00E72707" w:rsidRDefault="00E72707" w:rsidP="00E72707">
      <w:pPr>
        <w:pStyle w:val="NoSpacing"/>
      </w:pPr>
      <w:r>
        <w:t xml:space="preserve">      {   System.out.println("np");  }</w:t>
      </w:r>
    </w:p>
    <w:p w14:paraId="16772D6F" w14:textId="77777777" w:rsidR="00E72707" w:rsidRDefault="00E72707" w:rsidP="00E72707">
      <w:pPr>
        <w:pStyle w:val="NoSpacing"/>
      </w:pPr>
      <w:r>
        <w:t xml:space="preserve">    public static void main(String [] args) {</w:t>
      </w:r>
    </w:p>
    <w:p w14:paraId="7516AE46" w14:textId="77777777" w:rsidR="00E72707" w:rsidRDefault="00E72707" w:rsidP="00E72707">
      <w:pPr>
        <w:pStyle w:val="NoSpacing"/>
      </w:pPr>
      <w:r>
        <w:t xml:space="preserve">            System.out.println("hello");</w:t>
      </w:r>
    </w:p>
    <w:p w14:paraId="0228A10E" w14:textId="77777777" w:rsidR="00E72707" w:rsidRDefault="00E72707" w:rsidP="00E72707">
      <w:pPr>
        <w:pStyle w:val="NoSpacing"/>
      </w:pPr>
      <w:r>
        <w:t xml:space="preserve">      ncon rfe=new ncon();</w:t>
      </w:r>
    </w:p>
    <w:p w14:paraId="6BB73FAB" w14:textId="77777777" w:rsidR="00E72707" w:rsidRDefault="00E72707" w:rsidP="00E72707">
      <w:pPr>
        <w:pStyle w:val="NoSpacing"/>
      </w:pPr>
      <w:r>
        <w:t xml:space="preserve">        System.out.println(rfe.l);</w:t>
      </w:r>
    </w:p>
    <w:p w14:paraId="71433C2F" w14:textId="789882C6" w:rsidR="00B62A6E" w:rsidRDefault="00E72707" w:rsidP="00E72707">
      <w:pPr>
        <w:pStyle w:val="NoSpacing"/>
      </w:pPr>
      <w:r>
        <w:t xml:space="preserve">           }       }                                                           0/p hello , </w:t>
      </w:r>
      <w:r w:rsidR="007B7C33">
        <w:t>np , 100.</w:t>
      </w:r>
    </w:p>
    <w:p w14:paraId="11C77B13" w14:textId="77777777" w:rsidR="007B7C33" w:rsidRDefault="007B7C33" w:rsidP="00E72707">
      <w:pPr>
        <w:pStyle w:val="NoSpacing"/>
      </w:pPr>
    </w:p>
    <w:p w14:paraId="3F8A6351" w14:textId="240ADA95" w:rsidR="007B7C33" w:rsidRPr="007B7C33" w:rsidRDefault="007B7C33" w:rsidP="00E72707">
      <w:pPr>
        <w:pStyle w:val="NoSpacing"/>
        <w:rPr>
          <w:b/>
          <w:bCs/>
          <w:color w:val="FF0000"/>
        </w:rPr>
      </w:pPr>
      <w:r w:rsidRPr="007B7C33">
        <w:rPr>
          <w:b/>
          <w:bCs/>
          <w:color w:val="FF0000"/>
        </w:rPr>
        <w:t>PARAMETERIZED=</w:t>
      </w:r>
    </w:p>
    <w:p w14:paraId="22D571E8" w14:textId="77777777" w:rsidR="00521E57" w:rsidRDefault="00521E57" w:rsidP="00521E57">
      <w:pPr>
        <w:pStyle w:val="NoSpacing"/>
      </w:pPr>
      <w:r>
        <w:t>class cnp{</w:t>
      </w:r>
    </w:p>
    <w:p w14:paraId="717F88F3" w14:textId="77777777" w:rsidR="00521E57" w:rsidRDefault="00521E57" w:rsidP="00521E57">
      <w:pPr>
        <w:pStyle w:val="NoSpacing"/>
      </w:pPr>
      <w:r>
        <w:t xml:space="preserve">          double d=50;</w:t>
      </w:r>
    </w:p>
    <w:p w14:paraId="44B5D0E8" w14:textId="77777777" w:rsidR="00521E57" w:rsidRDefault="00521E57" w:rsidP="00521E57">
      <w:pPr>
        <w:pStyle w:val="NoSpacing"/>
      </w:pPr>
      <w:r>
        <w:t xml:space="preserve">      cnp(String k)</w:t>
      </w:r>
    </w:p>
    <w:p w14:paraId="0E1C2D39" w14:textId="77777777" w:rsidR="00521E57" w:rsidRDefault="00521E57" w:rsidP="00521E57">
      <w:pPr>
        <w:pStyle w:val="NoSpacing"/>
      </w:pPr>
      <w:r>
        <w:t xml:space="preserve">    {   System.out.println(" para");</w:t>
      </w:r>
    </w:p>
    <w:p w14:paraId="69FFAE7C" w14:textId="77777777" w:rsidR="00521E57" w:rsidRDefault="00521E57" w:rsidP="00521E57">
      <w:pPr>
        <w:pStyle w:val="NoSpacing"/>
      </w:pPr>
      <w:r>
        <w:t xml:space="preserve">        System.out.println(k); }</w:t>
      </w:r>
    </w:p>
    <w:p w14:paraId="10D5AF87" w14:textId="77777777" w:rsidR="00521E57" w:rsidRDefault="00521E57" w:rsidP="00521E57">
      <w:pPr>
        <w:pStyle w:val="NoSpacing"/>
      </w:pPr>
      <w:r>
        <w:t xml:space="preserve">  </w:t>
      </w:r>
    </w:p>
    <w:p w14:paraId="70BB97C5" w14:textId="77777777" w:rsidR="00521E57" w:rsidRDefault="00521E57" w:rsidP="00521E57">
      <w:pPr>
        <w:pStyle w:val="NoSpacing"/>
      </w:pPr>
      <w:r>
        <w:t xml:space="preserve">   public static void main(String [] args){</w:t>
      </w:r>
    </w:p>
    <w:p w14:paraId="67BA5694" w14:textId="77777777" w:rsidR="00521E57" w:rsidRDefault="00521E57" w:rsidP="00521E57">
      <w:pPr>
        <w:pStyle w:val="NoSpacing"/>
      </w:pPr>
      <w:r>
        <w:t xml:space="preserve">     cnp ref=new cnp("gava");</w:t>
      </w:r>
    </w:p>
    <w:p w14:paraId="729848E6" w14:textId="77777777" w:rsidR="00521E57" w:rsidRDefault="00521E57" w:rsidP="00521E57">
      <w:pPr>
        <w:pStyle w:val="NoSpacing"/>
      </w:pPr>
      <w:r>
        <w:t xml:space="preserve">    System.out.println(ref.d); }</w:t>
      </w:r>
    </w:p>
    <w:p w14:paraId="208113EC" w14:textId="3E92925A" w:rsidR="007B7C33" w:rsidRDefault="00521E57" w:rsidP="00521E57">
      <w:pPr>
        <w:pStyle w:val="NoSpacing"/>
      </w:pPr>
      <w:r>
        <w:t xml:space="preserve">        }                                                                     0/p    </w:t>
      </w:r>
      <w:r w:rsidR="00BF5073">
        <w:t>para , gava , 50.0</w:t>
      </w:r>
    </w:p>
    <w:p w14:paraId="229CEAB3" w14:textId="77777777" w:rsidR="00BF5073" w:rsidRDefault="00BF5073" w:rsidP="00521E57">
      <w:pPr>
        <w:pStyle w:val="NoSpacing"/>
      </w:pPr>
    </w:p>
    <w:p w14:paraId="7699DD63" w14:textId="238D9F3A" w:rsidR="00BF5073" w:rsidRDefault="00BF5073" w:rsidP="00BF5073">
      <w:pPr>
        <w:pStyle w:val="Heading2"/>
      </w:pPr>
      <w:r>
        <w:t>2 DEFOULT CONSTRUCTOR=</w:t>
      </w:r>
    </w:p>
    <w:p w14:paraId="3B47F585" w14:textId="3C84465F" w:rsidR="00BF5073" w:rsidRDefault="008E5D2B" w:rsidP="00BF5073">
      <w:pPr>
        <w:pStyle w:val="ListParagraph"/>
        <w:numPr>
          <w:ilvl w:val="0"/>
          <w:numId w:val="120"/>
        </w:numPr>
      </w:pPr>
      <w:r>
        <w:t xml:space="preserve">IF PROGRAMMER IS NOT DEFINED </w:t>
      </w:r>
      <w:r w:rsidR="006D1C7C">
        <w:t>ANY</w:t>
      </w:r>
      <w:r>
        <w:t xml:space="preserve"> CONSTRUCTER THEN DEFOULT CONSTRUCTER </w:t>
      </w:r>
      <w:r w:rsidR="00246476">
        <w:t>WILL BE ADDED BY THE  COMPILER IMPLICITLY.</w:t>
      </w:r>
    </w:p>
    <w:p w14:paraId="3788B0C4" w14:textId="58CFB172" w:rsidR="00246476" w:rsidRDefault="00246476" w:rsidP="00BF5073">
      <w:pPr>
        <w:pStyle w:val="ListParagraph"/>
        <w:numPr>
          <w:ilvl w:val="0"/>
          <w:numId w:val="120"/>
        </w:numPr>
      </w:pPr>
      <w:r>
        <w:t xml:space="preserve">DEFAULT CONSTRUCTER IS ALWAYS </w:t>
      </w:r>
      <w:r w:rsidR="00D728FD">
        <w:t>NON PARAMETERIZED CONSTRUCTER .</w:t>
      </w:r>
    </w:p>
    <w:p w14:paraId="0720D06D" w14:textId="6F5BBD45" w:rsidR="00D728FD" w:rsidRDefault="00D728FD" w:rsidP="00BF5073">
      <w:pPr>
        <w:pStyle w:val="ListParagraph"/>
        <w:numPr>
          <w:ilvl w:val="0"/>
          <w:numId w:val="120"/>
        </w:numPr>
      </w:pPr>
      <w:r>
        <w:t xml:space="preserve">ONLY ONE DEFOULT </w:t>
      </w:r>
      <w:r w:rsidR="00EB0124">
        <w:t>CONSTRUCTER WILL BE ADDED BY THE COMPILER IF USER DEFIN</w:t>
      </w:r>
      <w:r w:rsidR="0092493F">
        <w:t>ED CONSTRUCTER IS NOT PRESENT .</w:t>
      </w:r>
    </w:p>
    <w:p w14:paraId="12437479" w14:textId="2D330164" w:rsidR="0092493F" w:rsidRPr="0092493F" w:rsidRDefault="0092493F" w:rsidP="00BF5073">
      <w:pPr>
        <w:pStyle w:val="ListParagraph"/>
        <w:numPr>
          <w:ilvl w:val="0"/>
          <w:numId w:val="120"/>
        </w:numPr>
      </w:pPr>
      <w:r>
        <w:t xml:space="preserve">DEFOULT CONSTRUCTER IS ALSO KNOWN </w:t>
      </w:r>
      <w:r w:rsidRPr="0092493F">
        <w:t>AS</w:t>
      </w:r>
      <w:r w:rsidRPr="0092493F">
        <w:rPr>
          <w:b/>
          <w:bCs/>
        </w:rPr>
        <w:t xml:space="preserve"> IMPLICIT CONSTRUCTER</w:t>
      </w:r>
      <w:r>
        <w:rPr>
          <w:b/>
          <w:bCs/>
        </w:rPr>
        <w:t>..</w:t>
      </w:r>
    </w:p>
    <w:p w14:paraId="77920340" w14:textId="1531FF38" w:rsidR="0092493F" w:rsidRDefault="000B1A40" w:rsidP="000B1A40">
      <w:r>
        <w:t>NOTE =</w:t>
      </w:r>
    </w:p>
    <w:p w14:paraId="643F1F61" w14:textId="54BAF534" w:rsidR="000B1A40" w:rsidRDefault="000B1A40" w:rsidP="000B1A40">
      <w:pPr>
        <w:pStyle w:val="ListParagraph"/>
        <w:numPr>
          <w:ilvl w:val="0"/>
          <w:numId w:val="121"/>
        </w:numPr>
      </w:pPr>
      <w:r>
        <w:t>SYSTEM.OUT.PRINTLN STATEMENT SHOULD NOT BE USED INSIDE CONSTRUCTER .</w:t>
      </w:r>
    </w:p>
    <w:p w14:paraId="5C9FF21A" w14:textId="10CA10F1" w:rsidR="000B1A40" w:rsidRDefault="00405183" w:rsidP="000B1A40">
      <w:pPr>
        <w:pStyle w:val="ListParagraph"/>
        <w:numPr>
          <w:ilvl w:val="0"/>
          <w:numId w:val="121"/>
        </w:numPr>
      </w:pPr>
      <w:r>
        <w:t>BUSINESS LOGIC SHOULD BE GIVEN INSIDE CONSTRUCTER .</w:t>
      </w:r>
    </w:p>
    <w:p w14:paraId="0B28EE79" w14:textId="629C5557" w:rsidR="00405183" w:rsidRDefault="00405183" w:rsidP="000B1A40">
      <w:pPr>
        <w:pStyle w:val="ListParagraph"/>
        <w:numPr>
          <w:ilvl w:val="0"/>
          <w:numId w:val="121"/>
        </w:numPr>
      </w:pPr>
      <w:r>
        <w:t>SYSTEM.OUT.PRINTLN</w:t>
      </w:r>
      <w:r w:rsidR="002E5522">
        <w:t xml:space="preserve"> STATEMENT /EXECUTABLE STATEMETN /CODE SHOLUD BE </w:t>
      </w:r>
      <w:r w:rsidR="00917046">
        <w:t>GIVEN INSIDE METHODS.</w:t>
      </w:r>
    </w:p>
    <w:p w14:paraId="54A70BA4" w14:textId="77777777" w:rsidR="009A66BA" w:rsidRDefault="009A66BA" w:rsidP="009A66BA">
      <w:pPr>
        <w:pStyle w:val="NoSpacing"/>
      </w:pPr>
      <w:r>
        <w:t>class no{</w:t>
      </w:r>
    </w:p>
    <w:p w14:paraId="27767DA7" w14:textId="77777777" w:rsidR="009A66BA" w:rsidRDefault="009A66BA" w:rsidP="009A66BA">
      <w:pPr>
        <w:pStyle w:val="NoSpacing"/>
      </w:pPr>
      <w:r>
        <w:t xml:space="preserve">      String s = "java";</w:t>
      </w:r>
    </w:p>
    <w:p w14:paraId="07BF38CD" w14:textId="701EC376" w:rsidR="009A66BA" w:rsidRDefault="009A66BA" w:rsidP="009A66BA">
      <w:pPr>
        <w:pStyle w:val="NoSpacing"/>
      </w:pPr>
      <w:r>
        <w:t xml:space="preserve">      public void display()</w:t>
      </w:r>
      <w:r w:rsidR="00730036">
        <w:t xml:space="preserve">                                  //no</w:t>
      </w:r>
    </w:p>
    <w:p w14:paraId="29A6A98B" w14:textId="7FCEBA4D" w:rsidR="00294F30" w:rsidRDefault="009A66BA" w:rsidP="009A66BA">
      <w:pPr>
        <w:pStyle w:val="NoSpacing"/>
      </w:pPr>
      <w:r>
        <w:t xml:space="preserve">   {  System.out.println("display"); }</w:t>
      </w:r>
      <w:r w:rsidR="00730036">
        <w:t xml:space="preserve">            //no</w:t>
      </w:r>
    </w:p>
    <w:p w14:paraId="76F20053" w14:textId="77777777" w:rsidR="009A66BA" w:rsidRDefault="009A66BA" w:rsidP="009A66BA">
      <w:pPr>
        <w:pStyle w:val="NoSpacing"/>
      </w:pPr>
      <w:r>
        <w:t xml:space="preserve">   </w:t>
      </w:r>
    </w:p>
    <w:p w14:paraId="3D035DEC" w14:textId="77777777" w:rsidR="009A66BA" w:rsidRDefault="009A66BA" w:rsidP="009A66BA">
      <w:pPr>
        <w:pStyle w:val="NoSpacing"/>
      </w:pPr>
      <w:r>
        <w:t xml:space="preserve">   public static void main(String [] args) {</w:t>
      </w:r>
    </w:p>
    <w:p w14:paraId="4537049F" w14:textId="77777777" w:rsidR="009A66BA" w:rsidRDefault="009A66BA" w:rsidP="009A66BA">
      <w:pPr>
        <w:pStyle w:val="NoSpacing"/>
      </w:pPr>
      <w:r>
        <w:t xml:space="preserve">     no ref=new no();</w:t>
      </w:r>
    </w:p>
    <w:p w14:paraId="18BE446B" w14:textId="0EAD09A2" w:rsidR="009A66BA" w:rsidRDefault="009A66BA" w:rsidP="009A66BA">
      <w:pPr>
        <w:pStyle w:val="NoSpacing"/>
      </w:pPr>
      <w:r>
        <w:t xml:space="preserve">  System.out.println("endz"); }}                           0/p endz</w:t>
      </w:r>
    </w:p>
    <w:p w14:paraId="71B603DD" w14:textId="77777777" w:rsidR="005723CA" w:rsidRDefault="005723CA" w:rsidP="009A66BA">
      <w:pPr>
        <w:pStyle w:val="NoSpacing"/>
      </w:pPr>
    </w:p>
    <w:p w14:paraId="3537F367" w14:textId="7C39DC6B" w:rsidR="005723CA" w:rsidRPr="000D3136" w:rsidRDefault="005723CA" w:rsidP="009A66BA">
      <w:pPr>
        <w:pStyle w:val="NoSpacing"/>
        <w:rPr>
          <w:b/>
          <w:bCs/>
          <w:color w:val="FF0000"/>
        </w:rPr>
      </w:pPr>
      <w:r w:rsidRPr="000D3136">
        <w:rPr>
          <w:b/>
          <w:bCs/>
          <w:color w:val="FF0000"/>
        </w:rPr>
        <w:t>DEFOULT CONSTRUCTER</w:t>
      </w:r>
    </w:p>
    <w:p w14:paraId="554FA533" w14:textId="77777777" w:rsidR="00294F30" w:rsidRDefault="00294F30" w:rsidP="009A66BA">
      <w:pPr>
        <w:pStyle w:val="NoSpacing"/>
      </w:pPr>
    </w:p>
    <w:p w14:paraId="336C1718" w14:textId="77777777" w:rsidR="005723CA" w:rsidRDefault="005723CA" w:rsidP="005723CA">
      <w:pPr>
        <w:pStyle w:val="NoSpacing"/>
      </w:pPr>
      <w:r>
        <w:t>class no1{</w:t>
      </w:r>
    </w:p>
    <w:p w14:paraId="54BED367" w14:textId="77777777" w:rsidR="005723CA" w:rsidRDefault="005723CA" w:rsidP="005723CA">
      <w:pPr>
        <w:pStyle w:val="NoSpacing"/>
      </w:pPr>
      <w:r>
        <w:t xml:space="preserve">            String s="java";</w:t>
      </w:r>
    </w:p>
    <w:p w14:paraId="37C0EE89" w14:textId="77777777" w:rsidR="005723CA" w:rsidRDefault="005723CA" w:rsidP="005723CA">
      <w:pPr>
        <w:pStyle w:val="NoSpacing"/>
      </w:pPr>
      <w:r>
        <w:t xml:space="preserve">         no1()</w:t>
      </w:r>
    </w:p>
    <w:p w14:paraId="7F8BC89F" w14:textId="77777777" w:rsidR="005723CA" w:rsidRDefault="005723CA" w:rsidP="005723CA">
      <w:pPr>
        <w:pStyle w:val="NoSpacing"/>
      </w:pPr>
      <w:r>
        <w:t xml:space="preserve">      {}</w:t>
      </w:r>
    </w:p>
    <w:p w14:paraId="309C6736" w14:textId="77777777" w:rsidR="005723CA" w:rsidRDefault="005723CA" w:rsidP="005723CA">
      <w:pPr>
        <w:pStyle w:val="NoSpacing"/>
      </w:pPr>
      <w:r>
        <w:t xml:space="preserve">          public  void display() {</w:t>
      </w:r>
    </w:p>
    <w:p w14:paraId="7B30485F" w14:textId="77777777" w:rsidR="005723CA" w:rsidRDefault="005723CA" w:rsidP="005723CA">
      <w:pPr>
        <w:pStyle w:val="NoSpacing"/>
      </w:pPr>
      <w:r>
        <w:t xml:space="preserve">            System.out.println("disnop");   }</w:t>
      </w:r>
    </w:p>
    <w:p w14:paraId="065568D7" w14:textId="77777777" w:rsidR="005723CA" w:rsidRDefault="005723CA" w:rsidP="005723CA">
      <w:pPr>
        <w:pStyle w:val="NoSpacing"/>
      </w:pPr>
      <w:r>
        <w:t xml:space="preserve">      public static void main(String [] args) {</w:t>
      </w:r>
    </w:p>
    <w:p w14:paraId="15A3AB31" w14:textId="77777777" w:rsidR="005723CA" w:rsidRDefault="005723CA" w:rsidP="005723CA">
      <w:pPr>
        <w:pStyle w:val="NoSpacing"/>
      </w:pPr>
      <w:r>
        <w:t xml:space="preserve">        no1 ref=new no1();</w:t>
      </w:r>
    </w:p>
    <w:p w14:paraId="42EB3B49" w14:textId="77777777" w:rsidR="005723CA" w:rsidRDefault="005723CA" w:rsidP="005723CA">
      <w:pPr>
        <w:pStyle w:val="NoSpacing"/>
      </w:pPr>
      <w:r>
        <w:t xml:space="preserve">    System.out.println(ref.s);</w:t>
      </w:r>
    </w:p>
    <w:p w14:paraId="554E3A1B" w14:textId="77777777" w:rsidR="005723CA" w:rsidRDefault="005723CA" w:rsidP="005723CA">
      <w:pPr>
        <w:pStyle w:val="NoSpacing"/>
      </w:pPr>
      <w:r>
        <w:t xml:space="preserve">    ref.display();</w:t>
      </w:r>
    </w:p>
    <w:p w14:paraId="35180ECD" w14:textId="759E2D92" w:rsidR="005723CA" w:rsidRDefault="005723CA" w:rsidP="005723CA">
      <w:pPr>
        <w:pStyle w:val="NoSpacing"/>
      </w:pPr>
      <w:r>
        <w:t xml:space="preserve">    System.out.println("ends");      }</w:t>
      </w:r>
      <w:r w:rsidR="00664317">
        <w:t xml:space="preserve">      0/P </w:t>
      </w:r>
      <w:r w:rsidR="000860BD">
        <w:t xml:space="preserve">java , disnop , </w:t>
      </w:r>
      <w:r w:rsidR="00E323DE">
        <w:t>ends</w:t>
      </w:r>
    </w:p>
    <w:p w14:paraId="6323B215" w14:textId="76FCA503" w:rsidR="00294F30" w:rsidRDefault="005723CA" w:rsidP="005723CA">
      <w:pPr>
        <w:pStyle w:val="NoSpacing"/>
      </w:pPr>
      <w:r>
        <w:t xml:space="preserve">               }</w:t>
      </w:r>
    </w:p>
    <w:p w14:paraId="4AD76B94" w14:textId="77777777" w:rsidR="000D3136" w:rsidRDefault="000D3136" w:rsidP="005723CA">
      <w:pPr>
        <w:pStyle w:val="NoSpacing"/>
      </w:pPr>
    </w:p>
    <w:p w14:paraId="4DDB4507" w14:textId="4B36F7D5" w:rsidR="000D3136" w:rsidRPr="00570023" w:rsidRDefault="00A67EEA" w:rsidP="005723CA">
      <w:pPr>
        <w:pStyle w:val="NoSpacing"/>
        <w:rPr>
          <w:b/>
          <w:bCs/>
          <w:color w:val="FF0000"/>
        </w:rPr>
      </w:pPr>
      <w:r w:rsidRPr="00570023">
        <w:rPr>
          <w:b/>
          <w:bCs/>
          <w:color w:val="FF0000"/>
        </w:rPr>
        <w:t xml:space="preserve">PASSING ARGUMENT FORCFULLY </w:t>
      </w:r>
    </w:p>
    <w:p w14:paraId="20C46B0E" w14:textId="0D14033C" w:rsidR="00D4265E" w:rsidRDefault="00D4265E" w:rsidP="005723CA">
      <w:pPr>
        <w:pStyle w:val="NoSpacing"/>
        <w:rPr>
          <w:b/>
          <w:bCs/>
          <w:color w:val="FF0000"/>
        </w:rPr>
      </w:pPr>
      <w:r w:rsidRPr="00570023">
        <w:rPr>
          <w:b/>
          <w:bCs/>
          <w:color w:val="FF0000"/>
        </w:rPr>
        <w:t xml:space="preserve">DEFAULT CONSTRUCTER </w:t>
      </w:r>
      <w:r w:rsidR="00C93C70" w:rsidRPr="00570023">
        <w:rPr>
          <w:b/>
          <w:bCs/>
          <w:color w:val="FF0000"/>
        </w:rPr>
        <w:t>IS NOT THERE.</w:t>
      </w:r>
    </w:p>
    <w:p w14:paraId="14E30618" w14:textId="77777777" w:rsidR="00755C53" w:rsidRPr="00755C53" w:rsidRDefault="00755C53" w:rsidP="00755C53">
      <w:pPr>
        <w:pStyle w:val="NoSpacing"/>
      </w:pPr>
      <w:r w:rsidRPr="00755C53">
        <w:t>class sample{</w:t>
      </w:r>
    </w:p>
    <w:p w14:paraId="646D7FD0" w14:textId="77777777" w:rsidR="00755C53" w:rsidRPr="00755C53" w:rsidRDefault="00755C53" w:rsidP="00755C53">
      <w:pPr>
        <w:pStyle w:val="NoSpacing"/>
      </w:pPr>
      <w:r w:rsidRPr="00755C53">
        <w:t xml:space="preserve">         String s="java";</w:t>
      </w:r>
    </w:p>
    <w:p w14:paraId="57CD3823" w14:textId="77777777" w:rsidR="00755C53" w:rsidRPr="00755C53" w:rsidRDefault="00755C53" w:rsidP="00755C53">
      <w:pPr>
        <w:pStyle w:val="NoSpacing"/>
      </w:pPr>
      <w:r w:rsidRPr="00755C53">
        <w:t xml:space="preserve">      public static void main(String [] args) {</w:t>
      </w:r>
    </w:p>
    <w:p w14:paraId="76EF6DEE" w14:textId="4D0DB982" w:rsidR="00755C53" w:rsidRPr="00755C53" w:rsidRDefault="00ED1E1B" w:rsidP="00755C53">
      <w:pPr>
        <w:pStyle w:val="NoSpacing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409" behindDoc="0" locked="0" layoutInCell="1" allowOverlap="1" wp14:anchorId="00FBE8B3" wp14:editId="4E482D50">
                <wp:simplePos x="0" y="0"/>
                <wp:positionH relativeFrom="column">
                  <wp:posOffset>3123565</wp:posOffset>
                </wp:positionH>
                <wp:positionV relativeFrom="paragraph">
                  <wp:posOffset>70485</wp:posOffset>
                </wp:positionV>
                <wp:extent cx="360" cy="360"/>
                <wp:effectExtent l="38100" t="38100" r="38100" b="38100"/>
                <wp:wrapNone/>
                <wp:docPr id="543600780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A0A7D6" id="Ink 52" o:spid="_x0000_s1026" type="#_x0000_t75" style="position:absolute;margin-left:245.6pt;margin-top:5.2pt;width:.75pt;height:.75pt;z-index:25165840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">
                <v:imagedata r:id="rId87" o:title=""/>
              </v:shape>
            </w:pict>
          </mc:Fallback>
        </mc:AlternateContent>
      </w:r>
      <w:r w:rsidR="00755C53" w:rsidRPr="00755C53">
        <w:t xml:space="preserve">         System.out.println("start");</w:t>
      </w:r>
    </w:p>
    <w:p w14:paraId="5A592DC8" w14:textId="47B4FE27" w:rsidR="00755C53" w:rsidRPr="00755C53" w:rsidRDefault="00755C53" w:rsidP="00755C53">
      <w:pPr>
        <w:pStyle w:val="NoSpacing"/>
      </w:pPr>
      <w:r w:rsidRPr="00755C53">
        <w:t xml:space="preserve">    sample s1=new sample(30);</w:t>
      </w:r>
    </w:p>
    <w:p w14:paraId="2A3E4845" w14:textId="22928592" w:rsidR="00755C53" w:rsidRPr="00755C53" w:rsidRDefault="00ED1E1B" w:rsidP="00755C53">
      <w:pPr>
        <w:pStyle w:val="NoSpacing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410" behindDoc="0" locked="0" layoutInCell="1" allowOverlap="1" wp14:anchorId="0787BC74" wp14:editId="41FF2603">
                <wp:simplePos x="0" y="0"/>
                <wp:positionH relativeFrom="column">
                  <wp:posOffset>1429385</wp:posOffset>
                </wp:positionH>
                <wp:positionV relativeFrom="paragraph">
                  <wp:posOffset>-172085</wp:posOffset>
                </wp:positionV>
                <wp:extent cx="1580780" cy="444645"/>
                <wp:effectExtent l="38100" t="38100" r="38735" b="31750"/>
                <wp:wrapNone/>
                <wp:docPr id="926936025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1580780" cy="444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0B9027" id="Ink 57" o:spid="_x0000_s1026" type="#_x0000_t75" style="position:absolute;margin-left:112.2pt;margin-top:-13.9pt;width:125.15pt;height:35.7pt;z-index:25165841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">
                <v:imagedata r:id="rId94" o:title=""/>
              </v:shape>
            </w:pict>
          </mc:Fallback>
        </mc:AlternateContent>
      </w:r>
      <w:r w:rsidR="00755C53" w:rsidRPr="00755C53">
        <w:t xml:space="preserve">      System.out.println(s1.s);</w:t>
      </w:r>
    </w:p>
    <w:p w14:paraId="32674726" w14:textId="6111E6C1" w:rsidR="00755C53" w:rsidRPr="00755C53" w:rsidRDefault="00755C53" w:rsidP="00755C53">
      <w:pPr>
        <w:pStyle w:val="NoSpacing"/>
      </w:pPr>
      <w:r w:rsidRPr="00755C53">
        <w:t xml:space="preserve">      System.out.println("ends");   } </w:t>
      </w:r>
    </w:p>
    <w:p w14:paraId="4AEBAC4C" w14:textId="0EB1D1BC" w:rsidR="00570023" w:rsidRDefault="00755C53" w:rsidP="00755C53">
      <w:pPr>
        <w:pStyle w:val="NoSpacing"/>
      </w:pPr>
      <w:r w:rsidRPr="00755C53">
        <w:t xml:space="preserve">               }</w:t>
      </w:r>
      <w:r>
        <w:t xml:space="preserve">                                                       0/P CTE </w:t>
      </w:r>
      <w:r w:rsidR="00AC2C5F">
        <w:t>INT TYPE NO ARGUMENT.</w:t>
      </w:r>
    </w:p>
    <w:p w14:paraId="48D12792" w14:textId="77777777" w:rsidR="00AC2C5F" w:rsidRDefault="00AC2C5F" w:rsidP="00755C53">
      <w:pPr>
        <w:pStyle w:val="NoSpacing"/>
      </w:pPr>
    </w:p>
    <w:p w14:paraId="4B0F1591" w14:textId="27300134" w:rsidR="00AC2C5F" w:rsidRDefault="001048AC" w:rsidP="00755C53">
      <w:pPr>
        <w:pStyle w:val="NoSpacing"/>
        <w:rPr>
          <w:b/>
          <w:bCs/>
          <w:color w:val="FF0000"/>
        </w:rPr>
      </w:pPr>
      <w:r w:rsidRPr="00551EC1">
        <w:rPr>
          <w:b/>
          <w:bCs/>
          <w:color w:val="FF0000"/>
        </w:rPr>
        <w:t>NON STATIC INSIDE NON STATIC</w:t>
      </w:r>
      <w:r w:rsidR="00551EC1" w:rsidRPr="00551EC1">
        <w:rPr>
          <w:b/>
          <w:bCs/>
          <w:color w:val="FF0000"/>
        </w:rPr>
        <w:t xml:space="preserve"> DIRECTLY</w:t>
      </w:r>
    </w:p>
    <w:p w14:paraId="4BACBC14" w14:textId="77777777" w:rsidR="00F30BE1" w:rsidRPr="00F30BE1" w:rsidRDefault="00F30BE1" w:rsidP="00F30BE1">
      <w:pPr>
        <w:pStyle w:val="NoSpacing"/>
      </w:pPr>
      <w:r w:rsidRPr="00F30BE1">
        <w:t>class sample1{</w:t>
      </w:r>
    </w:p>
    <w:p w14:paraId="3CB82DF2" w14:textId="6A1B079B" w:rsidR="00F30BE1" w:rsidRPr="00F30BE1" w:rsidRDefault="00B23A77" w:rsidP="00F30BE1">
      <w:pPr>
        <w:pStyle w:val="NoSpacing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411" behindDoc="0" locked="0" layoutInCell="1" allowOverlap="1" wp14:anchorId="071CFE6D" wp14:editId="746213A8">
                <wp:simplePos x="0" y="0"/>
                <wp:positionH relativeFrom="column">
                  <wp:posOffset>2392500</wp:posOffset>
                </wp:positionH>
                <wp:positionV relativeFrom="paragraph">
                  <wp:posOffset>62805</wp:posOffset>
                </wp:positionV>
                <wp:extent cx="360" cy="360"/>
                <wp:effectExtent l="38100" t="38100" r="38100" b="38100"/>
                <wp:wrapNone/>
                <wp:docPr id="705399911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EE1361" id="Ink 58" o:spid="_x0000_s1026" type="#_x0000_t75" style="position:absolute;margin-left:188.05pt;margin-top:4.6pt;width:.75pt;height:.75pt;z-index:25165841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">
                <v:imagedata r:id="rId87" o:title=""/>
              </v:shape>
            </w:pict>
          </mc:Fallback>
        </mc:AlternateContent>
      </w:r>
      <w:r w:rsidR="00F30BE1" w:rsidRPr="00F30BE1">
        <w:t xml:space="preserve">               String s="java";</w:t>
      </w:r>
    </w:p>
    <w:p w14:paraId="00C77F39" w14:textId="77777777" w:rsidR="00F30BE1" w:rsidRPr="00F30BE1" w:rsidRDefault="00F30BE1" w:rsidP="00F30BE1">
      <w:pPr>
        <w:pStyle w:val="NoSpacing"/>
      </w:pPr>
      <w:r w:rsidRPr="00F30BE1">
        <w:t xml:space="preserve">              static int i=10;</w:t>
      </w:r>
    </w:p>
    <w:p w14:paraId="00686D2D" w14:textId="00E14596" w:rsidR="00F30BE1" w:rsidRPr="00F30BE1" w:rsidRDefault="00F30BE1" w:rsidP="00F30BE1">
      <w:pPr>
        <w:pStyle w:val="NoSpacing"/>
      </w:pPr>
      <w:r w:rsidRPr="00F30BE1">
        <w:t xml:space="preserve">           sample1()</w:t>
      </w:r>
    </w:p>
    <w:p w14:paraId="4131050E" w14:textId="77777777" w:rsidR="00F30BE1" w:rsidRPr="00F30BE1" w:rsidRDefault="00F30BE1" w:rsidP="00F30BE1">
      <w:pPr>
        <w:pStyle w:val="NoSpacing"/>
      </w:pPr>
      <w:r w:rsidRPr="00F30BE1">
        <w:t xml:space="preserve">            {</w:t>
      </w:r>
    </w:p>
    <w:p w14:paraId="109BC7C9" w14:textId="77777777" w:rsidR="00F30BE1" w:rsidRPr="00F30BE1" w:rsidRDefault="00F30BE1" w:rsidP="00F30BE1">
      <w:pPr>
        <w:pStyle w:val="NoSpacing"/>
      </w:pPr>
      <w:r w:rsidRPr="00F30BE1">
        <w:t xml:space="preserve">             System.out.println(s);</w:t>
      </w:r>
    </w:p>
    <w:p w14:paraId="434C21FE" w14:textId="25411E25" w:rsidR="00F30BE1" w:rsidRPr="00E20ADF" w:rsidRDefault="00F30BE1" w:rsidP="00F30BE1">
      <w:pPr>
        <w:pStyle w:val="NoSpacing"/>
        <w:rPr>
          <w:b/>
          <w:bCs/>
        </w:rPr>
      </w:pPr>
      <w:r w:rsidRPr="00F30BE1">
        <w:t xml:space="preserve">             System.out.println(i);</w:t>
      </w:r>
      <w:r w:rsidR="00DA3712">
        <w:t xml:space="preserve">              // </w:t>
      </w:r>
      <w:r w:rsidR="00DA3712" w:rsidRPr="00E20ADF">
        <w:rPr>
          <w:b/>
          <w:bCs/>
        </w:rPr>
        <w:t xml:space="preserve">cant use object inside </w:t>
      </w:r>
      <w:r w:rsidR="00E20ADF" w:rsidRPr="00E20ADF">
        <w:rPr>
          <w:b/>
          <w:bCs/>
        </w:rPr>
        <w:t xml:space="preserve">non static constructer </w:t>
      </w:r>
      <w:r w:rsidR="00E20ADF">
        <w:rPr>
          <w:b/>
          <w:bCs/>
        </w:rPr>
        <w:t>it will be infinite</w:t>
      </w:r>
    </w:p>
    <w:p w14:paraId="5AC0DB0C" w14:textId="77777777" w:rsidR="00F30BE1" w:rsidRPr="00F30BE1" w:rsidRDefault="00F30BE1" w:rsidP="00F30BE1">
      <w:pPr>
        <w:pStyle w:val="NoSpacing"/>
      </w:pPr>
      <w:r w:rsidRPr="00F30BE1">
        <w:t xml:space="preserve">             display();</w:t>
      </w:r>
    </w:p>
    <w:p w14:paraId="33A04A08" w14:textId="77777777" w:rsidR="00F30BE1" w:rsidRPr="00F30BE1" w:rsidRDefault="00F30BE1" w:rsidP="00F30BE1">
      <w:pPr>
        <w:pStyle w:val="NoSpacing"/>
      </w:pPr>
      <w:r w:rsidRPr="00F30BE1">
        <w:t xml:space="preserve">             wish();    }</w:t>
      </w:r>
    </w:p>
    <w:p w14:paraId="2744D340" w14:textId="77777777" w:rsidR="00F30BE1" w:rsidRPr="00F30BE1" w:rsidRDefault="00F30BE1" w:rsidP="00F30BE1">
      <w:pPr>
        <w:pStyle w:val="NoSpacing"/>
      </w:pPr>
    </w:p>
    <w:p w14:paraId="1668F686" w14:textId="77777777" w:rsidR="00F30BE1" w:rsidRPr="00F30BE1" w:rsidRDefault="00F30BE1" w:rsidP="00F30BE1">
      <w:pPr>
        <w:pStyle w:val="NoSpacing"/>
      </w:pPr>
      <w:r w:rsidRPr="00F30BE1">
        <w:t xml:space="preserve">           public void display() {</w:t>
      </w:r>
    </w:p>
    <w:p w14:paraId="53C635F7" w14:textId="77777777" w:rsidR="00F30BE1" w:rsidRPr="00F30BE1" w:rsidRDefault="00F30BE1" w:rsidP="00F30BE1">
      <w:pPr>
        <w:pStyle w:val="NoSpacing"/>
      </w:pPr>
      <w:r w:rsidRPr="00F30BE1">
        <w:t xml:space="preserve">            System.out.println("ms");   }</w:t>
      </w:r>
    </w:p>
    <w:p w14:paraId="761122EA" w14:textId="77777777" w:rsidR="00F30BE1" w:rsidRPr="00F30BE1" w:rsidRDefault="00F30BE1" w:rsidP="00F30BE1">
      <w:pPr>
        <w:pStyle w:val="NoSpacing"/>
      </w:pPr>
      <w:r w:rsidRPr="00F30BE1">
        <w:t xml:space="preserve">           public void wish() {</w:t>
      </w:r>
    </w:p>
    <w:p w14:paraId="0A755137" w14:textId="77777777" w:rsidR="00F30BE1" w:rsidRPr="00F30BE1" w:rsidRDefault="00F30BE1" w:rsidP="00F30BE1">
      <w:pPr>
        <w:pStyle w:val="NoSpacing"/>
      </w:pPr>
      <w:r w:rsidRPr="00F30BE1">
        <w:t xml:space="preserve">              System.out.println("ns mehto"); }</w:t>
      </w:r>
    </w:p>
    <w:p w14:paraId="51B9552A" w14:textId="77777777" w:rsidR="00F30BE1" w:rsidRPr="00F30BE1" w:rsidRDefault="00F30BE1" w:rsidP="00F30BE1">
      <w:pPr>
        <w:pStyle w:val="NoSpacing"/>
      </w:pPr>
      <w:r w:rsidRPr="00F30BE1">
        <w:t xml:space="preserve">           public static void main(String [] args) {</w:t>
      </w:r>
    </w:p>
    <w:p w14:paraId="4E051036" w14:textId="2255A488" w:rsidR="00F30BE1" w:rsidRDefault="00F30BE1" w:rsidP="00F30BE1">
      <w:pPr>
        <w:pStyle w:val="NoSpacing"/>
      </w:pPr>
      <w:r w:rsidRPr="00F30BE1">
        <w:t xml:space="preserve">               sample1 s=new sample1();  }  }</w:t>
      </w:r>
      <w:r>
        <w:t xml:space="preserve">            </w:t>
      </w:r>
      <w:r w:rsidR="003F3E40">
        <w:t xml:space="preserve">0/p  java , </w:t>
      </w:r>
      <w:r w:rsidR="00F770F9">
        <w:t>10 , ms , ns mehto.</w:t>
      </w:r>
    </w:p>
    <w:p w14:paraId="609ABFDF" w14:textId="77777777" w:rsidR="00E20ADF" w:rsidRDefault="00E20ADF" w:rsidP="00F30BE1">
      <w:pPr>
        <w:pStyle w:val="NoSpacing"/>
      </w:pPr>
    </w:p>
    <w:p w14:paraId="739CBC18" w14:textId="7DE63A54" w:rsidR="00E20ADF" w:rsidRDefault="00E20ADF" w:rsidP="00F30BE1">
      <w:pPr>
        <w:pStyle w:val="NoSpacing"/>
      </w:pPr>
      <w:r>
        <w:t xml:space="preserve">Note = </w:t>
      </w:r>
      <w:r w:rsidR="00163280">
        <w:t>WE CAN CALL STATIC AND NON STATIC INSIDE CONSTRUCTERE .</w:t>
      </w:r>
    </w:p>
    <w:p w14:paraId="30409B57" w14:textId="77777777" w:rsidR="005C3A1A" w:rsidRDefault="005C3A1A" w:rsidP="00F30BE1">
      <w:pPr>
        <w:pStyle w:val="NoSpacing"/>
      </w:pPr>
    </w:p>
    <w:p w14:paraId="0235758F" w14:textId="6D69B94F" w:rsidR="005C3A1A" w:rsidRDefault="005C3A1A" w:rsidP="005C3A1A">
      <w:pPr>
        <w:pStyle w:val="Heading2"/>
      </w:pPr>
      <w:r>
        <w:t>CONSTRUCTER OVERLOADING=</w:t>
      </w:r>
      <w:r w:rsidR="00814376">
        <w:t xml:space="preserve"> </w:t>
      </w:r>
    </w:p>
    <w:p w14:paraId="10072350" w14:textId="2C341906" w:rsidR="005C3A1A" w:rsidRDefault="0087702C" w:rsidP="005C3A1A">
      <w:pPr>
        <w:pStyle w:val="ListParagraph"/>
        <w:numPr>
          <w:ilvl w:val="0"/>
          <w:numId w:val="122"/>
        </w:numPr>
      </w:pPr>
      <w:r>
        <w:t xml:space="preserve">DEVELOPING MULTIPLE CONSTRUCTER WITHIN THE SAME CLASS  BY PASSING </w:t>
      </w:r>
      <w:r w:rsidR="00230417">
        <w:t>DIFFERENT ARGUMENTS IS KNOWN AS CONSTRUCTER OVERLOADING.</w:t>
      </w:r>
    </w:p>
    <w:p w14:paraId="0DC6359D" w14:textId="0FA10A39" w:rsidR="00961AEB" w:rsidRDefault="00961AEB" w:rsidP="005C3A1A">
      <w:pPr>
        <w:pStyle w:val="ListParagraph"/>
        <w:numPr>
          <w:ilvl w:val="0"/>
          <w:numId w:val="122"/>
        </w:numPr>
      </w:pPr>
      <w:r>
        <w:t>1 NUMBER OF ARGUMENTS SHOULD BE DEFER</w:t>
      </w:r>
    </w:p>
    <w:p w14:paraId="3C58D423" w14:textId="04919445" w:rsidR="00961AEB" w:rsidRDefault="00961AEB" w:rsidP="005C3A1A">
      <w:pPr>
        <w:pStyle w:val="ListParagraph"/>
        <w:numPr>
          <w:ilvl w:val="0"/>
          <w:numId w:val="122"/>
        </w:numPr>
      </w:pPr>
      <w:r>
        <w:t>2 TYPE OF ARGUMENT SHOULD  BE DEFER.</w:t>
      </w:r>
    </w:p>
    <w:p w14:paraId="5C25A9CD" w14:textId="385B55CC" w:rsidR="00961AEB" w:rsidRDefault="00961AEB" w:rsidP="005C3A1A">
      <w:pPr>
        <w:pStyle w:val="ListParagraph"/>
        <w:numPr>
          <w:ilvl w:val="0"/>
          <w:numId w:val="122"/>
        </w:numPr>
      </w:pPr>
      <w:r>
        <w:t xml:space="preserve">3 POSITION OF ARGUMENT </w:t>
      </w:r>
      <w:r w:rsidR="006253D9">
        <w:t>SHOULD BE DEFER.</w:t>
      </w:r>
    </w:p>
    <w:p w14:paraId="04303960" w14:textId="032C438A" w:rsidR="006253D9" w:rsidRDefault="003466DD" w:rsidP="006253D9">
      <w:r>
        <w:rPr>
          <w:noProof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5427A534" wp14:editId="3BD136E6">
                <wp:simplePos x="0" y="0"/>
                <wp:positionH relativeFrom="column">
                  <wp:posOffset>973667</wp:posOffset>
                </wp:positionH>
                <wp:positionV relativeFrom="paragraph">
                  <wp:posOffset>265007</wp:posOffset>
                </wp:positionV>
                <wp:extent cx="186266" cy="575733"/>
                <wp:effectExtent l="0" t="0" r="23495" b="15240"/>
                <wp:wrapNone/>
                <wp:docPr id="91516419" name="Right Brac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266" cy="575733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D63082" id="Right Brace 16" o:spid="_x0000_s1026" type="#_x0000_t88" style="position:absolute;margin-left:76.65pt;margin-top:20.85pt;width:14.65pt;height:45.35pt;z-index:251659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" adj="582" strokecolor="black [3200]" strokeweight=".5pt">
                <v:stroke joinstyle="miter"/>
              </v:shape>
            </w:pict>
          </mc:Fallback>
        </mc:AlternateContent>
      </w:r>
      <w:r w:rsidR="006253D9">
        <w:t>1 CLASS TEST {</w:t>
      </w:r>
    </w:p>
    <w:p w14:paraId="1CCA2ADA" w14:textId="56F156CF" w:rsidR="006253D9" w:rsidRDefault="006253D9" w:rsidP="006253D9">
      <w:r>
        <w:t xml:space="preserve">           TEST ()  {}</w:t>
      </w:r>
      <w:r>
        <w:br/>
        <w:t xml:space="preserve">           TEST ()  {}</w:t>
      </w:r>
      <w:r w:rsidR="003466DD">
        <w:t xml:space="preserve">             (COMPILER WILL </w:t>
      </w:r>
      <w:r w:rsidR="005032E2">
        <w:t>GET CONFUSED AND CTE)</w:t>
      </w:r>
      <w:r>
        <w:br/>
        <w:t xml:space="preserve">           </w:t>
      </w:r>
      <w:r w:rsidR="003466DD">
        <w:t>TEST ()   {}</w:t>
      </w:r>
    </w:p>
    <w:p w14:paraId="41446B73" w14:textId="4F461A96" w:rsidR="005032E2" w:rsidRDefault="005032E2" w:rsidP="006253D9">
      <w:r>
        <w:t xml:space="preserve">2 </w:t>
      </w:r>
      <w:r w:rsidR="00476E66">
        <w:t xml:space="preserve">CLASS TEST </w:t>
      </w:r>
      <w:r w:rsidR="00093BA4">
        <w:t>{</w:t>
      </w:r>
      <w:r w:rsidR="00357129">
        <w:t xml:space="preserve">     (NUMBER OF ARGUMENT SHOULD BE DEFER)</w:t>
      </w:r>
    </w:p>
    <w:p w14:paraId="5A11C0E0" w14:textId="526F87DA" w:rsidR="00476E66" w:rsidRDefault="00476E66" w:rsidP="0028493B">
      <w:pPr>
        <w:pStyle w:val="NoSpacing"/>
      </w:pPr>
      <w:r>
        <w:t xml:space="preserve">      TEST ()   {} </w:t>
      </w:r>
    </w:p>
    <w:p w14:paraId="068B8FB2" w14:textId="4E50364C" w:rsidR="00476E66" w:rsidRDefault="00476E66" w:rsidP="0028493B">
      <w:pPr>
        <w:pStyle w:val="NoSpacing"/>
      </w:pPr>
      <w:r>
        <w:t xml:space="preserve">        </w:t>
      </w:r>
      <w:r w:rsidR="00093BA4">
        <w:t>TEST (INT I)   {}</w:t>
      </w:r>
    </w:p>
    <w:p w14:paraId="668BC21C" w14:textId="77777777" w:rsidR="0028493B" w:rsidRDefault="0028493B" w:rsidP="0028493B">
      <w:pPr>
        <w:pStyle w:val="NoSpacing"/>
      </w:pPr>
    </w:p>
    <w:p w14:paraId="21FBFF9C" w14:textId="77777777" w:rsidR="00093BA4" w:rsidRDefault="00093BA4" w:rsidP="006253D9">
      <w:r>
        <w:t>3 CLASS TEST {</w:t>
      </w:r>
    </w:p>
    <w:p w14:paraId="428C0FC7" w14:textId="1B653C06" w:rsidR="003B4505" w:rsidRDefault="00093BA4" w:rsidP="0028493B">
      <w:pPr>
        <w:pStyle w:val="NoSpacing"/>
      </w:pPr>
      <w:r>
        <w:t xml:space="preserve">   TEST (INT I </w:t>
      </w:r>
      <w:r w:rsidR="003B4505">
        <w:t>)   {}</w:t>
      </w:r>
      <w:r w:rsidR="00357129">
        <w:t xml:space="preserve">           (</w:t>
      </w:r>
      <w:r w:rsidR="00E11749">
        <w:t>TYPE OF ARGUMENT SHOULD BE DEFER)</w:t>
      </w:r>
    </w:p>
    <w:p w14:paraId="036F2151" w14:textId="77777777" w:rsidR="003B4505" w:rsidRDefault="003B4505" w:rsidP="0028493B">
      <w:pPr>
        <w:pStyle w:val="NoSpacing"/>
      </w:pPr>
      <w:r>
        <w:t xml:space="preserve">     TEST (STRING S) {}</w:t>
      </w:r>
    </w:p>
    <w:p w14:paraId="568DA7AA" w14:textId="77777777" w:rsidR="0028493B" w:rsidRDefault="0028493B" w:rsidP="0028493B">
      <w:pPr>
        <w:pStyle w:val="NoSpacing"/>
      </w:pPr>
    </w:p>
    <w:p w14:paraId="0492B79E" w14:textId="77777777" w:rsidR="003B4505" w:rsidRDefault="003B4505" w:rsidP="006253D9">
      <w:r>
        <w:t>4 CLASS TEST {</w:t>
      </w:r>
    </w:p>
    <w:p w14:paraId="5B55591C" w14:textId="77777777" w:rsidR="00E11749" w:rsidRDefault="003B4505" w:rsidP="006253D9">
      <w:r>
        <w:t xml:space="preserve"> TEST (STRING S, INT E)</w:t>
      </w:r>
      <w:r w:rsidR="0028493B">
        <w:t xml:space="preserve">   {}</w:t>
      </w:r>
      <w:r w:rsidR="00E11749">
        <w:t xml:space="preserve">       ( POSITION OF ARGUMENT SHOULD BE DEFER)</w:t>
      </w:r>
      <w:r w:rsidR="0028493B">
        <w:br/>
        <w:t xml:space="preserve"> TEST (INT E  , STRING S)  {}</w:t>
      </w:r>
    </w:p>
    <w:p w14:paraId="7329A836" w14:textId="77777777" w:rsidR="00E51B78" w:rsidRDefault="00093BA4" w:rsidP="00E51B78">
      <w:pPr>
        <w:pStyle w:val="NoSpacing"/>
      </w:pPr>
      <w:r>
        <w:br/>
      </w:r>
      <w:r w:rsidR="00E51B78">
        <w:t>class test{</w:t>
      </w:r>
    </w:p>
    <w:p w14:paraId="2027236B" w14:textId="77777777" w:rsidR="00E51B78" w:rsidRDefault="00E51B78" w:rsidP="00E51B78">
      <w:pPr>
        <w:pStyle w:val="NoSpacing"/>
      </w:pPr>
      <w:r>
        <w:t xml:space="preserve">     test()</w:t>
      </w:r>
    </w:p>
    <w:p w14:paraId="188686D5" w14:textId="77777777" w:rsidR="00E51B78" w:rsidRDefault="00E51B78" w:rsidP="00E51B78">
      <w:pPr>
        <w:pStyle w:val="NoSpacing"/>
      </w:pPr>
      <w:r>
        <w:t xml:space="preserve">       {     System.out.println("np"); }</w:t>
      </w:r>
    </w:p>
    <w:p w14:paraId="7BEF4D60" w14:textId="77777777" w:rsidR="00E51B78" w:rsidRDefault="00E51B78" w:rsidP="00E51B78">
      <w:pPr>
        <w:pStyle w:val="NoSpacing"/>
      </w:pPr>
      <w:r>
        <w:t xml:space="preserve">    test (int i) {</w:t>
      </w:r>
    </w:p>
    <w:p w14:paraId="26785E54" w14:textId="77777777" w:rsidR="00E51B78" w:rsidRDefault="00E51B78" w:rsidP="00E51B78">
      <w:pPr>
        <w:pStyle w:val="NoSpacing"/>
      </w:pPr>
      <w:r>
        <w:t xml:space="preserve">        System.out.println(i);    }</w:t>
      </w:r>
    </w:p>
    <w:p w14:paraId="72C77921" w14:textId="77777777" w:rsidR="00E51B78" w:rsidRDefault="00E51B78" w:rsidP="00E51B78">
      <w:pPr>
        <w:pStyle w:val="NoSpacing"/>
      </w:pPr>
      <w:r>
        <w:t xml:space="preserve">    test (String s,double d) {</w:t>
      </w:r>
    </w:p>
    <w:p w14:paraId="697EE52A" w14:textId="77777777" w:rsidR="00E51B78" w:rsidRDefault="00E51B78" w:rsidP="00E51B78">
      <w:pPr>
        <w:pStyle w:val="NoSpacing"/>
      </w:pPr>
      <w:r>
        <w:t xml:space="preserve">        System.out.println(s);</w:t>
      </w:r>
    </w:p>
    <w:p w14:paraId="442A77F7" w14:textId="77777777" w:rsidR="00E51B78" w:rsidRDefault="00E51B78" w:rsidP="00E51B78">
      <w:pPr>
        <w:pStyle w:val="NoSpacing"/>
      </w:pPr>
      <w:r>
        <w:t xml:space="preserve">        System.out.println(d); }</w:t>
      </w:r>
    </w:p>
    <w:p w14:paraId="2C49144D" w14:textId="77777777" w:rsidR="00E51B78" w:rsidRDefault="00E51B78" w:rsidP="00E51B78">
      <w:pPr>
        <w:pStyle w:val="NoSpacing"/>
      </w:pPr>
      <w:r>
        <w:t xml:space="preserve">    public static void main(String [] args) {</w:t>
      </w:r>
    </w:p>
    <w:p w14:paraId="0A9C9216" w14:textId="77777777" w:rsidR="00E51B78" w:rsidRDefault="00E51B78" w:rsidP="00E51B78">
      <w:pPr>
        <w:pStyle w:val="NoSpacing"/>
      </w:pPr>
      <w:r>
        <w:t xml:space="preserve">      test t1=new test();</w:t>
      </w:r>
    </w:p>
    <w:p w14:paraId="339D0DBD" w14:textId="77777777" w:rsidR="00E51B78" w:rsidRDefault="00E51B78" w:rsidP="00E51B78">
      <w:pPr>
        <w:pStyle w:val="NoSpacing"/>
      </w:pPr>
      <w:r>
        <w:t xml:space="preserve">    test t2=new test(7);</w:t>
      </w:r>
    </w:p>
    <w:p w14:paraId="2B24EAE5" w14:textId="3B51FFE3" w:rsidR="00E51B78" w:rsidRDefault="00E51B78" w:rsidP="00E51B78">
      <w:pPr>
        <w:pStyle w:val="NoSpacing"/>
      </w:pPr>
      <w:r>
        <w:t xml:space="preserve">     test t3=new test("jk",6.7); } }            0/p np , </w:t>
      </w:r>
      <w:r w:rsidR="00793CD5">
        <w:t>7,jk,6.7</w:t>
      </w:r>
    </w:p>
    <w:p w14:paraId="4C756D7E" w14:textId="77777777" w:rsidR="00793CD5" w:rsidRDefault="00793CD5" w:rsidP="00E51B78">
      <w:pPr>
        <w:pStyle w:val="NoSpacing"/>
      </w:pPr>
    </w:p>
    <w:p w14:paraId="38359B6A" w14:textId="77777777" w:rsidR="00793CD5" w:rsidRDefault="00793CD5" w:rsidP="00E51B78">
      <w:pPr>
        <w:pStyle w:val="NoSpacing"/>
      </w:pPr>
    </w:p>
    <w:p w14:paraId="2FC64196" w14:textId="414AD983" w:rsidR="00F770F9" w:rsidRPr="004203B7" w:rsidRDefault="00E51B78" w:rsidP="00E51B78">
      <w:pPr>
        <w:pStyle w:val="NoSpacing"/>
        <w:rPr>
          <w:b/>
          <w:bCs/>
          <w:color w:val="FF0000"/>
        </w:rPr>
      </w:pPr>
      <w:r w:rsidRPr="004203B7">
        <w:rPr>
          <w:b/>
          <w:bCs/>
          <w:color w:val="FF0000"/>
        </w:rPr>
        <w:t xml:space="preserve">    </w:t>
      </w:r>
      <w:r w:rsidR="0049401F" w:rsidRPr="004203B7">
        <w:rPr>
          <w:b/>
          <w:bCs/>
          <w:color w:val="FF0000"/>
        </w:rPr>
        <w:t xml:space="preserve">3 PEN DETAILS </w:t>
      </w:r>
      <w:r w:rsidR="004203B7" w:rsidRPr="004203B7">
        <w:rPr>
          <w:b/>
          <w:bCs/>
          <w:color w:val="FF0000"/>
        </w:rPr>
        <w:t>IN SINGLE CLASS</w:t>
      </w:r>
    </w:p>
    <w:p w14:paraId="02FE8A50" w14:textId="77777777" w:rsidR="0049401F" w:rsidRDefault="00F30BE1" w:rsidP="0049401F">
      <w:pPr>
        <w:pStyle w:val="NoSpacing"/>
      </w:pPr>
      <w:r w:rsidRPr="00F30BE1">
        <w:t xml:space="preserve">            </w:t>
      </w:r>
      <w:r w:rsidR="0049401F">
        <w:t>class pen{</w:t>
      </w:r>
    </w:p>
    <w:p w14:paraId="7A0CE2CB" w14:textId="77777777" w:rsidR="0049401F" w:rsidRDefault="0049401F" w:rsidP="0049401F">
      <w:pPr>
        <w:pStyle w:val="NoSpacing"/>
      </w:pPr>
      <w:r>
        <w:t xml:space="preserve">      String bn="camelin";</w:t>
      </w:r>
    </w:p>
    <w:p w14:paraId="5B658DBE" w14:textId="77777777" w:rsidR="0049401F" w:rsidRDefault="0049401F" w:rsidP="0049401F">
      <w:pPr>
        <w:pStyle w:val="NoSpacing"/>
      </w:pPr>
      <w:r>
        <w:t xml:space="preserve">      double price=15;</w:t>
      </w:r>
    </w:p>
    <w:p w14:paraId="61FB9680" w14:textId="77777777" w:rsidR="0049401F" w:rsidRDefault="0049401F" w:rsidP="0049401F">
      <w:pPr>
        <w:pStyle w:val="NoSpacing"/>
      </w:pPr>
      <w:r>
        <w:t xml:space="preserve">     String color="blue";</w:t>
      </w:r>
    </w:p>
    <w:p w14:paraId="0BC99C99" w14:textId="77777777" w:rsidR="0049401F" w:rsidRDefault="0049401F" w:rsidP="0049401F">
      <w:pPr>
        <w:pStyle w:val="NoSpacing"/>
      </w:pPr>
      <w:r>
        <w:t xml:space="preserve"> static String type="common pen";</w:t>
      </w:r>
    </w:p>
    <w:p w14:paraId="508942DE" w14:textId="77777777" w:rsidR="0049401F" w:rsidRDefault="0049401F" w:rsidP="0049401F">
      <w:pPr>
        <w:pStyle w:val="NoSpacing"/>
      </w:pPr>
    </w:p>
    <w:p w14:paraId="3CD71BB6" w14:textId="3268371A" w:rsidR="0049401F" w:rsidRDefault="0049401F" w:rsidP="0049401F">
      <w:pPr>
        <w:pStyle w:val="NoSpacing"/>
      </w:pPr>
      <w:r>
        <w:t>pen(String name , double cost , String clr)</w:t>
      </w:r>
      <w:r w:rsidR="004203B7">
        <w:t xml:space="preserve">   </w:t>
      </w:r>
      <w:r w:rsidR="00552DD7">
        <w:t xml:space="preserve">//LOCAL VARIABLE </w:t>
      </w:r>
    </w:p>
    <w:p w14:paraId="234EDF86" w14:textId="77777777" w:rsidR="0049401F" w:rsidRDefault="0049401F" w:rsidP="0049401F">
      <w:pPr>
        <w:pStyle w:val="NoSpacing"/>
      </w:pPr>
      <w:r>
        <w:t xml:space="preserve"> {</w:t>
      </w:r>
    </w:p>
    <w:p w14:paraId="23E1D952" w14:textId="77777777" w:rsidR="0049401F" w:rsidRDefault="0049401F" w:rsidP="0049401F">
      <w:pPr>
        <w:pStyle w:val="NoSpacing"/>
      </w:pPr>
      <w:r>
        <w:t xml:space="preserve">  System.out.println("penname:"+name+"pen price:"+cost+"pen color:"+color+"pen type:"+type); }</w:t>
      </w:r>
    </w:p>
    <w:p w14:paraId="2A5AD6C3" w14:textId="77777777" w:rsidR="0049401F" w:rsidRDefault="0049401F" w:rsidP="0049401F">
      <w:pPr>
        <w:pStyle w:val="NoSpacing"/>
      </w:pPr>
    </w:p>
    <w:p w14:paraId="79EDC49D" w14:textId="77777777" w:rsidR="0049401F" w:rsidRDefault="0049401F" w:rsidP="0049401F">
      <w:pPr>
        <w:pStyle w:val="NoSpacing"/>
      </w:pPr>
      <w:r>
        <w:t>public static void main(String [] args) {</w:t>
      </w:r>
    </w:p>
    <w:p w14:paraId="319CA9B5" w14:textId="77777777" w:rsidR="0049401F" w:rsidRDefault="0049401F" w:rsidP="0049401F">
      <w:pPr>
        <w:pStyle w:val="NoSpacing"/>
      </w:pPr>
      <w:r>
        <w:t xml:space="preserve"> System.out.println("1st pen details");</w:t>
      </w:r>
    </w:p>
    <w:p w14:paraId="6227432B" w14:textId="77777777" w:rsidR="0049401F" w:rsidRDefault="0049401F" w:rsidP="0049401F">
      <w:pPr>
        <w:pStyle w:val="NoSpacing"/>
      </w:pPr>
      <w:r>
        <w:t>pen p1=new pen("butterflow", 56, "red");</w:t>
      </w:r>
    </w:p>
    <w:p w14:paraId="1748AE3A" w14:textId="77777777" w:rsidR="0049401F" w:rsidRDefault="0049401F" w:rsidP="0049401F">
      <w:pPr>
        <w:pStyle w:val="NoSpacing"/>
      </w:pPr>
      <w:r>
        <w:t xml:space="preserve"> System.out.println("2nd pen details");</w:t>
      </w:r>
    </w:p>
    <w:p w14:paraId="5A50A63C" w14:textId="77777777" w:rsidR="0049401F" w:rsidRDefault="0049401F" w:rsidP="0049401F">
      <w:pPr>
        <w:pStyle w:val="NoSpacing"/>
      </w:pPr>
      <w:r>
        <w:t>pen p2=new pen("mellow", 12,"hdf");</w:t>
      </w:r>
    </w:p>
    <w:p w14:paraId="63062A5B" w14:textId="77777777" w:rsidR="0049401F" w:rsidRDefault="0049401F" w:rsidP="0049401F">
      <w:pPr>
        <w:pStyle w:val="NoSpacing"/>
      </w:pPr>
      <w:r>
        <w:t xml:space="preserve"> System.out.println("3rd pen details");</w:t>
      </w:r>
    </w:p>
    <w:p w14:paraId="7E93C7BC" w14:textId="77777777" w:rsidR="0049401F" w:rsidRDefault="0049401F" w:rsidP="0049401F">
      <w:pPr>
        <w:pStyle w:val="NoSpacing"/>
      </w:pPr>
      <w:r>
        <w:t>pen p3=new pen("housher", 2, "chesp");</w:t>
      </w:r>
    </w:p>
    <w:p w14:paraId="74DEA694" w14:textId="06627FF8" w:rsidR="00551EC1" w:rsidRDefault="0049401F" w:rsidP="0049401F">
      <w:pPr>
        <w:pStyle w:val="NoSpacing"/>
      </w:pPr>
      <w:r>
        <w:t xml:space="preserve">       }    }</w:t>
      </w:r>
    </w:p>
    <w:p w14:paraId="76A845B6" w14:textId="30875573" w:rsidR="00552DD7" w:rsidRDefault="00552DD7" w:rsidP="00552DD7">
      <w:pPr>
        <w:tabs>
          <w:tab w:val="left" w:pos="4040"/>
        </w:tabs>
      </w:pPr>
      <w:r>
        <w:tab/>
      </w:r>
    </w:p>
    <w:p w14:paraId="56E30EBB" w14:textId="6A3ED605" w:rsidR="00552DD7" w:rsidRDefault="00DD2ABD" w:rsidP="00552DD7">
      <w:pPr>
        <w:tabs>
          <w:tab w:val="left" w:pos="4040"/>
        </w:tabs>
        <w:rPr>
          <w:b/>
          <w:bCs/>
          <w:sz w:val="24"/>
          <w:szCs w:val="24"/>
        </w:rPr>
      </w:pPr>
      <w:r w:rsidRPr="00205139">
        <w:rPr>
          <w:b/>
          <w:bCs/>
          <w:sz w:val="24"/>
          <w:szCs w:val="24"/>
        </w:rPr>
        <w:t xml:space="preserve">DRAWBACK OF </w:t>
      </w:r>
      <w:r w:rsidR="00205139" w:rsidRPr="00205139">
        <w:rPr>
          <w:b/>
          <w:bCs/>
          <w:sz w:val="24"/>
          <w:szCs w:val="24"/>
        </w:rPr>
        <w:t xml:space="preserve">USING DIFFERENT VARIABLE NAME </w:t>
      </w:r>
    </w:p>
    <w:p w14:paraId="71EEE259" w14:textId="698EBC20" w:rsidR="00205139" w:rsidRDefault="00B00055" w:rsidP="00B00055">
      <w:pPr>
        <w:pStyle w:val="NoSpacing"/>
        <w:numPr>
          <w:ilvl w:val="0"/>
          <w:numId w:val="123"/>
        </w:numPr>
      </w:pPr>
      <w:r>
        <w:t xml:space="preserve">LOCAL VARIABLE NAME AND DATA MEMBER NAME IS DIFFERENT </w:t>
      </w:r>
      <w:r w:rsidR="00BC1D99">
        <w:t>IF IT IS DIFFERENT USERS WILL HAVE A CONFUSION .</w:t>
      </w:r>
    </w:p>
    <w:p w14:paraId="1619A5F0" w14:textId="3519C784" w:rsidR="00BC1D99" w:rsidRDefault="00BC1D99" w:rsidP="00B00055">
      <w:pPr>
        <w:pStyle w:val="NoSpacing"/>
        <w:numPr>
          <w:ilvl w:val="0"/>
          <w:numId w:val="123"/>
        </w:numPr>
      </w:pPr>
      <w:r>
        <w:t xml:space="preserve">TO OVERCOME THIS PROBLEM </w:t>
      </w:r>
      <w:r w:rsidR="00BA28D8">
        <w:t xml:space="preserve">WE SHOULD MAINTAIN THE SAME NAME </w:t>
      </w:r>
    </w:p>
    <w:p w14:paraId="7E2B4F66" w14:textId="493303F3" w:rsidR="00BA28D8" w:rsidRDefault="00BA28D8" w:rsidP="00B00055">
      <w:pPr>
        <w:pStyle w:val="NoSpacing"/>
        <w:numPr>
          <w:ilvl w:val="0"/>
          <w:numId w:val="123"/>
        </w:numPr>
      </w:pPr>
      <w:r>
        <w:t xml:space="preserve">PREFERENCE WILL BE GIVEN TO </w:t>
      </w:r>
      <w:r w:rsidR="00786BE9">
        <w:t>LOCAL VARIABLE IF VARIABLE SAME .</w:t>
      </w:r>
    </w:p>
    <w:p w14:paraId="0A3A25A1" w14:textId="1DECB07E" w:rsidR="00693AB5" w:rsidRDefault="00693AB5" w:rsidP="00B00055">
      <w:pPr>
        <w:pStyle w:val="NoSpacing"/>
        <w:numPr>
          <w:ilvl w:val="0"/>
          <w:numId w:val="123"/>
        </w:numPr>
      </w:pPr>
      <w:r>
        <w:t xml:space="preserve">THIS DATA CANNOT BE AXECSSD OUTSIDE THE CONSTRUCTER HENCE </w:t>
      </w:r>
      <w:r w:rsidR="00BB7A69">
        <w:t xml:space="preserve">WE HAVE TO USE </w:t>
      </w:r>
      <w:r w:rsidR="00BB7A69" w:rsidRPr="00BB7A69">
        <w:rPr>
          <w:b/>
          <w:bCs/>
        </w:rPr>
        <w:t xml:space="preserve">THIS </w:t>
      </w:r>
      <w:r w:rsidR="00BB7A69">
        <w:t>KEY WORD TO OVERCOME THE DRAWBACK.</w:t>
      </w:r>
    </w:p>
    <w:p w14:paraId="4631589F" w14:textId="77777777" w:rsidR="00FF71A6" w:rsidRPr="00FF71A6" w:rsidRDefault="00FF71A6" w:rsidP="00FF71A6">
      <w:pPr>
        <w:pStyle w:val="NoSpacing"/>
      </w:pPr>
      <w:r w:rsidRPr="00FF71A6">
        <w:t>class penn{</w:t>
      </w:r>
    </w:p>
    <w:p w14:paraId="6E21B5AC" w14:textId="77777777" w:rsidR="00FF71A6" w:rsidRPr="00FF71A6" w:rsidRDefault="00FF71A6" w:rsidP="00FF71A6">
      <w:pPr>
        <w:pStyle w:val="NoSpacing"/>
      </w:pPr>
      <w:r w:rsidRPr="00FF71A6">
        <w:t xml:space="preserve">         String bn;</w:t>
      </w:r>
    </w:p>
    <w:p w14:paraId="1E437661" w14:textId="77777777" w:rsidR="00FF71A6" w:rsidRPr="00FF71A6" w:rsidRDefault="00FF71A6" w:rsidP="00FF71A6">
      <w:pPr>
        <w:pStyle w:val="NoSpacing"/>
      </w:pPr>
      <w:r w:rsidRPr="00FF71A6">
        <w:t xml:space="preserve">           double cost;</w:t>
      </w:r>
    </w:p>
    <w:p w14:paraId="1D213A7C" w14:textId="77777777" w:rsidR="00FF71A6" w:rsidRPr="00FF71A6" w:rsidRDefault="00FF71A6" w:rsidP="00FF71A6">
      <w:pPr>
        <w:pStyle w:val="NoSpacing"/>
      </w:pPr>
      <w:r w:rsidRPr="00FF71A6">
        <w:t xml:space="preserve">        String color;</w:t>
      </w:r>
    </w:p>
    <w:p w14:paraId="1ECD7952" w14:textId="77777777" w:rsidR="00FF71A6" w:rsidRPr="00FF71A6" w:rsidRDefault="00FF71A6" w:rsidP="00FF71A6">
      <w:pPr>
        <w:pStyle w:val="NoSpacing"/>
      </w:pPr>
      <w:r w:rsidRPr="00FF71A6">
        <w:t xml:space="preserve">    static String type="bal";</w:t>
      </w:r>
    </w:p>
    <w:p w14:paraId="4BB40333" w14:textId="77777777" w:rsidR="00FF71A6" w:rsidRPr="00FF71A6" w:rsidRDefault="00FF71A6" w:rsidP="00FF71A6">
      <w:pPr>
        <w:pStyle w:val="NoSpacing"/>
      </w:pPr>
      <w:r w:rsidRPr="00FF71A6">
        <w:t xml:space="preserve"> penn(String bn ,double cost, String color)</w:t>
      </w:r>
    </w:p>
    <w:p w14:paraId="53EB8F25" w14:textId="77777777" w:rsidR="00FF71A6" w:rsidRPr="00FF71A6" w:rsidRDefault="00FF71A6" w:rsidP="00FF71A6">
      <w:pPr>
        <w:pStyle w:val="NoSpacing"/>
      </w:pPr>
      <w:r w:rsidRPr="00FF71A6">
        <w:t xml:space="preserve">   {</w:t>
      </w:r>
    </w:p>
    <w:p w14:paraId="0EDF738F" w14:textId="77777777" w:rsidR="00FF71A6" w:rsidRPr="00FF71A6" w:rsidRDefault="00FF71A6" w:rsidP="00FF71A6">
      <w:pPr>
        <w:pStyle w:val="NoSpacing"/>
      </w:pPr>
      <w:r w:rsidRPr="00FF71A6">
        <w:t xml:space="preserve">         bn=bn;</w:t>
      </w:r>
    </w:p>
    <w:p w14:paraId="2D60E4C1" w14:textId="77777777" w:rsidR="00FF71A6" w:rsidRPr="00FF71A6" w:rsidRDefault="00FF71A6" w:rsidP="00FF71A6">
      <w:pPr>
        <w:pStyle w:val="NoSpacing"/>
      </w:pPr>
      <w:r w:rsidRPr="00FF71A6">
        <w:t xml:space="preserve">       cost=cost;</w:t>
      </w:r>
    </w:p>
    <w:p w14:paraId="7934959A" w14:textId="77777777" w:rsidR="00FF71A6" w:rsidRPr="00FF71A6" w:rsidRDefault="00FF71A6" w:rsidP="00FF71A6">
      <w:pPr>
        <w:pStyle w:val="NoSpacing"/>
      </w:pPr>
      <w:r w:rsidRPr="00FF71A6">
        <w:t xml:space="preserve">      color=color;  }</w:t>
      </w:r>
    </w:p>
    <w:p w14:paraId="715C3ED0" w14:textId="77777777" w:rsidR="00FF71A6" w:rsidRPr="00FF71A6" w:rsidRDefault="00FF71A6" w:rsidP="00FF71A6">
      <w:pPr>
        <w:pStyle w:val="NoSpacing"/>
      </w:pPr>
    </w:p>
    <w:p w14:paraId="7AE293CA" w14:textId="77777777" w:rsidR="00FF71A6" w:rsidRPr="00FF71A6" w:rsidRDefault="00FF71A6" w:rsidP="00FF71A6">
      <w:pPr>
        <w:pStyle w:val="NoSpacing"/>
      </w:pPr>
      <w:r w:rsidRPr="00FF71A6">
        <w:t xml:space="preserve">   public static void main (String [] args) {</w:t>
      </w:r>
    </w:p>
    <w:p w14:paraId="614CB1AE" w14:textId="77777777" w:rsidR="00FF71A6" w:rsidRPr="00FF71A6" w:rsidRDefault="00FF71A6" w:rsidP="00FF71A6">
      <w:pPr>
        <w:pStyle w:val="NoSpacing"/>
      </w:pPr>
      <w:r w:rsidRPr="00FF71A6">
        <w:t xml:space="preserve">     System.out.println("first pen");</w:t>
      </w:r>
    </w:p>
    <w:p w14:paraId="56493F72" w14:textId="77777777" w:rsidR="00FF71A6" w:rsidRPr="00FF71A6" w:rsidRDefault="00FF71A6" w:rsidP="00FF71A6">
      <w:pPr>
        <w:pStyle w:val="NoSpacing"/>
      </w:pPr>
      <w:r w:rsidRPr="00FF71A6">
        <w:t xml:space="preserve">  penn p1=new penn("camel", 1.50,"green");</w:t>
      </w:r>
    </w:p>
    <w:p w14:paraId="5313CD15" w14:textId="77777777" w:rsidR="00FF71A6" w:rsidRPr="00FF71A6" w:rsidRDefault="00FF71A6" w:rsidP="00FF71A6">
      <w:pPr>
        <w:pStyle w:val="NoSpacing"/>
      </w:pPr>
      <w:r w:rsidRPr="00FF71A6">
        <w:t>System.out.println( "penn name:"+p1.bn+"/npenn color:"+p1.color+"/npenn cost:"+p1.cost+"/npen type:"+type);</w:t>
      </w:r>
    </w:p>
    <w:p w14:paraId="39AF8236" w14:textId="77777777" w:rsidR="00FF71A6" w:rsidRPr="00FF71A6" w:rsidRDefault="00FF71A6" w:rsidP="00FF71A6">
      <w:pPr>
        <w:pStyle w:val="NoSpacing"/>
      </w:pPr>
    </w:p>
    <w:p w14:paraId="1D231475" w14:textId="77777777" w:rsidR="00FF71A6" w:rsidRPr="00FF71A6" w:rsidRDefault="00FF71A6" w:rsidP="00FF71A6">
      <w:pPr>
        <w:pStyle w:val="NoSpacing"/>
      </w:pPr>
      <w:r w:rsidRPr="00FF71A6">
        <w:t xml:space="preserve">     System.out.println("first pen");</w:t>
      </w:r>
    </w:p>
    <w:p w14:paraId="65D480E0" w14:textId="77777777" w:rsidR="00FF71A6" w:rsidRPr="00FF71A6" w:rsidRDefault="00FF71A6" w:rsidP="00FF71A6">
      <w:pPr>
        <w:pStyle w:val="NoSpacing"/>
      </w:pPr>
      <w:r w:rsidRPr="00FF71A6">
        <w:t xml:space="preserve">  penn p2=new penn("nuke", 48,"gleenen");</w:t>
      </w:r>
    </w:p>
    <w:p w14:paraId="2461104E" w14:textId="5575DBE5" w:rsidR="00FF71A6" w:rsidRDefault="00FF71A6" w:rsidP="00FF71A6">
      <w:pPr>
        <w:pStyle w:val="NoSpacing"/>
      </w:pPr>
      <w:r w:rsidRPr="00FF71A6">
        <w:t>System.out.println( "penn name:"+p2.bn+"/npenn color:"+p2.color+"/npenn cost:"+p2.cost+"/npen type:"+type);}  }</w:t>
      </w:r>
      <w:r>
        <w:t xml:space="preserve">     </w:t>
      </w:r>
    </w:p>
    <w:p w14:paraId="0014D0B1" w14:textId="23E4FA1F" w:rsidR="00FF71A6" w:rsidRDefault="00DD52AC" w:rsidP="00FF71A6">
      <w:pPr>
        <w:pStyle w:val="NoSpacing"/>
        <w:rPr>
          <w:b/>
          <w:bCs/>
        </w:rPr>
      </w:pPr>
      <w:r>
        <w:rPr>
          <w:b/>
          <w:bCs/>
        </w:rPr>
        <w:t xml:space="preserve"> 0/P </w:t>
      </w:r>
      <w:r w:rsidR="00FF71A6" w:rsidRPr="00FF71A6">
        <w:rPr>
          <w:b/>
          <w:bCs/>
        </w:rPr>
        <w:t>PREFERENC IS GIVEN TO LOCAL VARIA</w:t>
      </w:r>
      <w:r>
        <w:rPr>
          <w:b/>
          <w:bCs/>
        </w:rPr>
        <w:t>B</w:t>
      </w:r>
      <w:r w:rsidR="00FF71A6" w:rsidRPr="00FF71A6">
        <w:rPr>
          <w:b/>
          <w:bCs/>
        </w:rPr>
        <w:t>LE SO OUTPUT IS DEFAULT VALUES.</w:t>
      </w:r>
    </w:p>
    <w:p w14:paraId="4A2D294A" w14:textId="4877003C" w:rsidR="00DD52AC" w:rsidRDefault="007D7199" w:rsidP="007D7199">
      <w:pPr>
        <w:pStyle w:val="Heading1"/>
      </w:pPr>
      <w:r>
        <w:t>THIS =</w:t>
      </w:r>
    </w:p>
    <w:p w14:paraId="72F13CEA" w14:textId="48FFA3D8" w:rsidR="007D7199" w:rsidRDefault="007D7199" w:rsidP="007D7199">
      <w:pPr>
        <w:pStyle w:val="NoSpacing"/>
        <w:numPr>
          <w:ilvl w:val="0"/>
          <w:numId w:val="124"/>
        </w:numPr>
      </w:pPr>
      <w:r>
        <w:t xml:space="preserve">THIS IS A KEYWORD </w:t>
      </w:r>
    </w:p>
    <w:p w14:paraId="576B97D2" w14:textId="10005AA7" w:rsidR="007D7199" w:rsidRDefault="00ED10D0" w:rsidP="007D7199">
      <w:pPr>
        <w:pStyle w:val="NoSpacing"/>
        <w:numPr>
          <w:ilvl w:val="0"/>
          <w:numId w:val="124"/>
        </w:numPr>
      </w:pPr>
      <w:r>
        <w:t xml:space="preserve">THIS KEYWORD IS USED TO DIFFERENCIATE BETWEEN THE </w:t>
      </w:r>
      <w:r w:rsidR="007063C9">
        <w:t>LOCAL VARIABLE AND DATAMEMBERS.</w:t>
      </w:r>
    </w:p>
    <w:p w14:paraId="0B5D8AA2" w14:textId="0D9FB912" w:rsidR="007063C9" w:rsidRDefault="007063C9" w:rsidP="007D7199">
      <w:pPr>
        <w:pStyle w:val="NoSpacing"/>
        <w:numPr>
          <w:ilvl w:val="0"/>
          <w:numId w:val="124"/>
        </w:numPr>
      </w:pPr>
      <w:r>
        <w:t xml:space="preserve">WHEN LOCAL VARIABLE NAME AND DATAMEMBER NAME </w:t>
      </w:r>
      <w:r w:rsidR="00222396">
        <w:t xml:space="preserve">ARE SAME THEN WE USE </w:t>
      </w:r>
      <w:r w:rsidR="00222396" w:rsidRPr="00222396">
        <w:rPr>
          <w:b/>
          <w:bCs/>
        </w:rPr>
        <w:t>THIS</w:t>
      </w:r>
      <w:r w:rsidR="00222396">
        <w:t xml:space="preserve"> KEYWORD.</w:t>
      </w:r>
    </w:p>
    <w:p w14:paraId="5DD7F959" w14:textId="174FCCF6" w:rsidR="00222396" w:rsidRDefault="00AE01ED" w:rsidP="007D7199">
      <w:pPr>
        <w:pStyle w:val="NoSpacing"/>
        <w:numPr>
          <w:ilvl w:val="0"/>
          <w:numId w:val="124"/>
        </w:numPr>
      </w:pPr>
      <w:r>
        <w:t xml:space="preserve">THIS KEY WORD WILL PRINT TO THE CURRENT OBJECT </w:t>
      </w:r>
      <w:r w:rsidR="00237205">
        <w:t>WHICH IS CURRENTLY UNDER EXECUTION.</w:t>
      </w:r>
    </w:p>
    <w:p w14:paraId="44DFB479" w14:textId="0FE655B7" w:rsidR="00237205" w:rsidRDefault="00237205" w:rsidP="007D7199">
      <w:pPr>
        <w:pStyle w:val="NoSpacing"/>
        <w:numPr>
          <w:ilvl w:val="0"/>
          <w:numId w:val="124"/>
        </w:numPr>
      </w:pPr>
      <w:r>
        <w:t xml:space="preserve">THIS KEYWORD IS ALSO KNOWN AS </w:t>
      </w:r>
      <w:r w:rsidR="00E37C85">
        <w:t>REFERENCE VARAIBLE .</w:t>
      </w:r>
    </w:p>
    <w:p w14:paraId="36DD6719" w14:textId="6035AFFA" w:rsidR="00BB7A69" w:rsidRDefault="00F76A27" w:rsidP="00F76A27">
      <w:pPr>
        <w:pStyle w:val="NoSpacing"/>
        <w:numPr>
          <w:ilvl w:val="0"/>
          <w:numId w:val="124"/>
        </w:numPr>
      </w:pPr>
      <w:r>
        <w:t>WE CAN USE MULTIPLE THIS KEYWORD IN A PROGRAMME .</w:t>
      </w:r>
    </w:p>
    <w:p w14:paraId="36C840F7" w14:textId="0AF79AEE" w:rsidR="00F76A27" w:rsidRDefault="00F76A27" w:rsidP="00F76A27">
      <w:pPr>
        <w:pStyle w:val="NoSpacing"/>
        <w:numPr>
          <w:ilvl w:val="0"/>
          <w:numId w:val="124"/>
        </w:numPr>
      </w:pPr>
      <w:r>
        <w:t>THIS KEYWORD CAN BE USED IN</w:t>
      </w:r>
      <w:r w:rsidR="009E7A30">
        <w:t>SIDE CONSTRUCTER AND NON STATIC METHOD.</w:t>
      </w:r>
    </w:p>
    <w:p w14:paraId="78378107" w14:textId="1891BD9A" w:rsidR="009E7A30" w:rsidRDefault="00F77C7A" w:rsidP="00F76A27">
      <w:pPr>
        <w:pStyle w:val="NoSpacing"/>
        <w:numPr>
          <w:ilvl w:val="0"/>
          <w:numId w:val="124"/>
        </w:numPr>
      </w:pPr>
      <w:r>
        <w:t>BUT IT CANNOT BE USED INSIDE STATIC METHOD.</w:t>
      </w:r>
    </w:p>
    <w:p w14:paraId="58D3DCDD" w14:textId="77777777" w:rsidR="00C7218C" w:rsidRDefault="00C7218C" w:rsidP="00C7218C">
      <w:pPr>
        <w:pStyle w:val="NoSpacing"/>
      </w:pPr>
    </w:p>
    <w:p w14:paraId="1ACB409E" w14:textId="61B55FB4" w:rsidR="00C7218C" w:rsidRPr="00C7218C" w:rsidRDefault="00C7218C" w:rsidP="00C7218C">
      <w:pPr>
        <w:pStyle w:val="NoSpacing"/>
        <w:rPr>
          <w:b/>
          <w:bCs/>
          <w:color w:val="FF0000"/>
        </w:rPr>
      </w:pPr>
      <w:r w:rsidRPr="00C7218C">
        <w:rPr>
          <w:b/>
          <w:bCs/>
          <w:color w:val="FF0000"/>
        </w:rPr>
        <w:t>1 USING THIS KEY WORD.</w:t>
      </w:r>
    </w:p>
    <w:p w14:paraId="2D60281D" w14:textId="562F7129" w:rsidR="00F77C7A" w:rsidRDefault="00F77C7A" w:rsidP="00F77C7A">
      <w:pPr>
        <w:pStyle w:val="NoSpacing"/>
        <w:ind w:left="720"/>
      </w:pPr>
    </w:p>
    <w:p w14:paraId="67C32CB7" w14:textId="77777777" w:rsidR="00CC173F" w:rsidRDefault="00CC173F" w:rsidP="00CC173F">
      <w:pPr>
        <w:pStyle w:val="NoSpacing"/>
        <w:ind w:left="720"/>
      </w:pPr>
      <w:r>
        <w:t>class Athis {</w:t>
      </w:r>
    </w:p>
    <w:p w14:paraId="4597446B" w14:textId="77777777" w:rsidR="00CC173F" w:rsidRDefault="00CC173F" w:rsidP="00CC173F">
      <w:pPr>
        <w:pStyle w:val="NoSpacing"/>
        <w:ind w:left="720"/>
      </w:pPr>
      <w:r>
        <w:t xml:space="preserve">    int id;</w:t>
      </w:r>
    </w:p>
    <w:p w14:paraId="572891D7" w14:textId="77777777" w:rsidR="00CC173F" w:rsidRDefault="00CC173F" w:rsidP="00CC173F">
      <w:pPr>
        <w:pStyle w:val="NoSpacing"/>
        <w:ind w:left="720"/>
      </w:pPr>
      <w:r>
        <w:t xml:space="preserve">    String name;</w:t>
      </w:r>
    </w:p>
    <w:p w14:paraId="4A6FBE32" w14:textId="57AAD873" w:rsidR="00CC173F" w:rsidRDefault="00CC173F" w:rsidP="00CC173F">
      <w:pPr>
        <w:pStyle w:val="NoSpacing"/>
        <w:ind w:left="720"/>
      </w:pPr>
      <w:r>
        <w:t xml:space="preserve">    </w:t>
      </w:r>
    </w:p>
    <w:p w14:paraId="3BE05CE1" w14:textId="4DEA4B12" w:rsidR="00CC173F" w:rsidRDefault="00C768D6" w:rsidP="00CC173F">
      <w:pPr>
        <w:pStyle w:val="NoSpacing"/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6" behindDoc="1" locked="0" layoutInCell="1" allowOverlap="1" wp14:anchorId="0154B26D" wp14:editId="4D5CBCD6">
                <wp:simplePos x="0" y="0"/>
                <wp:positionH relativeFrom="column">
                  <wp:posOffset>412750</wp:posOffset>
                </wp:positionH>
                <wp:positionV relativeFrom="paragraph">
                  <wp:posOffset>147109</wp:posOffset>
                </wp:positionV>
                <wp:extent cx="1667510" cy="454872"/>
                <wp:effectExtent l="0" t="0" r="27940" b="21590"/>
                <wp:wrapNone/>
                <wp:docPr id="192362522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7510" cy="454872"/>
                        </a:xfrm>
                        <a:prstGeom prst="rect">
                          <a:avLst/>
                        </a:prstGeom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BBE437" id="Rectangle 17" o:spid="_x0000_s1026" style="position:absolute;margin-left:32.5pt;margin-top:11.6pt;width:131.3pt;height:35.8pt;z-index:-2516561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" fillcolor="white [3201]" strokecolor="#c00000" strokeweight="1pt"/>
            </w:pict>
          </mc:Fallback>
        </mc:AlternateContent>
      </w:r>
      <w:r w:rsidR="00CC173F">
        <w:t xml:space="preserve">    Athis(int id, String name) {</w:t>
      </w:r>
    </w:p>
    <w:p w14:paraId="2957FFFA" w14:textId="06F05B46" w:rsidR="00CC173F" w:rsidRDefault="00CC173F" w:rsidP="00CC173F">
      <w:pPr>
        <w:pStyle w:val="NoSpacing"/>
        <w:ind w:left="720"/>
      </w:pPr>
      <w:r>
        <w:t xml:space="preserve">        this.id = id;</w:t>
      </w:r>
    </w:p>
    <w:p w14:paraId="3003E44D" w14:textId="77777777" w:rsidR="00CC173F" w:rsidRDefault="00CC173F" w:rsidP="00CC173F">
      <w:pPr>
        <w:pStyle w:val="NoSpacing"/>
        <w:ind w:left="720"/>
      </w:pPr>
      <w:r>
        <w:t xml:space="preserve">        this.name = name;</w:t>
      </w:r>
    </w:p>
    <w:p w14:paraId="205A2695" w14:textId="77777777" w:rsidR="00CC173F" w:rsidRDefault="00CC173F" w:rsidP="00CC173F">
      <w:pPr>
        <w:pStyle w:val="NoSpacing"/>
        <w:ind w:left="720"/>
      </w:pPr>
      <w:r>
        <w:t xml:space="preserve">    }</w:t>
      </w:r>
    </w:p>
    <w:p w14:paraId="3D86D5FB" w14:textId="77777777" w:rsidR="00CC173F" w:rsidRDefault="00CC173F" w:rsidP="00CC173F">
      <w:pPr>
        <w:pStyle w:val="NoSpacing"/>
        <w:ind w:left="720"/>
      </w:pPr>
      <w:r>
        <w:t xml:space="preserve">    </w:t>
      </w:r>
    </w:p>
    <w:p w14:paraId="78CBCC55" w14:textId="77777777" w:rsidR="00CC173F" w:rsidRDefault="00CC173F" w:rsidP="00CC173F">
      <w:pPr>
        <w:pStyle w:val="NoSpacing"/>
        <w:ind w:left="720"/>
      </w:pPr>
      <w:r>
        <w:t xml:space="preserve">    public static void main(String[] args) {</w:t>
      </w:r>
    </w:p>
    <w:p w14:paraId="3D6AC407" w14:textId="77777777" w:rsidR="00CC173F" w:rsidRDefault="00CC173F" w:rsidP="00CC173F">
      <w:pPr>
        <w:pStyle w:val="NoSpacing"/>
        <w:ind w:left="720"/>
      </w:pPr>
      <w:r>
        <w:t xml:space="preserve">        System.out.println("1st Athis details");</w:t>
      </w:r>
    </w:p>
    <w:p w14:paraId="43EF10CB" w14:textId="77777777" w:rsidR="00CC173F" w:rsidRDefault="00CC173F" w:rsidP="00CC173F">
      <w:pPr>
        <w:pStyle w:val="NoSpacing"/>
        <w:ind w:left="720"/>
      </w:pPr>
      <w:r>
        <w:t xml:space="preserve">        Athis s1 = new Athis(56, "ghf");</w:t>
      </w:r>
    </w:p>
    <w:p w14:paraId="456403D4" w14:textId="77777777" w:rsidR="00CC173F" w:rsidRDefault="00CC173F" w:rsidP="00CC173F">
      <w:pPr>
        <w:pStyle w:val="NoSpacing"/>
        <w:ind w:left="720"/>
      </w:pPr>
      <w:r>
        <w:t xml:space="preserve">        System.out.println("name: " + s1.name + "\nAthis id: " + s1.id);</w:t>
      </w:r>
    </w:p>
    <w:p w14:paraId="28F3ABD1" w14:textId="77777777" w:rsidR="00CC173F" w:rsidRDefault="00CC173F" w:rsidP="00CC173F">
      <w:pPr>
        <w:pStyle w:val="NoSpacing"/>
        <w:ind w:left="720"/>
      </w:pPr>
      <w:r>
        <w:t xml:space="preserve">        </w:t>
      </w:r>
    </w:p>
    <w:p w14:paraId="27133590" w14:textId="77777777" w:rsidR="00CC173F" w:rsidRDefault="00CC173F" w:rsidP="00CC173F">
      <w:pPr>
        <w:pStyle w:val="NoSpacing"/>
        <w:ind w:left="720"/>
      </w:pPr>
      <w:r>
        <w:t xml:space="preserve">        System.out.println("2nd Athis details");</w:t>
      </w:r>
    </w:p>
    <w:p w14:paraId="26FA977A" w14:textId="77777777" w:rsidR="00CC173F" w:rsidRDefault="00CC173F" w:rsidP="00CC173F">
      <w:pPr>
        <w:pStyle w:val="NoSpacing"/>
        <w:ind w:left="720"/>
      </w:pPr>
      <w:r>
        <w:t xml:space="preserve">        Athis s2 = new Athis(46, "yilk");</w:t>
      </w:r>
    </w:p>
    <w:p w14:paraId="7691E5B4" w14:textId="77777777" w:rsidR="00CC173F" w:rsidRDefault="00CC173F" w:rsidP="00CC173F">
      <w:pPr>
        <w:pStyle w:val="NoSpacing"/>
        <w:ind w:left="720"/>
      </w:pPr>
      <w:r>
        <w:t xml:space="preserve">        System.out.println("name: " + s2.name + "\nAthis id: " + s2.id);</w:t>
      </w:r>
    </w:p>
    <w:p w14:paraId="5626280B" w14:textId="77777777" w:rsidR="00CC173F" w:rsidRDefault="00CC173F" w:rsidP="00CC173F">
      <w:pPr>
        <w:pStyle w:val="NoSpacing"/>
        <w:ind w:left="720"/>
      </w:pPr>
      <w:r>
        <w:t xml:space="preserve">    }</w:t>
      </w:r>
    </w:p>
    <w:p w14:paraId="4168DA7F" w14:textId="10DB1F5E" w:rsidR="00CC173F" w:rsidRDefault="00CC173F" w:rsidP="00CC173F">
      <w:pPr>
        <w:pStyle w:val="NoSpacing"/>
        <w:ind w:left="720"/>
      </w:pPr>
      <w:r>
        <w:t>}</w:t>
      </w:r>
    </w:p>
    <w:p w14:paraId="46EC5FCE" w14:textId="53A28757" w:rsidR="00C768D6" w:rsidRDefault="00C768D6" w:rsidP="00C768D6">
      <w:pPr>
        <w:pStyle w:val="NoSpacing"/>
        <w:ind w:left="720"/>
      </w:pPr>
      <w:r>
        <w:t>0/p        name: ghf</w:t>
      </w:r>
    </w:p>
    <w:p w14:paraId="752433F4" w14:textId="18693329" w:rsidR="00C768D6" w:rsidRDefault="00C768D6" w:rsidP="00C768D6">
      <w:pPr>
        <w:pStyle w:val="NoSpacing"/>
        <w:ind w:left="720"/>
      </w:pPr>
      <w:r>
        <w:t xml:space="preserve">               Athis id: 56</w:t>
      </w:r>
    </w:p>
    <w:p w14:paraId="08EA1AD8" w14:textId="5DC5BF75" w:rsidR="00C768D6" w:rsidRDefault="00C768D6" w:rsidP="00C768D6">
      <w:pPr>
        <w:pStyle w:val="NoSpacing"/>
        <w:ind w:left="720"/>
      </w:pPr>
      <w:r>
        <w:t xml:space="preserve">              2nd Athis details</w:t>
      </w:r>
    </w:p>
    <w:p w14:paraId="1814860C" w14:textId="056323BD" w:rsidR="00C768D6" w:rsidRDefault="00C768D6" w:rsidP="00C768D6">
      <w:pPr>
        <w:pStyle w:val="NoSpacing"/>
        <w:ind w:left="720"/>
      </w:pPr>
      <w:r>
        <w:t xml:space="preserve">               name: yilk</w:t>
      </w:r>
    </w:p>
    <w:p w14:paraId="37651524" w14:textId="1941B444" w:rsidR="00C768D6" w:rsidRDefault="00C768D6" w:rsidP="00C768D6">
      <w:pPr>
        <w:pStyle w:val="NoSpacing"/>
        <w:ind w:left="720"/>
      </w:pPr>
      <w:r>
        <w:t xml:space="preserve">                Athis id: 46</w:t>
      </w:r>
    </w:p>
    <w:p w14:paraId="24FC898C" w14:textId="77777777" w:rsidR="00A4379B" w:rsidRDefault="00A4379B" w:rsidP="00C768D6">
      <w:pPr>
        <w:pStyle w:val="NoSpacing"/>
        <w:ind w:left="720"/>
      </w:pPr>
    </w:p>
    <w:p w14:paraId="655DB995" w14:textId="60B0C181" w:rsidR="00C7218C" w:rsidRDefault="00A4379B" w:rsidP="00C768D6">
      <w:pPr>
        <w:pStyle w:val="NoSpacing"/>
        <w:ind w:left="720"/>
        <w:rPr>
          <w:b/>
          <w:bCs/>
          <w:color w:val="FF0000"/>
        </w:rPr>
      </w:pPr>
      <w:r w:rsidRPr="00A4379B">
        <w:rPr>
          <w:b/>
          <w:bCs/>
          <w:color w:val="FF0000"/>
        </w:rPr>
        <w:t>2 USING THIS KEY WORD</w:t>
      </w:r>
    </w:p>
    <w:p w14:paraId="2BD256AB" w14:textId="77777777" w:rsidR="00A4379B" w:rsidRPr="00A4379B" w:rsidRDefault="00A4379B" w:rsidP="00C768D6">
      <w:pPr>
        <w:pStyle w:val="NoSpacing"/>
        <w:ind w:left="720"/>
        <w:rPr>
          <w:b/>
          <w:bCs/>
          <w:color w:val="FF0000"/>
        </w:rPr>
      </w:pPr>
    </w:p>
    <w:p w14:paraId="2712F51E" w14:textId="77777777" w:rsidR="009545CB" w:rsidRDefault="009545CB" w:rsidP="009545CB">
      <w:pPr>
        <w:pStyle w:val="NoSpacing"/>
        <w:ind w:left="720"/>
      </w:pPr>
      <w:r>
        <w:t>class student {</w:t>
      </w:r>
    </w:p>
    <w:p w14:paraId="1D523D44" w14:textId="77777777" w:rsidR="009545CB" w:rsidRDefault="009545CB" w:rsidP="009545CB">
      <w:pPr>
        <w:pStyle w:val="NoSpacing"/>
        <w:ind w:left="720"/>
      </w:pPr>
      <w:r>
        <w:t xml:space="preserve">          String name;</w:t>
      </w:r>
    </w:p>
    <w:p w14:paraId="77052A79" w14:textId="77777777" w:rsidR="009545CB" w:rsidRDefault="009545CB" w:rsidP="009545CB">
      <w:pPr>
        <w:pStyle w:val="NoSpacing"/>
        <w:ind w:left="720"/>
      </w:pPr>
      <w:r>
        <w:t xml:space="preserve">          double cost;</w:t>
      </w:r>
    </w:p>
    <w:p w14:paraId="1C3B5CD2" w14:textId="77777777" w:rsidR="009545CB" w:rsidRDefault="009545CB" w:rsidP="009545CB">
      <w:pPr>
        <w:pStyle w:val="NoSpacing"/>
        <w:ind w:left="720"/>
      </w:pPr>
      <w:r>
        <w:t xml:space="preserve">   student (String name, double cost)</w:t>
      </w:r>
    </w:p>
    <w:p w14:paraId="2C649751" w14:textId="77777777" w:rsidR="009545CB" w:rsidRDefault="009545CB" w:rsidP="009545CB">
      <w:pPr>
        <w:pStyle w:val="NoSpacing"/>
        <w:ind w:left="720"/>
      </w:pPr>
      <w:r>
        <w:t xml:space="preserve">  {</w:t>
      </w:r>
    </w:p>
    <w:p w14:paraId="2A0DCCA7" w14:textId="77777777" w:rsidR="009545CB" w:rsidRDefault="009545CB" w:rsidP="009545CB">
      <w:pPr>
        <w:pStyle w:val="NoSpacing"/>
        <w:ind w:left="720"/>
      </w:pPr>
      <w:r>
        <w:t xml:space="preserve">        this.name=name;</w:t>
      </w:r>
    </w:p>
    <w:p w14:paraId="6E70EE6B" w14:textId="77777777" w:rsidR="009545CB" w:rsidRDefault="009545CB" w:rsidP="009545CB">
      <w:pPr>
        <w:pStyle w:val="NoSpacing"/>
        <w:ind w:left="720"/>
      </w:pPr>
      <w:r>
        <w:t xml:space="preserve">        this.cost=cost;</w:t>
      </w:r>
    </w:p>
    <w:p w14:paraId="7D777135" w14:textId="77777777" w:rsidR="009545CB" w:rsidRDefault="009545CB" w:rsidP="009545CB">
      <w:pPr>
        <w:pStyle w:val="NoSpacing"/>
        <w:ind w:left="720"/>
      </w:pPr>
      <w:r>
        <w:t xml:space="preserve">     System.out.println("this adress:"+this);</w:t>
      </w:r>
    </w:p>
    <w:p w14:paraId="6A3F05A6" w14:textId="77777777" w:rsidR="009545CB" w:rsidRDefault="009545CB" w:rsidP="009545CB">
      <w:pPr>
        <w:pStyle w:val="NoSpacing"/>
        <w:ind w:left="720"/>
      </w:pPr>
      <w:r>
        <w:t xml:space="preserve">       }</w:t>
      </w:r>
    </w:p>
    <w:p w14:paraId="0EC893D7" w14:textId="77777777" w:rsidR="009545CB" w:rsidRDefault="009545CB" w:rsidP="009545CB">
      <w:pPr>
        <w:pStyle w:val="NoSpacing"/>
        <w:ind w:left="720"/>
      </w:pPr>
      <w:r>
        <w:t xml:space="preserve">    public static void main(String [] args) {</w:t>
      </w:r>
    </w:p>
    <w:p w14:paraId="3FDC4D1D" w14:textId="77777777" w:rsidR="009545CB" w:rsidRDefault="009545CB" w:rsidP="009545CB">
      <w:pPr>
        <w:pStyle w:val="NoSpacing"/>
        <w:ind w:left="720"/>
      </w:pPr>
      <w:r>
        <w:t xml:space="preserve">        student s1=new student("kylan",657);</w:t>
      </w:r>
    </w:p>
    <w:p w14:paraId="0187193F" w14:textId="77777777" w:rsidR="009545CB" w:rsidRDefault="009545CB" w:rsidP="009545CB">
      <w:pPr>
        <w:pStyle w:val="NoSpacing"/>
        <w:ind w:left="720"/>
      </w:pPr>
      <w:r>
        <w:t xml:space="preserve">        System.out.println("s1 adress:"+s1);</w:t>
      </w:r>
    </w:p>
    <w:p w14:paraId="36E032D8" w14:textId="77777777" w:rsidR="009545CB" w:rsidRDefault="009545CB" w:rsidP="009545CB">
      <w:pPr>
        <w:pStyle w:val="NoSpacing"/>
        <w:ind w:left="720"/>
      </w:pPr>
      <w:r>
        <w:t xml:space="preserve">     student s2=new student("naaao",756);</w:t>
      </w:r>
    </w:p>
    <w:p w14:paraId="520B61B5" w14:textId="77777777" w:rsidR="009545CB" w:rsidRDefault="009545CB" w:rsidP="009545CB">
      <w:pPr>
        <w:pStyle w:val="NoSpacing"/>
        <w:ind w:left="720"/>
      </w:pPr>
      <w:r>
        <w:t xml:space="preserve">    System.out.println("s2 adressz:"+s2); }</w:t>
      </w:r>
    </w:p>
    <w:p w14:paraId="1156F07B" w14:textId="19B04EDF" w:rsidR="00C768D6" w:rsidRDefault="009545CB" w:rsidP="009545CB">
      <w:pPr>
        <w:pStyle w:val="NoSpacing"/>
        <w:ind w:left="720"/>
      </w:pPr>
      <w:r>
        <w:t xml:space="preserve">                   }</w:t>
      </w:r>
    </w:p>
    <w:p w14:paraId="1037A484" w14:textId="77777777" w:rsidR="00EB76DB" w:rsidRDefault="00EB76DB" w:rsidP="00EB76DB">
      <w:pPr>
        <w:pStyle w:val="NoSpacing"/>
        <w:ind w:left="720"/>
      </w:pPr>
      <w:r>
        <w:t>0/p          this adress:student@372f7a8d</w:t>
      </w:r>
    </w:p>
    <w:p w14:paraId="41AF28FB" w14:textId="5AF61987" w:rsidR="00EB76DB" w:rsidRDefault="00EB76DB" w:rsidP="00EB76DB">
      <w:pPr>
        <w:pStyle w:val="NoSpacing"/>
        <w:ind w:left="720"/>
      </w:pPr>
      <w:r>
        <w:t xml:space="preserve">                   s1 adress:student@372f7a8d</w:t>
      </w:r>
    </w:p>
    <w:p w14:paraId="77C3F488" w14:textId="7ACB969D" w:rsidR="00EB76DB" w:rsidRDefault="00EB76DB" w:rsidP="00EB76DB">
      <w:pPr>
        <w:pStyle w:val="NoSpacing"/>
        <w:ind w:left="720"/>
      </w:pPr>
      <w:r>
        <w:t xml:space="preserve">                 this adress:student@63961c42</w:t>
      </w:r>
    </w:p>
    <w:p w14:paraId="5E03A6CA" w14:textId="133A06BB" w:rsidR="009545CB" w:rsidRDefault="00EB76DB" w:rsidP="00EB76DB">
      <w:pPr>
        <w:pStyle w:val="NoSpacing"/>
        <w:ind w:left="720"/>
      </w:pPr>
      <w:r>
        <w:t xml:space="preserve">                  s2 adressz:student@63961c42</w:t>
      </w:r>
    </w:p>
    <w:p w14:paraId="6F688126" w14:textId="77777777" w:rsidR="00EB76DB" w:rsidRDefault="00EB76DB" w:rsidP="00EB76DB">
      <w:pPr>
        <w:pStyle w:val="NoSpacing"/>
        <w:ind w:left="720"/>
      </w:pPr>
    </w:p>
    <w:p w14:paraId="12421653" w14:textId="63332AEB" w:rsidR="00B2671B" w:rsidRPr="00B2671B" w:rsidRDefault="00B2671B" w:rsidP="00EB76DB">
      <w:pPr>
        <w:pStyle w:val="NoSpacing"/>
        <w:ind w:left="720"/>
        <w:rPr>
          <w:b/>
          <w:bCs/>
          <w:color w:val="FF0000"/>
        </w:rPr>
      </w:pPr>
      <w:r w:rsidRPr="00B2671B">
        <w:rPr>
          <w:b/>
          <w:bCs/>
          <w:color w:val="FF0000"/>
        </w:rPr>
        <w:t>CANNOT USE INSIDE STATIC METHOD THIS KEYWORD.</w:t>
      </w:r>
    </w:p>
    <w:p w14:paraId="08F24FE6" w14:textId="77777777" w:rsidR="00B2671B" w:rsidRDefault="00B2671B" w:rsidP="00B2671B">
      <w:pPr>
        <w:pStyle w:val="NoSpacing"/>
        <w:ind w:left="720"/>
      </w:pPr>
      <w:r>
        <w:t>class test1 {</w:t>
      </w:r>
    </w:p>
    <w:p w14:paraId="52EFE6B9" w14:textId="77777777" w:rsidR="00B2671B" w:rsidRDefault="00B2671B" w:rsidP="00B2671B">
      <w:pPr>
        <w:pStyle w:val="NoSpacing"/>
        <w:ind w:left="720"/>
      </w:pPr>
      <w:r>
        <w:t xml:space="preserve">    int i;</w:t>
      </w:r>
    </w:p>
    <w:p w14:paraId="58731B93" w14:textId="77777777" w:rsidR="00B2671B" w:rsidRDefault="00B2671B" w:rsidP="00B2671B">
      <w:pPr>
        <w:pStyle w:val="NoSpacing"/>
        <w:ind w:left="720"/>
      </w:pPr>
      <w:r>
        <w:t xml:space="preserve">    double d;</w:t>
      </w:r>
    </w:p>
    <w:p w14:paraId="52F5C479" w14:textId="77777777" w:rsidR="00B2671B" w:rsidRDefault="00B2671B" w:rsidP="00B2671B">
      <w:pPr>
        <w:pStyle w:val="NoSpacing"/>
        <w:ind w:left="720"/>
      </w:pPr>
      <w:r>
        <w:t xml:space="preserve">    static String s;</w:t>
      </w:r>
    </w:p>
    <w:p w14:paraId="397F2947" w14:textId="77777777" w:rsidR="00B2671B" w:rsidRDefault="00B2671B" w:rsidP="00B2671B">
      <w:pPr>
        <w:pStyle w:val="NoSpacing"/>
        <w:ind w:left="720"/>
      </w:pPr>
    </w:p>
    <w:p w14:paraId="5E5F6208" w14:textId="77777777" w:rsidR="00B2671B" w:rsidRDefault="00B2671B" w:rsidP="00B2671B">
      <w:pPr>
        <w:pStyle w:val="NoSpacing"/>
        <w:ind w:left="720"/>
      </w:pPr>
      <w:r>
        <w:t xml:space="preserve">    // Constructor name should match the class name</w:t>
      </w:r>
    </w:p>
    <w:p w14:paraId="0C40B390" w14:textId="77777777" w:rsidR="00B2671B" w:rsidRDefault="00B2671B" w:rsidP="00B2671B">
      <w:pPr>
        <w:pStyle w:val="NoSpacing"/>
        <w:ind w:left="720"/>
      </w:pPr>
      <w:r>
        <w:t xml:space="preserve">    test1(int i, double d, String s) {</w:t>
      </w:r>
    </w:p>
    <w:p w14:paraId="293548F2" w14:textId="77777777" w:rsidR="00B2671B" w:rsidRDefault="00B2671B" w:rsidP="00B2671B">
      <w:pPr>
        <w:pStyle w:val="NoSpacing"/>
        <w:ind w:left="720"/>
      </w:pPr>
      <w:r>
        <w:t xml:space="preserve">        this.i = i;</w:t>
      </w:r>
    </w:p>
    <w:p w14:paraId="7C3C3724" w14:textId="77777777" w:rsidR="00B2671B" w:rsidRDefault="00B2671B" w:rsidP="00B2671B">
      <w:pPr>
        <w:pStyle w:val="NoSpacing"/>
        <w:ind w:left="720"/>
      </w:pPr>
      <w:r>
        <w:t xml:space="preserve">        this.d = d;</w:t>
      </w:r>
    </w:p>
    <w:p w14:paraId="2D1C4801" w14:textId="77777777" w:rsidR="00B2671B" w:rsidRDefault="00B2671B" w:rsidP="00B2671B">
      <w:pPr>
        <w:pStyle w:val="NoSpacing"/>
        <w:ind w:left="720"/>
      </w:pPr>
      <w:r>
        <w:t xml:space="preserve">        test1.s = s;  // Use the class name to access static variable</w:t>
      </w:r>
    </w:p>
    <w:p w14:paraId="310325CE" w14:textId="77777777" w:rsidR="00B2671B" w:rsidRDefault="00B2671B" w:rsidP="00B2671B">
      <w:pPr>
        <w:pStyle w:val="NoSpacing"/>
        <w:ind w:left="720"/>
      </w:pPr>
      <w:r>
        <w:t xml:space="preserve">        this.m2(123, 67.5, "anu");</w:t>
      </w:r>
    </w:p>
    <w:p w14:paraId="60CE28B3" w14:textId="77777777" w:rsidR="00B2671B" w:rsidRDefault="00B2671B" w:rsidP="00B2671B">
      <w:pPr>
        <w:pStyle w:val="NoSpacing"/>
        <w:ind w:left="720"/>
      </w:pPr>
      <w:r>
        <w:t xml:space="preserve">        this.m1(111, 3.1, "anil");</w:t>
      </w:r>
    </w:p>
    <w:p w14:paraId="5FFC4533" w14:textId="77777777" w:rsidR="00B2671B" w:rsidRDefault="00B2671B" w:rsidP="00B2671B">
      <w:pPr>
        <w:pStyle w:val="NoSpacing"/>
        <w:ind w:left="720"/>
      </w:pPr>
      <w:r>
        <w:t xml:space="preserve">    }</w:t>
      </w:r>
    </w:p>
    <w:p w14:paraId="6BF79E20" w14:textId="77777777" w:rsidR="00B2671B" w:rsidRDefault="00B2671B" w:rsidP="00B2671B">
      <w:pPr>
        <w:pStyle w:val="NoSpacing"/>
        <w:ind w:left="720"/>
      </w:pPr>
    </w:p>
    <w:p w14:paraId="157A2159" w14:textId="77777777" w:rsidR="00B2671B" w:rsidRDefault="00B2671B" w:rsidP="00B2671B">
      <w:pPr>
        <w:pStyle w:val="NoSpacing"/>
        <w:ind w:left="720"/>
      </w:pPr>
      <w:r>
        <w:t xml:space="preserve">    public static void m1(int i, double d, String s) {</w:t>
      </w:r>
    </w:p>
    <w:p w14:paraId="095E0038" w14:textId="77777777" w:rsidR="00B2671B" w:rsidRDefault="00B2671B" w:rsidP="00B2671B">
      <w:pPr>
        <w:pStyle w:val="NoSpacing"/>
        <w:ind w:left="720"/>
      </w:pPr>
      <w:r>
        <w:t xml:space="preserve">        // Can't use 'this' inside static methods</w:t>
      </w:r>
    </w:p>
    <w:p w14:paraId="763B1040" w14:textId="77777777" w:rsidR="00B2671B" w:rsidRDefault="00B2671B" w:rsidP="00B2671B">
      <w:pPr>
        <w:pStyle w:val="NoSpacing"/>
        <w:ind w:left="720"/>
      </w:pPr>
      <w:r>
        <w:t xml:space="preserve">        test1.s = s;  // Static method can access static variables</w:t>
      </w:r>
    </w:p>
    <w:p w14:paraId="52EB5206" w14:textId="77777777" w:rsidR="00B2671B" w:rsidRDefault="00B2671B" w:rsidP="00B2671B">
      <w:pPr>
        <w:pStyle w:val="NoSpacing"/>
        <w:ind w:left="720"/>
      </w:pPr>
      <w:r>
        <w:t xml:space="preserve">    }</w:t>
      </w:r>
    </w:p>
    <w:p w14:paraId="28B683E0" w14:textId="77777777" w:rsidR="00B2671B" w:rsidRDefault="00B2671B" w:rsidP="00B2671B">
      <w:pPr>
        <w:pStyle w:val="NoSpacing"/>
        <w:ind w:left="720"/>
      </w:pPr>
    </w:p>
    <w:p w14:paraId="7CEDFE17" w14:textId="77777777" w:rsidR="00B2671B" w:rsidRDefault="00B2671B" w:rsidP="00B2671B">
      <w:pPr>
        <w:pStyle w:val="NoSpacing"/>
        <w:ind w:left="720"/>
      </w:pPr>
      <w:r>
        <w:t xml:space="preserve">    public void m1(int i, double d, String s) {</w:t>
      </w:r>
    </w:p>
    <w:p w14:paraId="5139B0C4" w14:textId="77777777" w:rsidR="00B2671B" w:rsidRDefault="00B2671B" w:rsidP="00B2671B">
      <w:pPr>
        <w:pStyle w:val="NoSpacing"/>
        <w:ind w:left="720"/>
      </w:pPr>
      <w:r>
        <w:t xml:space="preserve">        this.i = i;</w:t>
      </w:r>
    </w:p>
    <w:p w14:paraId="2D3F2526" w14:textId="77777777" w:rsidR="00B2671B" w:rsidRDefault="00B2671B" w:rsidP="00B2671B">
      <w:pPr>
        <w:pStyle w:val="NoSpacing"/>
        <w:ind w:left="720"/>
      </w:pPr>
      <w:r>
        <w:t xml:space="preserve">        this.d = d;</w:t>
      </w:r>
    </w:p>
    <w:p w14:paraId="6A80E364" w14:textId="77777777" w:rsidR="00B2671B" w:rsidRDefault="00B2671B" w:rsidP="00B2671B">
      <w:pPr>
        <w:pStyle w:val="NoSpacing"/>
        <w:ind w:left="720"/>
      </w:pPr>
      <w:r>
        <w:t xml:space="preserve">        test1.s = s;  // Use the class name to access static variable</w:t>
      </w:r>
    </w:p>
    <w:p w14:paraId="6DA06332" w14:textId="77777777" w:rsidR="00B2671B" w:rsidRDefault="00B2671B" w:rsidP="00B2671B">
      <w:pPr>
        <w:pStyle w:val="NoSpacing"/>
        <w:ind w:left="720"/>
      </w:pPr>
      <w:r>
        <w:t xml:space="preserve">    }</w:t>
      </w:r>
    </w:p>
    <w:p w14:paraId="3D0A5646" w14:textId="77777777" w:rsidR="00B2671B" w:rsidRDefault="00B2671B" w:rsidP="00B2671B">
      <w:pPr>
        <w:pStyle w:val="NoSpacing"/>
        <w:ind w:left="720"/>
      </w:pPr>
    </w:p>
    <w:p w14:paraId="509C7E7D" w14:textId="77777777" w:rsidR="00B2671B" w:rsidRDefault="00B2671B" w:rsidP="00B2671B">
      <w:pPr>
        <w:pStyle w:val="NoSpacing"/>
        <w:ind w:left="720"/>
      </w:pPr>
      <w:r>
        <w:t xml:space="preserve">    public static void main(String[] args) {</w:t>
      </w:r>
    </w:p>
    <w:p w14:paraId="1EAD710E" w14:textId="77777777" w:rsidR="00B2671B" w:rsidRDefault="00B2671B" w:rsidP="00B2671B">
      <w:pPr>
        <w:pStyle w:val="NoSpacing"/>
        <w:ind w:left="720"/>
      </w:pPr>
      <w:r>
        <w:t xml:space="preserve">        test1 obj = new test1(5, 6.7, "example");</w:t>
      </w:r>
    </w:p>
    <w:p w14:paraId="7ED6F249" w14:textId="77777777" w:rsidR="00B2671B" w:rsidRDefault="00B2671B" w:rsidP="00B2671B">
      <w:pPr>
        <w:pStyle w:val="NoSpacing"/>
        <w:ind w:left="720"/>
      </w:pPr>
      <w:r>
        <w:t xml:space="preserve">        // Your code continues here</w:t>
      </w:r>
    </w:p>
    <w:p w14:paraId="1719D04F" w14:textId="77777777" w:rsidR="00B2671B" w:rsidRDefault="00B2671B" w:rsidP="00B2671B">
      <w:pPr>
        <w:pStyle w:val="NoSpacing"/>
        <w:ind w:left="720"/>
      </w:pPr>
      <w:r>
        <w:t xml:space="preserve">    }</w:t>
      </w:r>
    </w:p>
    <w:p w14:paraId="103D606D" w14:textId="54592EDB" w:rsidR="00527BDC" w:rsidRDefault="00B2671B" w:rsidP="00B2671B">
      <w:pPr>
        <w:pStyle w:val="NoSpacing"/>
        <w:ind w:left="720"/>
      </w:pPr>
      <w:r>
        <w:t>}</w:t>
      </w:r>
    </w:p>
    <w:p w14:paraId="1F0AFB99" w14:textId="2561D351" w:rsidR="00B2671B" w:rsidRPr="00527179" w:rsidRDefault="005A06EA" w:rsidP="00B2671B">
      <w:pPr>
        <w:pStyle w:val="NoSpacing"/>
        <w:ind w:left="720"/>
        <w:rPr>
          <w:b/>
          <w:bCs/>
          <w:color w:val="FF0000"/>
        </w:rPr>
      </w:pPr>
      <w:r w:rsidRPr="00527179">
        <w:rPr>
          <w:b/>
          <w:bCs/>
          <w:color w:val="FF0000"/>
        </w:rPr>
        <w:t>WHY WE MAKE MAIN METHOD AS STATIC .</w:t>
      </w:r>
    </w:p>
    <w:p w14:paraId="7CA1E9D6" w14:textId="4B8ADBAC" w:rsidR="004A3E03" w:rsidRDefault="00814376">
      <w:pPr>
        <w:pStyle w:val="NoSpacing"/>
        <w:numPr>
          <w:ilvl w:val="0"/>
          <w:numId w:val="282"/>
        </w:numPr>
      </w:pPr>
      <w:r w:rsidRPr="00814376">
        <w:t xml:space="preserve">The main method is static so that the JVM can call it </w:t>
      </w:r>
      <w:r w:rsidRPr="00814376">
        <w:rPr>
          <w:b/>
          <w:bCs/>
        </w:rPr>
        <w:t>without creating an object</w:t>
      </w:r>
      <w:r w:rsidRPr="00814376">
        <w:t xml:space="preserve"> of the class.</w:t>
      </w:r>
    </w:p>
    <w:p w14:paraId="0AF1279B" w14:textId="77777777" w:rsidR="00814376" w:rsidRDefault="00814376" w:rsidP="00814376">
      <w:pPr>
        <w:pStyle w:val="NoSpacing"/>
        <w:ind w:left="720"/>
      </w:pPr>
    </w:p>
    <w:p w14:paraId="5D4F4F0C" w14:textId="3D4CDF61" w:rsidR="00527179" w:rsidRPr="004A3E03" w:rsidRDefault="004A3E03" w:rsidP="00527179">
      <w:pPr>
        <w:pStyle w:val="NoSpacing"/>
        <w:rPr>
          <w:b/>
          <w:bCs/>
          <w:color w:val="FF0000"/>
        </w:rPr>
      </w:pPr>
      <w:r>
        <w:rPr>
          <w:b/>
          <w:bCs/>
          <w:color w:val="FF0000"/>
        </w:rPr>
        <w:t xml:space="preserve">            </w:t>
      </w:r>
      <w:r w:rsidR="00527179" w:rsidRPr="004A3E03">
        <w:rPr>
          <w:b/>
          <w:bCs/>
          <w:color w:val="FF0000"/>
        </w:rPr>
        <w:t>CAN WE MAKE MAIN METHOD AS NON STATIC METHOD.</w:t>
      </w:r>
    </w:p>
    <w:p w14:paraId="0A940A6E" w14:textId="1421FD43" w:rsidR="00527179" w:rsidRDefault="00B404C7" w:rsidP="00527179">
      <w:pPr>
        <w:pStyle w:val="NoSpacing"/>
        <w:numPr>
          <w:ilvl w:val="0"/>
          <w:numId w:val="125"/>
        </w:numPr>
      </w:pPr>
      <w:r>
        <w:t xml:space="preserve">NON STATIC METHOD WILL BECOME USER DEFINE METHOD </w:t>
      </w:r>
      <w:r w:rsidR="004A3E03">
        <w:t>HENCE JVM CANNOT RECOGNIZE THERE EXECUTION PROBLEM WILL BE THERE.</w:t>
      </w:r>
    </w:p>
    <w:p w14:paraId="460F31D2" w14:textId="77777777" w:rsidR="004A3E03" w:rsidRDefault="004A3E03" w:rsidP="004A5979">
      <w:pPr>
        <w:pStyle w:val="NoSpacing"/>
        <w:ind w:left="1440"/>
      </w:pPr>
    </w:p>
    <w:p w14:paraId="3975DEC9" w14:textId="77777777" w:rsidR="004A5979" w:rsidRDefault="004A5979" w:rsidP="00D12BA0">
      <w:pPr>
        <w:pStyle w:val="NoSpacing"/>
      </w:pPr>
    </w:p>
    <w:p w14:paraId="1D2E0510" w14:textId="7C658AC3" w:rsidR="004A5979" w:rsidRPr="00FC70D5" w:rsidRDefault="00FC70D5" w:rsidP="004A5979">
      <w:pPr>
        <w:pStyle w:val="NoSpacing"/>
        <w:rPr>
          <w:b/>
          <w:bCs/>
          <w:color w:val="FF0000"/>
        </w:rPr>
      </w:pPr>
      <w:r w:rsidRPr="00FC70D5">
        <w:rPr>
          <w:b/>
          <w:bCs/>
          <w:color w:val="FF0000"/>
        </w:rPr>
        <w:t xml:space="preserve">          WHEN DO WE USE CONSTRUCTER.</w:t>
      </w:r>
    </w:p>
    <w:p w14:paraId="0640AE69" w14:textId="120E7768" w:rsidR="009C2921" w:rsidRDefault="009C2921" w:rsidP="009C2921">
      <w:pPr>
        <w:pStyle w:val="NoSpacing"/>
        <w:numPr>
          <w:ilvl w:val="0"/>
          <w:numId w:val="125"/>
        </w:numPr>
      </w:pPr>
      <w:r>
        <w:t xml:space="preserve">WHEN EVER USER ARE REGISTEREING FOR THE APPLICATION </w:t>
      </w:r>
      <w:r w:rsidR="00FC70D5">
        <w:t xml:space="preserve">THEN WE USE CONSTRUCTORS </w:t>
      </w:r>
    </w:p>
    <w:p w14:paraId="5F727762" w14:textId="6E2D98DC" w:rsidR="008D56F7" w:rsidRDefault="008D56F7" w:rsidP="009C2921">
      <w:pPr>
        <w:pStyle w:val="NoSpacing"/>
        <w:numPr>
          <w:ilvl w:val="0"/>
          <w:numId w:val="125"/>
        </w:numPr>
      </w:pPr>
      <w:r>
        <w:t xml:space="preserve">BECOUSE EVERY USER INFORMATION </w:t>
      </w:r>
      <w:r w:rsidR="00D36D92">
        <w:t xml:space="preserve">IS DIFFERENT SO,ANY CHANGES MADE TO THE USER </w:t>
      </w:r>
      <w:r w:rsidR="00534F48">
        <w:t xml:space="preserve">IMPACT SHOULD HAPPEN TO PARTICULAR OBJCT </w:t>
      </w:r>
      <w:r w:rsidR="00E33240">
        <w:t>ONLY.</w:t>
      </w:r>
    </w:p>
    <w:p w14:paraId="5ED001DC" w14:textId="2472C0AF" w:rsidR="00E33240" w:rsidRDefault="00E33240" w:rsidP="009C2921">
      <w:pPr>
        <w:pStyle w:val="NoSpacing"/>
        <w:numPr>
          <w:ilvl w:val="0"/>
          <w:numId w:val="125"/>
        </w:numPr>
      </w:pPr>
      <w:r>
        <w:t xml:space="preserve">CONSTRUCTER ARE USED TO INITIALIZE </w:t>
      </w:r>
      <w:r w:rsidR="00D12BA0">
        <w:t>THE NON STATIC VARIABLES.</w:t>
      </w:r>
    </w:p>
    <w:p w14:paraId="112318D3" w14:textId="77777777" w:rsidR="007317E1" w:rsidRDefault="007317E1" w:rsidP="007317E1">
      <w:pPr>
        <w:pStyle w:val="NoSpacing"/>
        <w:ind w:left="1440"/>
      </w:pPr>
    </w:p>
    <w:p w14:paraId="44613E56" w14:textId="0B919C68" w:rsidR="00D12BA0" w:rsidRDefault="007317E1" w:rsidP="00D12BA0">
      <w:pPr>
        <w:pStyle w:val="NoSpacing"/>
        <w:rPr>
          <w:b/>
          <w:bCs/>
          <w:color w:val="FF0000"/>
        </w:rPr>
      </w:pPr>
      <w:r w:rsidRPr="007317E1">
        <w:rPr>
          <w:b/>
          <w:bCs/>
          <w:color w:val="FF0000"/>
        </w:rPr>
        <w:t>1 WRITE A PROGRAMME USING CONSTRUCTER ON REGISTRATION APPLICATION</w:t>
      </w:r>
      <w:r w:rsidR="008C1A95">
        <w:rPr>
          <w:b/>
          <w:bCs/>
          <w:color w:val="FF0000"/>
        </w:rPr>
        <w:t>.</w:t>
      </w:r>
    </w:p>
    <w:p w14:paraId="3D354544" w14:textId="77777777" w:rsidR="00CB760A" w:rsidRPr="00CB760A" w:rsidRDefault="00CB760A" w:rsidP="00CB760A">
      <w:pPr>
        <w:pStyle w:val="NoSpacing"/>
      </w:pPr>
      <w:r w:rsidRPr="00CB760A">
        <w:t>class gmail {</w:t>
      </w:r>
    </w:p>
    <w:p w14:paraId="3FAF1C71" w14:textId="77777777" w:rsidR="00CB760A" w:rsidRPr="00CB760A" w:rsidRDefault="00CB760A" w:rsidP="00CB760A">
      <w:pPr>
        <w:pStyle w:val="NoSpacing"/>
      </w:pPr>
      <w:r w:rsidRPr="00CB760A">
        <w:t xml:space="preserve">    String fname;</w:t>
      </w:r>
    </w:p>
    <w:p w14:paraId="3BE2F39E" w14:textId="77777777" w:rsidR="00CB760A" w:rsidRPr="00CB760A" w:rsidRDefault="00CB760A" w:rsidP="00CB760A">
      <w:pPr>
        <w:pStyle w:val="NoSpacing"/>
      </w:pPr>
      <w:r w:rsidRPr="00CB760A">
        <w:t xml:space="preserve">    String lname;</w:t>
      </w:r>
    </w:p>
    <w:p w14:paraId="0CA8C2B4" w14:textId="77777777" w:rsidR="00CB760A" w:rsidRPr="00CB760A" w:rsidRDefault="00CB760A" w:rsidP="00CB760A">
      <w:pPr>
        <w:pStyle w:val="NoSpacing"/>
      </w:pPr>
      <w:r w:rsidRPr="00CB760A">
        <w:t xml:space="preserve">    char gender;</w:t>
      </w:r>
    </w:p>
    <w:p w14:paraId="41421FC0" w14:textId="77777777" w:rsidR="00CB760A" w:rsidRPr="00CB760A" w:rsidRDefault="00CB760A" w:rsidP="00CB760A">
      <w:pPr>
        <w:pStyle w:val="NoSpacing"/>
      </w:pPr>
      <w:r w:rsidRPr="00CB760A">
        <w:t xml:space="preserve">    long mobnumber;</w:t>
      </w:r>
    </w:p>
    <w:p w14:paraId="20C8D09C" w14:textId="77777777" w:rsidR="00CB760A" w:rsidRPr="00CB760A" w:rsidRDefault="00CB760A" w:rsidP="00CB760A">
      <w:pPr>
        <w:pStyle w:val="NoSpacing"/>
      </w:pPr>
      <w:r w:rsidRPr="00CB760A">
        <w:t xml:space="preserve">    String dob;</w:t>
      </w:r>
    </w:p>
    <w:p w14:paraId="52F7AB91" w14:textId="77777777" w:rsidR="00CB760A" w:rsidRPr="00CB760A" w:rsidRDefault="00CB760A" w:rsidP="00CB760A">
      <w:pPr>
        <w:pStyle w:val="NoSpacing"/>
      </w:pPr>
      <w:r w:rsidRPr="00CB760A">
        <w:t xml:space="preserve">    String email;</w:t>
      </w:r>
    </w:p>
    <w:p w14:paraId="027DAAAD" w14:textId="77777777" w:rsidR="00CB760A" w:rsidRPr="00CB760A" w:rsidRDefault="00CB760A" w:rsidP="00CB760A">
      <w:pPr>
        <w:pStyle w:val="NoSpacing"/>
      </w:pPr>
      <w:r w:rsidRPr="00CB760A">
        <w:t xml:space="preserve">    String password;</w:t>
      </w:r>
    </w:p>
    <w:p w14:paraId="2A096FE3" w14:textId="77777777" w:rsidR="00CB760A" w:rsidRPr="00CB760A" w:rsidRDefault="00CB760A" w:rsidP="00CB760A">
      <w:pPr>
        <w:pStyle w:val="NoSpacing"/>
      </w:pPr>
    </w:p>
    <w:p w14:paraId="4716246B" w14:textId="77777777" w:rsidR="00CB760A" w:rsidRPr="00CB760A" w:rsidRDefault="00CB760A" w:rsidP="00CB760A">
      <w:pPr>
        <w:pStyle w:val="NoSpacing"/>
      </w:pPr>
      <w:r w:rsidRPr="00CB760A">
        <w:t xml:space="preserve">    gmail(String lname, long mobnumber, String email, String password) {</w:t>
      </w:r>
    </w:p>
    <w:p w14:paraId="377FFC41" w14:textId="77777777" w:rsidR="00CB760A" w:rsidRPr="00CB760A" w:rsidRDefault="00CB760A" w:rsidP="00CB760A">
      <w:pPr>
        <w:pStyle w:val="NoSpacing"/>
      </w:pPr>
      <w:r w:rsidRPr="00CB760A">
        <w:t xml:space="preserve">        this.lname = lname;</w:t>
      </w:r>
    </w:p>
    <w:p w14:paraId="43FD2C38" w14:textId="77777777" w:rsidR="00CB760A" w:rsidRPr="00CB760A" w:rsidRDefault="00CB760A" w:rsidP="00CB760A">
      <w:pPr>
        <w:pStyle w:val="NoSpacing"/>
      </w:pPr>
      <w:r w:rsidRPr="00CB760A">
        <w:t xml:space="preserve">        this.mobnumber = mobnumber;</w:t>
      </w:r>
    </w:p>
    <w:p w14:paraId="62963BAE" w14:textId="77777777" w:rsidR="00CB760A" w:rsidRPr="00CB760A" w:rsidRDefault="00CB760A" w:rsidP="00CB760A">
      <w:pPr>
        <w:pStyle w:val="NoSpacing"/>
      </w:pPr>
      <w:r w:rsidRPr="00CB760A">
        <w:t xml:space="preserve">        this.email = email;</w:t>
      </w:r>
    </w:p>
    <w:p w14:paraId="387C6C29" w14:textId="77777777" w:rsidR="00CB760A" w:rsidRPr="00CB760A" w:rsidRDefault="00CB760A" w:rsidP="00CB760A">
      <w:pPr>
        <w:pStyle w:val="NoSpacing"/>
      </w:pPr>
      <w:r w:rsidRPr="00CB760A">
        <w:t xml:space="preserve">        this.password = password;</w:t>
      </w:r>
    </w:p>
    <w:p w14:paraId="184E3498" w14:textId="77777777" w:rsidR="00CB760A" w:rsidRPr="00CB760A" w:rsidRDefault="00CB760A" w:rsidP="00CB760A">
      <w:pPr>
        <w:pStyle w:val="NoSpacing"/>
      </w:pPr>
      <w:r w:rsidRPr="00CB760A">
        <w:t xml:space="preserve">    }</w:t>
      </w:r>
    </w:p>
    <w:p w14:paraId="0B445A94" w14:textId="77777777" w:rsidR="00CB760A" w:rsidRPr="00CB760A" w:rsidRDefault="00CB760A" w:rsidP="00CB760A">
      <w:pPr>
        <w:pStyle w:val="NoSpacing"/>
      </w:pPr>
    </w:p>
    <w:p w14:paraId="58538B73" w14:textId="77777777" w:rsidR="00CB760A" w:rsidRPr="00CB760A" w:rsidRDefault="00CB760A" w:rsidP="00CB760A">
      <w:pPr>
        <w:pStyle w:val="NoSpacing"/>
      </w:pPr>
      <w:r w:rsidRPr="00CB760A">
        <w:t xml:space="preserve">    gmail(String fname, String lname, char gender, long mobnumber, String dob, String email, String password) {</w:t>
      </w:r>
    </w:p>
    <w:p w14:paraId="181990A6" w14:textId="77777777" w:rsidR="00CB760A" w:rsidRPr="00CB760A" w:rsidRDefault="00CB760A" w:rsidP="00CB760A">
      <w:pPr>
        <w:pStyle w:val="NoSpacing"/>
      </w:pPr>
      <w:r w:rsidRPr="00CB760A">
        <w:t xml:space="preserve">        this.fname = fname;</w:t>
      </w:r>
    </w:p>
    <w:p w14:paraId="27CEE9ED" w14:textId="77777777" w:rsidR="00CB760A" w:rsidRPr="00CB760A" w:rsidRDefault="00CB760A" w:rsidP="00CB760A">
      <w:pPr>
        <w:pStyle w:val="NoSpacing"/>
      </w:pPr>
      <w:r w:rsidRPr="00CB760A">
        <w:t xml:space="preserve">        this.lname = lname;</w:t>
      </w:r>
    </w:p>
    <w:p w14:paraId="47F0F6B9" w14:textId="77777777" w:rsidR="00CB760A" w:rsidRPr="00CB760A" w:rsidRDefault="00CB760A" w:rsidP="00CB760A">
      <w:pPr>
        <w:pStyle w:val="NoSpacing"/>
      </w:pPr>
      <w:r w:rsidRPr="00CB760A">
        <w:t xml:space="preserve">        this.gender = gender;</w:t>
      </w:r>
    </w:p>
    <w:p w14:paraId="0235F7F2" w14:textId="77777777" w:rsidR="00CB760A" w:rsidRPr="00CB760A" w:rsidRDefault="00CB760A" w:rsidP="00CB760A">
      <w:pPr>
        <w:pStyle w:val="NoSpacing"/>
      </w:pPr>
      <w:r w:rsidRPr="00CB760A">
        <w:t xml:space="preserve">        this.mobnumber = mobnumber;</w:t>
      </w:r>
    </w:p>
    <w:p w14:paraId="6B759F22" w14:textId="77777777" w:rsidR="00CB760A" w:rsidRPr="00CB760A" w:rsidRDefault="00CB760A" w:rsidP="00CB760A">
      <w:pPr>
        <w:pStyle w:val="NoSpacing"/>
      </w:pPr>
      <w:r w:rsidRPr="00CB760A">
        <w:t xml:space="preserve">        this.dob = dob;</w:t>
      </w:r>
    </w:p>
    <w:p w14:paraId="1A66B93E" w14:textId="77777777" w:rsidR="00CB760A" w:rsidRPr="00CB760A" w:rsidRDefault="00CB760A" w:rsidP="00CB760A">
      <w:pPr>
        <w:pStyle w:val="NoSpacing"/>
      </w:pPr>
      <w:r w:rsidRPr="00CB760A">
        <w:t xml:space="preserve">        this.email = email;</w:t>
      </w:r>
    </w:p>
    <w:p w14:paraId="71DD3A7D" w14:textId="77777777" w:rsidR="00CB760A" w:rsidRPr="00CB760A" w:rsidRDefault="00CB760A" w:rsidP="00CB760A">
      <w:pPr>
        <w:pStyle w:val="NoSpacing"/>
      </w:pPr>
      <w:r w:rsidRPr="00CB760A">
        <w:t xml:space="preserve">        this.password = password;</w:t>
      </w:r>
    </w:p>
    <w:p w14:paraId="4F19CBBD" w14:textId="77777777" w:rsidR="00CB760A" w:rsidRPr="00CB760A" w:rsidRDefault="00CB760A" w:rsidP="00CB760A">
      <w:pPr>
        <w:pStyle w:val="NoSpacing"/>
      </w:pPr>
      <w:r w:rsidRPr="00CB760A">
        <w:t xml:space="preserve">    }</w:t>
      </w:r>
    </w:p>
    <w:p w14:paraId="2BA9F517" w14:textId="77777777" w:rsidR="00CB760A" w:rsidRPr="00CB760A" w:rsidRDefault="00CB760A" w:rsidP="00CB760A">
      <w:pPr>
        <w:pStyle w:val="NoSpacing"/>
      </w:pPr>
    </w:p>
    <w:p w14:paraId="322C4E9F" w14:textId="77777777" w:rsidR="00CB760A" w:rsidRPr="00CB760A" w:rsidRDefault="00CB760A" w:rsidP="00CB760A">
      <w:pPr>
        <w:pStyle w:val="NoSpacing"/>
      </w:pPr>
      <w:r w:rsidRPr="00CB760A">
        <w:t xml:space="preserve">    gmail(String lname, char gender, long mobnumber, String email, String password) {</w:t>
      </w:r>
    </w:p>
    <w:p w14:paraId="68D0E660" w14:textId="77777777" w:rsidR="00CB760A" w:rsidRPr="00CB760A" w:rsidRDefault="00CB760A" w:rsidP="00CB760A">
      <w:pPr>
        <w:pStyle w:val="NoSpacing"/>
      </w:pPr>
      <w:r w:rsidRPr="00CB760A">
        <w:t xml:space="preserve">        this.lname = lname;</w:t>
      </w:r>
    </w:p>
    <w:p w14:paraId="3122EF0E" w14:textId="77777777" w:rsidR="00CB760A" w:rsidRPr="00CB760A" w:rsidRDefault="00CB760A" w:rsidP="00CB760A">
      <w:pPr>
        <w:pStyle w:val="NoSpacing"/>
      </w:pPr>
      <w:r w:rsidRPr="00CB760A">
        <w:t xml:space="preserve">        this.gender = gender;</w:t>
      </w:r>
    </w:p>
    <w:p w14:paraId="2439C16E" w14:textId="77777777" w:rsidR="00CB760A" w:rsidRPr="00CB760A" w:rsidRDefault="00CB760A" w:rsidP="00CB760A">
      <w:pPr>
        <w:pStyle w:val="NoSpacing"/>
      </w:pPr>
      <w:r w:rsidRPr="00CB760A">
        <w:t xml:space="preserve">        this.mobnumber = mobnumber;</w:t>
      </w:r>
    </w:p>
    <w:p w14:paraId="56BE6E87" w14:textId="77777777" w:rsidR="00CB760A" w:rsidRPr="00CB760A" w:rsidRDefault="00CB760A" w:rsidP="00CB760A">
      <w:pPr>
        <w:pStyle w:val="NoSpacing"/>
      </w:pPr>
      <w:r w:rsidRPr="00CB760A">
        <w:t xml:space="preserve">        this.email = email;</w:t>
      </w:r>
    </w:p>
    <w:p w14:paraId="62A31B84" w14:textId="77777777" w:rsidR="00CB760A" w:rsidRPr="00CB760A" w:rsidRDefault="00CB760A" w:rsidP="00CB760A">
      <w:pPr>
        <w:pStyle w:val="NoSpacing"/>
      </w:pPr>
      <w:r w:rsidRPr="00CB760A">
        <w:t xml:space="preserve">        this.password = password;</w:t>
      </w:r>
    </w:p>
    <w:p w14:paraId="26637511" w14:textId="77777777" w:rsidR="00CB760A" w:rsidRPr="00CB760A" w:rsidRDefault="00CB760A" w:rsidP="00CB760A">
      <w:pPr>
        <w:pStyle w:val="NoSpacing"/>
      </w:pPr>
      <w:r w:rsidRPr="00CB760A">
        <w:t xml:space="preserve">    }</w:t>
      </w:r>
    </w:p>
    <w:p w14:paraId="508EC60C" w14:textId="77777777" w:rsidR="00CB760A" w:rsidRPr="00CB760A" w:rsidRDefault="00CB760A" w:rsidP="00CB760A">
      <w:pPr>
        <w:pStyle w:val="NoSpacing"/>
      </w:pPr>
    </w:p>
    <w:p w14:paraId="10508F08" w14:textId="77777777" w:rsidR="00CB760A" w:rsidRPr="00CB760A" w:rsidRDefault="00CB760A" w:rsidP="00CB760A">
      <w:pPr>
        <w:pStyle w:val="NoSpacing"/>
      </w:pPr>
      <w:r w:rsidRPr="00CB760A">
        <w:t xml:space="preserve">    public static void main(String[] args) {</w:t>
      </w:r>
    </w:p>
    <w:p w14:paraId="7D8BE31F" w14:textId="77777777" w:rsidR="00CB760A" w:rsidRPr="00CB760A" w:rsidRDefault="00CB760A" w:rsidP="00CB760A">
      <w:pPr>
        <w:pStyle w:val="NoSpacing"/>
      </w:pPr>
      <w:r w:rsidRPr="00CB760A">
        <w:t xml:space="preserve">        System.out.println("1st user");</w:t>
      </w:r>
    </w:p>
    <w:p w14:paraId="7A950575" w14:textId="77777777" w:rsidR="00CB760A" w:rsidRPr="00CB760A" w:rsidRDefault="00CB760A" w:rsidP="00CB760A">
      <w:pPr>
        <w:pStyle w:val="NoSpacing"/>
      </w:pPr>
      <w:r w:rsidRPr="00CB760A">
        <w:t xml:space="preserve">        gmail ref1 = new gmail("mee", 4893, "94390@.com", "skjf894");</w:t>
      </w:r>
    </w:p>
    <w:p w14:paraId="41FF5A9B" w14:textId="77777777" w:rsidR="00CB760A" w:rsidRPr="00CB760A" w:rsidRDefault="00CB760A" w:rsidP="00CB760A">
      <w:pPr>
        <w:pStyle w:val="NoSpacing"/>
      </w:pPr>
      <w:r w:rsidRPr="00CB760A">
        <w:t xml:space="preserve">        System.out.println("lname: " + ref1.lname + "\nmobnumber: " + ref1.mobnumber + "\nemail: " + ref1.email + "\npass: " + ref1.password);</w:t>
      </w:r>
    </w:p>
    <w:p w14:paraId="7C43C4F2" w14:textId="77777777" w:rsidR="00CB760A" w:rsidRPr="00CB760A" w:rsidRDefault="00CB760A" w:rsidP="00CB760A">
      <w:pPr>
        <w:pStyle w:val="NoSpacing"/>
      </w:pPr>
    </w:p>
    <w:p w14:paraId="4EE7738C" w14:textId="77777777" w:rsidR="00CB760A" w:rsidRPr="00CB760A" w:rsidRDefault="00CB760A" w:rsidP="00CB760A">
      <w:pPr>
        <w:pStyle w:val="NoSpacing"/>
      </w:pPr>
      <w:r w:rsidRPr="00CB760A">
        <w:t xml:space="preserve">        System.out.println("2nd user");</w:t>
      </w:r>
    </w:p>
    <w:p w14:paraId="2048909C" w14:textId="77777777" w:rsidR="00CB760A" w:rsidRPr="00CB760A" w:rsidRDefault="00CB760A" w:rsidP="00CB760A">
      <w:pPr>
        <w:pStyle w:val="NoSpacing"/>
      </w:pPr>
      <w:r w:rsidRPr="00CB760A">
        <w:t xml:space="preserve">        gmail g1 = new gmail("yoki", "dodle", 'm', 89543934, "48-48-48", "djio@gmail.com", "fj84");</w:t>
      </w:r>
    </w:p>
    <w:p w14:paraId="1AE086D8" w14:textId="77777777" w:rsidR="00CB760A" w:rsidRPr="00CB760A" w:rsidRDefault="00CB760A" w:rsidP="00CB760A">
      <w:pPr>
        <w:pStyle w:val="NoSpacing"/>
      </w:pPr>
      <w:r w:rsidRPr="00CB760A">
        <w:t xml:space="preserve">        System.out.println("fname: " + g1.fname + "\nlname: " + g1.lname + "\ngender: " + g1.gender + "\nmobnumber: " + g1.mobnumber + "\ndob: " + g1.dob + "\nemail: " + g1.email + "\npassword: " + g1.password);</w:t>
      </w:r>
    </w:p>
    <w:p w14:paraId="32A1BB9A" w14:textId="77777777" w:rsidR="00CB760A" w:rsidRPr="00CB760A" w:rsidRDefault="00CB760A" w:rsidP="00CB760A">
      <w:pPr>
        <w:pStyle w:val="NoSpacing"/>
      </w:pPr>
    </w:p>
    <w:p w14:paraId="01A6C017" w14:textId="77777777" w:rsidR="00CB760A" w:rsidRPr="00CB760A" w:rsidRDefault="00CB760A" w:rsidP="00CB760A">
      <w:pPr>
        <w:pStyle w:val="NoSpacing"/>
      </w:pPr>
      <w:r w:rsidRPr="00CB760A">
        <w:t xml:space="preserve">        System.out.println("3rd user");</w:t>
      </w:r>
    </w:p>
    <w:p w14:paraId="7523EE38" w14:textId="77777777" w:rsidR="00CB760A" w:rsidRPr="00CB760A" w:rsidRDefault="00CB760A" w:rsidP="00CB760A">
      <w:pPr>
        <w:pStyle w:val="NoSpacing"/>
      </w:pPr>
      <w:r w:rsidRPr="00CB760A">
        <w:t xml:space="preserve">        gmail g2 = new gmail("do", 'r', 4389, "djk@49", "fk48");</w:t>
      </w:r>
    </w:p>
    <w:p w14:paraId="7E76DF90" w14:textId="77777777" w:rsidR="00CB760A" w:rsidRPr="00CB760A" w:rsidRDefault="00CB760A" w:rsidP="00CB760A">
      <w:pPr>
        <w:pStyle w:val="NoSpacing"/>
      </w:pPr>
      <w:r w:rsidRPr="00CB760A">
        <w:t xml:space="preserve">        System.out.println("lname: " + g2.lname + "\ngender: " + g2.gender + "\nmobnumber: " + g2.mobnumber + "\nemail: " + g2.email + "\npassword: " + g2.password);</w:t>
      </w:r>
    </w:p>
    <w:p w14:paraId="316BA168" w14:textId="77777777" w:rsidR="00CB760A" w:rsidRPr="00CB760A" w:rsidRDefault="00CB760A" w:rsidP="00CB760A">
      <w:pPr>
        <w:pStyle w:val="NoSpacing"/>
      </w:pPr>
      <w:r w:rsidRPr="00CB760A">
        <w:t xml:space="preserve">    }</w:t>
      </w:r>
    </w:p>
    <w:p w14:paraId="1ECA0CA3" w14:textId="268A402D" w:rsidR="008C1A95" w:rsidRPr="00CB760A" w:rsidRDefault="00CB760A" w:rsidP="00CB760A">
      <w:pPr>
        <w:pStyle w:val="NoSpacing"/>
      </w:pPr>
      <w:r w:rsidRPr="00CB760A">
        <w:t>}</w:t>
      </w:r>
      <w:r w:rsidR="005B274E">
        <w:t xml:space="preserve">      0/p</w:t>
      </w:r>
    </w:p>
    <w:p w14:paraId="17852CB4" w14:textId="77777777" w:rsidR="005B274E" w:rsidRDefault="005B274E" w:rsidP="005B274E">
      <w:pPr>
        <w:pStyle w:val="NoSpacing"/>
      </w:pPr>
      <w:r>
        <w:t>1st user</w:t>
      </w:r>
    </w:p>
    <w:p w14:paraId="6B10AB56" w14:textId="77777777" w:rsidR="005B274E" w:rsidRDefault="005B274E" w:rsidP="005B274E">
      <w:pPr>
        <w:pStyle w:val="NoSpacing"/>
      </w:pPr>
      <w:r>
        <w:t>lname: mee</w:t>
      </w:r>
    </w:p>
    <w:p w14:paraId="7989FA0D" w14:textId="77777777" w:rsidR="005B274E" w:rsidRDefault="005B274E" w:rsidP="005B274E">
      <w:pPr>
        <w:pStyle w:val="NoSpacing"/>
      </w:pPr>
      <w:r>
        <w:t>mobnumber: 4893</w:t>
      </w:r>
    </w:p>
    <w:p w14:paraId="3D4AAFA5" w14:textId="77777777" w:rsidR="005B274E" w:rsidRDefault="005B274E" w:rsidP="005B274E">
      <w:pPr>
        <w:pStyle w:val="NoSpacing"/>
      </w:pPr>
      <w:r>
        <w:t>email: 94390@.com</w:t>
      </w:r>
    </w:p>
    <w:p w14:paraId="75412E92" w14:textId="77777777" w:rsidR="005B274E" w:rsidRDefault="005B274E" w:rsidP="005B274E">
      <w:pPr>
        <w:pStyle w:val="NoSpacing"/>
      </w:pPr>
      <w:r>
        <w:t>pass: skjf894</w:t>
      </w:r>
    </w:p>
    <w:p w14:paraId="60A48AE0" w14:textId="6C832722" w:rsidR="005B274E" w:rsidRDefault="005B274E" w:rsidP="005B274E">
      <w:pPr>
        <w:pStyle w:val="NoSpacing"/>
      </w:pPr>
      <w:r>
        <w:t xml:space="preserve">  2nd user</w:t>
      </w:r>
    </w:p>
    <w:p w14:paraId="2370ACB0" w14:textId="77777777" w:rsidR="005B274E" w:rsidRDefault="005B274E" w:rsidP="005B274E">
      <w:pPr>
        <w:pStyle w:val="NoSpacing"/>
      </w:pPr>
      <w:r>
        <w:t>fname: yoki</w:t>
      </w:r>
    </w:p>
    <w:p w14:paraId="349D9256" w14:textId="77777777" w:rsidR="005B274E" w:rsidRDefault="005B274E" w:rsidP="005B274E">
      <w:pPr>
        <w:pStyle w:val="NoSpacing"/>
      </w:pPr>
      <w:r>
        <w:t>lname: dodle</w:t>
      </w:r>
    </w:p>
    <w:p w14:paraId="1C03C223" w14:textId="77777777" w:rsidR="005B274E" w:rsidRDefault="005B274E" w:rsidP="005B274E">
      <w:pPr>
        <w:pStyle w:val="NoSpacing"/>
      </w:pPr>
      <w:r>
        <w:t>gender: m</w:t>
      </w:r>
    </w:p>
    <w:p w14:paraId="573B8AD6" w14:textId="77777777" w:rsidR="005B274E" w:rsidRDefault="005B274E" w:rsidP="005B274E">
      <w:pPr>
        <w:pStyle w:val="NoSpacing"/>
      </w:pPr>
      <w:r>
        <w:t>mobnumber: 89543934</w:t>
      </w:r>
    </w:p>
    <w:p w14:paraId="224A1095" w14:textId="77777777" w:rsidR="005B274E" w:rsidRDefault="005B274E" w:rsidP="005B274E">
      <w:pPr>
        <w:pStyle w:val="NoSpacing"/>
      </w:pPr>
      <w:r>
        <w:t>dob: 48-48-48</w:t>
      </w:r>
    </w:p>
    <w:p w14:paraId="0E6AD9A2" w14:textId="77777777" w:rsidR="005B274E" w:rsidRDefault="005B274E" w:rsidP="005B274E">
      <w:pPr>
        <w:pStyle w:val="NoSpacing"/>
      </w:pPr>
      <w:r>
        <w:t>email: djio@gmail.com</w:t>
      </w:r>
    </w:p>
    <w:p w14:paraId="342BC37D" w14:textId="77777777" w:rsidR="005B274E" w:rsidRDefault="005B274E" w:rsidP="005B274E">
      <w:pPr>
        <w:pStyle w:val="NoSpacing"/>
      </w:pPr>
      <w:r>
        <w:t>password: fj84</w:t>
      </w:r>
    </w:p>
    <w:p w14:paraId="0DF76FA0" w14:textId="081DE0A6" w:rsidR="005B274E" w:rsidRDefault="005B274E" w:rsidP="005B274E">
      <w:pPr>
        <w:pStyle w:val="NoSpacing"/>
      </w:pPr>
      <w:r>
        <w:t xml:space="preserve">   3rd user</w:t>
      </w:r>
    </w:p>
    <w:p w14:paraId="6881FF1A" w14:textId="77777777" w:rsidR="005B274E" w:rsidRDefault="005B274E" w:rsidP="005B274E">
      <w:pPr>
        <w:pStyle w:val="NoSpacing"/>
      </w:pPr>
      <w:r>
        <w:t>lname: do</w:t>
      </w:r>
    </w:p>
    <w:p w14:paraId="5E246834" w14:textId="77777777" w:rsidR="005B274E" w:rsidRDefault="005B274E" w:rsidP="005B274E">
      <w:pPr>
        <w:pStyle w:val="NoSpacing"/>
      </w:pPr>
      <w:r>
        <w:t>gender: r</w:t>
      </w:r>
    </w:p>
    <w:p w14:paraId="35BE71FA" w14:textId="77777777" w:rsidR="005B274E" w:rsidRDefault="005B274E" w:rsidP="005B274E">
      <w:pPr>
        <w:pStyle w:val="NoSpacing"/>
      </w:pPr>
      <w:r>
        <w:t>mobnumber: 4389</w:t>
      </w:r>
    </w:p>
    <w:p w14:paraId="66274A8D" w14:textId="77777777" w:rsidR="005B274E" w:rsidRDefault="005B274E" w:rsidP="005B274E">
      <w:pPr>
        <w:pStyle w:val="NoSpacing"/>
      </w:pPr>
      <w:r>
        <w:t>email: djk@49</w:t>
      </w:r>
    </w:p>
    <w:p w14:paraId="56A98CD7" w14:textId="0C63EF0C" w:rsidR="00D12BA0" w:rsidRDefault="005B274E" w:rsidP="005B274E">
      <w:pPr>
        <w:pStyle w:val="NoSpacing"/>
      </w:pPr>
      <w:r>
        <w:t>password: fk48</w:t>
      </w:r>
    </w:p>
    <w:p w14:paraId="1827C076" w14:textId="77777777" w:rsidR="005B274E" w:rsidRDefault="005B274E" w:rsidP="005B274E">
      <w:pPr>
        <w:pStyle w:val="NoSpacing"/>
      </w:pPr>
    </w:p>
    <w:p w14:paraId="0ADB76A8" w14:textId="4EC6CA83" w:rsidR="005B274E" w:rsidRPr="00B849CD" w:rsidRDefault="00091578" w:rsidP="005B274E">
      <w:pPr>
        <w:pStyle w:val="NoSpacing"/>
        <w:rPr>
          <w:b/>
          <w:bCs/>
          <w:color w:val="FF0000"/>
        </w:rPr>
      </w:pPr>
      <w:r w:rsidRPr="00B849CD">
        <w:rPr>
          <w:b/>
          <w:bCs/>
          <w:color w:val="FF0000"/>
        </w:rPr>
        <w:t>2 CREATE USING SCANNER CLASS.</w:t>
      </w:r>
    </w:p>
    <w:p w14:paraId="05B3FB79" w14:textId="77777777" w:rsidR="00FE2DBE" w:rsidRDefault="00FE2DBE" w:rsidP="00FE2DBE">
      <w:pPr>
        <w:pStyle w:val="NoSpacing"/>
      </w:pPr>
      <w:r>
        <w:t>import java.util.Scanner;</w:t>
      </w:r>
    </w:p>
    <w:p w14:paraId="64C2FE36" w14:textId="77777777" w:rsidR="00FE2DBE" w:rsidRDefault="00FE2DBE" w:rsidP="00FE2DBE">
      <w:pPr>
        <w:pStyle w:val="NoSpacing"/>
      </w:pPr>
    </w:p>
    <w:p w14:paraId="279F52BB" w14:textId="77777777" w:rsidR="00FE2DBE" w:rsidRDefault="00FE2DBE" w:rsidP="00FE2DBE">
      <w:pPr>
        <w:pStyle w:val="NoSpacing"/>
      </w:pPr>
      <w:r>
        <w:t>class gmail {</w:t>
      </w:r>
    </w:p>
    <w:p w14:paraId="2635A61A" w14:textId="77777777" w:rsidR="00FE2DBE" w:rsidRDefault="00FE2DBE" w:rsidP="00FE2DBE">
      <w:pPr>
        <w:pStyle w:val="NoSpacing"/>
      </w:pPr>
      <w:r>
        <w:t xml:space="preserve">    String fname;</w:t>
      </w:r>
    </w:p>
    <w:p w14:paraId="733208F0" w14:textId="77777777" w:rsidR="00FE2DBE" w:rsidRDefault="00FE2DBE" w:rsidP="00FE2DBE">
      <w:pPr>
        <w:pStyle w:val="NoSpacing"/>
      </w:pPr>
      <w:r>
        <w:t xml:space="preserve">    String lname;</w:t>
      </w:r>
    </w:p>
    <w:p w14:paraId="618DC2B1" w14:textId="77777777" w:rsidR="00FE2DBE" w:rsidRDefault="00FE2DBE" w:rsidP="00FE2DBE">
      <w:pPr>
        <w:pStyle w:val="NoSpacing"/>
      </w:pPr>
      <w:r>
        <w:t xml:space="preserve">    char gender;</w:t>
      </w:r>
    </w:p>
    <w:p w14:paraId="1672E289" w14:textId="77777777" w:rsidR="00FE2DBE" w:rsidRDefault="00FE2DBE" w:rsidP="00FE2DBE">
      <w:pPr>
        <w:pStyle w:val="NoSpacing"/>
      </w:pPr>
      <w:r>
        <w:t xml:space="preserve">    long mobnumber;</w:t>
      </w:r>
    </w:p>
    <w:p w14:paraId="50695A44" w14:textId="77777777" w:rsidR="00FE2DBE" w:rsidRDefault="00FE2DBE" w:rsidP="00FE2DBE">
      <w:pPr>
        <w:pStyle w:val="NoSpacing"/>
      </w:pPr>
      <w:r>
        <w:t xml:space="preserve">    String dob;</w:t>
      </w:r>
    </w:p>
    <w:p w14:paraId="74B8BAE4" w14:textId="77777777" w:rsidR="00FE2DBE" w:rsidRDefault="00FE2DBE" w:rsidP="00FE2DBE">
      <w:pPr>
        <w:pStyle w:val="NoSpacing"/>
      </w:pPr>
      <w:r>
        <w:t xml:space="preserve">    String email;</w:t>
      </w:r>
    </w:p>
    <w:p w14:paraId="6DE6B503" w14:textId="77777777" w:rsidR="00FE2DBE" w:rsidRDefault="00FE2DBE" w:rsidP="00FE2DBE">
      <w:pPr>
        <w:pStyle w:val="NoSpacing"/>
      </w:pPr>
      <w:r>
        <w:t xml:space="preserve">    String password;</w:t>
      </w:r>
    </w:p>
    <w:p w14:paraId="46BB1B6A" w14:textId="77777777" w:rsidR="00FE2DBE" w:rsidRDefault="00FE2DBE" w:rsidP="00FE2DBE">
      <w:pPr>
        <w:pStyle w:val="NoSpacing"/>
      </w:pPr>
    </w:p>
    <w:p w14:paraId="13179DEF" w14:textId="77777777" w:rsidR="00FE2DBE" w:rsidRDefault="00FE2DBE" w:rsidP="00FE2DBE">
      <w:pPr>
        <w:pStyle w:val="NoSpacing"/>
      </w:pPr>
      <w:r>
        <w:t xml:space="preserve">    gmail(String lname, long mobnumber, String email, String password) {</w:t>
      </w:r>
    </w:p>
    <w:p w14:paraId="0C1286EF" w14:textId="77777777" w:rsidR="00FE2DBE" w:rsidRDefault="00FE2DBE" w:rsidP="00FE2DBE">
      <w:pPr>
        <w:pStyle w:val="NoSpacing"/>
      </w:pPr>
      <w:r>
        <w:t xml:space="preserve">        this.lname = lname;</w:t>
      </w:r>
    </w:p>
    <w:p w14:paraId="3DCF3FA3" w14:textId="77777777" w:rsidR="00FE2DBE" w:rsidRDefault="00FE2DBE" w:rsidP="00FE2DBE">
      <w:pPr>
        <w:pStyle w:val="NoSpacing"/>
      </w:pPr>
      <w:r>
        <w:t xml:space="preserve">        this.mobnumber = mobnumber;</w:t>
      </w:r>
    </w:p>
    <w:p w14:paraId="52C92EA0" w14:textId="77777777" w:rsidR="00FE2DBE" w:rsidRDefault="00FE2DBE" w:rsidP="00FE2DBE">
      <w:pPr>
        <w:pStyle w:val="NoSpacing"/>
      </w:pPr>
      <w:r>
        <w:t xml:space="preserve">        this.email = email;</w:t>
      </w:r>
    </w:p>
    <w:p w14:paraId="0B0E84DF" w14:textId="77777777" w:rsidR="00FE2DBE" w:rsidRDefault="00FE2DBE" w:rsidP="00FE2DBE">
      <w:pPr>
        <w:pStyle w:val="NoSpacing"/>
      </w:pPr>
      <w:r>
        <w:t xml:space="preserve">        this.password = password;</w:t>
      </w:r>
    </w:p>
    <w:p w14:paraId="470C2332" w14:textId="77777777" w:rsidR="00FE2DBE" w:rsidRDefault="00FE2DBE" w:rsidP="00FE2DBE">
      <w:pPr>
        <w:pStyle w:val="NoSpacing"/>
      </w:pPr>
      <w:r>
        <w:t xml:space="preserve">    }</w:t>
      </w:r>
    </w:p>
    <w:p w14:paraId="37AF1A3E" w14:textId="77777777" w:rsidR="00FE2DBE" w:rsidRDefault="00FE2DBE" w:rsidP="00FE2DBE">
      <w:pPr>
        <w:pStyle w:val="NoSpacing"/>
      </w:pPr>
    </w:p>
    <w:p w14:paraId="538E97A3" w14:textId="77777777" w:rsidR="00FE2DBE" w:rsidRDefault="00FE2DBE" w:rsidP="00FE2DBE">
      <w:pPr>
        <w:pStyle w:val="NoSpacing"/>
      </w:pPr>
      <w:r>
        <w:t xml:space="preserve">    gmail(String fname, String lname, char gender, long mobnumber, String dob, String email, String password) {</w:t>
      </w:r>
    </w:p>
    <w:p w14:paraId="205C1D43" w14:textId="77777777" w:rsidR="00FE2DBE" w:rsidRDefault="00FE2DBE" w:rsidP="00FE2DBE">
      <w:pPr>
        <w:pStyle w:val="NoSpacing"/>
      </w:pPr>
      <w:r>
        <w:t xml:space="preserve">        this.fname = fname;</w:t>
      </w:r>
    </w:p>
    <w:p w14:paraId="08DB4D0A" w14:textId="77777777" w:rsidR="00FE2DBE" w:rsidRDefault="00FE2DBE" w:rsidP="00FE2DBE">
      <w:pPr>
        <w:pStyle w:val="NoSpacing"/>
      </w:pPr>
      <w:r>
        <w:t xml:space="preserve">        this.lname = lname;</w:t>
      </w:r>
    </w:p>
    <w:p w14:paraId="602726DD" w14:textId="77777777" w:rsidR="00FE2DBE" w:rsidRDefault="00FE2DBE" w:rsidP="00FE2DBE">
      <w:pPr>
        <w:pStyle w:val="NoSpacing"/>
      </w:pPr>
      <w:r>
        <w:t xml:space="preserve">        this.gender = gender;</w:t>
      </w:r>
    </w:p>
    <w:p w14:paraId="590AC8E5" w14:textId="77777777" w:rsidR="00FE2DBE" w:rsidRDefault="00FE2DBE" w:rsidP="00FE2DBE">
      <w:pPr>
        <w:pStyle w:val="NoSpacing"/>
      </w:pPr>
      <w:r>
        <w:t xml:space="preserve">        this.mobnumber = mobnumber;</w:t>
      </w:r>
    </w:p>
    <w:p w14:paraId="0DC9E684" w14:textId="77777777" w:rsidR="00FE2DBE" w:rsidRDefault="00FE2DBE" w:rsidP="00FE2DBE">
      <w:pPr>
        <w:pStyle w:val="NoSpacing"/>
      </w:pPr>
      <w:r>
        <w:t xml:space="preserve">        this.dob = dob;</w:t>
      </w:r>
    </w:p>
    <w:p w14:paraId="159D09F5" w14:textId="77777777" w:rsidR="00FE2DBE" w:rsidRDefault="00FE2DBE" w:rsidP="00FE2DBE">
      <w:pPr>
        <w:pStyle w:val="NoSpacing"/>
      </w:pPr>
      <w:r>
        <w:t xml:space="preserve">        this.email = email;</w:t>
      </w:r>
    </w:p>
    <w:p w14:paraId="4493B1BA" w14:textId="77777777" w:rsidR="00FE2DBE" w:rsidRDefault="00FE2DBE" w:rsidP="00FE2DBE">
      <w:pPr>
        <w:pStyle w:val="NoSpacing"/>
      </w:pPr>
      <w:r>
        <w:t xml:space="preserve">        this.password = password;</w:t>
      </w:r>
    </w:p>
    <w:p w14:paraId="71160F79" w14:textId="77777777" w:rsidR="00FE2DBE" w:rsidRDefault="00FE2DBE" w:rsidP="00FE2DBE">
      <w:pPr>
        <w:pStyle w:val="NoSpacing"/>
      </w:pPr>
      <w:r>
        <w:t xml:space="preserve">    }</w:t>
      </w:r>
    </w:p>
    <w:p w14:paraId="765C8C2A" w14:textId="77777777" w:rsidR="00FE2DBE" w:rsidRDefault="00FE2DBE" w:rsidP="00FE2DBE">
      <w:pPr>
        <w:pStyle w:val="NoSpacing"/>
      </w:pPr>
    </w:p>
    <w:p w14:paraId="577A2729" w14:textId="77777777" w:rsidR="00FE2DBE" w:rsidRDefault="00FE2DBE" w:rsidP="00FE2DBE">
      <w:pPr>
        <w:pStyle w:val="NoSpacing"/>
      </w:pPr>
      <w:r>
        <w:t xml:space="preserve">    gmail(String lname, char gender, long mobnumber, String email, String password) {</w:t>
      </w:r>
    </w:p>
    <w:p w14:paraId="043D2C23" w14:textId="77777777" w:rsidR="00FE2DBE" w:rsidRDefault="00FE2DBE" w:rsidP="00FE2DBE">
      <w:pPr>
        <w:pStyle w:val="NoSpacing"/>
      </w:pPr>
      <w:r>
        <w:t xml:space="preserve">        this.lname = lname;</w:t>
      </w:r>
    </w:p>
    <w:p w14:paraId="39D2DED5" w14:textId="77777777" w:rsidR="00FE2DBE" w:rsidRDefault="00FE2DBE" w:rsidP="00FE2DBE">
      <w:pPr>
        <w:pStyle w:val="NoSpacing"/>
      </w:pPr>
      <w:r>
        <w:t xml:space="preserve">        this.gender = gender;</w:t>
      </w:r>
    </w:p>
    <w:p w14:paraId="69BB59FB" w14:textId="77777777" w:rsidR="00FE2DBE" w:rsidRDefault="00FE2DBE" w:rsidP="00FE2DBE">
      <w:pPr>
        <w:pStyle w:val="NoSpacing"/>
      </w:pPr>
      <w:r>
        <w:t xml:space="preserve">        this.mobnumber = mobnumber;</w:t>
      </w:r>
    </w:p>
    <w:p w14:paraId="5377F2C2" w14:textId="77777777" w:rsidR="00FE2DBE" w:rsidRDefault="00FE2DBE" w:rsidP="00FE2DBE">
      <w:pPr>
        <w:pStyle w:val="NoSpacing"/>
      </w:pPr>
      <w:r>
        <w:t xml:space="preserve">        this.email = email;</w:t>
      </w:r>
    </w:p>
    <w:p w14:paraId="3BA8F0FE" w14:textId="77777777" w:rsidR="00FE2DBE" w:rsidRDefault="00FE2DBE" w:rsidP="00FE2DBE">
      <w:pPr>
        <w:pStyle w:val="NoSpacing"/>
      </w:pPr>
      <w:r>
        <w:t xml:space="preserve">        this.password = password;</w:t>
      </w:r>
    </w:p>
    <w:p w14:paraId="5B32050E" w14:textId="77777777" w:rsidR="00FE2DBE" w:rsidRDefault="00FE2DBE" w:rsidP="00FE2DBE">
      <w:pPr>
        <w:pStyle w:val="NoSpacing"/>
      </w:pPr>
      <w:r>
        <w:t xml:space="preserve">    }</w:t>
      </w:r>
    </w:p>
    <w:p w14:paraId="28F8E08D" w14:textId="77777777" w:rsidR="00FE2DBE" w:rsidRDefault="00FE2DBE" w:rsidP="00FE2DBE">
      <w:pPr>
        <w:pStyle w:val="NoSpacing"/>
      </w:pPr>
    </w:p>
    <w:p w14:paraId="6ECB3B5D" w14:textId="77777777" w:rsidR="00FE2DBE" w:rsidRDefault="00FE2DBE" w:rsidP="00FE2DBE">
      <w:pPr>
        <w:pStyle w:val="NoSpacing"/>
      </w:pPr>
      <w:r>
        <w:t xml:space="preserve">    public static void main(String[] args) {</w:t>
      </w:r>
    </w:p>
    <w:p w14:paraId="05B15D31" w14:textId="77777777" w:rsidR="00FE2DBE" w:rsidRDefault="00FE2DBE" w:rsidP="00FE2DBE">
      <w:pPr>
        <w:pStyle w:val="NoSpacing"/>
      </w:pPr>
      <w:r>
        <w:t xml:space="preserve">        Scanner scanner = new Scanner(System.in);</w:t>
      </w:r>
    </w:p>
    <w:p w14:paraId="0050E4C4" w14:textId="77777777" w:rsidR="00FE2DBE" w:rsidRDefault="00FE2DBE" w:rsidP="00FE2DBE">
      <w:pPr>
        <w:pStyle w:val="NoSpacing"/>
      </w:pPr>
    </w:p>
    <w:p w14:paraId="3A64DD04" w14:textId="77777777" w:rsidR="00FE2DBE" w:rsidRDefault="00FE2DBE" w:rsidP="00FE2DBE">
      <w:pPr>
        <w:pStyle w:val="NoSpacing"/>
      </w:pPr>
      <w:r>
        <w:t xml:space="preserve">        // Collecting data for the first user</w:t>
      </w:r>
    </w:p>
    <w:p w14:paraId="4A7FA391" w14:textId="77777777" w:rsidR="00FE2DBE" w:rsidRDefault="00FE2DBE" w:rsidP="00FE2DBE">
      <w:pPr>
        <w:pStyle w:val="NoSpacing"/>
      </w:pPr>
      <w:r>
        <w:t xml:space="preserve">        System.out.println("Enter last name:");</w:t>
      </w:r>
    </w:p>
    <w:p w14:paraId="1DB2D3FC" w14:textId="77777777" w:rsidR="00FE2DBE" w:rsidRDefault="00FE2DBE" w:rsidP="00FE2DBE">
      <w:pPr>
        <w:pStyle w:val="NoSpacing"/>
      </w:pPr>
      <w:r>
        <w:t xml:space="preserve">        String lname1 = scanner.nextLine();</w:t>
      </w:r>
    </w:p>
    <w:p w14:paraId="707B2A02" w14:textId="77777777" w:rsidR="00FE2DBE" w:rsidRDefault="00FE2DBE" w:rsidP="00FE2DBE">
      <w:pPr>
        <w:pStyle w:val="NoSpacing"/>
      </w:pPr>
      <w:r>
        <w:t xml:space="preserve">        System.out.println("Enter mobile number:");</w:t>
      </w:r>
    </w:p>
    <w:p w14:paraId="40078929" w14:textId="77777777" w:rsidR="00FE2DBE" w:rsidRDefault="00FE2DBE" w:rsidP="00FE2DBE">
      <w:pPr>
        <w:pStyle w:val="NoSpacing"/>
      </w:pPr>
      <w:r>
        <w:t xml:space="preserve">        long mobnumber1 = scanner.nextLong();</w:t>
      </w:r>
    </w:p>
    <w:p w14:paraId="7C25BC3D" w14:textId="77777777" w:rsidR="00FE2DBE" w:rsidRDefault="00FE2DBE" w:rsidP="00FE2DBE">
      <w:pPr>
        <w:pStyle w:val="NoSpacing"/>
      </w:pPr>
      <w:r>
        <w:t xml:space="preserve">        scanner.nextLine(); // Consume newline</w:t>
      </w:r>
    </w:p>
    <w:p w14:paraId="4EB361E7" w14:textId="77777777" w:rsidR="00FE2DBE" w:rsidRDefault="00FE2DBE" w:rsidP="00FE2DBE">
      <w:pPr>
        <w:pStyle w:val="NoSpacing"/>
      </w:pPr>
      <w:r>
        <w:t xml:space="preserve">        System.out.println("Enter email:");</w:t>
      </w:r>
    </w:p>
    <w:p w14:paraId="52BFAA91" w14:textId="77777777" w:rsidR="00FE2DBE" w:rsidRDefault="00FE2DBE" w:rsidP="00FE2DBE">
      <w:pPr>
        <w:pStyle w:val="NoSpacing"/>
      </w:pPr>
      <w:r>
        <w:t xml:space="preserve">        String email1 = scanner.nextLine();</w:t>
      </w:r>
    </w:p>
    <w:p w14:paraId="1DFF59BD" w14:textId="77777777" w:rsidR="00FE2DBE" w:rsidRDefault="00FE2DBE" w:rsidP="00FE2DBE">
      <w:pPr>
        <w:pStyle w:val="NoSpacing"/>
      </w:pPr>
      <w:r>
        <w:t xml:space="preserve">        System.out.println("Enter password:");</w:t>
      </w:r>
    </w:p>
    <w:p w14:paraId="68227210" w14:textId="77777777" w:rsidR="00FE2DBE" w:rsidRDefault="00FE2DBE" w:rsidP="00FE2DBE">
      <w:pPr>
        <w:pStyle w:val="NoSpacing"/>
      </w:pPr>
      <w:r>
        <w:t xml:space="preserve">        String password1 = scanner.nextLine();</w:t>
      </w:r>
    </w:p>
    <w:p w14:paraId="0C7EB7D1" w14:textId="77777777" w:rsidR="00FE2DBE" w:rsidRDefault="00FE2DBE" w:rsidP="00FE2DBE">
      <w:pPr>
        <w:pStyle w:val="NoSpacing"/>
      </w:pPr>
      <w:r>
        <w:t xml:space="preserve">        </w:t>
      </w:r>
    </w:p>
    <w:p w14:paraId="745E84E5" w14:textId="77777777" w:rsidR="00FE2DBE" w:rsidRDefault="00FE2DBE" w:rsidP="00FE2DBE">
      <w:pPr>
        <w:pStyle w:val="NoSpacing"/>
      </w:pPr>
      <w:r>
        <w:t xml:space="preserve">        gmail ref1 = new gmail(lname1, mobnumber1, email1, password1);</w:t>
      </w:r>
    </w:p>
    <w:p w14:paraId="691D3954" w14:textId="77777777" w:rsidR="00FE2DBE" w:rsidRDefault="00FE2DBE" w:rsidP="00FE2DBE">
      <w:pPr>
        <w:pStyle w:val="NoSpacing"/>
      </w:pPr>
      <w:r>
        <w:t xml:space="preserve">        System.out.println("1st user:\nlname: " + ref1.lname + "\nmobnumber: " + ref1.mobnumber + "\nemail: " + ref1.email + "\npass: " + ref1.password);</w:t>
      </w:r>
    </w:p>
    <w:p w14:paraId="212D3A56" w14:textId="77777777" w:rsidR="00FE2DBE" w:rsidRDefault="00FE2DBE" w:rsidP="00FE2DBE">
      <w:pPr>
        <w:pStyle w:val="NoSpacing"/>
      </w:pPr>
    </w:p>
    <w:p w14:paraId="5F23C185" w14:textId="77777777" w:rsidR="00FE2DBE" w:rsidRDefault="00FE2DBE" w:rsidP="00FE2DBE">
      <w:pPr>
        <w:pStyle w:val="NoSpacing"/>
      </w:pPr>
      <w:r>
        <w:t xml:space="preserve">        // Collecting data for the second user</w:t>
      </w:r>
    </w:p>
    <w:p w14:paraId="79C3E1B5" w14:textId="77777777" w:rsidR="00FE2DBE" w:rsidRDefault="00FE2DBE" w:rsidP="00FE2DBE">
      <w:pPr>
        <w:pStyle w:val="NoSpacing"/>
      </w:pPr>
      <w:r>
        <w:t xml:space="preserve">        System.out.println("Enter first name:");</w:t>
      </w:r>
    </w:p>
    <w:p w14:paraId="6AB6C726" w14:textId="77777777" w:rsidR="00FE2DBE" w:rsidRDefault="00FE2DBE" w:rsidP="00FE2DBE">
      <w:pPr>
        <w:pStyle w:val="NoSpacing"/>
      </w:pPr>
      <w:r>
        <w:t xml:space="preserve">        String fname2 = scanner.nextLine();</w:t>
      </w:r>
    </w:p>
    <w:p w14:paraId="0102FA50" w14:textId="77777777" w:rsidR="00FE2DBE" w:rsidRDefault="00FE2DBE" w:rsidP="00FE2DBE">
      <w:pPr>
        <w:pStyle w:val="NoSpacing"/>
      </w:pPr>
      <w:r>
        <w:t xml:space="preserve">        System.out.println("Enter last name:");</w:t>
      </w:r>
    </w:p>
    <w:p w14:paraId="6A498C0D" w14:textId="77777777" w:rsidR="00FE2DBE" w:rsidRDefault="00FE2DBE" w:rsidP="00FE2DBE">
      <w:pPr>
        <w:pStyle w:val="NoSpacing"/>
      </w:pPr>
      <w:r>
        <w:t xml:space="preserve">        String lname2 = scanner.nextLine();</w:t>
      </w:r>
    </w:p>
    <w:p w14:paraId="228EC962" w14:textId="77777777" w:rsidR="00FE2DBE" w:rsidRDefault="00FE2DBE" w:rsidP="00FE2DBE">
      <w:pPr>
        <w:pStyle w:val="NoSpacing"/>
      </w:pPr>
      <w:r>
        <w:t xml:space="preserve">        System.out.println("Enter gender (m/f):");</w:t>
      </w:r>
    </w:p>
    <w:p w14:paraId="5AD080CD" w14:textId="77777777" w:rsidR="00FE2DBE" w:rsidRDefault="00FE2DBE" w:rsidP="00FE2DBE">
      <w:pPr>
        <w:pStyle w:val="NoSpacing"/>
      </w:pPr>
      <w:r>
        <w:t xml:space="preserve">        char gender2 = scanner.next().charAt(0);</w:t>
      </w:r>
    </w:p>
    <w:p w14:paraId="0BEA2E43" w14:textId="77777777" w:rsidR="00FE2DBE" w:rsidRDefault="00FE2DBE" w:rsidP="00FE2DBE">
      <w:pPr>
        <w:pStyle w:val="NoSpacing"/>
      </w:pPr>
      <w:r>
        <w:t xml:space="preserve">        scanner.nextLine(); // Consume newline</w:t>
      </w:r>
    </w:p>
    <w:p w14:paraId="31FD887F" w14:textId="77777777" w:rsidR="00FE2DBE" w:rsidRDefault="00FE2DBE" w:rsidP="00FE2DBE">
      <w:pPr>
        <w:pStyle w:val="NoSpacing"/>
      </w:pPr>
      <w:r>
        <w:t xml:space="preserve">        System.out.println("Enter mobile number:");</w:t>
      </w:r>
    </w:p>
    <w:p w14:paraId="666A46E7" w14:textId="77777777" w:rsidR="00FE2DBE" w:rsidRDefault="00FE2DBE" w:rsidP="00FE2DBE">
      <w:pPr>
        <w:pStyle w:val="NoSpacing"/>
      </w:pPr>
      <w:r>
        <w:t xml:space="preserve">        long mobnumber2 = scanner.nextLong();</w:t>
      </w:r>
    </w:p>
    <w:p w14:paraId="162EF2CC" w14:textId="77777777" w:rsidR="00FE2DBE" w:rsidRDefault="00FE2DBE" w:rsidP="00FE2DBE">
      <w:pPr>
        <w:pStyle w:val="NoSpacing"/>
      </w:pPr>
      <w:r>
        <w:t xml:space="preserve">        scanner.nextLine(); // Consume newline</w:t>
      </w:r>
    </w:p>
    <w:p w14:paraId="22253EA6" w14:textId="77777777" w:rsidR="00FE2DBE" w:rsidRDefault="00FE2DBE" w:rsidP="00FE2DBE">
      <w:pPr>
        <w:pStyle w:val="NoSpacing"/>
      </w:pPr>
      <w:r>
        <w:t xml:space="preserve">        System.out.println("Enter date of birth:");</w:t>
      </w:r>
    </w:p>
    <w:p w14:paraId="09E1252C" w14:textId="77777777" w:rsidR="00FE2DBE" w:rsidRDefault="00FE2DBE" w:rsidP="00FE2DBE">
      <w:pPr>
        <w:pStyle w:val="NoSpacing"/>
      </w:pPr>
      <w:r>
        <w:t xml:space="preserve">        String dob2 = scanner.nextLine();</w:t>
      </w:r>
    </w:p>
    <w:p w14:paraId="1D5BCBAC" w14:textId="77777777" w:rsidR="00FE2DBE" w:rsidRDefault="00FE2DBE" w:rsidP="00FE2DBE">
      <w:pPr>
        <w:pStyle w:val="NoSpacing"/>
      </w:pPr>
      <w:r>
        <w:t xml:space="preserve">        System.out.println("Enter email:");</w:t>
      </w:r>
    </w:p>
    <w:p w14:paraId="65A15249" w14:textId="77777777" w:rsidR="00FE2DBE" w:rsidRDefault="00FE2DBE" w:rsidP="00FE2DBE">
      <w:pPr>
        <w:pStyle w:val="NoSpacing"/>
      </w:pPr>
      <w:r>
        <w:t xml:space="preserve">        String email2 = scanner.nextLine();</w:t>
      </w:r>
    </w:p>
    <w:p w14:paraId="78DE9B53" w14:textId="77777777" w:rsidR="00FE2DBE" w:rsidRDefault="00FE2DBE" w:rsidP="00FE2DBE">
      <w:pPr>
        <w:pStyle w:val="NoSpacing"/>
      </w:pPr>
      <w:r>
        <w:t xml:space="preserve">        System.out.println("Enter password:");</w:t>
      </w:r>
    </w:p>
    <w:p w14:paraId="0EF9B312" w14:textId="77777777" w:rsidR="00FE2DBE" w:rsidRDefault="00FE2DBE" w:rsidP="00FE2DBE">
      <w:pPr>
        <w:pStyle w:val="NoSpacing"/>
      </w:pPr>
      <w:r>
        <w:t xml:space="preserve">        String password2 = scanner.nextLine();</w:t>
      </w:r>
    </w:p>
    <w:p w14:paraId="1C576D04" w14:textId="77777777" w:rsidR="00FE2DBE" w:rsidRDefault="00FE2DBE" w:rsidP="00FE2DBE">
      <w:pPr>
        <w:pStyle w:val="NoSpacing"/>
      </w:pPr>
      <w:r>
        <w:t xml:space="preserve">        </w:t>
      </w:r>
    </w:p>
    <w:p w14:paraId="60FE0420" w14:textId="77777777" w:rsidR="00FE2DBE" w:rsidRDefault="00FE2DBE" w:rsidP="00FE2DBE">
      <w:pPr>
        <w:pStyle w:val="NoSpacing"/>
      </w:pPr>
      <w:r>
        <w:t xml:space="preserve">        gmail g1 = new gmail(fname2, lname2, gender2, mobnumber2, dob2, email2, password2);</w:t>
      </w:r>
    </w:p>
    <w:p w14:paraId="0BF11905" w14:textId="77777777" w:rsidR="00FE2DBE" w:rsidRDefault="00FE2DBE" w:rsidP="00FE2DBE">
      <w:pPr>
        <w:pStyle w:val="NoSpacing"/>
      </w:pPr>
      <w:r>
        <w:t xml:space="preserve">        System.out.println("2nd user:\nfname: " + g1.fname + "\nlname: " + g1.lname + "\ngender: " + g1.gender + "\nmobnumber: " + g1.mobnumber + "\ndob: " + g1.dob + "\nemail: " + g1.email + "\npassword: " + g1.password);</w:t>
      </w:r>
    </w:p>
    <w:p w14:paraId="3B597CAE" w14:textId="77777777" w:rsidR="00FE2DBE" w:rsidRDefault="00FE2DBE" w:rsidP="00FE2DBE">
      <w:pPr>
        <w:pStyle w:val="NoSpacing"/>
      </w:pPr>
    </w:p>
    <w:p w14:paraId="7310EAF6" w14:textId="77777777" w:rsidR="00FE2DBE" w:rsidRDefault="00FE2DBE" w:rsidP="00FE2DBE">
      <w:pPr>
        <w:pStyle w:val="NoSpacing"/>
      </w:pPr>
      <w:r>
        <w:t xml:space="preserve">        // Collecting data for the third user</w:t>
      </w:r>
    </w:p>
    <w:p w14:paraId="6B12D1B5" w14:textId="77777777" w:rsidR="00FE2DBE" w:rsidRDefault="00FE2DBE" w:rsidP="00FE2DBE">
      <w:pPr>
        <w:pStyle w:val="NoSpacing"/>
      </w:pPr>
      <w:r>
        <w:t xml:space="preserve">        System.out.println("Enter last name:");</w:t>
      </w:r>
    </w:p>
    <w:p w14:paraId="4C03EDC9" w14:textId="77777777" w:rsidR="00FE2DBE" w:rsidRDefault="00FE2DBE" w:rsidP="00FE2DBE">
      <w:pPr>
        <w:pStyle w:val="NoSpacing"/>
      </w:pPr>
      <w:r>
        <w:t xml:space="preserve">        String lname3 = scanner.nextLine();</w:t>
      </w:r>
    </w:p>
    <w:p w14:paraId="4DC61A8D" w14:textId="77777777" w:rsidR="00FE2DBE" w:rsidRDefault="00FE2DBE" w:rsidP="00FE2DBE">
      <w:pPr>
        <w:pStyle w:val="NoSpacing"/>
      </w:pPr>
      <w:r>
        <w:t xml:space="preserve">        System.out.println("Enter gender (m/f):");</w:t>
      </w:r>
    </w:p>
    <w:p w14:paraId="43F56798" w14:textId="77777777" w:rsidR="00FE2DBE" w:rsidRDefault="00FE2DBE" w:rsidP="00FE2DBE">
      <w:pPr>
        <w:pStyle w:val="NoSpacing"/>
      </w:pPr>
      <w:r>
        <w:t xml:space="preserve">        char gender3 = scanner.next().charAt(0);</w:t>
      </w:r>
    </w:p>
    <w:p w14:paraId="3893F9ED" w14:textId="77777777" w:rsidR="00FE2DBE" w:rsidRDefault="00FE2DBE" w:rsidP="00FE2DBE">
      <w:pPr>
        <w:pStyle w:val="NoSpacing"/>
      </w:pPr>
      <w:r>
        <w:t xml:space="preserve">        scanner.nextLine(); // Consume newline</w:t>
      </w:r>
    </w:p>
    <w:p w14:paraId="1FE7CC6C" w14:textId="77777777" w:rsidR="00FE2DBE" w:rsidRDefault="00FE2DBE" w:rsidP="00FE2DBE">
      <w:pPr>
        <w:pStyle w:val="NoSpacing"/>
      </w:pPr>
      <w:r>
        <w:t xml:space="preserve">        System.out.println("Enter mobile number:");</w:t>
      </w:r>
    </w:p>
    <w:p w14:paraId="1A99FE1D" w14:textId="77777777" w:rsidR="00FE2DBE" w:rsidRDefault="00FE2DBE" w:rsidP="00FE2DBE">
      <w:pPr>
        <w:pStyle w:val="NoSpacing"/>
      </w:pPr>
      <w:r>
        <w:t xml:space="preserve">        long mobnumber3 = scanner.nextLong();</w:t>
      </w:r>
    </w:p>
    <w:p w14:paraId="20B65ED3" w14:textId="77777777" w:rsidR="00FE2DBE" w:rsidRDefault="00FE2DBE" w:rsidP="00FE2DBE">
      <w:pPr>
        <w:pStyle w:val="NoSpacing"/>
      </w:pPr>
      <w:r>
        <w:t xml:space="preserve">        scanner.nextLine(); // Consume newline</w:t>
      </w:r>
    </w:p>
    <w:p w14:paraId="0F6098A6" w14:textId="77777777" w:rsidR="00FE2DBE" w:rsidRDefault="00FE2DBE" w:rsidP="00FE2DBE">
      <w:pPr>
        <w:pStyle w:val="NoSpacing"/>
      </w:pPr>
      <w:r>
        <w:t xml:space="preserve">        System.out.println("Enter email:");</w:t>
      </w:r>
    </w:p>
    <w:p w14:paraId="07CCE389" w14:textId="77777777" w:rsidR="00FE2DBE" w:rsidRDefault="00FE2DBE" w:rsidP="00FE2DBE">
      <w:pPr>
        <w:pStyle w:val="NoSpacing"/>
      </w:pPr>
      <w:r>
        <w:t xml:space="preserve">        String email3 = scanner.nextLine();</w:t>
      </w:r>
    </w:p>
    <w:p w14:paraId="5A41C055" w14:textId="77777777" w:rsidR="00FE2DBE" w:rsidRDefault="00FE2DBE" w:rsidP="00FE2DBE">
      <w:pPr>
        <w:pStyle w:val="NoSpacing"/>
      </w:pPr>
      <w:r>
        <w:t xml:space="preserve">        System.out.println("Enter password:");</w:t>
      </w:r>
    </w:p>
    <w:p w14:paraId="277C543F" w14:textId="77777777" w:rsidR="00FE2DBE" w:rsidRDefault="00FE2DBE" w:rsidP="00FE2DBE">
      <w:pPr>
        <w:pStyle w:val="NoSpacing"/>
      </w:pPr>
      <w:r>
        <w:t xml:space="preserve">        String password3 = scanner.nextLine();</w:t>
      </w:r>
    </w:p>
    <w:p w14:paraId="67B8C6C8" w14:textId="77777777" w:rsidR="00FE2DBE" w:rsidRDefault="00FE2DBE" w:rsidP="00FE2DBE">
      <w:pPr>
        <w:pStyle w:val="NoSpacing"/>
      </w:pPr>
      <w:r>
        <w:t xml:space="preserve">        </w:t>
      </w:r>
    </w:p>
    <w:p w14:paraId="36AED4F4" w14:textId="77777777" w:rsidR="00FE2DBE" w:rsidRDefault="00FE2DBE" w:rsidP="00FE2DBE">
      <w:pPr>
        <w:pStyle w:val="NoSpacing"/>
      </w:pPr>
      <w:r>
        <w:t xml:space="preserve">        gmail g2 = new gmail(lname3, gender3, mobnumber3, email3, password3);</w:t>
      </w:r>
    </w:p>
    <w:p w14:paraId="6C2C5680" w14:textId="77777777" w:rsidR="00FE2DBE" w:rsidRDefault="00FE2DBE" w:rsidP="00FE2DBE">
      <w:pPr>
        <w:pStyle w:val="NoSpacing"/>
      </w:pPr>
      <w:r>
        <w:t xml:space="preserve">        System.out.println("3rd user:\nlname: " + g2.lname + "\ngender: " + g2.gender + "\nmobnumber: " + g2.mobnumber + "\nemail: " + g2.email + "\npassword: " + g2.password);</w:t>
      </w:r>
    </w:p>
    <w:p w14:paraId="7BFF5FBD" w14:textId="77777777" w:rsidR="00FE2DBE" w:rsidRDefault="00FE2DBE" w:rsidP="00FE2DBE">
      <w:pPr>
        <w:pStyle w:val="NoSpacing"/>
      </w:pPr>
      <w:r>
        <w:t xml:space="preserve">        </w:t>
      </w:r>
    </w:p>
    <w:p w14:paraId="0F08BD97" w14:textId="707E7636" w:rsidR="00FE2DBE" w:rsidRDefault="00FE2DBE" w:rsidP="007F75A5">
      <w:pPr>
        <w:pStyle w:val="Heading1"/>
      </w:pPr>
      <w:r>
        <w:t xml:space="preserve">        </w:t>
      </w:r>
    </w:p>
    <w:p w14:paraId="5D5DFAEF" w14:textId="77777777" w:rsidR="00FE2DBE" w:rsidRDefault="00FE2DBE" w:rsidP="00FE2DBE">
      <w:pPr>
        <w:pStyle w:val="NoSpacing"/>
      </w:pPr>
      <w:r>
        <w:t xml:space="preserve">    }</w:t>
      </w:r>
    </w:p>
    <w:p w14:paraId="1D68165C" w14:textId="79707BB0" w:rsidR="00091578" w:rsidRDefault="00FE2DBE" w:rsidP="00FE2DBE">
      <w:pPr>
        <w:pStyle w:val="NoSpacing"/>
      </w:pPr>
      <w:r>
        <w:t>}</w:t>
      </w:r>
    </w:p>
    <w:p w14:paraId="29D56B71" w14:textId="0B446BE6" w:rsidR="0020537A" w:rsidRDefault="0020537A" w:rsidP="00FE2DBE">
      <w:pPr>
        <w:pStyle w:val="NoSpacing"/>
      </w:pPr>
    </w:p>
    <w:p w14:paraId="2ADC9701" w14:textId="4E6878B3" w:rsidR="0020537A" w:rsidRDefault="0020537A" w:rsidP="00FE2DBE">
      <w:pPr>
        <w:pStyle w:val="NoSpacing"/>
        <w:rPr>
          <w:b/>
          <w:bCs/>
          <w:color w:val="FF0000"/>
        </w:rPr>
      </w:pPr>
      <w:r w:rsidRPr="0020537A">
        <w:rPr>
          <w:b/>
          <w:bCs/>
          <w:color w:val="FF0000"/>
        </w:rPr>
        <w:t>3 CREATE USING SWITCH</w:t>
      </w:r>
    </w:p>
    <w:p w14:paraId="1087E469" w14:textId="77777777" w:rsidR="0020537A" w:rsidRDefault="0020537A" w:rsidP="0020537A">
      <w:pPr>
        <w:pStyle w:val="NoSpacing"/>
      </w:pPr>
      <w:r>
        <w:t>import java.util.Scanner;</w:t>
      </w:r>
    </w:p>
    <w:p w14:paraId="485258FA" w14:textId="77777777" w:rsidR="0020537A" w:rsidRDefault="0020537A" w:rsidP="0020537A">
      <w:pPr>
        <w:pStyle w:val="NoSpacing"/>
      </w:pPr>
    </w:p>
    <w:p w14:paraId="1A2C3794" w14:textId="77777777" w:rsidR="0020537A" w:rsidRDefault="0020537A" w:rsidP="0020537A">
      <w:pPr>
        <w:pStyle w:val="NoSpacing"/>
      </w:pPr>
      <w:r>
        <w:t>class gmail {</w:t>
      </w:r>
    </w:p>
    <w:p w14:paraId="2D5CEA8E" w14:textId="77777777" w:rsidR="0020537A" w:rsidRDefault="0020537A" w:rsidP="0020537A">
      <w:pPr>
        <w:pStyle w:val="NoSpacing"/>
      </w:pPr>
      <w:r>
        <w:t xml:space="preserve">    String fname;</w:t>
      </w:r>
    </w:p>
    <w:p w14:paraId="609F0F7E" w14:textId="77777777" w:rsidR="0020537A" w:rsidRDefault="0020537A" w:rsidP="0020537A">
      <w:pPr>
        <w:pStyle w:val="NoSpacing"/>
      </w:pPr>
      <w:r>
        <w:t xml:space="preserve">    String lname;</w:t>
      </w:r>
    </w:p>
    <w:p w14:paraId="512240AB" w14:textId="77777777" w:rsidR="0020537A" w:rsidRDefault="0020537A" w:rsidP="0020537A">
      <w:pPr>
        <w:pStyle w:val="NoSpacing"/>
      </w:pPr>
      <w:r>
        <w:t xml:space="preserve">    char gender;</w:t>
      </w:r>
    </w:p>
    <w:p w14:paraId="2A17CF8B" w14:textId="77777777" w:rsidR="0020537A" w:rsidRDefault="0020537A" w:rsidP="0020537A">
      <w:pPr>
        <w:pStyle w:val="NoSpacing"/>
      </w:pPr>
      <w:r>
        <w:t xml:space="preserve">    long mobnumber;</w:t>
      </w:r>
    </w:p>
    <w:p w14:paraId="6E81BECA" w14:textId="77777777" w:rsidR="0020537A" w:rsidRDefault="0020537A" w:rsidP="0020537A">
      <w:pPr>
        <w:pStyle w:val="NoSpacing"/>
      </w:pPr>
      <w:r>
        <w:t xml:space="preserve">    String dob;</w:t>
      </w:r>
    </w:p>
    <w:p w14:paraId="02814D8A" w14:textId="77777777" w:rsidR="0020537A" w:rsidRDefault="0020537A" w:rsidP="0020537A">
      <w:pPr>
        <w:pStyle w:val="NoSpacing"/>
      </w:pPr>
      <w:r>
        <w:t xml:space="preserve">    String email;</w:t>
      </w:r>
    </w:p>
    <w:p w14:paraId="358847E1" w14:textId="77777777" w:rsidR="0020537A" w:rsidRDefault="0020537A" w:rsidP="0020537A">
      <w:pPr>
        <w:pStyle w:val="NoSpacing"/>
      </w:pPr>
      <w:r>
        <w:t xml:space="preserve">    String password;</w:t>
      </w:r>
    </w:p>
    <w:p w14:paraId="483A44AD" w14:textId="77777777" w:rsidR="0020537A" w:rsidRDefault="0020537A" w:rsidP="0020537A">
      <w:pPr>
        <w:pStyle w:val="NoSpacing"/>
      </w:pPr>
    </w:p>
    <w:p w14:paraId="7E698BB1" w14:textId="77777777" w:rsidR="0020537A" w:rsidRDefault="0020537A" w:rsidP="0020537A">
      <w:pPr>
        <w:pStyle w:val="NoSpacing"/>
      </w:pPr>
      <w:r>
        <w:t xml:space="preserve">    gmail(String lname, long mobnumber, String email, String password) {</w:t>
      </w:r>
    </w:p>
    <w:p w14:paraId="32210641" w14:textId="77777777" w:rsidR="0020537A" w:rsidRDefault="0020537A" w:rsidP="0020537A">
      <w:pPr>
        <w:pStyle w:val="NoSpacing"/>
      </w:pPr>
      <w:r>
        <w:t xml:space="preserve">        this.lname = lname;</w:t>
      </w:r>
    </w:p>
    <w:p w14:paraId="37F9B651" w14:textId="77777777" w:rsidR="0020537A" w:rsidRDefault="0020537A" w:rsidP="0020537A">
      <w:pPr>
        <w:pStyle w:val="NoSpacing"/>
      </w:pPr>
      <w:r>
        <w:t xml:space="preserve">        this.mobnumber = mobnumber;</w:t>
      </w:r>
    </w:p>
    <w:p w14:paraId="01D41EF1" w14:textId="77777777" w:rsidR="0020537A" w:rsidRDefault="0020537A" w:rsidP="0020537A">
      <w:pPr>
        <w:pStyle w:val="NoSpacing"/>
      </w:pPr>
      <w:r>
        <w:t xml:space="preserve">        this.email = email;</w:t>
      </w:r>
    </w:p>
    <w:p w14:paraId="41B3AB0A" w14:textId="77777777" w:rsidR="0020537A" w:rsidRDefault="0020537A" w:rsidP="0020537A">
      <w:pPr>
        <w:pStyle w:val="NoSpacing"/>
      </w:pPr>
      <w:r>
        <w:t xml:space="preserve">        this.password = password;</w:t>
      </w:r>
    </w:p>
    <w:p w14:paraId="24B56DE9" w14:textId="77777777" w:rsidR="0020537A" w:rsidRDefault="0020537A" w:rsidP="0020537A">
      <w:pPr>
        <w:pStyle w:val="NoSpacing"/>
      </w:pPr>
      <w:r>
        <w:t xml:space="preserve">    }</w:t>
      </w:r>
    </w:p>
    <w:p w14:paraId="5F4654DD" w14:textId="77777777" w:rsidR="0020537A" w:rsidRDefault="0020537A" w:rsidP="0020537A">
      <w:pPr>
        <w:pStyle w:val="NoSpacing"/>
      </w:pPr>
    </w:p>
    <w:p w14:paraId="28329E98" w14:textId="77777777" w:rsidR="0020537A" w:rsidRDefault="0020537A" w:rsidP="0020537A">
      <w:pPr>
        <w:pStyle w:val="NoSpacing"/>
      </w:pPr>
      <w:r>
        <w:t xml:space="preserve">    gmail(String fname, String lname, char gender, long mobnumber, String dob, String email, String password) {</w:t>
      </w:r>
    </w:p>
    <w:p w14:paraId="38FAEDCF" w14:textId="77777777" w:rsidR="0020537A" w:rsidRDefault="0020537A" w:rsidP="0020537A">
      <w:pPr>
        <w:pStyle w:val="NoSpacing"/>
      </w:pPr>
      <w:r>
        <w:t xml:space="preserve">        this.fname = fname;</w:t>
      </w:r>
    </w:p>
    <w:p w14:paraId="0D81E7B5" w14:textId="77777777" w:rsidR="0020537A" w:rsidRDefault="0020537A" w:rsidP="0020537A">
      <w:pPr>
        <w:pStyle w:val="NoSpacing"/>
      </w:pPr>
      <w:r>
        <w:t xml:space="preserve">        this.lname = lname;</w:t>
      </w:r>
    </w:p>
    <w:p w14:paraId="4BA2C57F" w14:textId="77777777" w:rsidR="0020537A" w:rsidRDefault="0020537A" w:rsidP="0020537A">
      <w:pPr>
        <w:pStyle w:val="NoSpacing"/>
      </w:pPr>
      <w:r>
        <w:t xml:space="preserve">        this.gender = gender;</w:t>
      </w:r>
    </w:p>
    <w:p w14:paraId="3E7F8290" w14:textId="77777777" w:rsidR="0020537A" w:rsidRDefault="0020537A" w:rsidP="0020537A">
      <w:pPr>
        <w:pStyle w:val="NoSpacing"/>
      </w:pPr>
      <w:r>
        <w:t xml:space="preserve">        this.mobnumber = mobnumber;</w:t>
      </w:r>
    </w:p>
    <w:p w14:paraId="3CC09798" w14:textId="77777777" w:rsidR="0020537A" w:rsidRDefault="0020537A" w:rsidP="0020537A">
      <w:pPr>
        <w:pStyle w:val="NoSpacing"/>
      </w:pPr>
      <w:r>
        <w:t xml:space="preserve">        this.dob = dob;</w:t>
      </w:r>
    </w:p>
    <w:p w14:paraId="43846E6C" w14:textId="77777777" w:rsidR="0020537A" w:rsidRDefault="0020537A" w:rsidP="0020537A">
      <w:pPr>
        <w:pStyle w:val="NoSpacing"/>
      </w:pPr>
      <w:r>
        <w:t xml:space="preserve">        this.email = email;</w:t>
      </w:r>
    </w:p>
    <w:p w14:paraId="4A8CF4A8" w14:textId="77777777" w:rsidR="0020537A" w:rsidRDefault="0020537A" w:rsidP="0020537A">
      <w:pPr>
        <w:pStyle w:val="NoSpacing"/>
      </w:pPr>
      <w:r>
        <w:t xml:space="preserve">        this.password = password;</w:t>
      </w:r>
    </w:p>
    <w:p w14:paraId="1C92BF8E" w14:textId="77777777" w:rsidR="0020537A" w:rsidRDefault="0020537A" w:rsidP="0020537A">
      <w:pPr>
        <w:pStyle w:val="NoSpacing"/>
      </w:pPr>
      <w:r>
        <w:t xml:space="preserve">    }</w:t>
      </w:r>
    </w:p>
    <w:p w14:paraId="44CB5AFD" w14:textId="77777777" w:rsidR="0020537A" w:rsidRDefault="0020537A" w:rsidP="0020537A">
      <w:pPr>
        <w:pStyle w:val="NoSpacing"/>
      </w:pPr>
    </w:p>
    <w:p w14:paraId="486E82C9" w14:textId="77777777" w:rsidR="0020537A" w:rsidRDefault="0020537A" w:rsidP="0020537A">
      <w:pPr>
        <w:pStyle w:val="NoSpacing"/>
      </w:pPr>
      <w:r>
        <w:t xml:space="preserve">    gmail(String lname, char gender, long mobnumber, String email, String password) {</w:t>
      </w:r>
    </w:p>
    <w:p w14:paraId="529C41EB" w14:textId="77777777" w:rsidR="0020537A" w:rsidRDefault="0020537A" w:rsidP="0020537A">
      <w:pPr>
        <w:pStyle w:val="NoSpacing"/>
      </w:pPr>
      <w:r>
        <w:t xml:space="preserve">        this.lname = lname;</w:t>
      </w:r>
    </w:p>
    <w:p w14:paraId="4F99B999" w14:textId="77777777" w:rsidR="0020537A" w:rsidRDefault="0020537A" w:rsidP="0020537A">
      <w:pPr>
        <w:pStyle w:val="NoSpacing"/>
      </w:pPr>
      <w:r>
        <w:t xml:space="preserve">        this.gender = gender;</w:t>
      </w:r>
    </w:p>
    <w:p w14:paraId="57720BA1" w14:textId="77777777" w:rsidR="0020537A" w:rsidRDefault="0020537A" w:rsidP="0020537A">
      <w:pPr>
        <w:pStyle w:val="NoSpacing"/>
      </w:pPr>
      <w:r>
        <w:t xml:space="preserve">        this.mobnumber = mobnumber;</w:t>
      </w:r>
    </w:p>
    <w:p w14:paraId="4D3512A7" w14:textId="77777777" w:rsidR="0020537A" w:rsidRDefault="0020537A" w:rsidP="0020537A">
      <w:pPr>
        <w:pStyle w:val="NoSpacing"/>
      </w:pPr>
      <w:r>
        <w:t xml:space="preserve">        this.email = email;</w:t>
      </w:r>
    </w:p>
    <w:p w14:paraId="0819717B" w14:textId="77777777" w:rsidR="0020537A" w:rsidRDefault="0020537A" w:rsidP="0020537A">
      <w:pPr>
        <w:pStyle w:val="NoSpacing"/>
      </w:pPr>
      <w:r>
        <w:t xml:space="preserve">        this.password = password;</w:t>
      </w:r>
    </w:p>
    <w:p w14:paraId="532322DF" w14:textId="77777777" w:rsidR="0020537A" w:rsidRDefault="0020537A" w:rsidP="0020537A">
      <w:pPr>
        <w:pStyle w:val="NoSpacing"/>
      </w:pPr>
      <w:r>
        <w:t xml:space="preserve">    }</w:t>
      </w:r>
    </w:p>
    <w:p w14:paraId="05FD9EC8" w14:textId="77777777" w:rsidR="0020537A" w:rsidRDefault="0020537A" w:rsidP="0020537A">
      <w:pPr>
        <w:pStyle w:val="NoSpacing"/>
      </w:pPr>
    </w:p>
    <w:p w14:paraId="6DC102FE" w14:textId="77777777" w:rsidR="0020537A" w:rsidRDefault="0020537A" w:rsidP="0020537A">
      <w:pPr>
        <w:pStyle w:val="NoSpacing"/>
      </w:pPr>
      <w:r>
        <w:t xml:space="preserve">    public static void main(String[] args) {</w:t>
      </w:r>
    </w:p>
    <w:p w14:paraId="209CCE26" w14:textId="77777777" w:rsidR="0020537A" w:rsidRDefault="0020537A" w:rsidP="0020537A">
      <w:pPr>
        <w:pStyle w:val="NoSpacing"/>
      </w:pPr>
      <w:r>
        <w:t xml:space="preserve">        Scanner scanner = new Scanner(System.in);</w:t>
      </w:r>
    </w:p>
    <w:p w14:paraId="3A9D55A8" w14:textId="77777777" w:rsidR="0020537A" w:rsidRDefault="0020537A" w:rsidP="0020537A">
      <w:pPr>
        <w:pStyle w:val="NoSpacing"/>
      </w:pPr>
      <w:r>
        <w:t xml:space="preserve">        gmail user = null;</w:t>
      </w:r>
    </w:p>
    <w:p w14:paraId="40EBDD4E" w14:textId="77777777" w:rsidR="0020537A" w:rsidRDefault="0020537A" w:rsidP="0020537A">
      <w:pPr>
        <w:pStyle w:val="NoSpacing"/>
      </w:pPr>
    </w:p>
    <w:p w14:paraId="3395D9EB" w14:textId="77777777" w:rsidR="0020537A" w:rsidRDefault="0020537A" w:rsidP="0020537A">
      <w:pPr>
        <w:pStyle w:val="NoSpacing"/>
      </w:pPr>
      <w:r>
        <w:t xml:space="preserve">        System.out.println("Choose an option to create a gmail object:");</w:t>
      </w:r>
    </w:p>
    <w:p w14:paraId="16D5EB62" w14:textId="77777777" w:rsidR="0020537A" w:rsidRDefault="0020537A" w:rsidP="0020537A">
      <w:pPr>
        <w:pStyle w:val="NoSpacing"/>
      </w:pPr>
      <w:r>
        <w:t xml:space="preserve">        System.out.println("1: lname, mobnumber, email, password");</w:t>
      </w:r>
    </w:p>
    <w:p w14:paraId="27B3CE5E" w14:textId="77777777" w:rsidR="0020537A" w:rsidRDefault="0020537A" w:rsidP="0020537A">
      <w:pPr>
        <w:pStyle w:val="NoSpacing"/>
      </w:pPr>
      <w:r>
        <w:t xml:space="preserve">        System.out.println("2: fname, lname, gender, mobnumber, dob, email, password");</w:t>
      </w:r>
    </w:p>
    <w:p w14:paraId="3800B5BB" w14:textId="77777777" w:rsidR="0020537A" w:rsidRDefault="0020537A" w:rsidP="0020537A">
      <w:pPr>
        <w:pStyle w:val="NoSpacing"/>
      </w:pPr>
      <w:r>
        <w:t xml:space="preserve">        System.out.println("3: lname, gender, mobnumber, email, password");</w:t>
      </w:r>
    </w:p>
    <w:p w14:paraId="0E4888A6" w14:textId="77777777" w:rsidR="0020537A" w:rsidRDefault="0020537A" w:rsidP="0020537A">
      <w:pPr>
        <w:pStyle w:val="NoSpacing"/>
      </w:pPr>
      <w:r>
        <w:t xml:space="preserve">        int choice = scanner.nextInt();</w:t>
      </w:r>
    </w:p>
    <w:p w14:paraId="0FAF073F" w14:textId="25FDB1D8" w:rsidR="0020537A" w:rsidRDefault="0020537A" w:rsidP="0020537A">
      <w:pPr>
        <w:pStyle w:val="NoSpacing"/>
      </w:pPr>
      <w:r>
        <w:t xml:space="preserve">        scanner.nextLine(); </w:t>
      </w:r>
    </w:p>
    <w:p w14:paraId="48B5C58B" w14:textId="77777777" w:rsidR="0020537A" w:rsidRDefault="0020537A" w:rsidP="0020537A">
      <w:pPr>
        <w:pStyle w:val="NoSpacing"/>
      </w:pPr>
    </w:p>
    <w:p w14:paraId="00682E2E" w14:textId="77777777" w:rsidR="0020537A" w:rsidRDefault="0020537A" w:rsidP="0020537A">
      <w:pPr>
        <w:pStyle w:val="NoSpacing"/>
      </w:pPr>
      <w:r>
        <w:t xml:space="preserve">        switch (choice) {</w:t>
      </w:r>
    </w:p>
    <w:p w14:paraId="37C05588" w14:textId="77777777" w:rsidR="0020537A" w:rsidRDefault="0020537A" w:rsidP="0020537A">
      <w:pPr>
        <w:pStyle w:val="NoSpacing"/>
      </w:pPr>
      <w:r>
        <w:t xml:space="preserve">            case 1:</w:t>
      </w:r>
    </w:p>
    <w:p w14:paraId="689E0C6F" w14:textId="77777777" w:rsidR="0020537A" w:rsidRDefault="0020537A" w:rsidP="0020537A">
      <w:pPr>
        <w:pStyle w:val="NoSpacing"/>
      </w:pPr>
      <w:r>
        <w:t xml:space="preserve">                System.out.println("Enter last name:");</w:t>
      </w:r>
    </w:p>
    <w:p w14:paraId="124FF83C" w14:textId="77777777" w:rsidR="0020537A" w:rsidRDefault="0020537A" w:rsidP="0020537A">
      <w:pPr>
        <w:pStyle w:val="NoSpacing"/>
      </w:pPr>
      <w:r>
        <w:t xml:space="preserve">                String lname1 = scanner.nextLine();</w:t>
      </w:r>
    </w:p>
    <w:p w14:paraId="20F2DD95" w14:textId="77777777" w:rsidR="0020537A" w:rsidRDefault="0020537A" w:rsidP="0020537A">
      <w:pPr>
        <w:pStyle w:val="NoSpacing"/>
      </w:pPr>
      <w:r>
        <w:t xml:space="preserve">                System.out.println("Enter mobile number:");</w:t>
      </w:r>
    </w:p>
    <w:p w14:paraId="202B510E" w14:textId="77777777" w:rsidR="0020537A" w:rsidRDefault="0020537A" w:rsidP="0020537A">
      <w:pPr>
        <w:pStyle w:val="NoSpacing"/>
      </w:pPr>
      <w:r>
        <w:t xml:space="preserve">                long mobnumber1 = scanner.nextLong();</w:t>
      </w:r>
    </w:p>
    <w:p w14:paraId="38D15B35" w14:textId="109C695D" w:rsidR="0020537A" w:rsidRDefault="0020537A" w:rsidP="0020537A">
      <w:pPr>
        <w:pStyle w:val="NoSpacing"/>
      </w:pPr>
      <w:r>
        <w:t xml:space="preserve">                scanner.nextLine(); </w:t>
      </w:r>
    </w:p>
    <w:p w14:paraId="52A4C0EB" w14:textId="77777777" w:rsidR="0020537A" w:rsidRDefault="0020537A" w:rsidP="0020537A">
      <w:pPr>
        <w:pStyle w:val="NoSpacing"/>
      </w:pPr>
      <w:r>
        <w:t xml:space="preserve">                System.out.println("Enter email:");</w:t>
      </w:r>
    </w:p>
    <w:p w14:paraId="1589C7D9" w14:textId="77777777" w:rsidR="0020537A" w:rsidRDefault="0020537A" w:rsidP="0020537A">
      <w:pPr>
        <w:pStyle w:val="NoSpacing"/>
      </w:pPr>
      <w:r>
        <w:t xml:space="preserve">                String email1 = scanner.nextLine();</w:t>
      </w:r>
    </w:p>
    <w:p w14:paraId="61C48674" w14:textId="77777777" w:rsidR="0020537A" w:rsidRDefault="0020537A" w:rsidP="0020537A">
      <w:pPr>
        <w:pStyle w:val="NoSpacing"/>
      </w:pPr>
      <w:r>
        <w:t xml:space="preserve">                System.out.println("Enter password:");</w:t>
      </w:r>
    </w:p>
    <w:p w14:paraId="4B66F9F0" w14:textId="77777777" w:rsidR="0020537A" w:rsidRDefault="0020537A" w:rsidP="0020537A">
      <w:pPr>
        <w:pStyle w:val="NoSpacing"/>
      </w:pPr>
      <w:r>
        <w:t xml:space="preserve">                String password1 = scanner.nextLine();</w:t>
      </w:r>
    </w:p>
    <w:p w14:paraId="488F584F" w14:textId="77777777" w:rsidR="0020537A" w:rsidRDefault="0020537A" w:rsidP="0020537A">
      <w:pPr>
        <w:pStyle w:val="NoSpacing"/>
      </w:pPr>
      <w:r>
        <w:t xml:space="preserve">                user = new gmail(lname1, mobnumber1, email1, password1);</w:t>
      </w:r>
    </w:p>
    <w:p w14:paraId="3E3BACA9" w14:textId="77777777" w:rsidR="0020537A" w:rsidRDefault="0020537A" w:rsidP="0020537A">
      <w:pPr>
        <w:pStyle w:val="NoSpacing"/>
      </w:pPr>
      <w:r>
        <w:t xml:space="preserve">                break;</w:t>
      </w:r>
    </w:p>
    <w:p w14:paraId="125BA0B2" w14:textId="77777777" w:rsidR="0020537A" w:rsidRDefault="0020537A" w:rsidP="0020537A">
      <w:pPr>
        <w:pStyle w:val="NoSpacing"/>
      </w:pPr>
      <w:r>
        <w:t xml:space="preserve">            case 2:</w:t>
      </w:r>
    </w:p>
    <w:p w14:paraId="60308336" w14:textId="77777777" w:rsidR="0020537A" w:rsidRDefault="0020537A" w:rsidP="0020537A">
      <w:pPr>
        <w:pStyle w:val="NoSpacing"/>
      </w:pPr>
      <w:r>
        <w:t xml:space="preserve">                System.out.println("Enter first name:");</w:t>
      </w:r>
    </w:p>
    <w:p w14:paraId="40269173" w14:textId="77777777" w:rsidR="0020537A" w:rsidRDefault="0020537A" w:rsidP="0020537A">
      <w:pPr>
        <w:pStyle w:val="NoSpacing"/>
      </w:pPr>
      <w:r>
        <w:t xml:space="preserve">                String fname2 = scanner.nextLine();</w:t>
      </w:r>
    </w:p>
    <w:p w14:paraId="22A6B2A9" w14:textId="77777777" w:rsidR="0020537A" w:rsidRDefault="0020537A" w:rsidP="0020537A">
      <w:pPr>
        <w:pStyle w:val="NoSpacing"/>
      </w:pPr>
      <w:r>
        <w:t xml:space="preserve">                System.out.println("Enter last name:");</w:t>
      </w:r>
    </w:p>
    <w:p w14:paraId="7020B49D" w14:textId="77777777" w:rsidR="0020537A" w:rsidRDefault="0020537A" w:rsidP="0020537A">
      <w:pPr>
        <w:pStyle w:val="NoSpacing"/>
      </w:pPr>
      <w:r>
        <w:t xml:space="preserve">                String lname2 = scanner.nextLine();</w:t>
      </w:r>
    </w:p>
    <w:p w14:paraId="31BDE638" w14:textId="77777777" w:rsidR="0020537A" w:rsidRDefault="0020537A" w:rsidP="0020537A">
      <w:pPr>
        <w:pStyle w:val="NoSpacing"/>
      </w:pPr>
      <w:r>
        <w:t xml:space="preserve">                System.out.println("Enter gender (m/f):");</w:t>
      </w:r>
    </w:p>
    <w:p w14:paraId="5D35BD7F" w14:textId="77777777" w:rsidR="0020537A" w:rsidRDefault="0020537A" w:rsidP="0020537A">
      <w:pPr>
        <w:pStyle w:val="NoSpacing"/>
      </w:pPr>
      <w:r>
        <w:t xml:space="preserve">                char gender2 = scanner.next().charAt(0);</w:t>
      </w:r>
    </w:p>
    <w:p w14:paraId="71B39217" w14:textId="5B82C99C" w:rsidR="0020537A" w:rsidRDefault="0020537A" w:rsidP="0020537A">
      <w:pPr>
        <w:pStyle w:val="NoSpacing"/>
      </w:pPr>
      <w:r>
        <w:t xml:space="preserve">                scanner.nextLine(); </w:t>
      </w:r>
    </w:p>
    <w:p w14:paraId="10F87E36" w14:textId="77777777" w:rsidR="0020537A" w:rsidRDefault="0020537A" w:rsidP="0020537A">
      <w:pPr>
        <w:pStyle w:val="NoSpacing"/>
      </w:pPr>
      <w:r>
        <w:t xml:space="preserve">                System.out.println("Enter mobile number:");</w:t>
      </w:r>
    </w:p>
    <w:p w14:paraId="280E88DA" w14:textId="77777777" w:rsidR="0020537A" w:rsidRDefault="0020537A" w:rsidP="0020537A">
      <w:pPr>
        <w:pStyle w:val="NoSpacing"/>
      </w:pPr>
      <w:r>
        <w:t xml:space="preserve">                long mobnumber2 = scanner.nextLong();</w:t>
      </w:r>
    </w:p>
    <w:p w14:paraId="50A4E59E" w14:textId="437D41AF" w:rsidR="0020537A" w:rsidRDefault="0020537A" w:rsidP="0020537A">
      <w:pPr>
        <w:pStyle w:val="NoSpacing"/>
      </w:pPr>
      <w:r>
        <w:t xml:space="preserve">                scanner.nextLine(); </w:t>
      </w:r>
    </w:p>
    <w:p w14:paraId="6109B0BE" w14:textId="77777777" w:rsidR="0020537A" w:rsidRDefault="0020537A" w:rsidP="0020537A">
      <w:pPr>
        <w:pStyle w:val="NoSpacing"/>
      </w:pPr>
      <w:r>
        <w:t xml:space="preserve">                System.out.println("Enter date of birth:");</w:t>
      </w:r>
    </w:p>
    <w:p w14:paraId="4BCE5AC4" w14:textId="77777777" w:rsidR="0020537A" w:rsidRDefault="0020537A" w:rsidP="0020537A">
      <w:pPr>
        <w:pStyle w:val="NoSpacing"/>
      </w:pPr>
      <w:r>
        <w:t xml:space="preserve">                String dob2 = scanner.nextLine();</w:t>
      </w:r>
    </w:p>
    <w:p w14:paraId="467CE0B4" w14:textId="77777777" w:rsidR="0020537A" w:rsidRDefault="0020537A" w:rsidP="0020537A">
      <w:pPr>
        <w:pStyle w:val="NoSpacing"/>
      </w:pPr>
      <w:r>
        <w:t xml:space="preserve">                System.out.println("Enter email:");</w:t>
      </w:r>
    </w:p>
    <w:p w14:paraId="3FC52884" w14:textId="77777777" w:rsidR="0020537A" w:rsidRDefault="0020537A" w:rsidP="0020537A">
      <w:pPr>
        <w:pStyle w:val="NoSpacing"/>
      </w:pPr>
      <w:r>
        <w:t xml:space="preserve">                String email2 = scanner.nextLine();</w:t>
      </w:r>
    </w:p>
    <w:p w14:paraId="09B0229A" w14:textId="77777777" w:rsidR="0020537A" w:rsidRDefault="0020537A" w:rsidP="0020537A">
      <w:pPr>
        <w:pStyle w:val="NoSpacing"/>
      </w:pPr>
      <w:r>
        <w:t xml:space="preserve">                System.out.println("Enter password:");</w:t>
      </w:r>
    </w:p>
    <w:p w14:paraId="452C2ED5" w14:textId="77777777" w:rsidR="0020537A" w:rsidRDefault="0020537A" w:rsidP="0020537A">
      <w:pPr>
        <w:pStyle w:val="NoSpacing"/>
      </w:pPr>
      <w:r>
        <w:t xml:space="preserve">                String password2 = scanner.nextLine();</w:t>
      </w:r>
    </w:p>
    <w:p w14:paraId="4B0D86C2" w14:textId="77777777" w:rsidR="0020537A" w:rsidRDefault="0020537A" w:rsidP="0020537A">
      <w:pPr>
        <w:pStyle w:val="NoSpacing"/>
      </w:pPr>
      <w:r>
        <w:t xml:space="preserve">                user = new gmail(fname2, lname2, gender2, mobnumber2, dob2, email2, password2);</w:t>
      </w:r>
    </w:p>
    <w:p w14:paraId="60F79119" w14:textId="77777777" w:rsidR="0020537A" w:rsidRDefault="0020537A" w:rsidP="0020537A">
      <w:pPr>
        <w:pStyle w:val="NoSpacing"/>
      </w:pPr>
      <w:r>
        <w:t xml:space="preserve">                break;</w:t>
      </w:r>
    </w:p>
    <w:p w14:paraId="14865702" w14:textId="77777777" w:rsidR="0020537A" w:rsidRDefault="0020537A" w:rsidP="0020537A">
      <w:pPr>
        <w:pStyle w:val="NoSpacing"/>
      </w:pPr>
      <w:r>
        <w:t xml:space="preserve">            case 3:</w:t>
      </w:r>
    </w:p>
    <w:p w14:paraId="00C4A2ED" w14:textId="77777777" w:rsidR="0020537A" w:rsidRDefault="0020537A" w:rsidP="0020537A">
      <w:pPr>
        <w:pStyle w:val="NoSpacing"/>
      </w:pPr>
      <w:r>
        <w:t xml:space="preserve">                System.out.println("Enter last name:");</w:t>
      </w:r>
    </w:p>
    <w:p w14:paraId="12AAFE3F" w14:textId="77777777" w:rsidR="0020537A" w:rsidRDefault="0020537A" w:rsidP="0020537A">
      <w:pPr>
        <w:pStyle w:val="NoSpacing"/>
      </w:pPr>
      <w:r>
        <w:t xml:space="preserve">                String lname3 = scanner.nextLine();</w:t>
      </w:r>
    </w:p>
    <w:p w14:paraId="44E86771" w14:textId="77777777" w:rsidR="0020537A" w:rsidRDefault="0020537A" w:rsidP="0020537A">
      <w:pPr>
        <w:pStyle w:val="NoSpacing"/>
      </w:pPr>
      <w:r>
        <w:t xml:space="preserve">                System.out.println("Enter gender (m/f):");</w:t>
      </w:r>
    </w:p>
    <w:p w14:paraId="22D53401" w14:textId="77777777" w:rsidR="0020537A" w:rsidRDefault="0020537A" w:rsidP="0020537A">
      <w:pPr>
        <w:pStyle w:val="NoSpacing"/>
      </w:pPr>
      <w:r>
        <w:t xml:space="preserve">                char gender3 = scanner.next().charAt(0);</w:t>
      </w:r>
    </w:p>
    <w:p w14:paraId="6838D357" w14:textId="374DB283" w:rsidR="0020537A" w:rsidRDefault="0020537A" w:rsidP="0020537A">
      <w:pPr>
        <w:pStyle w:val="NoSpacing"/>
      </w:pPr>
      <w:r>
        <w:t xml:space="preserve">                scanner.nextLine(); </w:t>
      </w:r>
    </w:p>
    <w:p w14:paraId="6710ADA9" w14:textId="77777777" w:rsidR="0020537A" w:rsidRDefault="0020537A" w:rsidP="0020537A">
      <w:pPr>
        <w:pStyle w:val="NoSpacing"/>
      </w:pPr>
      <w:r>
        <w:t xml:space="preserve">                System.out.println("Enter mobile number:");</w:t>
      </w:r>
    </w:p>
    <w:p w14:paraId="05E30C4E" w14:textId="77777777" w:rsidR="0020537A" w:rsidRDefault="0020537A" w:rsidP="0020537A">
      <w:pPr>
        <w:pStyle w:val="NoSpacing"/>
      </w:pPr>
      <w:r>
        <w:t xml:space="preserve">                long mobnumber3 = scanner.nextLong();</w:t>
      </w:r>
    </w:p>
    <w:p w14:paraId="725BD2FE" w14:textId="3AC6208F" w:rsidR="0020537A" w:rsidRDefault="0020537A" w:rsidP="0020537A">
      <w:pPr>
        <w:pStyle w:val="NoSpacing"/>
      </w:pPr>
      <w:r>
        <w:t xml:space="preserve">                scanner.nextLine(); </w:t>
      </w:r>
    </w:p>
    <w:p w14:paraId="47BA3F20" w14:textId="77777777" w:rsidR="0020537A" w:rsidRDefault="0020537A" w:rsidP="0020537A">
      <w:pPr>
        <w:pStyle w:val="NoSpacing"/>
      </w:pPr>
      <w:r>
        <w:t xml:space="preserve">                System.out.println("Enter email:");</w:t>
      </w:r>
    </w:p>
    <w:p w14:paraId="4F149B58" w14:textId="77777777" w:rsidR="0020537A" w:rsidRDefault="0020537A" w:rsidP="0020537A">
      <w:pPr>
        <w:pStyle w:val="NoSpacing"/>
      </w:pPr>
      <w:r>
        <w:t xml:space="preserve">                String email3 = scanner.nextLine();</w:t>
      </w:r>
    </w:p>
    <w:p w14:paraId="64986E4F" w14:textId="77777777" w:rsidR="0020537A" w:rsidRDefault="0020537A" w:rsidP="0020537A">
      <w:pPr>
        <w:pStyle w:val="NoSpacing"/>
      </w:pPr>
      <w:r>
        <w:t xml:space="preserve">                System.out.println("Enter password:");</w:t>
      </w:r>
    </w:p>
    <w:p w14:paraId="46CCC9C1" w14:textId="77777777" w:rsidR="0020537A" w:rsidRDefault="0020537A" w:rsidP="0020537A">
      <w:pPr>
        <w:pStyle w:val="NoSpacing"/>
      </w:pPr>
      <w:r>
        <w:t xml:space="preserve">                String password3 = scanner.nextLine();</w:t>
      </w:r>
    </w:p>
    <w:p w14:paraId="3964D106" w14:textId="77777777" w:rsidR="0020537A" w:rsidRDefault="0020537A" w:rsidP="0020537A">
      <w:pPr>
        <w:pStyle w:val="NoSpacing"/>
      </w:pPr>
      <w:r>
        <w:t xml:space="preserve">                user = new gmail(lname3, gender3, mobnumber3, email3, password3);</w:t>
      </w:r>
    </w:p>
    <w:p w14:paraId="6BB399D6" w14:textId="77777777" w:rsidR="0020537A" w:rsidRDefault="0020537A" w:rsidP="0020537A">
      <w:pPr>
        <w:pStyle w:val="NoSpacing"/>
      </w:pPr>
      <w:r>
        <w:t xml:space="preserve">                break;</w:t>
      </w:r>
    </w:p>
    <w:p w14:paraId="64218B98" w14:textId="77777777" w:rsidR="0020537A" w:rsidRDefault="0020537A" w:rsidP="0020537A">
      <w:pPr>
        <w:pStyle w:val="NoSpacing"/>
      </w:pPr>
      <w:r>
        <w:t xml:space="preserve">            default:</w:t>
      </w:r>
    </w:p>
    <w:p w14:paraId="75F532F0" w14:textId="77777777" w:rsidR="0020537A" w:rsidRDefault="0020537A" w:rsidP="0020537A">
      <w:pPr>
        <w:pStyle w:val="NoSpacing"/>
      </w:pPr>
      <w:r>
        <w:t xml:space="preserve">                System.out.println("Invalid choice.");</w:t>
      </w:r>
    </w:p>
    <w:p w14:paraId="5AB01088" w14:textId="77777777" w:rsidR="0020537A" w:rsidRDefault="0020537A" w:rsidP="0020537A">
      <w:pPr>
        <w:pStyle w:val="NoSpacing"/>
      </w:pPr>
      <w:r>
        <w:t xml:space="preserve">                break;</w:t>
      </w:r>
    </w:p>
    <w:p w14:paraId="2F770840" w14:textId="77777777" w:rsidR="0020537A" w:rsidRDefault="0020537A" w:rsidP="0020537A">
      <w:pPr>
        <w:pStyle w:val="NoSpacing"/>
      </w:pPr>
      <w:r>
        <w:t xml:space="preserve">        }</w:t>
      </w:r>
    </w:p>
    <w:p w14:paraId="048446BC" w14:textId="77777777" w:rsidR="0020537A" w:rsidRDefault="0020537A" w:rsidP="0020537A">
      <w:pPr>
        <w:pStyle w:val="NoSpacing"/>
      </w:pPr>
    </w:p>
    <w:p w14:paraId="619A58B6" w14:textId="77777777" w:rsidR="0020537A" w:rsidRDefault="0020537A" w:rsidP="0020537A">
      <w:pPr>
        <w:pStyle w:val="NoSpacing"/>
      </w:pPr>
      <w:r>
        <w:t xml:space="preserve">        if (user != null) {</w:t>
      </w:r>
    </w:p>
    <w:p w14:paraId="794A23B7" w14:textId="77777777" w:rsidR="0020537A" w:rsidRDefault="0020537A" w:rsidP="0020537A">
      <w:pPr>
        <w:pStyle w:val="NoSpacing"/>
      </w:pPr>
      <w:r>
        <w:t xml:space="preserve">            System.out.println("User created:\nlname: " + user.lname + "\nemail: " + user.email + "\npassword: " + user.password);</w:t>
      </w:r>
    </w:p>
    <w:p w14:paraId="2C492F60" w14:textId="77777777" w:rsidR="0020537A" w:rsidRDefault="0020537A" w:rsidP="0020537A">
      <w:pPr>
        <w:pStyle w:val="NoSpacing"/>
      </w:pPr>
      <w:r>
        <w:t xml:space="preserve">        }</w:t>
      </w:r>
    </w:p>
    <w:p w14:paraId="0EAB2E26" w14:textId="77777777" w:rsidR="0020537A" w:rsidRDefault="0020537A" w:rsidP="0020537A">
      <w:pPr>
        <w:pStyle w:val="NoSpacing"/>
      </w:pPr>
    </w:p>
    <w:p w14:paraId="58162B17" w14:textId="77777777" w:rsidR="0020537A" w:rsidRDefault="0020537A" w:rsidP="0020537A">
      <w:pPr>
        <w:pStyle w:val="NoSpacing"/>
      </w:pPr>
      <w:r>
        <w:t xml:space="preserve">        scanner.close();</w:t>
      </w:r>
    </w:p>
    <w:p w14:paraId="657FEF8A" w14:textId="77777777" w:rsidR="0020537A" w:rsidRDefault="0020537A" w:rsidP="0020537A">
      <w:pPr>
        <w:pStyle w:val="NoSpacing"/>
      </w:pPr>
      <w:r>
        <w:t xml:space="preserve">    }</w:t>
      </w:r>
    </w:p>
    <w:p w14:paraId="162DB9C5" w14:textId="78156755" w:rsidR="0020537A" w:rsidRDefault="0020537A" w:rsidP="0020537A">
      <w:pPr>
        <w:pStyle w:val="NoSpacing"/>
      </w:pPr>
      <w:r>
        <w:t>}</w:t>
      </w:r>
    </w:p>
    <w:p w14:paraId="4A07D4BC" w14:textId="77777777" w:rsidR="007F75A5" w:rsidRDefault="007F75A5" w:rsidP="0020537A">
      <w:pPr>
        <w:pStyle w:val="NoSpacing"/>
      </w:pPr>
    </w:p>
    <w:p w14:paraId="21B7E736" w14:textId="30BB03D5" w:rsidR="007F75A5" w:rsidRDefault="007F75A5" w:rsidP="007F75A5">
      <w:pPr>
        <w:pStyle w:val="Heading1"/>
      </w:pPr>
      <w:r>
        <w:t>INHERITENCE=</w:t>
      </w:r>
    </w:p>
    <w:p w14:paraId="3B22D190" w14:textId="33535C4A" w:rsidR="009A1CC9" w:rsidRDefault="009A1CC9" w:rsidP="00D9749F">
      <w:pPr>
        <w:pStyle w:val="NoSpacing"/>
      </w:pPr>
      <w:r>
        <w:t>class demo{</w:t>
      </w:r>
    </w:p>
    <w:p w14:paraId="7C7DCF81" w14:textId="23AA57B9" w:rsidR="009A1CC9" w:rsidRDefault="009A1CC9" w:rsidP="00D9749F">
      <w:pPr>
        <w:pStyle w:val="NoSpacing"/>
      </w:pPr>
      <w:r>
        <w:t xml:space="preserve">           int i=10;</w:t>
      </w:r>
    </w:p>
    <w:p w14:paraId="4A042459" w14:textId="77777777" w:rsidR="00F604A4" w:rsidRDefault="009A1CC9" w:rsidP="00D9749F">
      <w:pPr>
        <w:pStyle w:val="NoSpacing"/>
      </w:pPr>
      <w:r>
        <w:t xml:space="preserve">       public void display()</w:t>
      </w:r>
    </w:p>
    <w:p w14:paraId="297DA0B5" w14:textId="62940F1E" w:rsidR="009A1CC9" w:rsidRDefault="00F604A4" w:rsidP="00D9749F">
      <w:pPr>
        <w:pStyle w:val="NoSpacing"/>
      </w:pPr>
      <w:r>
        <w:t>{</w:t>
      </w:r>
      <w:r>
        <w:br/>
        <w:t xml:space="preserve">         System.out.println(“display”);         } }</w:t>
      </w:r>
    </w:p>
    <w:p w14:paraId="6CE10069" w14:textId="47DC5647" w:rsidR="00F604A4" w:rsidRDefault="00F604A4" w:rsidP="00D9749F">
      <w:pPr>
        <w:pStyle w:val="NoSpacing"/>
      </w:pPr>
      <w:r>
        <w:t xml:space="preserve"> Class sample{</w:t>
      </w:r>
    </w:p>
    <w:p w14:paraId="32513529" w14:textId="0822A746" w:rsidR="00F604A4" w:rsidRDefault="00F604A4" w:rsidP="00D9749F">
      <w:pPr>
        <w:pStyle w:val="NoSpacing"/>
      </w:pPr>
      <w:r>
        <w:t xml:space="preserve">                Public int wish</w:t>
      </w:r>
      <w:r w:rsidR="00D9223F">
        <w:t>(){</w:t>
      </w:r>
    </w:p>
    <w:p w14:paraId="76AEF444" w14:textId="6D919791" w:rsidR="00D9223F" w:rsidRDefault="00D9223F" w:rsidP="00D9749F">
      <w:pPr>
        <w:pStyle w:val="NoSpacing"/>
      </w:pPr>
      <w:r>
        <w:t xml:space="preserve">     System.out.println(“wishname”);</w:t>
      </w:r>
    </w:p>
    <w:p w14:paraId="1D4E33BC" w14:textId="7E556255" w:rsidR="00087C8D" w:rsidRDefault="00087C8D" w:rsidP="00D9749F">
      <w:pPr>
        <w:pStyle w:val="NoSpacing"/>
      </w:pPr>
      <w:r>
        <w:t xml:space="preserve">     return 15;</w:t>
      </w:r>
    </w:p>
    <w:p w14:paraId="1B632ED4" w14:textId="47084D49" w:rsidR="00087C8D" w:rsidRDefault="00087C8D" w:rsidP="00D9749F">
      <w:pPr>
        <w:pStyle w:val="NoSpacing"/>
      </w:pPr>
      <w:r>
        <w:t>}</w:t>
      </w:r>
    </w:p>
    <w:p w14:paraId="56A214DD" w14:textId="62DA68C6" w:rsidR="00087C8D" w:rsidRDefault="00087C8D" w:rsidP="00D9749F">
      <w:pPr>
        <w:pStyle w:val="NoSpacing"/>
      </w:pPr>
      <w:r>
        <w:t>Public static void main(String [] args)</w:t>
      </w:r>
    </w:p>
    <w:p w14:paraId="42C2D502" w14:textId="0E912551" w:rsidR="00087C8D" w:rsidRDefault="00087C8D" w:rsidP="00D9749F">
      <w:pPr>
        <w:pStyle w:val="NoSpacing"/>
      </w:pPr>
      <w:r>
        <w:t xml:space="preserve"> {</w:t>
      </w:r>
    </w:p>
    <w:p w14:paraId="59A45388" w14:textId="06C0D486" w:rsidR="00087C8D" w:rsidRDefault="00087C8D" w:rsidP="00D9749F">
      <w:pPr>
        <w:pStyle w:val="NoSpacing"/>
      </w:pPr>
      <w:r>
        <w:t xml:space="preserve">     Demo d1=new demo()</w:t>
      </w:r>
    </w:p>
    <w:p w14:paraId="2856DA8F" w14:textId="3D239DFF" w:rsidR="00087C8D" w:rsidRDefault="00087C8D" w:rsidP="00D9749F">
      <w:pPr>
        <w:pStyle w:val="NoSpacing"/>
      </w:pPr>
      <w:r>
        <w:t xml:space="preserve">  Sample (d1.i)</w:t>
      </w:r>
      <w:r w:rsidR="00D9749F">
        <w:t xml:space="preserve">;  </w:t>
      </w:r>
      <w:r w:rsidR="00137750">
        <w:t xml:space="preserve">                         </w:t>
      </w:r>
      <w:r w:rsidR="00D9749F">
        <w:t xml:space="preserve">   </w:t>
      </w:r>
      <w:r w:rsidR="00137750">
        <w:t>//cte</w:t>
      </w:r>
    </w:p>
    <w:p w14:paraId="1BB08793" w14:textId="6BA2DF85" w:rsidR="00EA5C28" w:rsidRDefault="00EA5C28" w:rsidP="00D9749F">
      <w:pPr>
        <w:pStyle w:val="NoSpacing"/>
      </w:pPr>
      <w:r>
        <w:t>D1.display();</w:t>
      </w:r>
    </w:p>
    <w:p w14:paraId="795F18BC" w14:textId="488F9C62" w:rsidR="00EA5C28" w:rsidRDefault="00EA5C28" w:rsidP="00D9749F">
      <w:pPr>
        <w:pStyle w:val="NoSpacing"/>
      </w:pPr>
      <w:r>
        <w:t>System.out.println(d1.wish);</w:t>
      </w:r>
      <w:r w:rsidR="00137750">
        <w:t xml:space="preserve">     // cte</w:t>
      </w:r>
    </w:p>
    <w:p w14:paraId="6CC02893" w14:textId="1A1D5345" w:rsidR="00D9749F" w:rsidRDefault="00D9749F" w:rsidP="00D9749F">
      <w:pPr>
        <w:pStyle w:val="NoSpacing"/>
      </w:pPr>
      <w:r>
        <w:t>Sample s1=new sample();</w:t>
      </w:r>
    </w:p>
    <w:p w14:paraId="761AC732" w14:textId="362A5B0D" w:rsidR="00D9749F" w:rsidRDefault="00D9749F" w:rsidP="00D9749F">
      <w:pPr>
        <w:pStyle w:val="NoSpacing"/>
      </w:pPr>
      <w:r>
        <w:t>System.out.println(s1.wish);</w:t>
      </w:r>
    </w:p>
    <w:p w14:paraId="6BB894DC" w14:textId="33820E66" w:rsidR="00137750" w:rsidRDefault="00D9749F" w:rsidP="00D9749F">
      <w:pPr>
        <w:pStyle w:val="NoSpacing"/>
      </w:pPr>
      <w:r>
        <w:t xml:space="preserve">System.out.println(s1.i);  </w:t>
      </w:r>
      <w:r w:rsidR="00137750">
        <w:t xml:space="preserve">             //cte</w:t>
      </w:r>
    </w:p>
    <w:p w14:paraId="4FDC9BC8" w14:textId="486F2A5A" w:rsidR="00D9749F" w:rsidRDefault="00D9749F" w:rsidP="00D9749F">
      <w:pPr>
        <w:pStyle w:val="NoSpacing"/>
      </w:pPr>
      <w:r>
        <w:t xml:space="preserve"> } }</w:t>
      </w:r>
    </w:p>
    <w:p w14:paraId="32083C00" w14:textId="3880FDE9" w:rsidR="00137750" w:rsidRDefault="00137750" w:rsidP="00D9749F">
      <w:pPr>
        <w:pStyle w:val="NoSpacing"/>
      </w:pPr>
    </w:p>
    <w:p w14:paraId="4EEFF228" w14:textId="18EEDD4D" w:rsidR="00FE47AC" w:rsidRDefault="00FE47AC" w:rsidP="00FE47AC">
      <w:pPr>
        <w:pStyle w:val="Heading2"/>
      </w:pPr>
      <w:r>
        <w:t>DRAWBACKS OF NON STATIC MULTIPLE CLASS.</w:t>
      </w:r>
    </w:p>
    <w:p w14:paraId="5DE501F8" w14:textId="69C4B24B" w:rsidR="00FE47AC" w:rsidRDefault="00FE47AC" w:rsidP="00084EEB">
      <w:pPr>
        <w:pStyle w:val="ListParagraph"/>
        <w:numPr>
          <w:ilvl w:val="0"/>
          <w:numId w:val="126"/>
        </w:numPr>
      </w:pPr>
      <w:r>
        <w:t xml:space="preserve">THERE IS NO RELATION BETWEEN CLASSES </w:t>
      </w:r>
      <w:r w:rsidR="0027589D">
        <w:t xml:space="preserve">SO TO CREATE RELATION FOR EVERY CLASS EVERY TIME NEED TO CREATE AN OBJECT TO OVERCOME THAT DRAWBACK </w:t>
      </w:r>
      <w:r w:rsidR="00A242AC">
        <w:t>WE HAVE TO USE INHERITENCE.</w:t>
      </w:r>
    </w:p>
    <w:p w14:paraId="399982BF" w14:textId="77777777" w:rsidR="00896904" w:rsidRDefault="00896904" w:rsidP="00896904">
      <w:pPr>
        <w:pStyle w:val="ListParagraph"/>
      </w:pPr>
    </w:p>
    <w:p w14:paraId="37EF0669" w14:textId="6A9E60C2" w:rsidR="00896904" w:rsidRDefault="00A242AC" w:rsidP="00C22CF8">
      <w:pPr>
        <w:pStyle w:val="ListParagraph"/>
        <w:numPr>
          <w:ilvl w:val="0"/>
          <w:numId w:val="126"/>
        </w:numPr>
      </w:pPr>
      <w:r>
        <w:t xml:space="preserve">EXMAPLE= </w:t>
      </w:r>
      <w:r w:rsidR="00896904">
        <w:t>WHATS APP</w:t>
      </w:r>
    </w:p>
    <w:p w14:paraId="67D5C302" w14:textId="77777777" w:rsidR="00896904" w:rsidRDefault="00896904" w:rsidP="00896904">
      <w:pPr>
        <w:pStyle w:val="ListParagraph"/>
      </w:pPr>
    </w:p>
    <w:p w14:paraId="1A169802" w14:textId="16FB0B59" w:rsidR="00A242AC" w:rsidRDefault="00A242AC" w:rsidP="00C22CF8">
      <w:pPr>
        <w:pStyle w:val="ListParagraph"/>
        <w:numPr>
          <w:ilvl w:val="0"/>
          <w:numId w:val="126"/>
        </w:numPr>
      </w:pPr>
      <w:r>
        <w:t xml:space="preserve">   CHAT</w:t>
      </w:r>
    </w:p>
    <w:p w14:paraId="296E057B" w14:textId="7AED403C" w:rsidR="00A242AC" w:rsidRDefault="00A242AC" w:rsidP="00C22CF8">
      <w:pPr>
        <w:pStyle w:val="ListParagraph"/>
        <w:numPr>
          <w:ilvl w:val="0"/>
          <w:numId w:val="126"/>
        </w:numPr>
      </w:pPr>
      <w:r>
        <w:t xml:space="preserve">                         CHAT , AUDIO CALL</w:t>
      </w:r>
    </w:p>
    <w:p w14:paraId="23BDFDCF" w14:textId="0BD4B2D4" w:rsidR="00A242AC" w:rsidRDefault="00A242AC" w:rsidP="00C22CF8">
      <w:pPr>
        <w:pStyle w:val="ListParagraph"/>
        <w:numPr>
          <w:ilvl w:val="0"/>
          <w:numId w:val="126"/>
        </w:numPr>
      </w:pPr>
      <w:r>
        <w:t xml:space="preserve">                          CHAT, AUDIO CALL , VIDEOCALL</w:t>
      </w:r>
    </w:p>
    <w:p w14:paraId="405D0D3D" w14:textId="711FE6A6" w:rsidR="00A242AC" w:rsidRDefault="00A242AC" w:rsidP="00C22CF8">
      <w:pPr>
        <w:pStyle w:val="ListParagraph"/>
        <w:numPr>
          <w:ilvl w:val="0"/>
          <w:numId w:val="126"/>
        </w:numPr>
      </w:pPr>
      <w:r>
        <w:t xml:space="preserve">                           CHAT AUDIO CALL, VIDEO CALL ,STATUS</w:t>
      </w:r>
    </w:p>
    <w:p w14:paraId="5FED4172" w14:textId="3C5EAFD9" w:rsidR="00896904" w:rsidRDefault="00896904" w:rsidP="00C22CF8">
      <w:pPr>
        <w:pStyle w:val="ListParagraph"/>
        <w:numPr>
          <w:ilvl w:val="0"/>
          <w:numId w:val="126"/>
        </w:numPr>
      </w:pPr>
      <w:r>
        <w:t>CODING FOR OTHER FEARTURES.</w:t>
      </w:r>
    </w:p>
    <w:p w14:paraId="77A3196E" w14:textId="367880C5" w:rsidR="00896904" w:rsidRDefault="00B23B2D" w:rsidP="00B23B2D">
      <w:pPr>
        <w:pStyle w:val="Heading1"/>
      </w:pPr>
      <w:r>
        <w:t>OOPS-</w:t>
      </w:r>
    </w:p>
    <w:p w14:paraId="7DC03592" w14:textId="54A2D357" w:rsidR="00B23B2D" w:rsidRDefault="00B23B2D" w:rsidP="00C22CF8">
      <w:pPr>
        <w:pStyle w:val="ListParagraph"/>
        <w:numPr>
          <w:ilvl w:val="0"/>
          <w:numId w:val="127"/>
        </w:numPr>
      </w:pPr>
      <w:r>
        <w:t>OBJECT ORIENTED PROGRAMMING LANGUAGE.</w:t>
      </w:r>
    </w:p>
    <w:p w14:paraId="6271421A" w14:textId="58CD0DB7" w:rsidR="00B23B2D" w:rsidRDefault="00D62E6F" w:rsidP="00C22CF8">
      <w:pPr>
        <w:pStyle w:val="ListParagraph"/>
        <w:numPr>
          <w:ilvl w:val="0"/>
          <w:numId w:val="127"/>
        </w:numPr>
      </w:pPr>
      <w:r>
        <w:t xml:space="preserve">OBJECT ORIENTED PROGRAMMING LANGUAGE IS METHODOLOGY TO DESIGN A PROGRAMME USING CLASSES </w:t>
      </w:r>
      <w:r w:rsidR="00826F1F">
        <w:t>AND OBJCTS .</w:t>
      </w:r>
    </w:p>
    <w:p w14:paraId="424957DE" w14:textId="5E9AF06A" w:rsidR="00826F1F" w:rsidRDefault="00826F1F" w:rsidP="00C22CF8">
      <w:pPr>
        <w:pStyle w:val="ListParagraph"/>
        <w:numPr>
          <w:ilvl w:val="0"/>
          <w:numId w:val="127"/>
        </w:numPr>
      </w:pPr>
      <w:r>
        <w:t>IT HELPS IN SI</w:t>
      </w:r>
      <w:r w:rsidR="00D22D52">
        <w:t>6</w:t>
      </w:r>
      <w:r>
        <w:t xml:space="preserve">MPLIFYING SOFTWARE DEVELOPMENT  </w:t>
      </w:r>
      <w:r w:rsidR="00050F8C">
        <w:t>AND MAINTANANCE BY USING A CONCEPT LIKE.</w:t>
      </w:r>
    </w:p>
    <w:p w14:paraId="3FC0AFCE" w14:textId="586ABAFA" w:rsidR="00FF16FC" w:rsidRDefault="00FF16FC" w:rsidP="00C22CF8">
      <w:pPr>
        <w:pStyle w:val="ListParagraph"/>
        <w:numPr>
          <w:ilvl w:val="0"/>
          <w:numId w:val="127"/>
        </w:numPr>
      </w:pPr>
      <w:r>
        <w:t>1 INHERITENCE    ,    2 POLYMORPHYSUM ,   3 ENCOPSILATION  ,    4  ABSTRACTION.</w:t>
      </w:r>
    </w:p>
    <w:p w14:paraId="75761082" w14:textId="01C36F0D" w:rsidR="00FF16FC" w:rsidRDefault="00475AA5" w:rsidP="00475AA5">
      <w:pPr>
        <w:pStyle w:val="Heading1"/>
      </w:pPr>
      <w:r>
        <w:t>INHERITENCE=</w:t>
      </w:r>
    </w:p>
    <w:p w14:paraId="18058FFD" w14:textId="7A88D919" w:rsidR="00475AA5" w:rsidRDefault="00475AA5" w:rsidP="00C22CF8">
      <w:pPr>
        <w:pStyle w:val="ListParagraph"/>
        <w:numPr>
          <w:ilvl w:val="0"/>
          <w:numId w:val="128"/>
        </w:numPr>
      </w:pPr>
      <w:r>
        <w:t xml:space="preserve">AQUIRING THE PROPERTYES </w:t>
      </w:r>
      <w:r w:rsidR="00052B6D">
        <w:t>FROM 1 CLASS TO ANOTHERE CLASS IS CALLED AS INHERITENCE.</w:t>
      </w:r>
    </w:p>
    <w:p w14:paraId="113A05C1" w14:textId="68EEB5E5" w:rsidR="00052B6D" w:rsidRDefault="00567AB3" w:rsidP="00C22CF8">
      <w:pPr>
        <w:pStyle w:val="ListParagraph"/>
        <w:numPr>
          <w:ilvl w:val="0"/>
          <w:numId w:val="128"/>
        </w:numPr>
      </w:pPr>
      <w:r>
        <w:t xml:space="preserve">THE CLASS WHICH SHARES THE PROPERTY IS CALLED AS PARENT CLASS/ </w:t>
      </w:r>
      <w:r w:rsidR="001E5476">
        <w:t>MASTERCLASS / SUPERCLASS / BASE CLASS.</w:t>
      </w:r>
    </w:p>
    <w:p w14:paraId="2A59EA22" w14:textId="3ADFFD5B" w:rsidR="001E5476" w:rsidRDefault="001E5476" w:rsidP="00C22CF8">
      <w:pPr>
        <w:pStyle w:val="ListParagraph"/>
        <w:numPr>
          <w:ilvl w:val="0"/>
          <w:numId w:val="128"/>
        </w:numPr>
      </w:pPr>
      <w:r>
        <w:t xml:space="preserve">THE CLASS WHICH AQUIRES THE </w:t>
      </w:r>
      <w:r w:rsidR="00101613">
        <w:t>PROPERTYS IS CALLED AS CHILD CLASS / SUBCLASS.</w:t>
      </w:r>
    </w:p>
    <w:p w14:paraId="3E838737" w14:textId="59B52E23" w:rsidR="00101613" w:rsidRDefault="009E3EA5" w:rsidP="00C22CF8">
      <w:pPr>
        <w:pStyle w:val="ListParagraph"/>
        <w:numPr>
          <w:ilvl w:val="0"/>
          <w:numId w:val="128"/>
        </w:numPr>
      </w:pPr>
      <w:r>
        <w:t>TO ACHIVE INHERITENCE WE SHOULD USE “EXTENDS” KEYWORD.</w:t>
      </w:r>
    </w:p>
    <w:p w14:paraId="25A401F0" w14:textId="44C292A0" w:rsidR="009E3EA5" w:rsidRDefault="00122D9A" w:rsidP="00C22CF8">
      <w:pPr>
        <w:pStyle w:val="ListParagraph"/>
        <w:numPr>
          <w:ilvl w:val="0"/>
          <w:numId w:val="128"/>
        </w:numPr>
      </w:pPr>
      <w:r>
        <w:t>INHERITENCE ALSO KNOWN AS IS -A-RELATIONSHIP.</w:t>
      </w:r>
    </w:p>
    <w:p w14:paraId="7F42579A" w14:textId="35D7FCCE" w:rsidR="00122D9A" w:rsidRDefault="005337EF" w:rsidP="00C22CF8">
      <w:pPr>
        <w:pStyle w:val="ListParagraph"/>
        <w:numPr>
          <w:ilvl w:val="0"/>
          <w:numId w:val="128"/>
        </w:numPr>
      </w:pPr>
      <w:r>
        <w:t>PRIVATE CLASS CANNOT BE INHERITED</w:t>
      </w:r>
    </w:p>
    <w:p w14:paraId="367AF836" w14:textId="3B92C754" w:rsidR="005337EF" w:rsidRDefault="005337EF" w:rsidP="00C22CF8">
      <w:pPr>
        <w:pStyle w:val="ListParagraph"/>
        <w:numPr>
          <w:ilvl w:val="0"/>
          <w:numId w:val="128"/>
        </w:numPr>
      </w:pPr>
      <w:r>
        <w:t>CONSTRUCTER CANNOT BE INHERITED.</w:t>
      </w:r>
    </w:p>
    <w:p w14:paraId="542D3A3B" w14:textId="690F2B11" w:rsidR="005337EF" w:rsidRDefault="00BF6B5E" w:rsidP="00C22CF8">
      <w:pPr>
        <w:pStyle w:val="ListParagraph"/>
        <w:numPr>
          <w:ilvl w:val="0"/>
          <w:numId w:val="128"/>
        </w:numPr>
      </w:pPr>
      <w:r>
        <w:t xml:space="preserve">FINAL CLASS CANNOT BE INHERITED FINAL MEMBER CAN BE INHERITED </w:t>
      </w:r>
      <w:r w:rsidR="00107AD7">
        <w:t>BUT CANNOT BE MODIFIED .</w:t>
      </w:r>
    </w:p>
    <w:p w14:paraId="7ECFEC58" w14:textId="4993C997" w:rsidR="00107AD7" w:rsidRDefault="00107AD7" w:rsidP="00C22CF8">
      <w:pPr>
        <w:pStyle w:val="ListParagraph"/>
        <w:numPr>
          <w:ilvl w:val="0"/>
          <w:numId w:val="128"/>
        </w:numPr>
      </w:pPr>
      <w:r>
        <w:t xml:space="preserve">ABSTRACT CLASS AND ABSTRACT METHOD </w:t>
      </w:r>
      <w:r w:rsidR="00F37145">
        <w:t>CAN BE INHERITED.</w:t>
      </w:r>
    </w:p>
    <w:p w14:paraId="13A894EC" w14:textId="4924004E" w:rsidR="00F37145" w:rsidRDefault="00F37145" w:rsidP="00F37145">
      <w:pPr>
        <w:pStyle w:val="Heading2"/>
      </w:pPr>
      <w:r>
        <w:t>TYPES OF INHERITENCE</w:t>
      </w:r>
    </w:p>
    <w:p w14:paraId="1BABF045" w14:textId="153855E2" w:rsidR="00F37145" w:rsidRDefault="00670176" w:rsidP="00C22CF8">
      <w:pPr>
        <w:pStyle w:val="ListParagraph"/>
        <w:numPr>
          <w:ilvl w:val="0"/>
          <w:numId w:val="129"/>
        </w:numPr>
      </w:pPr>
      <w:r>
        <w:t xml:space="preserve">1 SINGLE LEVEL INHERITENCE </w:t>
      </w:r>
    </w:p>
    <w:p w14:paraId="13BCB955" w14:textId="02CF4CC7" w:rsidR="00670176" w:rsidRDefault="00670176" w:rsidP="00C22CF8">
      <w:pPr>
        <w:pStyle w:val="ListParagraph"/>
        <w:numPr>
          <w:ilvl w:val="0"/>
          <w:numId w:val="129"/>
        </w:numPr>
      </w:pPr>
      <w:r>
        <w:t xml:space="preserve">2 MULTI LEVEL INHERITENCE </w:t>
      </w:r>
    </w:p>
    <w:p w14:paraId="3CE3181F" w14:textId="02892C79" w:rsidR="00670176" w:rsidRDefault="00670176" w:rsidP="00C22CF8">
      <w:pPr>
        <w:pStyle w:val="ListParagraph"/>
        <w:numPr>
          <w:ilvl w:val="0"/>
          <w:numId w:val="129"/>
        </w:numPr>
      </w:pPr>
      <w:r>
        <w:t>3 HIERACHICAL INHERITENCE</w:t>
      </w:r>
    </w:p>
    <w:p w14:paraId="1E4F95D2" w14:textId="520C439C" w:rsidR="00670176" w:rsidRDefault="00670176" w:rsidP="00C22CF8">
      <w:pPr>
        <w:pStyle w:val="ListParagraph"/>
        <w:numPr>
          <w:ilvl w:val="0"/>
          <w:numId w:val="129"/>
        </w:numPr>
      </w:pPr>
      <w:r>
        <w:t xml:space="preserve">4 </w:t>
      </w:r>
      <w:r w:rsidR="00C9024B">
        <w:t>MULTIPLE INHERITENCE</w:t>
      </w:r>
    </w:p>
    <w:p w14:paraId="511C3C4F" w14:textId="4FF9129D" w:rsidR="00C9024B" w:rsidRDefault="00C9024B" w:rsidP="00C22CF8">
      <w:pPr>
        <w:pStyle w:val="ListParagraph"/>
        <w:numPr>
          <w:ilvl w:val="0"/>
          <w:numId w:val="129"/>
        </w:numPr>
      </w:pPr>
      <w:r>
        <w:t>5 HYBRID INHERITENCE.</w:t>
      </w:r>
    </w:p>
    <w:p w14:paraId="79E5B4E1" w14:textId="6937FD43" w:rsidR="00C9024B" w:rsidRPr="00CF7408" w:rsidRDefault="00CF7408" w:rsidP="004521B1">
      <w:pPr>
        <w:pStyle w:val="Heading3"/>
        <w:rPr>
          <w:b/>
          <w:color w:val="FF0000"/>
        </w:rPr>
      </w:pPr>
      <w:r>
        <w:rPr>
          <w:b/>
          <w:bCs/>
          <w:color w:val="FF0000"/>
        </w:rPr>
        <w:t xml:space="preserve">1 </w:t>
      </w:r>
      <w:r w:rsidR="004521B1" w:rsidRPr="00CF7408">
        <w:rPr>
          <w:b/>
          <w:color w:val="FF0000"/>
        </w:rPr>
        <w:t>SINGLE LEVEL INHERITENCE</w:t>
      </w:r>
    </w:p>
    <w:p w14:paraId="3C419C7A" w14:textId="5B106CE7" w:rsidR="004521B1" w:rsidRDefault="004521B1" w:rsidP="00C22CF8">
      <w:pPr>
        <w:pStyle w:val="ListParagraph"/>
        <w:numPr>
          <w:ilvl w:val="0"/>
          <w:numId w:val="130"/>
        </w:numPr>
      </w:pPr>
      <w:r>
        <w:t xml:space="preserve">ONE SUB CLASS IS INHERITING </w:t>
      </w:r>
      <w:r w:rsidR="00880196">
        <w:t>THE PROPERTYS FROM ONE PARENT CLASS IS CALLED AS SINGLE LEVEL INHERITENCE.</w:t>
      </w:r>
    </w:p>
    <w:p w14:paraId="6C1B9CC7" w14:textId="4E660E64" w:rsidR="00463625" w:rsidRDefault="00463625" w:rsidP="00C22CF8">
      <w:pPr>
        <w:pStyle w:val="ListParagraph"/>
        <w:numPr>
          <w:ilvl w:val="0"/>
          <w:numId w:val="130"/>
        </w:numPr>
      </w:pPr>
      <w:r>
        <w:t>CHILD WILL HAVE PARENT INFO USING  INHERITENCE.</w:t>
      </w:r>
    </w:p>
    <w:p w14:paraId="336C14FF" w14:textId="2E7D4A19" w:rsidR="004F377F" w:rsidRDefault="004F377F" w:rsidP="004F377F">
      <w:pPr>
        <w:pStyle w:val="NoSpacing"/>
      </w:pPr>
      <w:r w:rsidRPr="004F377F">
        <w:rPr>
          <w:color w:val="FF0000"/>
        </w:rPr>
        <w:t xml:space="preserve">1 </w:t>
      </w:r>
      <w:r>
        <w:t>class demo {</w:t>
      </w:r>
    </w:p>
    <w:p w14:paraId="546E55F9" w14:textId="77777777" w:rsidR="004F377F" w:rsidRDefault="004F377F" w:rsidP="004F377F">
      <w:pPr>
        <w:pStyle w:val="NoSpacing"/>
      </w:pPr>
      <w:r>
        <w:t xml:space="preserve">    int i = 100;</w:t>
      </w:r>
    </w:p>
    <w:p w14:paraId="27E51B68" w14:textId="77777777" w:rsidR="004F377F" w:rsidRDefault="004F377F" w:rsidP="004F377F">
      <w:pPr>
        <w:pStyle w:val="NoSpacing"/>
      </w:pPr>
    </w:p>
    <w:p w14:paraId="1B59387B" w14:textId="77777777" w:rsidR="004F377F" w:rsidRDefault="004F377F" w:rsidP="004F377F">
      <w:pPr>
        <w:pStyle w:val="NoSpacing"/>
      </w:pPr>
      <w:r>
        <w:t xml:space="preserve">    public void display() {</w:t>
      </w:r>
    </w:p>
    <w:p w14:paraId="48D8760A" w14:textId="77777777" w:rsidR="004F377F" w:rsidRDefault="004F377F" w:rsidP="004F377F">
      <w:pPr>
        <w:pStyle w:val="NoSpacing"/>
      </w:pPr>
      <w:r>
        <w:t xml:space="preserve">        System.out.println("dd");</w:t>
      </w:r>
    </w:p>
    <w:p w14:paraId="33352FAE" w14:textId="77777777" w:rsidR="004F377F" w:rsidRDefault="004F377F" w:rsidP="004F377F">
      <w:pPr>
        <w:pStyle w:val="NoSpacing"/>
      </w:pPr>
      <w:r>
        <w:t xml:space="preserve">    }</w:t>
      </w:r>
    </w:p>
    <w:p w14:paraId="1A72FC15" w14:textId="77777777" w:rsidR="004F377F" w:rsidRDefault="004F377F" w:rsidP="004F377F">
      <w:pPr>
        <w:pStyle w:val="NoSpacing"/>
      </w:pPr>
    </w:p>
    <w:p w14:paraId="483D6B40" w14:textId="77777777" w:rsidR="004F377F" w:rsidRDefault="004F377F" w:rsidP="004F377F">
      <w:pPr>
        <w:pStyle w:val="NoSpacing"/>
      </w:pPr>
      <w:r>
        <w:t xml:space="preserve">    public void wish() {</w:t>
      </w:r>
    </w:p>
    <w:p w14:paraId="774843DF" w14:textId="77777777" w:rsidR="004F377F" w:rsidRDefault="004F377F" w:rsidP="004F377F">
      <w:pPr>
        <w:pStyle w:val="NoSpacing"/>
      </w:pPr>
      <w:r>
        <w:t xml:space="preserve">        System.out.println("wishdemo");</w:t>
      </w:r>
    </w:p>
    <w:p w14:paraId="2A60C91C" w14:textId="77777777" w:rsidR="004F377F" w:rsidRDefault="004F377F" w:rsidP="004F377F">
      <w:pPr>
        <w:pStyle w:val="NoSpacing"/>
      </w:pPr>
      <w:r>
        <w:t xml:space="preserve">    }</w:t>
      </w:r>
    </w:p>
    <w:p w14:paraId="5E0FFDD4" w14:textId="77777777" w:rsidR="004F377F" w:rsidRDefault="004F377F" w:rsidP="004F377F">
      <w:pPr>
        <w:pStyle w:val="NoSpacing"/>
      </w:pPr>
      <w:r>
        <w:t>}</w:t>
      </w:r>
    </w:p>
    <w:p w14:paraId="268992DF" w14:textId="77777777" w:rsidR="004F377F" w:rsidRDefault="004F377F" w:rsidP="004F377F">
      <w:pPr>
        <w:pStyle w:val="NoSpacing"/>
      </w:pPr>
    </w:p>
    <w:p w14:paraId="06D43B39" w14:textId="1A1DF24E" w:rsidR="004F377F" w:rsidRDefault="004F377F" w:rsidP="004F377F">
      <w:pPr>
        <w:pStyle w:val="NoSpacing"/>
      </w:pPr>
      <w:r w:rsidRPr="004F377F">
        <w:rPr>
          <w:color w:val="FF0000"/>
        </w:rPr>
        <w:t xml:space="preserve">2 </w:t>
      </w:r>
      <w:r>
        <w:t>class ample extends demo {</w:t>
      </w:r>
    </w:p>
    <w:p w14:paraId="16F0B4C1" w14:textId="77777777" w:rsidR="004F377F" w:rsidRDefault="004F377F" w:rsidP="004F377F">
      <w:pPr>
        <w:pStyle w:val="NoSpacing"/>
      </w:pPr>
      <w:r>
        <w:t xml:space="preserve">    String s = "java";</w:t>
      </w:r>
    </w:p>
    <w:p w14:paraId="2B5308B0" w14:textId="77777777" w:rsidR="004F377F" w:rsidRDefault="004F377F" w:rsidP="004F377F">
      <w:pPr>
        <w:pStyle w:val="NoSpacing"/>
      </w:pPr>
    </w:p>
    <w:p w14:paraId="2B8100BC" w14:textId="308EA108" w:rsidR="004F377F" w:rsidRDefault="004F377F" w:rsidP="004F377F">
      <w:pPr>
        <w:pStyle w:val="NoSpacing"/>
      </w:pPr>
      <w:r>
        <w:t xml:space="preserve">    public void fly() {</w:t>
      </w:r>
    </w:p>
    <w:p w14:paraId="0F05FA00" w14:textId="681D9DA0" w:rsidR="004F377F" w:rsidRDefault="00BB4C3E" w:rsidP="004F377F">
      <w:pPr>
        <w:pStyle w:val="NoSpacing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412" behindDoc="0" locked="0" layoutInCell="1" allowOverlap="1" wp14:anchorId="53350281" wp14:editId="2C5919D5">
                <wp:simplePos x="0" y="0"/>
                <wp:positionH relativeFrom="column">
                  <wp:posOffset>781685</wp:posOffset>
                </wp:positionH>
                <wp:positionV relativeFrom="paragraph">
                  <wp:posOffset>-726440</wp:posOffset>
                </wp:positionV>
                <wp:extent cx="2184665" cy="1474970"/>
                <wp:effectExtent l="38100" t="38100" r="44450" b="49530"/>
                <wp:wrapNone/>
                <wp:docPr id="1534518588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2184665" cy="1474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A8D70C" id="Ink 32" o:spid="_x0000_s1026" type="#_x0000_t75" style="position:absolute;margin-left:61.05pt;margin-top:-57.7pt;width:173pt;height:117.15pt;z-index:2516584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">
                <v:imagedata r:id="rId97" o:title=""/>
              </v:shape>
            </w:pict>
          </mc:Fallback>
        </mc:AlternateContent>
      </w:r>
      <w:r w:rsidR="004F377F">
        <w:t xml:space="preserve">        System.out.println("fample");</w:t>
      </w:r>
    </w:p>
    <w:p w14:paraId="72A4F182" w14:textId="6BC998A2" w:rsidR="004F377F" w:rsidRDefault="004F377F" w:rsidP="00084EEB">
      <w:pPr>
        <w:pStyle w:val="NoSpacing"/>
      </w:pPr>
      <w:r>
        <w:t xml:space="preserve">    }</w:t>
      </w:r>
      <w:r w:rsidR="00084EEB">
        <w:t xml:space="preserve">    }</w:t>
      </w:r>
    </w:p>
    <w:p w14:paraId="3CD1FC5E" w14:textId="6AC47A02" w:rsidR="004F377F" w:rsidRDefault="00BB4C3E" w:rsidP="004F377F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6CF0D15B" wp14:editId="1DA3FE32">
                <wp:simplePos x="0" y="0"/>
                <wp:positionH relativeFrom="column">
                  <wp:posOffset>2777836</wp:posOffset>
                </wp:positionH>
                <wp:positionV relativeFrom="paragraph">
                  <wp:posOffset>5772</wp:posOffset>
                </wp:positionV>
                <wp:extent cx="921327" cy="921327"/>
                <wp:effectExtent l="0" t="0" r="12700" b="12700"/>
                <wp:wrapNone/>
                <wp:docPr id="1486767827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1327" cy="92132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C8CA13" w14:textId="03AAB1BE" w:rsidR="004F377F" w:rsidRDefault="00D45033" w:rsidP="00D45033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I=100</w:t>
                            </w:r>
                          </w:p>
                          <w:p w14:paraId="0985BE3A" w14:textId="642637B5" w:rsidR="00D45033" w:rsidRDefault="00D45033" w:rsidP="00D45033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Display()wish()</w:t>
                            </w:r>
                          </w:p>
                          <w:p w14:paraId="2DE65A58" w14:textId="77777777" w:rsidR="00D45033" w:rsidRDefault="00D45033" w:rsidP="004F377F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10FDE91B" w14:textId="77777777" w:rsidR="00D45033" w:rsidRPr="004F377F" w:rsidRDefault="00D45033" w:rsidP="004F377F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CF0D15B" id="Oval 18" o:spid="_x0000_s1030" style="position:absolute;margin-left:218.75pt;margin-top:.45pt;width:72.55pt;height:72.55pt;z-index:25165825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" fillcolor="white [3201]" strokecolor="#70ad47 [3209]" strokeweight="1pt">
                <v:stroke joinstyle="miter"/>
                <v:textbox>
                  <w:txbxContent>
                    <w:p w14:paraId="17C8CA13" w14:textId="03AAB1BE" w:rsidR="004F377F" w:rsidRDefault="00D45033" w:rsidP="00D45033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I=100</w:t>
                      </w:r>
                    </w:p>
                    <w:p w14:paraId="0985BE3A" w14:textId="642637B5" w:rsidR="00D45033" w:rsidRDefault="00D45033" w:rsidP="00D45033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Display()wish()</w:t>
                      </w:r>
                    </w:p>
                    <w:p w14:paraId="2DE65A58" w14:textId="77777777" w:rsidR="00D45033" w:rsidRDefault="00D45033" w:rsidP="004F377F">
                      <w:pPr>
                        <w:rPr>
                          <w:lang w:val="en-US"/>
                        </w:rPr>
                      </w:pPr>
                    </w:p>
                    <w:p w14:paraId="10FDE91B" w14:textId="77777777" w:rsidR="00D45033" w:rsidRPr="004F377F" w:rsidRDefault="00D45033" w:rsidP="004F377F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="004F377F" w:rsidRPr="004F377F">
        <w:rPr>
          <w:color w:val="FF0000"/>
        </w:rPr>
        <w:t xml:space="preserve">3 </w:t>
      </w:r>
      <w:r w:rsidR="004F377F">
        <w:t>class maindemo {</w:t>
      </w:r>
    </w:p>
    <w:p w14:paraId="5ECB6A9A" w14:textId="77777777" w:rsidR="004F377F" w:rsidRDefault="004F377F" w:rsidP="004F377F">
      <w:pPr>
        <w:pStyle w:val="NoSpacing"/>
      </w:pPr>
      <w:r>
        <w:t xml:space="preserve">    public static void main(String[] args) {</w:t>
      </w:r>
    </w:p>
    <w:p w14:paraId="3CC58896" w14:textId="7819060D" w:rsidR="004F377F" w:rsidRDefault="00BB4C3E" w:rsidP="004F377F">
      <w:pPr>
        <w:pStyle w:val="NoSpacing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413" behindDoc="0" locked="0" layoutInCell="1" allowOverlap="1" wp14:anchorId="1D905BE8" wp14:editId="6E24A229">
                <wp:simplePos x="0" y="0"/>
                <wp:positionH relativeFrom="column">
                  <wp:posOffset>1654810</wp:posOffset>
                </wp:positionH>
                <wp:positionV relativeFrom="paragraph">
                  <wp:posOffset>31750</wp:posOffset>
                </wp:positionV>
                <wp:extent cx="1067435" cy="235080"/>
                <wp:effectExtent l="38100" t="38100" r="37465" b="50800"/>
                <wp:wrapNone/>
                <wp:docPr id="2037982172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1067435" cy="23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41C1DA" id="Ink 23" o:spid="_x0000_s1026" type="#_x0000_t75" style="position:absolute;margin-left:129.8pt;margin-top:2pt;width:85pt;height:19.45pt;z-index:2516584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">
                <v:imagedata r:id="rId99" o:title=""/>
              </v:shape>
            </w:pict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658414" behindDoc="0" locked="0" layoutInCell="1" allowOverlap="1" wp14:anchorId="01F5A000" wp14:editId="01B0CD5E">
                <wp:simplePos x="0" y="0"/>
                <wp:positionH relativeFrom="column">
                  <wp:posOffset>1669342</wp:posOffset>
                </wp:positionH>
                <wp:positionV relativeFrom="paragraph">
                  <wp:posOffset>114701</wp:posOffset>
                </wp:positionV>
                <wp:extent cx="934200" cy="42480"/>
                <wp:effectExtent l="38100" t="57150" r="0" b="53340"/>
                <wp:wrapNone/>
                <wp:docPr id="748834622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934200" cy="4248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58414" behindDoc="0" locked="0" layoutInCell="1" allowOverlap="1" wp14:anchorId="01F5A000" wp14:editId="01B0CD5E">
                <wp:simplePos x="0" y="0"/>
                <wp:positionH relativeFrom="column">
                  <wp:posOffset>1669342</wp:posOffset>
                </wp:positionH>
                <wp:positionV relativeFrom="paragraph">
                  <wp:posOffset>114701</wp:posOffset>
                </wp:positionV>
                <wp:extent cx="934200" cy="42480"/>
                <wp:effectExtent l="38100" t="57150" r="0" b="53340"/>
                <wp:wrapNone/>
                <wp:docPr id="748834622" name="Ink 2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8834622" name="Ink 20"/>
                        <pic:cNvPicPr/>
                      </pic:nvPicPr>
                      <pic:blipFill>
                        <a:blip r:embed="rId10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1840" cy="1501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4F377F">
        <w:t xml:space="preserve">        demo d1 = new demo();</w:t>
      </w:r>
    </w:p>
    <w:p w14:paraId="0115B8E4" w14:textId="77777777" w:rsidR="004F377F" w:rsidRDefault="004F377F" w:rsidP="004F377F">
      <w:pPr>
        <w:pStyle w:val="NoSpacing"/>
      </w:pPr>
      <w:r>
        <w:t xml:space="preserve">        System.out.println(d1.i);</w:t>
      </w:r>
    </w:p>
    <w:p w14:paraId="3962A080" w14:textId="77777777" w:rsidR="004F377F" w:rsidRDefault="004F377F" w:rsidP="004F377F">
      <w:pPr>
        <w:pStyle w:val="NoSpacing"/>
      </w:pPr>
      <w:r>
        <w:t xml:space="preserve">        d1.display();</w:t>
      </w:r>
    </w:p>
    <w:p w14:paraId="17B425A5" w14:textId="125704E0" w:rsidR="004F377F" w:rsidRDefault="004F377F" w:rsidP="00BB4C3E">
      <w:r>
        <w:t xml:space="preserve">        d1.wish();</w:t>
      </w:r>
    </w:p>
    <w:p w14:paraId="7514F365" w14:textId="73C85AA6" w:rsidR="004F377F" w:rsidRDefault="00BB4C3E" w:rsidP="004F377F">
      <w:pPr>
        <w:pStyle w:val="NoSpacing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415" behindDoc="0" locked="0" layoutInCell="1" allowOverlap="1" wp14:anchorId="09C14695" wp14:editId="7140DBA4">
                <wp:simplePos x="0" y="0"/>
                <wp:positionH relativeFrom="column">
                  <wp:posOffset>3082290</wp:posOffset>
                </wp:positionH>
                <wp:positionV relativeFrom="paragraph">
                  <wp:posOffset>-54610</wp:posOffset>
                </wp:positionV>
                <wp:extent cx="237240" cy="307085"/>
                <wp:effectExtent l="38100" t="38100" r="10795" b="36195"/>
                <wp:wrapNone/>
                <wp:docPr id="1813514825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237240" cy="307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69212A" id="Ink 35" o:spid="_x0000_s1026" type="#_x0000_t75" style="position:absolute;margin-left:242.2pt;margin-top:-4.8pt;width:19.7pt;height:25.2pt;z-index:25165841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">
                <v:imagedata r:id="rId103" o:title=""/>
              </v:shape>
            </w:pict>
          </mc:Fallback>
        </mc:AlternateContent>
      </w:r>
    </w:p>
    <w:p w14:paraId="3FCA5C55" w14:textId="0599F966" w:rsidR="004F377F" w:rsidRDefault="00BB4C3E" w:rsidP="004F377F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20F8C09F" wp14:editId="7C052999">
                <wp:simplePos x="0" y="0"/>
                <wp:positionH relativeFrom="column">
                  <wp:posOffset>2590799</wp:posOffset>
                </wp:positionH>
                <wp:positionV relativeFrom="paragraph">
                  <wp:posOffset>4099</wp:posOffset>
                </wp:positionV>
                <wp:extent cx="983673" cy="1405890"/>
                <wp:effectExtent l="0" t="0" r="26035" b="22860"/>
                <wp:wrapNone/>
                <wp:docPr id="355998030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3673" cy="140589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118584" w14:textId="00301877" w:rsidR="00C52504" w:rsidRDefault="00C52504" w:rsidP="00BB4C3E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I=100</w:t>
                            </w:r>
                          </w:p>
                          <w:p w14:paraId="0CD05298" w14:textId="79691A59" w:rsidR="00C52504" w:rsidRDefault="00C52504" w:rsidP="00BB4C3E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Display()</w:t>
                            </w:r>
                          </w:p>
                          <w:p w14:paraId="2C64F601" w14:textId="7A9D3BA7" w:rsidR="00C52504" w:rsidRDefault="00BB4C3E" w:rsidP="00BB4C3E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Wish()</w:t>
                            </w:r>
                          </w:p>
                          <w:p w14:paraId="7ABCAB00" w14:textId="201F7EF8" w:rsidR="00BB4C3E" w:rsidRDefault="00BB4C3E" w:rsidP="00BB4C3E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Fly()</w:t>
                            </w:r>
                          </w:p>
                          <w:p w14:paraId="5ED65DD0" w14:textId="7B432CD0" w:rsidR="00BB4C3E" w:rsidRPr="00C52504" w:rsidRDefault="00BB4C3E" w:rsidP="00BB4C3E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S=java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0F8C09F" id="Oval 19" o:spid="_x0000_s1031" style="position:absolute;margin-left:204pt;margin-top:.3pt;width:77.45pt;height:110.7pt;z-index:2516582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" fillcolor="white [3201]" strokecolor="#70ad47 [3209]" strokeweight="1pt">
                <v:stroke joinstyle="miter"/>
                <v:textbox>
                  <w:txbxContent>
                    <w:p w14:paraId="1D118584" w14:textId="00301877" w:rsidR="00C52504" w:rsidRDefault="00C52504" w:rsidP="00BB4C3E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I=100</w:t>
                      </w:r>
                    </w:p>
                    <w:p w14:paraId="0CD05298" w14:textId="79691A59" w:rsidR="00C52504" w:rsidRDefault="00C52504" w:rsidP="00BB4C3E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Display()</w:t>
                      </w:r>
                    </w:p>
                    <w:p w14:paraId="2C64F601" w14:textId="7A9D3BA7" w:rsidR="00C52504" w:rsidRDefault="00BB4C3E" w:rsidP="00BB4C3E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Wish()</w:t>
                      </w:r>
                    </w:p>
                    <w:p w14:paraId="7ABCAB00" w14:textId="201F7EF8" w:rsidR="00BB4C3E" w:rsidRDefault="00BB4C3E" w:rsidP="00BB4C3E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Fly()</w:t>
                      </w:r>
                    </w:p>
                    <w:p w14:paraId="5ED65DD0" w14:textId="7B432CD0" w:rsidR="00BB4C3E" w:rsidRPr="00C52504" w:rsidRDefault="00BB4C3E" w:rsidP="00BB4C3E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S=java</w:t>
                      </w:r>
                    </w:p>
                  </w:txbxContent>
                </v:textbox>
              </v:oval>
            </w:pict>
          </mc:Fallback>
        </mc:AlternateContent>
      </w:r>
      <w:r w:rsidR="004F377F">
        <w:t xml:space="preserve">        ample a1 = new ample();</w:t>
      </w:r>
    </w:p>
    <w:p w14:paraId="5144FF6C" w14:textId="77777777" w:rsidR="004F377F" w:rsidRDefault="004F377F" w:rsidP="004F377F">
      <w:pPr>
        <w:pStyle w:val="NoSpacing"/>
      </w:pPr>
      <w:r>
        <w:t xml:space="preserve">        System.out.println(a1.i);</w:t>
      </w:r>
    </w:p>
    <w:p w14:paraId="5F07A434" w14:textId="6E8384D7" w:rsidR="004F377F" w:rsidRDefault="00BB4C3E" w:rsidP="004F377F">
      <w:pPr>
        <w:pStyle w:val="NoSpacing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416" behindDoc="0" locked="0" layoutInCell="1" allowOverlap="1" wp14:anchorId="482B691F" wp14:editId="0E6DFB94">
                <wp:simplePos x="0" y="0"/>
                <wp:positionH relativeFrom="column">
                  <wp:posOffset>1661795</wp:posOffset>
                </wp:positionH>
                <wp:positionV relativeFrom="paragraph">
                  <wp:posOffset>-88265</wp:posOffset>
                </wp:positionV>
                <wp:extent cx="940840" cy="382230"/>
                <wp:effectExtent l="38100" t="38100" r="50165" b="37465"/>
                <wp:wrapNone/>
                <wp:docPr id="2097381275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940840" cy="382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5A9CDE" id="Ink 26" o:spid="_x0000_s1026" type="#_x0000_t75" style="position:absolute;margin-left:130.35pt;margin-top:-7.45pt;width:75.1pt;height:31.1pt;z-index:25165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">
                <v:imagedata r:id="rId105" o:title=""/>
              </v:shape>
            </w:pict>
          </mc:Fallback>
        </mc:AlternateContent>
      </w:r>
      <w:r w:rsidR="004F377F">
        <w:t xml:space="preserve">        a1.display();</w:t>
      </w:r>
    </w:p>
    <w:p w14:paraId="43335427" w14:textId="185C5693" w:rsidR="004F377F" w:rsidRDefault="004F377F" w:rsidP="004F377F">
      <w:pPr>
        <w:pStyle w:val="NoSpacing"/>
      </w:pPr>
      <w:r>
        <w:t xml:space="preserve">        a1.wish();</w:t>
      </w:r>
    </w:p>
    <w:p w14:paraId="23304046" w14:textId="77777777" w:rsidR="004F377F" w:rsidRDefault="004F377F" w:rsidP="004F377F">
      <w:pPr>
        <w:pStyle w:val="NoSpacing"/>
      </w:pPr>
      <w:r>
        <w:t xml:space="preserve">        a1.fly();</w:t>
      </w:r>
    </w:p>
    <w:p w14:paraId="0D1E8AAF" w14:textId="77777777" w:rsidR="004F377F" w:rsidRDefault="004F377F" w:rsidP="004F377F">
      <w:pPr>
        <w:pStyle w:val="NoSpacing"/>
      </w:pPr>
      <w:r>
        <w:t xml:space="preserve">        System.out.println(a1.s);</w:t>
      </w:r>
    </w:p>
    <w:p w14:paraId="67BB1977" w14:textId="77777777" w:rsidR="004F377F" w:rsidRDefault="004F377F" w:rsidP="004F377F">
      <w:pPr>
        <w:pStyle w:val="NoSpacing"/>
      </w:pPr>
      <w:r>
        <w:t xml:space="preserve">    }</w:t>
      </w:r>
    </w:p>
    <w:p w14:paraId="14C9E90A" w14:textId="0FCCC56C" w:rsidR="00896904" w:rsidRDefault="004F377F" w:rsidP="004F377F">
      <w:pPr>
        <w:pStyle w:val="NoSpacing"/>
      </w:pPr>
      <w:r>
        <w:t>}</w:t>
      </w:r>
    </w:p>
    <w:p w14:paraId="1B22315A" w14:textId="77777777" w:rsidR="00BB4C3E" w:rsidRDefault="00BB4C3E" w:rsidP="004F377F">
      <w:pPr>
        <w:pStyle w:val="NoSpacing"/>
      </w:pPr>
    </w:p>
    <w:p w14:paraId="723A5760" w14:textId="48701A75" w:rsidR="002B6CF3" w:rsidRDefault="002B6CF3" w:rsidP="004F377F">
      <w:pPr>
        <w:pStyle w:val="NoSpacing"/>
      </w:pPr>
      <w:r>
        <w:t>Note =</w:t>
      </w:r>
    </w:p>
    <w:p w14:paraId="017B7EEB" w14:textId="207D55E8" w:rsidR="002B6CF3" w:rsidRDefault="002B6CF3" w:rsidP="002B6CF3">
      <w:pPr>
        <w:pStyle w:val="NoSpacing"/>
        <w:numPr>
          <w:ilvl w:val="0"/>
          <w:numId w:val="131"/>
        </w:numPr>
      </w:pPr>
      <w:r>
        <w:t xml:space="preserve">IN INHTERTENCE THE SUBCLASS CAN AXESS BOTH SUPERCLASS </w:t>
      </w:r>
      <w:r w:rsidR="00302EF5">
        <w:t>AND ITS OWN PROPERTYS BUT SUPERCLASS CAN AXESS ONLY ITS OWN PROPERTYS.</w:t>
      </w:r>
    </w:p>
    <w:p w14:paraId="2A299842" w14:textId="77777777" w:rsidR="00797B5D" w:rsidRDefault="00797B5D" w:rsidP="00797B5D">
      <w:pPr>
        <w:pStyle w:val="NoSpacing"/>
      </w:pPr>
    </w:p>
    <w:p w14:paraId="6E2DE8E8" w14:textId="77777777" w:rsidR="000C4F5D" w:rsidRPr="000C4F5D" w:rsidRDefault="000C4F5D" w:rsidP="000C4F5D">
      <w:pPr>
        <w:pStyle w:val="NoSpacing"/>
      </w:pPr>
      <w:r w:rsidRPr="000C4F5D">
        <w:t>class ola{</w:t>
      </w:r>
    </w:p>
    <w:p w14:paraId="724CF9C0" w14:textId="77777777" w:rsidR="000C4F5D" w:rsidRPr="000C4F5D" w:rsidRDefault="000C4F5D" w:rsidP="000C4F5D">
      <w:pPr>
        <w:pStyle w:val="NoSpacing"/>
      </w:pPr>
      <w:r w:rsidRPr="000C4F5D">
        <w:t xml:space="preserve">                 public void book()</w:t>
      </w:r>
    </w:p>
    <w:p w14:paraId="0E162321" w14:textId="77777777" w:rsidR="000C4F5D" w:rsidRDefault="000C4F5D" w:rsidP="000C4F5D">
      <w:pPr>
        <w:pStyle w:val="NoSpacing"/>
      </w:pPr>
      <w:r w:rsidRPr="000C4F5D">
        <w:t xml:space="preserve">           {       System.out.println("dook");   }}</w:t>
      </w:r>
    </w:p>
    <w:p w14:paraId="67DF49C8" w14:textId="77777777" w:rsidR="000C4F5D" w:rsidRPr="000C4F5D" w:rsidRDefault="000C4F5D" w:rsidP="000C4F5D">
      <w:pPr>
        <w:pStyle w:val="NoSpacing"/>
      </w:pPr>
    </w:p>
    <w:p w14:paraId="024E5D84" w14:textId="77777777" w:rsidR="000C4F5D" w:rsidRPr="000C4F5D" w:rsidRDefault="000C4F5D" w:rsidP="000C4F5D">
      <w:pPr>
        <w:pStyle w:val="NoSpacing"/>
      </w:pPr>
      <w:r w:rsidRPr="000C4F5D">
        <w:t xml:space="preserve">   class olas extends ola</w:t>
      </w:r>
    </w:p>
    <w:p w14:paraId="13665118" w14:textId="77777777" w:rsidR="000C4F5D" w:rsidRPr="000C4F5D" w:rsidRDefault="000C4F5D" w:rsidP="000C4F5D">
      <w:pPr>
        <w:pStyle w:val="NoSpacing"/>
      </w:pPr>
      <w:r w:rsidRPr="000C4F5D">
        <w:t xml:space="preserve">           {</w:t>
      </w:r>
    </w:p>
    <w:p w14:paraId="5741CBC7" w14:textId="77777777" w:rsidR="000C4F5D" w:rsidRPr="000C4F5D" w:rsidRDefault="000C4F5D" w:rsidP="000C4F5D">
      <w:pPr>
        <w:pStyle w:val="NoSpacing"/>
      </w:pPr>
      <w:r w:rsidRPr="000C4F5D">
        <w:t xml:space="preserve">               public void boodshare()</w:t>
      </w:r>
    </w:p>
    <w:p w14:paraId="12337BC5" w14:textId="77777777" w:rsidR="000C4F5D" w:rsidRDefault="000C4F5D" w:rsidP="000C4F5D">
      <w:pPr>
        <w:pStyle w:val="NoSpacing"/>
      </w:pPr>
      <w:r w:rsidRPr="000C4F5D">
        <w:t xml:space="preserve">          {     System.out.println("share");     }}</w:t>
      </w:r>
    </w:p>
    <w:p w14:paraId="342BCE73" w14:textId="77777777" w:rsidR="000C4F5D" w:rsidRPr="000C4F5D" w:rsidRDefault="000C4F5D" w:rsidP="000C4F5D">
      <w:pPr>
        <w:pStyle w:val="NoSpacing"/>
      </w:pPr>
    </w:p>
    <w:p w14:paraId="5C1FEC50" w14:textId="77777777" w:rsidR="000C4F5D" w:rsidRPr="000C4F5D" w:rsidRDefault="000C4F5D" w:rsidP="000C4F5D">
      <w:pPr>
        <w:pStyle w:val="NoSpacing"/>
      </w:pPr>
      <w:r w:rsidRPr="000C4F5D">
        <w:t xml:space="preserve">     class mainola{</w:t>
      </w:r>
    </w:p>
    <w:p w14:paraId="4FB9984C" w14:textId="77777777" w:rsidR="000C4F5D" w:rsidRPr="000C4F5D" w:rsidRDefault="000C4F5D" w:rsidP="000C4F5D">
      <w:pPr>
        <w:pStyle w:val="NoSpacing"/>
      </w:pPr>
      <w:r w:rsidRPr="000C4F5D">
        <w:t xml:space="preserve">              public static void main(String [] args)</w:t>
      </w:r>
    </w:p>
    <w:p w14:paraId="1E147048" w14:textId="77777777" w:rsidR="000C4F5D" w:rsidRPr="000C4F5D" w:rsidRDefault="000C4F5D" w:rsidP="000C4F5D">
      <w:pPr>
        <w:pStyle w:val="NoSpacing"/>
      </w:pPr>
      <w:r w:rsidRPr="000C4F5D">
        <w:t xml:space="preserve">            {    olas rfe=new olas();</w:t>
      </w:r>
    </w:p>
    <w:p w14:paraId="11243760" w14:textId="77777777" w:rsidR="000C4F5D" w:rsidRPr="000C4F5D" w:rsidRDefault="000C4F5D" w:rsidP="000C4F5D">
      <w:pPr>
        <w:pStyle w:val="NoSpacing"/>
      </w:pPr>
      <w:r w:rsidRPr="000C4F5D">
        <w:t xml:space="preserve">                 rfe.boodshare();</w:t>
      </w:r>
    </w:p>
    <w:p w14:paraId="356D20B6" w14:textId="72E6C0A9" w:rsidR="000C4F5D" w:rsidRDefault="000C4F5D" w:rsidP="000C4F5D">
      <w:pPr>
        <w:pStyle w:val="NoSpacing"/>
      </w:pPr>
      <w:r w:rsidRPr="000C4F5D">
        <w:t xml:space="preserve">                 rfe.book();          }}</w:t>
      </w:r>
      <w:r w:rsidR="009E3F31">
        <w:t xml:space="preserve">                            0/p   share   , dook</w:t>
      </w:r>
    </w:p>
    <w:p w14:paraId="7829CA89" w14:textId="06E1A2E5" w:rsidR="009E3F31" w:rsidRDefault="009E3F31" w:rsidP="000C4F5D">
      <w:pPr>
        <w:pStyle w:val="NoSpacing"/>
      </w:pPr>
    </w:p>
    <w:p w14:paraId="51192655" w14:textId="6ACC3A01" w:rsidR="00D724B3" w:rsidRDefault="00D61572" w:rsidP="000C4F5D">
      <w:pPr>
        <w:pStyle w:val="NoSpacing"/>
        <w:rPr>
          <w:b/>
          <w:bCs/>
          <w:color w:val="FF0000"/>
        </w:rPr>
      </w:pPr>
      <w:r w:rsidRPr="00D61572">
        <w:rPr>
          <w:b/>
          <w:bCs/>
          <w:color w:val="FF0000"/>
        </w:rPr>
        <w:t xml:space="preserve">USING ONLY METHOD NO USER DEFINE CONSTRUCTER </w:t>
      </w:r>
    </w:p>
    <w:p w14:paraId="4990A63C" w14:textId="62A447B9" w:rsidR="00D61572" w:rsidRDefault="00D61572" w:rsidP="000C4F5D">
      <w:pPr>
        <w:pStyle w:val="NoSpacing"/>
        <w:rPr>
          <w:b/>
          <w:bCs/>
          <w:color w:val="FF0000"/>
        </w:rPr>
      </w:pPr>
      <w:r>
        <w:rPr>
          <w:b/>
          <w:bCs/>
          <w:color w:val="FF0000"/>
        </w:rPr>
        <w:t xml:space="preserve">1 </w:t>
      </w:r>
      <w:r w:rsidR="007F712F">
        <w:rPr>
          <w:b/>
          <w:bCs/>
          <w:color w:val="FF0000"/>
        </w:rPr>
        <w:t xml:space="preserve">CREATE A CONTAINER WALLET TO STORE EMONEY WHEN THE WALLET IS CREDITED IT SHOULD </w:t>
      </w:r>
      <w:r w:rsidR="006863E7">
        <w:rPr>
          <w:b/>
          <w:bCs/>
          <w:color w:val="FF0000"/>
        </w:rPr>
        <w:t>BE INTIALIZED WITH 1500</w:t>
      </w:r>
    </w:p>
    <w:p w14:paraId="32FC246C" w14:textId="272CE05C" w:rsidR="006863E7" w:rsidRDefault="006863E7" w:rsidP="000C4F5D">
      <w:pPr>
        <w:pStyle w:val="NoSpacing"/>
        <w:rPr>
          <w:b/>
          <w:bCs/>
          <w:color w:val="FF0000"/>
        </w:rPr>
      </w:pPr>
      <w:r>
        <w:rPr>
          <w:b/>
          <w:bCs/>
          <w:color w:val="FF0000"/>
        </w:rPr>
        <w:t xml:space="preserve">DISPLAY THE EMONEY PRESENT IN THE EWALLET </w:t>
      </w:r>
    </w:p>
    <w:p w14:paraId="4D810F01" w14:textId="61DA0C66" w:rsidR="001A76A0" w:rsidRDefault="001A76A0" w:rsidP="000C4F5D">
      <w:pPr>
        <w:pStyle w:val="NoSpacing"/>
        <w:rPr>
          <w:b/>
          <w:bCs/>
          <w:color w:val="FF0000"/>
        </w:rPr>
      </w:pPr>
      <w:r>
        <w:rPr>
          <w:b/>
          <w:bCs/>
          <w:color w:val="FF0000"/>
        </w:rPr>
        <w:t>ADD 3000 MORE TO EWALLET</w:t>
      </w:r>
    </w:p>
    <w:p w14:paraId="67A204E9" w14:textId="653CB7B4" w:rsidR="001A76A0" w:rsidRDefault="001A76A0" w:rsidP="000C4F5D">
      <w:pPr>
        <w:pStyle w:val="NoSpacing"/>
        <w:rPr>
          <w:b/>
          <w:bCs/>
          <w:color w:val="FF0000"/>
        </w:rPr>
      </w:pPr>
      <w:r>
        <w:rPr>
          <w:b/>
          <w:bCs/>
          <w:color w:val="FF0000"/>
        </w:rPr>
        <w:t xml:space="preserve">DO A PURCHASE OF 6000 USING </w:t>
      </w:r>
      <w:r w:rsidR="00F9135F">
        <w:rPr>
          <w:b/>
          <w:bCs/>
          <w:color w:val="FF0000"/>
        </w:rPr>
        <w:t>EWALLET AND UPDATE THE WALLET.</w:t>
      </w:r>
    </w:p>
    <w:p w14:paraId="3B94945F" w14:textId="591101C7" w:rsidR="00F9135F" w:rsidRPr="00D61572" w:rsidRDefault="00F9135F" w:rsidP="000C4F5D">
      <w:pPr>
        <w:pStyle w:val="NoSpacing"/>
        <w:rPr>
          <w:b/>
          <w:bCs/>
          <w:color w:val="FF0000"/>
        </w:rPr>
      </w:pPr>
      <w:r>
        <w:rPr>
          <w:b/>
          <w:bCs/>
          <w:color w:val="FF0000"/>
        </w:rPr>
        <w:t xml:space="preserve">PRINT THE REMAINING </w:t>
      </w:r>
      <w:r w:rsidR="00A0059E">
        <w:rPr>
          <w:b/>
          <w:bCs/>
          <w:color w:val="FF0000"/>
        </w:rPr>
        <w:t>BALANCE PRESENT IN THE EWALLET.</w:t>
      </w:r>
    </w:p>
    <w:p w14:paraId="68B75E53" w14:textId="77777777" w:rsidR="00770B76" w:rsidRDefault="000C4F5D" w:rsidP="00770B76">
      <w:pPr>
        <w:pStyle w:val="NoSpacing"/>
      </w:pPr>
      <w:r w:rsidRPr="000C4F5D">
        <w:t xml:space="preserve">              </w:t>
      </w:r>
      <w:r w:rsidR="00770B76">
        <w:t>public class EWallet {</w:t>
      </w:r>
    </w:p>
    <w:p w14:paraId="5DAA8006" w14:textId="77777777" w:rsidR="00770B76" w:rsidRDefault="00770B76" w:rsidP="00770B76">
      <w:pPr>
        <w:pStyle w:val="NoSpacing"/>
      </w:pPr>
      <w:r>
        <w:t xml:space="preserve">    int balance = 1500; // Initialize balance with 1500</w:t>
      </w:r>
    </w:p>
    <w:p w14:paraId="70FE5944" w14:textId="77777777" w:rsidR="00770B76" w:rsidRDefault="00770B76" w:rsidP="00770B76">
      <w:pPr>
        <w:pStyle w:val="NoSpacing"/>
      </w:pPr>
    </w:p>
    <w:p w14:paraId="68B385E7" w14:textId="77777777" w:rsidR="00770B76" w:rsidRDefault="00770B76" w:rsidP="00770B76">
      <w:pPr>
        <w:pStyle w:val="NoSpacing"/>
      </w:pPr>
      <w:r>
        <w:t xml:space="preserve">    // Method to display the current balance</w:t>
      </w:r>
    </w:p>
    <w:p w14:paraId="4A24E707" w14:textId="77777777" w:rsidR="00770B76" w:rsidRDefault="00770B76" w:rsidP="00770B76">
      <w:pPr>
        <w:pStyle w:val="NoSpacing"/>
      </w:pPr>
      <w:r>
        <w:t xml:space="preserve">    public void displayBalance() {</w:t>
      </w:r>
    </w:p>
    <w:p w14:paraId="04BFD7E8" w14:textId="77777777" w:rsidR="00770B76" w:rsidRDefault="00770B76" w:rsidP="00770B76">
      <w:pPr>
        <w:pStyle w:val="NoSpacing"/>
      </w:pPr>
      <w:r>
        <w:t xml:space="preserve">        System.out.println("Current balance: " + balance);</w:t>
      </w:r>
    </w:p>
    <w:p w14:paraId="4ECA8305" w14:textId="77777777" w:rsidR="00770B76" w:rsidRDefault="00770B76" w:rsidP="00770B76">
      <w:pPr>
        <w:pStyle w:val="NoSpacing"/>
      </w:pPr>
      <w:r>
        <w:t xml:space="preserve">    }</w:t>
      </w:r>
    </w:p>
    <w:p w14:paraId="4A11494E" w14:textId="77777777" w:rsidR="00770B76" w:rsidRDefault="00770B76" w:rsidP="00770B76">
      <w:pPr>
        <w:pStyle w:val="NoSpacing"/>
      </w:pPr>
    </w:p>
    <w:p w14:paraId="14362428" w14:textId="77777777" w:rsidR="00770B76" w:rsidRDefault="00770B76" w:rsidP="00770B76">
      <w:pPr>
        <w:pStyle w:val="NoSpacing"/>
      </w:pPr>
      <w:r>
        <w:t xml:space="preserve">    // Method to add credit to the e-wallet</w:t>
      </w:r>
    </w:p>
    <w:p w14:paraId="7C15DECE" w14:textId="77777777" w:rsidR="00770B76" w:rsidRDefault="00770B76" w:rsidP="00770B76">
      <w:pPr>
        <w:pStyle w:val="NoSpacing"/>
      </w:pPr>
      <w:r>
        <w:t xml:space="preserve">    public void credit(int amount) {</w:t>
      </w:r>
    </w:p>
    <w:p w14:paraId="6E118197" w14:textId="77777777" w:rsidR="00770B76" w:rsidRDefault="00770B76" w:rsidP="00770B76">
      <w:pPr>
        <w:pStyle w:val="NoSpacing"/>
      </w:pPr>
      <w:r>
        <w:t xml:space="preserve">        balance += amount;</w:t>
      </w:r>
    </w:p>
    <w:p w14:paraId="30A56854" w14:textId="77777777" w:rsidR="00770B76" w:rsidRDefault="00770B76" w:rsidP="00770B76">
      <w:pPr>
        <w:pStyle w:val="NoSpacing"/>
      </w:pPr>
      <w:r>
        <w:t xml:space="preserve">        System.out.println(amount + " credited to e-wallet.");</w:t>
      </w:r>
    </w:p>
    <w:p w14:paraId="54A03CB3" w14:textId="77777777" w:rsidR="00770B76" w:rsidRDefault="00770B76" w:rsidP="00770B76">
      <w:pPr>
        <w:pStyle w:val="NoSpacing"/>
      </w:pPr>
      <w:r>
        <w:t xml:space="preserve">    }</w:t>
      </w:r>
    </w:p>
    <w:p w14:paraId="2245853B" w14:textId="77777777" w:rsidR="00770B76" w:rsidRDefault="00770B76" w:rsidP="00770B76">
      <w:pPr>
        <w:pStyle w:val="NoSpacing"/>
      </w:pPr>
    </w:p>
    <w:p w14:paraId="6014F8FB" w14:textId="77777777" w:rsidR="00770B76" w:rsidRDefault="00770B76" w:rsidP="00770B76">
      <w:pPr>
        <w:pStyle w:val="NoSpacing"/>
      </w:pPr>
      <w:r>
        <w:t xml:space="preserve">    // Method to make a purchase and update the balance</w:t>
      </w:r>
    </w:p>
    <w:p w14:paraId="1FA09924" w14:textId="77777777" w:rsidR="00770B76" w:rsidRDefault="00770B76" w:rsidP="00770B76">
      <w:pPr>
        <w:pStyle w:val="NoSpacing"/>
      </w:pPr>
      <w:r>
        <w:t xml:space="preserve">    public void purchase(int amount) {</w:t>
      </w:r>
    </w:p>
    <w:p w14:paraId="6F1FB964" w14:textId="77777777" w:rsidR="00770B76" w:rsidRDefault="00770B76" w:rsidP="00770B76">
      <w:pPr>
        <w:pStyle w:val="NoSpacing"/>
      </w:pPr>
      <w:r>
        <w:t xml:space="preserve">        if (amount &lt;= balance) {</w:t>
      </w:r>
    </w:p>
    <w:p w14:paraId="2F181DD3" w14:textId="77777777" w:rsidR="00770B76" w:rsidRDefault="00770B76" w:rsidP="00770B76">
      <w:pPr>
        <w:pStyle w:val="NoSpacing"/>
      </w:pPr>
      <w:r>
        <w:t xml:space="preserve">            balance -= amount;</w:t>
      </w:r>
    </w:p>
    <w:p w14:paraId="4B3D0217" w14:textId="77777777" w:rsidR="00770B76" w:rsidRDefault="00770B76" w:rsidP="00770B76">
      <w:pPr>
        <w:pStyle w:val="NoSpacing"/>
      </w:pPr>
      <w:r>
        <w:t xml:space="preserve">            System.out.println("Purchase of " + amount + " done. Remaining balance: " + balance);</w:t>
      </w:r>
    </w:p>
    <w:p w14:paraId="7E860F68" w14:textId="77777777" w:rsidR="00770B76" w:rsidRDefault="00770B76" w:rsidP="00770B76">
      <w:pPr>
        <w:pStyle w:val="NoSpacing"/>
      </w:pPr>
      <w:r>
        <w:t xml:space="preserve">        } else {</w:t>
      </w:r>
    </w:p>
    <w:p w14:paraId="780A0DED" w14:textId="77777777" w:rsidR="00770B76" w:rsidRDefault="00770B76" w:rsidP="00770B76">
      <w:pPr>
        <w:pStyle w:val="NoSpacing"/>
      </w:pPr>
      <w:r>
        <w:t xml:space="preserve">            System.out.println("Insufficient balance for the purchase of " + amount);</w:t>
      </w:r>
    </w:p>
    <w:p w14:paraId="34C534C2" w14:textId="77777777" w:rsidR="00770B76" w:rsidRDefault="00770B76" w:rsidP="00770B76">
      <w:pPr>
        <w:pStyle w:val="NoSpacing"/>
      </w:pPr>
      <w:r>
        <w:t xml:space="preserve">        }</w:t>
      </w:r>
    </w:p>
    <w:p w14:paraId="0C85D377" w14:textId="77777777" w:rsidR="00770B76" w:rsidRDefault="00770B76" w:rsidP="00770B76">
      <w:pPr>
        <w:pStyle w:val="NoSpacing"/>
      </w:pPr>
      <w:r>
        <w:t xml:space="preserve">    }</w:t>
      </w:r>
    </w:p>
    <w:p w14:paraId="050E3FAB" w14:textId="77777777" w:rsidR="00770B76" w:rsidRDefault="00770B76" w:rsidP="00770B76">
      <w:pPr>
        <w:pStyle w:val="NoSpacing"/>
      </w:pPr>
    </w:p>
    <w:p w14:paraId="0EAD48E2" w14:textId="77777777" w:rsidR="00770B76" w:rsidRDefault="00770B76" w:rsidP="00770B76">
      <w:pPr>
        <w:pStyle w:val="NoSpacing"/>
      </w:pPr>
      <w:r>
        <w:t xml:space="preserve">    // Main method to test the e-wallet functionalities</w:t>
      </w:r>
    </w:p>
    <w:p w14:paraId="28D1BDB3" w14:textId="77777777" w:rsidR="00770B76" w:rsidRDefault="00770B76" w:rsidP="00770B76">
      <w:pPr>
        <w:pStyle w:val="NoSpacing"/>
      </w:pPr>
      <w:r>
        <w:t xml:space="preserve">    public static void main(String[] args) {</w:t>
      </w:r>
    </w:p>
    <w:p w14:paraId="11674D54" w14:textId="77777777" w:rsidR="00770B76" w:rsidRDefault="00770B76" w:rsidP="00770B76">
      <w:pPr>
        <w:pStyle w:val="NoSpacing"/>
      </w:pPr>
      <w:r>
        <w:t xml:space="preserve">        EWallet myWallet = new EWallet();</w:t>
      </w:r>
    </w:p>
    <w:p w14:paraId="430E4610" w14:textId="77777777" w:rsidR="00770B76" w:rsidRDefault="00770B76" w:rsidP="00770B76">
      <w:pPr>
        <w:pStyle w:val="NoSpacing"/>
      </w:pPr>
    </w:p>
    <w:p w14:paraId="15A2B6A5" w14:textId="77777777" w:rsidR="00770B76" w:rsidRDefault="00770B76" w:rsidP="00770B76">
      <w:pPr>
        <w:pStyle w:val="NoSpacing"/>
      </w:pPr>
      <w:r>
        <w:t xml:space="preserve">        myWallet.displayBalance(); // Display initial balance</w:t>
      </w:r>
    </w:p>
    <w:p w14:paraId="1E45A1D3" w14:textId="77777777" w:rsidR="00770B76" w:rsidRDefault="00770B76" w:rsidP="00770B76">
      <w:pPr>
        <w:pStyle w:val="NoSpacing"/>
      </w:pPr>
      <w:r>
        <w:t xml:space="preserve">        myWallet.credit(3000); // Add 3000 to e-wallet</w:t>
      </w:r>
    </w:p>
    <w:p w14:paraId="705DD2DF" w14:textId="77777777" w:rsidR="00770B76" w:rsidRDefault="00770B76" w:rsidP="00770B76">
      <w:pPr>
        <w:pStyle w:val="NoSpacing"/>
      </w:pPr>
      <w:r>
        <w:t xml:space="preserve">        myWallet.displayBalance(); // Display updated balance</w:t>
      </w:r>
    </w:p>
    <w:p w14:paraId="5A6FB031" w14:textId="77777777" w:rsidR="00770B76" w:rsidRDefault="00770B76" w:rsidP="00770B76">
      <w:pPr>
        <w:pStyle w:val="NoSpacing"/>
      </w:pPr>
      <w:r>
        <w:t xml:space="preserve">        myWallet.purchase(6000); // Make a purchase of 6000</w:t>
      </w:r>
    </w:p>
    <w:p w14:paraId="09C73952" w14:textId="77777777" w:rsidR="00770B76" w:rsidRDefault="00770B76" w:rsidP="00770B76">
      <w:pPr>
        <w:pStyle w:val="NoSpacing"/>
      </w:pPr>
      <w:r>
        <w:t xml:space="preserve">        myWallet.displayBalance(); // Display remaining balance</w:t>
      </w:r>
    </w:p>
    <w:p w14:paraId="3AEEB962" w14:textId="77777777" w:rsidR="00770B76" w:rsidRDefault="00770B76" w:rsidP="00770B76">
      <w:pPr>
        <w:pStyle w:val="NoSpacing"/>
      </w:pPr>
      <w:r>
        <w:t xml:space="preserve">    }</w:t>
      </w:r>
    </w:p>
    <w:p w14:paraId="0857BBE1" w14:textId="734AC016" w:rsidR="005C0430" w:rsidRDefault="00770B76" w:rsidP="00770B76">
      <w:pPr>
        <w:pStyle w:val="NoSpacing"/>
      </w:pPr>
      <w:r>
        <w:t>}</w:t>
      </w:r>
    </w:p>
    <w:p w14:paraId="13BDCD0B" w14:textId="77777777" w:rsidR="00CF7408" w:rsidRDefault="00CF7408" w:rsidP="00770B76">
      <w:pPr>
        <w:pStyle w:val="NoSpacing"/>
      </w:pPr>
    </w:p>
    <w:p w14:paraId="233AE585" w14:textId="59CF4FEA" w:rsidR="00CF7408" w:rsidRPr="00016B7A" w:rsidRDefault="00CF7408" w:rsidP="00770B76">
      <w:pPr>
        <w:pStyle w:val="NoSpacing"/>
        <w:rPr>
          <w:rFonts w:ascii="Bahnschrift" w:hAnsi="Bahnschrift"/>
          <w:b/>
          <w:bCs/>
          <w:color w:val="FF0000"/>
          <w:sz w:val="24"/>
          <w:szCs w:val="24"/>
        </w:rPr>
      </w:pPr>
      <w:r w:rsidRPr="00016B7A">
        <w:rPr>
          <w:rFonts w:ascii="Bahnschrift" w:hAnsi="Bahnschrift"/>
          <w:b/>
          <w:bCs/>
          <w:color w:val="FF0000"/>
          <w:sz w:val="24"/>
          <w:szCs w:val="24"/>
        </w:rPr>
        <w:t>2 MULTI LEVEL INHERITENCE</w:t>
      </w:r>
    </w:p>
    <w:p w14:paraId="1AAB87FF" w14:textId="1634CE16" w:rsidR="00CF7408" w:rsidRDefault="004310C5" w:rsidP="00CF7408">
      <w:pPr>
        <w:pStyle w:val="NoSpacing"/>
        <w:numPr>
          <w:ilvl w:val="0"/>
          <w:numId w:val="131"/>
        </w:numPr>
      </w:pPr>
      <w:r>
        <w:t>O</w:t>
      </w:r>
      <w:r w:rsidR="001E1A71">
        <w:tab/>
      </w:r>
      <w:r>
        <w:t xml:space="preserve">NE SUBCLASS AQUIRING THE PROPERTYS FROM ONE SUPERCLASS </w:t>
      </w:r>
      <w:r w:rsidR="0050194C">
        <w:t xml:space="preserve">AND THAT SUPERCLASS IS AQUIRING PROPERTY FROM ANOTHER SUPER CLASS </w:t>
      </w:r>
      <w:r w:rsidR="00E60DB4">
        <w:t>IS CALLED AS MULTI LEVEL INERITENCE.</w:t>
      </w:r>
    </w:p>
    <w:p w14:paraId="33105CEA" w14:textId="77777777" w:rsidR="00016B7A" w:rsidRDefault="00016B7A" w:rsidP="00016B7A">
      <w:pPr>
        <w:pStyle w:val="NoSpacing"/>
      </w:pPr>
    </w:p>
    <w:p w14:paraId="735A2C35" w14:textId="77777777" w:rsidR="00E60DB4" w:rsidRDefault="00E60DB4" w:rsidP="00016B7A">
      <w:pPr>
        <w:pStyle w:val="NoSpacing"/>
      </w:pPr>
    </w:p>
    <w:p w14:paraId="1C9889FF" w14:textId="77777777" w:rsidR="00665673" w:rsidRDefault="00665673" w:rsidP="00770B76">
      <w:pPr>
        <w:pStyle w:val="NoSpacing"/>
      </w:pPr>
    </w:p>
    <w:p w14:paraId="4FEE456E" w14:textId="77777777" w:rsidR="00CE49BD" w:rsidRPr="00CE49BD" w:rsidRDefault="00CE49BD" w:rsidP="00CE49BD">
      <w:pPr>
        <w:pStyle w:val="NoSpacing"/>
        <w:rPr>
          <w:color w:val="4472C4" w:themeColor="accent1"/>
        </w:rPr>
      </w:pPr>
      <w:r w:rsidRPr="00CE49BD">
        <w:rPr>
          <w:color w:val="4472C4" w:themeColor="accent1"/>
        </w:rPr>
        <w:t>class demo{</w:t>
      </w:r>
    </w:p>
    <w:p w14:paraId="02EA5D96" w14:textId="77777777" w:rsidR="00CE49BD" w:rsidRPr="00CE49BD" w:rsidRDefault="00CE49BD" w:rsidP="00CE49BD">
      <w:pPr>
        <w:pStyle w:val="NoSpacing"/>
        <w:rPr>
          <w:color w:val="4472C4" w:themeColor="accent1"/>
        </w:rPr>
      </w:pPr>
      <w:r w:rsidRPr="00CE49BD">
        <w:rPr>
          <w:color w:val="4472C4" w:themeColor="accent1"/>
        </w:rPr>
        <w:t xml:space="preserve">             int i=10;</w:t>
      </w:r>
    </w:p>
    <w:p w14:paraId="7415080C" w14:textId="287FD7DE" w:rsidR="00CE49BD" w:rsidRPr="00CE49BD" w:rsidRDefault="00CE49BD" w:rsidP="00CE49BD">
      <w:pPr>
        <w:pStyle w:val="NoSpacing"/>
        <w:rPr>
          <w:color w:val="4472C4" w:themeColor="accent1"/>
        </w:rPr>
      </w:pPr>
      <w:r>
        <w:rPr>
          <w:noProof/>
          <w:color w:val="4472C4" w:themeColor="accent1"/>
        </w:rPr>
        <mc:AlternateContent>
          <mc:Choice Requires="wpi">
            <w:drawing>
              <wp:anchor distT="0" distB="0" distL="114300" distR="114300" simplePos="0" relativeHeight="251658417" behindDoc="0" locked="0" layoutInCell="1" allowOverlap="1" wp14:anchorId="4B893AB0" wp14:editId="6037058F">
                <wp:simplePos x="0" y="0"/>
                <wp:positionH relativeFrom="column">
                  <wp:posOffset>-334620</wp:posOffset>
                </wp:positionH>
                <wp:positionV relativeFrom="paragraph">
                  <wp:posOffset>87760</wp:posOffset>
                </wp:positionV>
                <wp:extent cx="365040" cy="39240"/>
                <wp:effectExtent l="38100" t="38100" r="35560" b="37465"/>
                <wp:wrapNone/>
                <wp:docPr id="824875880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365040" cy="3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B84557" id="Ink 21" o:spid="_x0000_s1026" type="#_x0000_t75" style="position:absolute;margin-left:-26.85pt;margin-top:6.4pt;width:29.75pt;height:4.1pt;z-index:25165841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">
                <v:imagedata r:id="rId107" o:title=""/>
              </v:shape>
            </w:pict>
          </mc:Fallback>
        </mc:AlternateContent>
      </w:r>
      <w:r w:rsidRPr="00CE49BD">
        <w:rPr>
          <w:color w:val="4472C4" w:themeColor="accent1"/>
        </w:rPr>
        <w:t xml:space="preserve">         String s="java";</w:t>
      </w:r>
    </w:p>
    <w:p w14:paraId="65E2BC48" w14:textId="77777777" w:rsidR="00CE49BD" w:rsidRPr="00CE49BD" w:rsidRDefault="00CE49BD" w:rsidP="00CE49BD">
      <w:pPr>
        <w:pStyle w:val="NoSpacing"/>
        <w:rPr>
          <w:color w:val="4472C4" w:themeColor="accent1"/>
        </w:rPr>
      </w:pPr>
      <w:r w:rsidRPr="00CE49BD">
        <w:rPr>
          <w:color w:val="4472C4" w:themeColor="accent1"/>
        </w:rPr>
        <w:t xml:space="preserve">      public void display()</w:t>
      </w:r>
    </w:p>
    <w:p w14:paraId="465DF3BE" w14:textId="77777777" w:rsidR="00CE49BD" w:rsidRPr="00CE49BD" w:rsidRDefault="00CE49BD" w:rsidP="00CE49BD">
      <w:pPr>
        <w:pStyle w:val="NoSpacing"/>
        <w:rPr>
          <w:color w:val="4472C4" w:themeColor="accent1"/>
        </w:rPr>
      </w:pPr>
      <w:r w:rsidRPr="00CE49BD">
        <w:rPr>
          <w:color w:val="4472C4" w:themeColor="accent1"/>
        </w:rPr>
        <w:t xml:space="preserve">   {  System.out.println("displaydemo"); } }</w:t>
      </w:r>
    </w:p>
    <w:p w14:paraId="1D5C94D8" w14:textId="77777777" w:rsidR="00CE49BD" w:rsidRPr="00CE49BD" w:rsidRDefault="00CE49BD" w:rsidP="00CE49BD">
      <w:pPr>
        <w:pStyle w:val="NoSpacing"/>
        <w:rPr>
          <w:color w:val="4472C4" w:themeColor="accent1"/>
        </w:rPr>
      </w:pPr>
    </w:p>
    <w:p w14:paraId="03C6EDA0" w14:textId="3BE8D472" w:rsidR="00CE49BD" w:rsidRPr="00CE49BD" w:rsidRDefault="00CE49BD" w:rsidP="00CE49BD">
      <w:pPr>
        <w:pStyle w:val="NoSpacing"/>
        <w:rPr>
          <w:color w:val="ED7D31" w:themeColor="accent2"/>
        </w:rPr>
      </w:pPr>
      <w:r w:rsidRPr="00CE49BD">
        <w:rPr>
          <w:color w:val="ED7D31" w:themeColor="accent2"/>
        </w:rPr>
        <w:t>class sample extends demo{</w:t>
      </w:r>
      <w:r w:rsidR="00E11C88">
        <w:rPr>
          <w:color w:val="ED7D31" w:themeColor="accent2"/>
        </w:rPr>
        <w:t xml:space="preserve">                                                           </w:t>
      </w:r>
      <w:r w:rsidR="0055267D">
        <w:rPr>
          <w:color w:val="ED7D31" w:themeColor="accent2"/>
        </w:rPr>
        <w:t>FACULTY</w:t>
      </w:r>
    </w:p>
    <w:p w14:paraId="0196CDB9" w14:textId="3B64C75F" w:rsidR="00CE49BD" w:rsidRPr="00CE49BD" w:rsidRDefault="00E11C88" w:rsidP="00CE49BD">
      <w:pPr>
        <w:pStyle w:val="NoSpacing"/>
        <w:rPr>
          <w:color w:val="ED7D31" w:themeColor="accent2"/>
        </w:rPr>
      </w:pPr>
      <w:r>
        <w:rPr>
          <w:noProof/>
          <w:color w:val="ED7D31" w:themeColor="accent2"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24415E95" wp14:editId="03D0DFF9">
                <wp:simplePos x="0" y="0"/>
                <wp:positionH relativeFrom="column">
                  <wp:posOffset>3406140</wp:posOffset>
                </wp:positionH>
                <wp:positionV relativeFrom="paragraph">
                  <wp:posOffset>36195</wp:posOffset>
                </wp:positionV>
                <wp:extent cx="609600" cy="815340"/>
                <wp:effectExtent l="0" t="0" r="19050" b="22860"/>
                <wp:wrapNone/>
                <wp:docPr id="530534142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8153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51AE8A" id="Rectangle 20" o:spid="_x0000_s1026" style="position:absolute;margin-left:268.2pt;margin-top:2.85pt;width:48pt;height:64.2pt;z-index:2516583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" fillcolor="white [3201]" strokecolor="#70ad47 [3209]" strokeweight="1pt"/>
            </w:pict>
          </mc:Fallback>
        </mc:AlternateContent>
      </w:r>
      <w:r w:rsidR="00CE49BD" w:rsidRPr="00CE49BD">
        <w:rPr>
          <w:color w:val="ED7D31" w:themeColor="accent2"/>
        </w:rPr>
        <w:t xml:space="preserve">          double d=4.5;</w:t>
      </w:r>
    </w:p>
    <w:p w14:paraId="115EE756" w14:textId="1B803755" w:rsidR="00CE49BD" w:rsidRPr="00CE49BD" w:rsidRDefault="00CE49BD" w:rsidP="00CE49BD">
      <w:pPr>
        <w:pStyle w:val="NoSpacing"/>
        <w:rPr>
          <w:color w:val="ED7D31" w:themeColor="accent2"/>
        </w:rPr>
      </w:pPr>
      <w:r>
        <w:rPr>
          <w:noProof/>
          <w:color w:val="ED7D31" w:themeColor="accent2"/>
        </w:rPr>
        <mc:AlternateContent>
          <mc:Choice Requires="wpi">
            <w:drawing>
              <wp:anchor distT="0" distB="0" distL="114300" distR="114300" simplePos="0" relativeHeight="251658418" behindDoc="0" locked="0" layoutInCell="1" allowOverlap="1" wp14:anchorId="20D77D90" wp14:editId="71C2126A">
                <wp:simplePos x="0" y="0"/>
                <wp:positionH relativeFrom="column">
                  <wp:posOffset>53460</wp:posOffset>
                </wp:positionH>
                <wp:positionV relativeFrom="paragraph">
                  <wp:posOffset>49015</wp:posOffset>
                </wp:positionV>
                <wp:extent cx="360" cy="360"/>
                <wp:effectExtent l="38100" t="38100" r="38100" b="38100"/>
                <wp:wrapNone/>
                <wp:docPr id="326098690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4B516B" id="Ink 23" o:spid="_x0000_s1026" type="#_x0000_t75" style="position:absolute;margin-left:3.7pt;margin-top:3.35pt;width:1.05pt;height:1.05pt;z-index:25165841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">
                <v:imagedata r:id="rId109" o:title=""/>
              </v:shape>
            </w:pict>
          </mc:Fallback>
        </mc:AlternateContent>
      </w:r>
      <w:r w:rsidRPr="00CE49BD">
        <w:rPr>
          <w:color w:val="ED7D31" w:themeColor="accent2"/>
        </w:rPr>
        <w:t xml:space="preserve">    public void wish()</w:t>
      </w:r>
    </w:p>
    <w:p w14:paraId="00DD7968" w14:textId="77777777" w:rsidR="00CE49BD" w:rsidRPr="00CE49BD" w:rsidRDefault="00CE49BD" w:rsidP="00CE49BD">
      <w:pPr>
        <w:pStyle w:val="NoSpacing"/>
        <w:rPr>
          <w:color w:val="ED7D31" w:themeColor="accent2"/>
        </w:rPr>
      </w:pPr>
      <w:r w:rsidRPr="00CE49BD">
        <w:rPr>
          <w:color w:val="ED7D31" w:themeColor="accent2"/>
        </w:rPr>
        <w:t xml:space="preserve">  {   System.out.println("wishsamle"); }}</w:t>
      </w:r>
    </w:p>
    <w:p w14:paraId="4B873B5F" w14:textId="362F17CC" w:rsidR="00CE49BD" w:rsidRPr="00CE49BD" w:rsidRDefault="00CE49BD" w:rsidP="00CE49BD">
      <w:pPr>
        <w:pStyle w:val="NoSpacing"/>
        <w:rPr>
          <w:color w:val="ED7D31" w:themeColor="accent2"/>
        </w:rPr>
      </w:pPr>
      <w:r>
        <w:rPr>
          <w:noProof/>
          <w:color w:val="ED7D31" w:themeColor="accent2"/>
        </w:rPr>
        <mc:AlternateContent>
          <mc:Choice Requires="wpi">
            <w:drawing>
              <wp:anchor distT="0" distB="0" distL="114300" distR="114300" simplePos="0" relativeHeight="251658419" behindDoc="0" locked="0" layoutInCell="1" allowOverlap="1" wp14:anchorId="47B0B052" wp14:editId="39DD16D7">
                <wp:simplePos x="0" y="0"/>
                <wp:positionH relativeFrom="column">
                  <wp:posOffset>-350460</wp:posOffset>
                </wp:positionH>
                <wp:positionV relativeFrom="paragraph">
                  <wp:posOffset>-1236980</wp:posOffset>
                </wp:positionV>
                <wp:extent cx="433440" cy="2866320"/>
                <wp:effectExtent l="38100" t="38100" r="43180" b="48895"/>
                <wp:wrapNone/>
                <wp:docPr id="1531622677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433440" cy="286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3D6C8A" id="Ink 22" o:spid="_x0000_s1026" type="#_x0000_t75" style="position:absolute;margin-left:-28.1pt;margin-top:-97.9pt;width:35.15pt;height:226.7pt;z-index:25165841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">
                <v:imagedata r:id="rId111" o:title=""/>
              </v:shape>
            </w:pict>
          </mc:Fallback>
        </mc:AlternateContent>
      </w:r>
      <w:r w:rsidRPr="00CE49BD">
        <w:rPr>
          <w:color w:val="ED7D31" w:themeColor="accent2"/>
        </w:rPr>
        <w:t xml:space="preserve"> </w:t>
      </w:r>
    </w:p>
    <w:p w14:paraId="1DFD90A2" w14:textId="77777777" w:rsidR="00CE49BD" w:rsidRPr="00CE49BD" w:rsidRDefault="00CE49BD" w:rsidP="00CE49BD">
      <w:pPr>
        <w:pStyle w:val="NoSpacing"/>
        <w:rPr>
          <w:color w:val="767171" w:themeColor="background2" w:themeShade="80"/>
        </w:rPr>
      </w:pPr>
      <w:r w:rsidRPr="00CE49BD">
        <w:rPr>
          <w:color w:val="767171" w:themeColor="background2" w:themeShade="80"/>
        </w:rPr>
        <w:t>class test extends sample{</w:t>
      </w:r>
    </w:p>
    <w:p w14:paraId="23A24768" w14:textId="2728B71C" w:rsidR="00CE49BD" w:rsidRPr="00CE49BD" w:rsidRDefault="00CE49BD" w:rsidP="00CE49BD">
      <w:pPr>
        <w:pStyle w:val="NoSpacing"/>
        <w:rPr>
          <w:color w:val="767171" w:themeColor="background2" w:themeShade="80"/>
        </w:rPr>
      </w:pPr>
      <w:r w:rsidRPr="00CE49BD">
        <w:rPr>
          <w:color w:val="767171" w:themeColor="background2" w:themeShade="80"/>
        </w:rPr>
        <w:t xml:space="preserve">        char ch='a';</w:t>
      </w:r>
    </w:p>
    <w:p w14:paraId="239A2F3C" w14:textId="3F432681" w:rsidR="00CE49BD" w:rsidRPr="00CE49BD" w:rsidRDefault="00E11C88" w:rsidP="00CE49BD">
      <w:r>
        <w:rPr>
          <w:noProof/>
        </w:rPr>
        <mc:AlternateContent>
          <mc:Choice Requires="wpi">
            <w:drawing>
              <wp:anchor distT="0" distB="0" distL="114300" distR="114300" simplePos="0" relativeHeight="251658420" behindDoc="0" locked="0" layoutInCell="1" allowOverlap="1" wp14:anchorId="65D0826C" wp14:editId="656F1FDD">
                <wp:simplePos x="0" y="0"/>
                <wp:positionH relativeFrom="column">
                  <wp:posOffset>3596005</wp:posOffset>
                </wp:positionH>
                <wp:positionV relativeFrom="paragraph">
                  <wp:posOffset>-106045</wp:posOffset>
                </wp:positionV>
                <wp:extent cx="158400" cy="246380"/>
                <wp:effectExtent l="38100" t="38100" r="0" b="39370"/>
                <wp:wrapNone/>
                <wp:docPr id="2094795754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158400" cy="246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570398" id="Ink 28" o:spid="_x0000_s1026" type="#_x0000_t75" style="position:absolute;margin-left:282.8pt;margin-top:-8.7pt;width:13.15pt;height:20.1pt;z-index:2516584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">
                <v:imagedata r:id="rId113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0" behindDoc="0" locked="0" layoutInCell="1" allowOverlap="1" wp14:anchorId="7EB8193C" wp14:editId="7F59C802">
                <wp:simplePos x="0" y="0"/>
                <wp:positionH relativeFrom="column">
                  <wp:posOffset>3550920</wp:posOffset>
                </wp:positionH>
                <wp:positionV relativeFrom="paragraph">
                  <wp:posOffset>194310</wp:posOffset>
                </wp:positionV>
                <wp:extent cx="685800" cy="1188720"/>
                <wp:effectExtent l="0" t="0" r="19050" b="11430"/>
                <wp:wrapNone/>
                <wp:docPr id="577607996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11887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9AFC73" id="Rectangle 21" o:spid="_x0000_s1026" style="position:absolute;margin-left:279.6pt;margin-top:15.3pt;width:54pt;height:93.6pt;z-index:25165831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" fillcolor="white [3201]" strokecolor="#70ad47 [3209]" strokeweight="1pt"/>
            </w:pict>
          </mc:Fallback>
        </mc:AlternateContent>
      </w:r>
      <w:r w:rsidR="00CE49BD" w:rsidRPr="00CE49BD">
        <w:t xml:space="preserve">   public void fly() </w:t>
      </w:r>
      <w:r w:rsidR="0055267D">
        <w:t xml:space="preserve">                                                                                  STUDENT </w:t>
      </w:r>
    </w:p>
    <w:p w14:paraId="6D12CB17" w14:textId="77777777" w:rsidR="00CE49BD" w:rsidRPr="00CE49BD" w:rsidRDefault="00CE49BD" w:rsidP="00CE49BD">
      <w:pPr>
        <w:pStyle w:val="NoSpacing"/>
        <w:rPr>
          <w:color w:val="767171" w:themeColor="background2" w:themeShade="80"/>
        </w:rPr>
      </w:pPr>
      <w:r w:rsidRPr="00CE49BD">
        <w:rPr>
          <w:color w:val="767171" w:themeColor="background2" w:themeShade="80"/>
        </w:rPr>
        <w:t xml:space="preserve"> {    System.out.println("flytest"); } }</w:t>
      </w:r>
    </w:p>
    <w:p w14:paraId="05061756" w14:textId="77777777" w:rsidR="00CE49BD" w:rsidRPr="00CE49BD" w:rsidRDefault="00CE49BD" w:rsidP="00CE49BD">
      <w:pPr>
        <w:pStyle w:val="NoSpacing"/>
        <w:rPr>
          <w:color w:val="767171" w:themeColor="background2" w:themeShade="80"/>
        </w:rPr>
      </w:pPr>
    </w:p>
    <w:p w14:paraId="55B9F9F6" w14:textId="6498A3EA" w:rsidR="00CE49BD" w:rsidRDefault="00CE49BD" w:rsidP="00CE49BD">
      <w:pPr>
        <w:pStyle w:val="NoSpacing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421" behindDoc="0" locked="0" layoutInCell="1" allowOverlap="1" wp14:anchorId="644141EC" wp14:editId="046FDE57">
                <wp:simplePos x="0" y="0"/>
                <wp:positionH relativeFrom="column">
                  <wp:posOffset>1226185</wp:posOffset>
                </wp:positionH>
                <wp:positionV relativeFrom="paragraph">
                  <wp:posOffset>85725</wp:posOffset>
                </wp:positionV>
                <wp:extent cx="360" cy="360"/>
                <wp:effectExtent l="38100" t="38100" r="38100" b="38100"/>
                <wp:wrapNone/>
                <wp:docPr id="1488740559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16715E" id="Ink 29" o:spid="_x0000_s1026" type="#_x0000_t75" style="position:absolute;margin-left:96.05pt;margin-top:6.25pt;width:1.05pt;height:1.05pt;z-index:25165842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">
                <v:imagedata r:id="rId115" o:title=""/>
              </v:shape>
            </w:pict>
          </mc:Fallback>
        </mc:AlternateContent>
      </w:r>
      <w:r>
        <w:t>class methodex{</w:t>
      </w:r>
    </w:p>
    <w:p w14:paraId="5AB7234A" w14:textId="77777777" w:rsidR="00CE49BD" w:rsidRDefault="00CE49BD" w:rsidP="00CE49BD">
      <w:pPr>
        <w:pStyle w:val="NoSpacing"/>
      </w:pPr>
      <w:r>
        <w:t xml:space="preserve">        public static void main(String [] args)</w:t>
      </w:r>
    </w:p>
    <w:p w14:paraId="3ED1AE51" w14:textId="070FD9AB" w:rsidR="00CE49BD" w:rsidRPr="00CE49BD" w:rsidRDefault="00CE49BD" w:rsidP="00CE49BD">
      <w:pPr>
        <w:pStyle w:val="NoSpacing"/>
        <w:rPr>
          <w:color w:val="4472C4" w:themeColor="accent1"/>
        </w:rPr>
      </w:pPr>
      <w:r>
        <w:rPr>
          <w:noProof/>
          <w:color w:val="4472C4" w:themeColor="accent1"/>
        </w:rPr>
        <mc:AlternateContent>
          <mc:Choice Requires="wpi">
            <w:drawing>
              <wp:anchor distT="0" distB="0" distL="114300" distR="114300" simplePos="0" relativeHeight="251658422" behindDoc="0" locked="0" layoutInCell="1" allowOverlap="1" wp14:anchorId="061E3530" wp14:editId="3D496452">
                <wp:simplePos x="0" y="0"/>
                <wp:positionH relativeFrom="column">
                  <wp:posOffset>-526860</wp:posOffset>
                </wp:positionH>
                <wp:positionV relativeFrom="paragraph">
                  <wp:posOffset>-1656595</wp:posOffset>
                </wp:positionV>
                <wp:extent cx="730440" cy="3535200"/>
                <wp:effectExtent l="38100" t="38100" r="50800" b="46355"/>
                <wp:wrapNone/>
                <wp:docPr id="442865052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730440" cy="353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420A1B" id="Ink 24" o:spid="_x0000_s1026" type="#_x0000_t75" style="position:absolute;margin-left:-42pt;margin-top:-130.95pt;width:58.5pt;height:279.35pt;z-index:25165842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">
                <v:imagedata r:id="rId117" o:title=""/>
              </v:shape>
            </w:pict>
          </mc:Fallback>
        </mc:AlternateContent>
      </w:r>
      <w:r w:rsidRPr="00CE49BD">
        <w:rPr>
          <w:color w:val="4472C4" w:themeColor="accent1"/>
        </w:rPr>
        <w:t xml:space="preserve">    {   demo d1=new demo();</w:t>
      </w:r>
    </w:p>
    <w:p w14:paraId="0D192A80" w14:textId="2EEFFC4A" w:rsidR="00CE49BD" w:rsidRPr="00CE49BD" w:rsidRDefault="00CE49BD" w:rsidP="00CE49BD">
      <w:pPr>
        <w:pStyle w:val="NoSpacing"/>
        <w:rPr>
          <w:color w:val="4472C4" w:themeColor="accent1"/>
        </w:rPr>
      </w:pPr>
      <w:r>
        <w:rPr>
          <w:noProof/>
          <w:color w:val="4472C4" w:themeColor="accent1"/>
        </w:rPr>
        <mc:AlternateContent>
          <mc:Choice Requires="wpi">
            <w:drawing>
              <wp:anchor distT="0" distB="0" distL="114300" distR="114300" simplePos="0" relativeHeight="251658423" behindDoc="0" locked="0" layoutInCell="1" allowOverlap="1" wp14:anchorId="47AE6232" wp14:editId="79C2D357">
                <wp:simplePos x="0" y="0"/>
                <wp:positionH relativeFrom="column">
                  <wp:posOffset>-1859220</wp:posOffset>
                </wp:positionH>
                <wp:positionV relativeFrom="paragraph">
                  <wp:posOffset>230625</wp:posOffset>
                </wp:positionV>
                <wp:extent cx="360" cy="360"/>
                <wp:effectExtent l="38100" t="38100" r="38100" b="38100"/>
                <wp:wrapNone/>
                <wp:docPr id="645784643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37A181" id="Ink 31" o:spid="_x0000_s1026" type="#_x0000_t75" style="position:absolute;margin-left:-146.9pt;margin-top:17.65pt;width:1.05pt;height:1.05pt;z-index:25165842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">
                <v:imagedata r:id="rId119" o:title=""/>
              </v:shape>
            </w:pict>
          </mc:Fallback>
        </mc:AlternateContent>
      </w:r>
      <w:r>
        <w:rPr>
          <w:noProof/>
          <w:color w:val="4472C4" w:themeColor="accent1"/>
        </w:rPr>
        <mc:AlternateContent>
          <mc:Choice Requires="wpi">
            <w:drawing>
              <wp:anchor distT="0" distB="0" distL="114300" distR="114300" simplePos="0" relativeHeight="251658424" behindDoc="0" locked="0" layoutInCell="1" allowOverlap="1" wp14:anchorId="116A02FA" wp14:editId="52B16028">
                <wp:simplePos x="0" y="0"/>
                <wp:positionH relativeFrom="column">
                  <wp:posOffset>-1859220</wp:posOffset>
                </wp:positionH>
                <wp:positionV relativeFrom="paragraph">
                  <wp:posOffset>230625</wp:posOffset>
                </wp:positionV>
                <wp:extent cx="360" cy="360"/>
                <wp:effectExtent l="38100" t="38100" r="38100" b="38100"/>
                <wp:wrapNone/>
                <wp:docPr id="1092785862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B6B3E3" id="Ink 30" o:spid="_x0000_s1026" type="#_x0000_t75" style="position:absolute;margin-left:-146.9pt;margin-top:17.65pt;width:1.05pt;height:1.05pt;z-index:251658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">
                <v:imagedata r:id="rId119" o:title=""/>
              </v:shape>
            </w:pict>
          </mc:Fallback>
        </mc:AlternateContent>
      </w:r>
      <w:r w:rsidRPr="00CE49BD">
        <w:rPr>
          <w:color w:val="4472C4" w:themeColor="accent1"/>
        </w:rPr>
        <w:t xml:space="preserve">        System.out.println(d1.i);</w:t>
      </w:r>
    </w:p>
    <w:p w14:paraId="19803882" w14:textId="77777777" w:rsidR="00CE49BD" w:rsidRPr="00CE49BD" w:rsidRDefault="00CE49BD" w:rsidP="00CE49BD">
      <w:pPr>
        <w:pStyle w:val="NoSpacing"/>
        <w:rPr>
          <w:color w:val="4472C4" w:themeColor="accent1"/>
        </w:rPr>
      </w:pPr>
      <w:r w:rsidRPr="00CE49BD">
        <w:rPr>
          <w:color w:val="4472C4" w:themeColor="accent1"/>
        </w:rPr>
        <w:t xml:space="preserve">        System.out.println(d1.s);</w:t>
      </w:r>
    </w:p>
    <w:p w14:paraId="67049C0E" w14:textId="06D2A0BD" w:rsidR="00CE49BD" w:rsidRPr="00CE49BD" w:rsidRDefault="00E11C88" w:rsidP="00CE49BD">
      <w:pPr>
        <w:pStyle w:val="NoSpacing"/>
        <w:rPr>
          <w:color w:val="4472C4" w:themeColor="accent1"/>
        </w:rPr>
      </w:pPr>
      <w:r>
        <w:rPr>
          <w:noProof/>
          <w:color w:val="4472C4" w:themeColor="accent1"/>
        </w:rPr>
        <mc:AlternateContent>
          <mc:Choice Requires="wpi">
            <w:drawing>
              <wp:anchor distT="0" distB="0" distL="114300" distR="114300" simplePos="0" relativeHeight="251658425" behindDoc="0" locked="0" layoutInCell="1" allowOverlap="1" wp14:anchorId="48174381" wp14:editId="5BFF1FAD">
                <wp:simplePos x="0" y="0"/>
                <wp:positionH relativeFrom="column">
                  <wp:posOffset>3794760</wp:posOffset>
                </wp:positionH>
                <wp:positionV relativeFrom="paragraph">
                  <wp:posOffset>-37465</wp:posOffset>
                </wp:positionV>
                <wp:extent cx="190080" cy="261620"/>
                <wp:effectExtent l="38100" t="38100" r="635" b="43180"/>
                <wp:wrapNone/>
                <wp:docPr id="1486666404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190080" cy="261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1D0485" id="Ink 25" o:spid="_x0000_s1026" type="#_x0000_t75" style="position:absolute;margin-left:298.45pt;margin-top:-3.3pt;width:15.65pt;height:21.3pt;z-index:25165842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">
                <v:imagedata r:id="rId122" o:title=""/>
              </v:shape>
            </w:pict>
          </mc:Fallback>
        </mc:AlternateContent>
      </w:r>
      <w:r w:rsidR="00CE49BD">
        <w:rPr>
          <w:noProof/>
          <w:color w:val="4472C4" w:themeColor="accent1"/>
        </w:rPr>
        <mc:AlternateContent>
          <mc:Choice Requires="wpi">
            <w:drawing>
              <wp:anchor distT="0" distB="0" distL="114300" distR="114300" simplePos="0" relativeHeight="251658426" behindDoc="0" locked="0" layoutInCell="1" allowOverlap="1" wp14:anchorId="426F42D2" wp14:editId="14BBD1E4">
                <wp:simplePos x="0" y="0"/>
                <wp:positionH relativeFrom="column">
                  <wp:posOffset>4175820</wp:posOffset>
                </wp:positionH>
                <wp:positionV relativeFrom="paragraph">
                  <wp:posOffset>155395</wp:posOffset>
                </wp:positionV>
                <wp:extent cx="360" cy="360"/>
                <wp:effectExtent l="38100" t="38100" r="38100" b="38100"/>
                <wp:wrapNone/>
                <wp:docPr id="1763025979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84A917" id="Ink 26" o:spid="_x0000_s1026" type="#_x0000_t75" style="position:absolute;margin-left:328.3pt;margin-top:11.75pt;width:1.05pt;height:1.05pt;z-index:25165842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">
                <v:imagedata r:id="rId119" o:title=""/>
              </v:shape>
            </w:pict>
          </mc:Fallback>
        </mc:AlternateContent>
      </w:r>
      <w:r w:rsidR="00CE49BD" w:rsidRPr="00CE49BD">
        <w:rPr>
          <w:color w:val="4472C4" w:themeColor="accent1"/>
        </w:rPr>
        <w:t xml:space="preserve">        d1.display();</w:t>
      </w:r>
    </w:p>
    <w:p w14:paraId="36E3B435" w14:textId="68342881" w:rsidR="00CE49BD" w:rsidRDefault="00E11C88" w:rsidP="00CE49BD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1" behindDoc="1" locked="0" layoutInCell="1" allowOverlap="1" wp14:anchorId="6F98DFC6" wp14:editId="655B4892">
                <wp:simplePos x="0" y="0"/>
                <wp:positionH relativeFrom="column">
                  <wp:posOffset>3550920</wp:posOffset>
                </wp:positionH>
                <wp:positionV relativeFrom="paragraph">
                  <wp:posOffset>91440</wp:posOffset>
                </wp:positionV>
                <wp:extent cx="731520" cy="1805940"/>
                <wp:effectExtent l="0" t="0" r="11430" b="22860"/>
                <wp:wrapNone/>
                <wp:docPr id="542373969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520" cy="1805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E4BDFF" w14:textId="77777777" w:rsidR="00E11C88" w:rsidRDefault="00E11C88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4BB2BCDC" w14:textId="79FC0711" w:rsidR="00587B3B" w:rsidRPr="00587B3B" w:rsidRDefault="00587B3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SUB CLASS IS AQUIRING PROPERTY FROM  </w:t>
                            </w:r>
                            <w:r w:rsidR="009A3C42">
                              <w:rPr>
                                <w:lang w:val="en-US"/>
                              </w:rPr>
                              <w:t>2 CLASSES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98DFC6" id="Text Box 22" o:spid="_x0000_s1032" type="#_x0000_t202" style="position:absolute;margin-left:279.6pt;margin-top:7.2pt;width:57.6pt;height:142.2pt;z-index:-25165821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" fillcolor="white [3201]" strokeweight=".5pt">
                <v:textbox>
                  <w:txbxContent>
                    <w:p w14:paraId="41E4BDFF" w14:textId="77777777" w:rsidR="00E11C88" w:rsidRDefault="00E11C88">
                      <w:pPr>
                        <w:rPr>
                          <w:lang w:val="en-US"/>
                        </w:rPr>
                      </w:pPr>
                    </w:p>
                    <w:p w14:paraId="4BB2BCDC" w14:textId="79FC0711" w:rsidR="00587B3B" w:rsidRPr="00587B3B" w:rsidRDefault="00587B3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SUB CLASS IS AQUIRING PROPERTY FROM  </w:t>
                      </w:r>
                      <w:r w:rsidR="009A3C42">
                        <w:rPr>
                          <w:lang w:val="en-US"/>
                        </w:rPr>
                        <w:t>2 CLASSES</w:t>
                      </w:r>
                    </w:p>
                  </w:txbxContent>
                </v:textbox>
              </v:shape>
            </w:pict>
          </mc:Fallback>
        </mc:AlternateContent>
      </w:r>
      <w:r w:rsidR="0055267D">
        <w:t xml:space="preserve">                                                                                                                    EMPLOYE</w:t>
      </w:r>
    </w:p>
    <w:p w14:paraId="5885170A" w14:textId="77777777" w:rsidR="00CE49BD" w:rsidRPr="00CE49BD" w:rsidRDefault="00CE49BD" w:rsidP="00CE49BD">
      <w:pPr>
        <w:pStyle w:val="NoSpacing"/>
        <w:rPr>
          <w:color w:val="ED7D31" w:themeColor="accent2"/>
        </w:rPr>
      </w:pPr>
      <w:r w:rsidRPr="00CE49BD">
        <w:rPr>
          <w:color w:val="ED7D31" w:themeColor="accent2"/>
        </w:rPr>
        <w:t xml:space="preserve">       sample s1=new sample();</w:t>
      </w:r>
    </w:p>
    <w:p w14:paraId="04D1C6E8" w14:textId="0EDC6924" w:rsidR="00CE49BD" w:rsidRPr="00CE49BD" w:rsidRDefault="00CE49BD" w:rsidP="00E11C88">
      <w:r>
        <w:rPr>
          <w:noProof/>
        </w:rPr>
        <mc:AlternateContent>
          <mc:Choice Requires="wpi">
            <w:drawing>
              <wp:anchor distT="0" distB="0" distL="114300" distR="114300" simplePos="0" relativeHeight="251658427" behindDoc="0" locked="0" layoutInCell="1" allowOverlap="1" wp14:anchorId="38BA340A" wp14:editId="439A6259">
                <wp:simplePos x="0" y="0"/>
                <wp:positionH relativeFrom="column">
                  <wp:posOffset>-876780</wp:posOffset>
                </wp:positionH>
                <wp:positionV relativeFrom="paragraph">
                  <wp:posOffset>-1862740</wp:posOffset>
                </wp:positionV>
                <wp:extent cx="900000" cy="4166640"/>
                <wp:effectExtent l="38100" t="38100" r="14605" b="43815"/>
                <wp:wrapNone/>
                <wp:docPr id="1375398299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900000" cy="416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9784AE" id="Ink 25" o:spid="_x0000_s1026" type="#_x0000_t75" style="position:absolute;margin-left:-69.55pt;margin-top:-147.15pt;width:71.85pt;height:329.1pt;z-index:25165842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">
                <v:imagedata r:id="rId125" o:title=""/>
              </v:shape>
            </w:pict>
          </mc:Fallback>
        </mc:AlternateContent>
      </w:r>
      <w:r w:rsidRPr="00CE49BD">
        <w:t xml:space="preserve">       System.out.println(s1.i);</w:t>
      </w:r>
    </w:p>
    <w:p w14:paraId="7EC877D0" w14:textId="77777777" w:rsidR="00CE49BD" w:rsidRPr="00CE49BD" w:rsidRDefault="00CE49BD" w:rsidP="00CE49BD">
      <w:pPr>
        <w:pStyle w:val="NoSpacing"/>
        <w:rPr>
          <w:color w:val="ED7D31" w:themeColor="accent2"/>
        </w:rPr>
      </w:pPr>
      <w:r w:rsidRPr="00CE49BD">
        <w:rPr>
          <w:color w:val="ED7D31" w:themeColor="accent2"/>
        </w:rPr>
        <w:t xml:space="preserve">       System.out.println(s1.s);</w:t>
      </w:r>
    </w:p>
    <w:p w14:paraId="6BA955FB" w14:textId="77777777" w:rsidR="00CE49BD" w:rsidRPr="00CE49BD" w:rsidRDefault="00CE49BD" w:rsidP="00CE49BD">
      <w:pPr>
        <w:pStyle w:val="NoSpacing"/>
        <w:rPr>
          <w:color w:val="ED7D31" w:themeColor="accent2"/>
        </w:rPr>
      </w:pPr>
      <w:r w:rsidRPr="00CE49BD">
        <w:rPr>
          <w:color w:val="ED7D31" w:themeColor="accent2"/>
        </w:rPr>
        <w:t xml:space="preserve">      System.out.println(s1.d);</w:t>
      </w:r>
    </w:p>
    <w:p w14:paraId="5A545BEB" w14:textId="77777777" w:rsidR="00CE49BD" w:rsidRPr="00CE49BD" w:rsidRDefault="00CE49BD" w:rsidP="00CE49BD">
      <w:pPr>
        <w:pStyle w:val="NoSpacing"/>
        <w:rPr>
          <w:color w:val="ED7D31" w:themeColor="accent2"/>
        </w:rPr>
      </w:pPr>
      <w:r w:rsidRPr="00CE49BD">
        <w:rPr>
          <w:color w:val="ED7D31" w:themeColor="accent2"/>
        </w:rPr>
        <w:t xml:space="preserve">      s1.display();</w:t>
      </w:r>
    </w:p>
    <w:p w14:paraId="71572933" w14:textId="77777777" w:rsidR="00CE49BD" w:rsidRPr="00CE49BD" w:rsidRDefault="00CE49BD" w:rsidP="00CE49BD">
      <w:pPr>
        <w:pStyle w:val="NoSpacing"/>
        <w:rPr>
          <w:color w:val="ED7D31" w:themeColor="accent2"/>
        </w:rPr>
      </w:pPr>
      <w:r w:rsidRPr="00CE49BD">
        <w:rPr>
          <w:color w:val="ED7D31" w:themeColor="accent2"/>
        </w:rPr>
        <w:t xml:space="preserve">       s1.wish();</w:t>
      </w:r>
    </w:p>
    <w:p w14:paraId="37D479C5" w14:textId="0A95BB93" w:rsidR="00CE49BD" w:rsidRDefault="00CE49BD" w:rsidP="00CE49BD">
      <w:pPr>
        <w:pStyle w:val="NoSpacing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428" behindDoc="0" locked="0" layoutInCell="1" allowOverlap="1" wp14:anchorId="2D49BE56" wp14:editId="4232B7A0">
                <wp:simplePos x="0" y="0"/>
                <wp:positionH relativeFrom="column">
                  <wp:posOffset>-358020</wp:posOffset>
                </wp:positionH>
                <wp:positionV relativeFrom="paragraph">
                  <wp:posOffset>-1375410</wp:posOffset>
                </wp:positionV>
                <wp:extent cx="418680" cy="2059200"/>
                <wp:effectExtent l="38100" t="38100" r="38735" b="36830"/>
                <wp:wrapNone/>
                <wp:docPr id="290368094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418680" cy="205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17C369" id="Ink 32" o:spid="_x0000_s1026" type="#_x0000_t75" style="position:absolute;margin-left:-28.7pt;margin-top:-108.8pt;width:33.95pt;height:163.15pt;z-index:2516584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">
                <v:imagedata r:id="rId127" o:title=""/>
              </v:shape>
            </w:pict>
          </mc:Fallback>
        </mc:AlternateContent>
      </w:r>
    </w:p>
    <w:p w14:paraId="6D50584D" w14:textId="77777777" w:rsidR="00CE49BD" w:rsidRPr="00CE49BD" w:rsidRDefault="00CE49BD" w:rsidP="00CE49BD">
      <w:pPr>
        <w:pStyle w:val="NoSpacing"/>
        <w:rPr>
          <w:color w:val="767171" w:themeColor="background2" w:themeShade="80"/>
        </w:rPr>
      </w:pPr>
      <w:r w:rsidRPr="00CE49BD">
        <w:rPr>
          <w:color w:val="767171" w:themeColor="background2" w:themeShade="80"/>
        </w:rPr>
        <w:t xml:space="preserve">      test t1=new test();</w:t>
      </w:r>
    </w:p>
    <w:p w14:paraId="3E5864BB" w14:textId="77777777" w:rsidR="00CE49BD" w:rsidRPr="00CE49BD" w:rsidRDefault="00CE49BD" w:rsidP="00CE49BD">
      <w:pPr>
        <w:pStyle w:val="NoSpacing"/>
        <w:rPr>
          <w:color w:val="767171" w:themeColor="background2" w:themeShade="80"/>
        </w:rPr>
      </w:pPr>
      <w:r w:rsidRPr="00CE49BD">
        <w:rPr>
          <w:color w:val="767171" w:themeColor="background2" w:themeShade="80"/>
        </w:rPr>
        <w:t xml:space="preserve">        System.out.println(t1.i);</w:t>
      </w:r>
    </w:p>
    <w:p w14:paraId="601D1CFE" w14:textId="77777777" w:rsidR="00CE49BD" w:rsidRPr="00CE49BD" w:rsidRDefault="00CE49BD" w:rsidP="00CE49BD">
      <w:pPr>
        <w:pStyle w:val="NoSpacing"/>
        <w:rPr>
          <w:color w:val="767171" w:themeColor="background2" w:themeShade="80"/>
        </w:rPr>
      </w:pPr>
      <w:r w:rsidRPr="00CE49BD">
        <w:rPr>
          <w:color w:val="767171" w:themeColor="background2" w:themeShade="80"/>
        </w:rPr>
        <w:t xml:space="preserve">       System.out.println(t1.s);</w:t>
      </w:r>
    </w:p>
    <w:p w14:paraId="57EE2BEA" w14:textId="77777777" w:rsidR="00CE49BD" w:rsidRPr="00CE49BD" w:rsidRDefault="00CE49BD" w:rsidP="00CE49BD">
      <w:pPr>
        <w:pStyle w:val="NoSpacing"/>
        <w:rPr>
          <w:color w:val="767171" w:themeColor="background2" w:themeShade="80"/>
        </w:rPr>
      </w:pPr>
      <w:r w:rsidRPr="00CE49BD">
        <w:rPr>
          <w:color w:val="767171" w:themeColor="background2" w:themeShade="80"/>
        </w:rPr>
        <w:t xml:space="preserve">        System.out.println(t1.d);</w:t>
      </w:r>
    </w:p>
    <w:p w14:paraId="6717A292" w14:textId="77777777" w:rsidR="00CE49BD" w:rsidRPr="00CE49BD" w:rsidRDefault="00CE49BD" w:rsidP="00CE49BD">
      <w:pPr>
        <w:pStyle w:val="NoSpacing"/>
        <w:rPr>
          <w:color w:val="767171" w:themeColor="background2" w:themeShade="80"/>
        </w:rPr>
      </w:pPr>
      <w:r w:rsidRPr="00CE49BD">
        <w:rPr>
          <w:color w:val="767171" w:themeColor="background2" w:themeShade="80"/>
        </w:rPr>
        <w:t xml:space="preserve">       System.out.println(t1.ch);</w:t>
      </w:r>
    </w:p>
    <w:p w14:paraId="10C4B0D4" w14:textId="77777777" w:rsidR="00CE49BD" w:rsidRPr="00CE49BD" w:rsidRDefault="00CE49BD" w:rsidP="00CE49BD">
      <w:pPr>
        <w:pStyle w:val="NoSpacing"/>
        <w:rPr>
          <w:color w:val="767171" w:themeColor="background2" w:themeShade="80"/>
        </w:rPr>
      </w:pPr>
      <w:r w:rsidRPr="00CE49BD">
        <w:rPr>
          <w:color w:val="767171" w:themeColor="background2" w:themeShade="80"/>
        </w:rPr>
        <w:t xml:space="preserve">        t1.display();</w:t>
      </w:r>
    </w:p>
    <w:p w14:paraId="64C07D2B" w14:textId="77777777" w:rsidR="00CE49BD" w:rsidRPr="00CE49BD" w:rsidRDefault="00CE49BD" w:rsidP="00CE49BD">
      <w:pPr>
        <w:pStyle w:val="NoSpacing"/>
        <w:rPr>
          <w:color w:val="767171" w:themeColor="background2" w:themeShade="80"/>
        </w:rPr>
      </w:pPr>
      <w:r w:rsidRPr="00CE49BD">
        <w:rPr>
          <w:color w:val="767171" w:themeColor="background2" w:themeShade="80"/>
        </w:rPr>
        <w:t xml:space="preserve">        t1.wish();</w:t>
      </w:r>
    </w:p>
    <w:p w14:paraId="5290E494" w14:textId="478ED7C0" w:rsidR="00665673" w:rsidRDefault="00CE49BD" w:rsidP="00CE49BD">
      <w:pPr>
        <w:pStyle w:val="NoSpacing"/>
        <w:rPr>
          <w:color w:val="767171" w:themeColor="background2" w:themeShade="80"/>
        </w:rPr>
      </w:pPr>
      <w:r w:rsidRPr="00CE49BD">
        <w:rPr>
          <w:color w:val="767171" w:themeColor="background2" w:themeShade="80"/>
        </w:rPr>
        <w:t xml:space="preserve">        t1.fly();            } }</w:t>
      </w:r>
    </w:p>
    <w:p w14:paraId="258F5E35" w14:textId="77777777" w:rsidR="00F47F82" w:rsidRDefault="00F47F82" w:rsidP="00CE49BD">
      <w:pPr>
        <w:pStyle w:val="NoSpacing"/>
        <w:rPr>
          <w:color w:val="767171" w:themeColor="background2" w:themeShade="80"/>
        </w:rPr>
      </w:pPr>
    </w:p>
    <w:p w14:paraId="3B4D6F3E" w14:textId="77777777" w:rsidR="00EE32FA" w:rsidRPr="00EE32FA" w:rsidRDefault="00EE32FA" w:rsidP="00EE32FA">
      <w:pPr>
        <w:pStyle w:val="NoSpacing"/>
        <w:rPr>
          <w:rFonts w:ascii="Aptos" w:hAnsi="Aptos"/>
          <w:color w:val="767171" w:themeColor="background2" w:themeShade="80"/>
        </w:rPr>
      </w:pPr>
      <w:r w:rsidRPr="00EE32FA">
        <w:rPr>
          <w:rFonts w:ascii="Aptos" w:hAnsi="Aptos"/>
          <w:color w:val="767171" w:themeColor="background2" w:themeShade="80"/>
        </w:rPr>
        <w:t>class flipkart</w:t>
      </w:r>
    </w:p>
    <w:p w14:paraId="24B16D79" w14:textId="77777777" w:rsidR="00EE32FA" w:rsidRPr="00EE32FA" w:rsidRDefault="00EE32FA" w:rsidP="00EE32FA">
      <w:pPr>
        <w:pStyle w:val="NoSpacing"/>
        <w:rPr>
          <w:rFonts w:ascii="Aptos" w:hAnsi="Aptos"/>
          <w:color w:val="767171" w:themeColor="background2" w:themeShade="80"/>
        </w:rPr>
      </w:pPr>
      <w:r w:rsidRPr="00EE32FA">
        <w:rPr>
          <w:rFonts w:ascii="Aptos" w:hAnsi="Aptos"/>
          <w:color w:val="767171" w:themeColor="background2" w:themeShade="80"/>
        </w:rPr>
        <w:t>   {</w:t>
      </w:r>
    </w:p>
    <w:p w14:paraId="45C18D87" w14:textId="77777777" w:rsidR="00EE32FA" w:rsidRPr="00EE32FA" w:rsidRDefault="00EE32FA" w:rsidP="00EE32FA">
      <w:pPr>
        <w:pStyle w:val="NoSpacing"/>
        <w:rPr>
          <w:rFonts w:ascii="Aptos" w:hAnsi="Aptos"/>
          <w:color w:val="767171" w:themeColor="background2" w:themeShade="80"/>
        </w:rPr>
      </w:pPr>
      <w:r w:rsidRPr="00EE32FA">
        <w:rPr>
          <w:rFonts w:ascii="Aptos" w:hAnsi="Aptos"/>
          <w:color w:val="767171" w:themeColor="background2" w:themeShade="80"/>
        </w:rPr>
        <w:t>       String productname="iphone";</w:t>
      </w:r>
    </w:p>
    <w:p w14:paraId="2D5F5454" w14:textId="77777777" w:rsidR="00EE32FA" w:rsidRPr="00EE32FA" w:rsidRDefault="00EE32FA" w:rsidP="00EE32FA">
      <w:pPr>
        <w:pStyle w:val="NoSpacing"/>
        <w:rPr>
          <w:rFonts w:ascii="Aptos" w:hAnsi="Aptos"/>
          <w:color w:val="767171" w:themeColor="background2" w:themeShade="80"/>
        </w:rPr>
      </w:pPr>
      <w:r w:rsidRPr="00EE32FA">
        <w:rPr>
          <w:rFonts w:ascii="Aptos" w:hAnsi="Aptos"/>
          <w:color w:val="767171" w:themeColor="background2" w:themeShade="80"/>
        </w:rPr>
        <w:t>       String color="pink";</w:t>
      </w:r>
    </w:p>
    <w:p w14:paraId="3D32DDA7" w14:textId="77777777" w:rsidR="00EE32FA" w:rsidRPr="00EE32FA" w:rsidRDefault="00EE32FA" w:rsidP="00EE32FA">
      <w:pPr>
        <w:pStyle w:val="NoSpacing"/>
        <w:rPr>
          <w:rFonts w:ascii="Aptos" w:hAnsi="Aptos"/>
          <w:color w:val="767171" w:themeColor="background2" w:themeShade="80"/>
        </w:rPr>
      </w:pPr>
      <w:r w:rsidRPr="00EE32FA">
        <w:rPr>
          <w:rFonts w:ascii="Aptos" w:hAnsi="Aptos"/>
          <w:color w:val="767171" w:themeColor="background2" w:themeShade="80"/>
        </w:rPr>
        <w:t>   public void product()</w:t>
      </w:r>
    </w:p>
    <w:p w14:paraId="636E1FEA" w14:textId="77777777" w:rsidR="00EE32FA" w:rsidRPr="00EE32FA" w:rsidRDefault="00EE32FA" w:rsidP="00EE32FA">
      <w:pPr>
        <w:pStyle w:val="NoSpacing"/>
        <w:rPr>
          <w:rFonts w:ascii="Aptos" w:hAnsi="Aptos"/>
          <w:color w:val="767171" w:themeColor="background2" w:themeShade="80"/>
        </w:rPr>
      </w:pPr>
      <w:r w:rsidRPr="00EE32FA">
        <w:rPr>
          <w:rFonts w:ascii="Aptos" w:hAnsi="Aptos"/>
          <w:color w:val="767171" w:themeColor="background2" w:themeShade="80"/>
        </w:rPr>
        <w:t>   {   System.out.println("searching product:"+productname+"and color:"+color);</w:t>
      </w:r>
    </w:p>
    <w:p w14:paraId="12CB4275" w14:textId="77777777" w:rsidR="00EE32FA" w:rsidRPr="00EE32FA" w:rsidRDefault="00EE32FA" w:rsidP="00EE32FA">
      <w:pPr>
        <w:pStyle w:val="NoSpacing"/>
        <w:rPr>
          <w:rFonts w:ascii="Aptos" w:hAnsi="Aptos"/>
          <w:color w:val="767171" w:themeColor="background2" w:themeShade="80"/>
        </w:rPr>
      </w:pPr>
      <w:r w:rsidRPr="00EE32FA">
        <w:rPr>
          <w:rFonts w:ascii="Aptos" w:hAnsi="Aptos"/>
          <w:color w:val="767171" w:themeColor="background2" w:themeShade="80"/>
        </w:rPr>
        <w:t>       } }</w:t>
      </w:r>
    </w:p>
    <w:p w14:paraId="1AC12BF1" w14:textId="77777777" w:rsidR="00EE32FA" w:rsidRPr="00EE32FA" w:rsidRDefault="00EE32FA" w:rsidP="00EE32FA">
      <w:pPr>
        <w:pStyle w:val="NoSpacing"/>
        <w:rPr>
          <w:rFonts w:ascii="Aptos" w:hAnsi="Aptos"/>
          <w:color w:val="767171" w:themeColor="background2" w:themeShade="80"/>
        </w:rPr>
      </w:pPr>
    </w:p>
    <w:p w14:paraId="7FBF812E" w14:textId="77777777" w:rsidR="00EE32FA" w:rsidRPr="00EE32FA" w:rsidRDefault="00EE32FA" w:rsidP="00EE32FA">
      <w:pPr>
        <w:pStyle w:val="NoSpacing"/>
        <w:rPr>
          <w:rFonts w:ascii="Aptos" w:hAnsi="Aptos"/>
          <w:color w:val="767171" w:themeColor="background2" w:themeShade="80"/>
        </w:rPr>
      </w:pPr>
      <w:r w:rsidRPr="00EE32FA">
        <w:rPr>
          <w:rFonts w:ascii="Aptos" w:hAnsi="Aptos"/>
          <w:color w:val="767171" w:themeColor="background2" w:themeShade="80"/>
        </w:rPr>
        <w:t>class tocart extends flipkart</w:t>
      </w:r>
    </w:p>
    <w:p w14:paraId="70CBD099" w14:textId="77777777" w:rsidR="00EE32FA" w:rsidRPr="00EE32FA" w:rsidRDefault="00EE32FA" w:rsidP="00EE32FA">
      <w:pPr>
        <w:pStyle w:val="NoSpacing"/>
        <w:rPr>
          <w:rFonts w:ascii="Aptos" w:hAnsi="Aptos"/>
          <w:color w:val="767171" w:themeColor="background2" w:themeShade="80"/>
        </w:rPr>
      </w:pPr>
      <w:r w:rsidRPr="00EE32FA">
        <w:rPr>
          <w:rFonts w:ascii="Aptos" w:hAnsi="Aptos"/>
          <w:color w:val="767171" w:themeColor="background2" w:themeShade="80"/>
        </w:rPr>
        <w:t>    {</w:t>
      </w:r>
    </w:p>
    <w:p w14:paraId="560E6668" w14:textId="77777777" w:rsidR="00EE32FA" w:rsidRPr="00EE32FA" w:rsidRDefault="00EE32FA" w:rsidP="00EE32FA">
      <w:pPr>
        <w:pStyle w:val="NoSpacing"/>
        <w:rPr>
          <w:rFonts w:ascii="Aptos" w:hAnsi="Aptos"/>
          <w:color w:val="767171" w:themeColor="background2" w:themeShade="80"/>
        </w:rPr>
      </w:pPr>
      <w:r w:rsidRPr="00EE32FA">
        <w:rPr>
          <w:rFonts w:ascii="Aptos" w:hAnsi="Aptos"/>
          <w:color w:val="767171" w:themeColor="background2" w:themeShade="80"/>
        </w:rPr>
        <w:t>        public void addcart()</w:t>
      </w:r>
    </w:p>
    <w:p w14:paraId="017B821F" w14:textId="77777777" w:rsidR="00EE32FA" w:rsidRPr="00EE32FA" w:rsidRDefault="00EE32FA" w:rsidP="00EE32FA">
      <w:pPr>
        <w:pStyle w:val="NoSpacing"/>
        <w:rPr>
          <w:rFonts w:ascii="Aptos" w:hAnsi="Aptos"/>
          <w:color w:val="767171" w:themeColor="background2" w:themeShade="80"/>
        </w:rPr>
      </w:pPr>
      <w:r w:rsidRPr="00EE32FA">
        <w:rPr>
          <w:rFonts w:ascii="Aptos" w:hAnsi="Aptos"/>
          <w:color w:val="767171" w:themeColor="background2" w:themeShade="80"/>
        </w:rPr>
        <w:t>   {   System.out.println(productname+"is sucess"); }</w:t>
      </w:r>
    </w:p>
    <w:p w14:paraId="7A3B86AC" w14:textId="77777777" w:rsidR="00EE32FA" w:rsidRPr="00EE32FA" w:rsidRDefault="00EE32FA" w:rsidP="00EE32FA">
      <w:pPr>
        <w:pStyle w:val="NoSpacing"/>
        <w:rPr>
          <w:rFonts w:ascii="Aptos" w:hAnsi="Aptos"/>
          <w:color w:val="767171" w:themeColor="background2" w:themeShade="80"/>
        </w:rPr>
      </w:pPr>
      <w:r w:rsidRPr="00EE32FA">
        <w:rPr>
          <w:rFonts w:ascii="Aptos" w:hAnsi="Aptos"/>
          <w:color w:val="767171" w:themeColor="background2" w:themeShade="80"/>
        </w:rPr>
        <w:t>       public void ordered()</w:t>
      </w:r>
    </w:p>
    <w:p w14:paraId="58AA6327" w14:textId="77777777" w:rsidR="00EE32FA" w:rsidRPr="00EE32FA" w:rsidRDefault="00EE32FA" w:rsidP="00EE32FA">
      <w:pPr>
        <w:pStyle w:val="NoSpacing"/>
        <w:rPr>
          <w:rFonts w:ascii="Aptos" w:hAnsi="Aptos"/>
          <w:color w:val="767171" w:themeColor="background2" w:themeShade="80"/>
        </w:rPr>
      </w:pPr>
      <w:r w:rsidRPr="00EE32FA">
        <w:rPr>
          <w:rFonts w:ascii="Aptos" w:hAnsi="Aptos"/>
          <w:color w:val="767171" w:themeColor="background2" w:themeShade="80"/>
        </w:rPr>
        <w:t>     {   System.out.println(productname+"is packed");  }</w:t>
      </w:r>
    </w:p>
    <w:p w14:paraId="1BAABF7D" w14:textId="77777777" w:rsidR="00EE32FA" w:rsidRPr="00EE32FA" w:rsidRDefault="00EE32FA" w:rsidP="00EE32FA">
      <w:pPr>
        <w:pStyle w:val="NoSpacing"/>
        <w:rPr>
          <w:rFonts w:ascii="Aptos" w:hAnsi="Aptos"/>
          <w:color w:val="767171" w:themeColor="background2" w:themeShade="80"/>
        </w:rPr>
      </w:pPr>
      <w:r w:rsidRPr="00EE32FA">
        <w:rPr>
          <w:rFonts w:ascii="Aptos" w:hAnsi="Aptos"/>
          <w:color w:val="767171" w:themeColor="background2" w:themeShade="80"/>
        </w:rPr>
        <w:t>      }</w:t>
      </w:r>
    </w:p>
    <w:p w14:paraId="0080DC9B" w14:textId="77777777" w:rsidR="00EE32FA" w:rsidRPr="00EE32FA" w:rsidRDefault="00EE32FA" w:rsidP="00EE32FA">
      <w:pPr>
        <w:pStyle w:val="NoSpacing"/>
        <w:rPr>
          <w:rFonts w:ascii="Aptos" w:hAnsi="Aptos"/>
          <w:color w:val="767171" w:themeColor="background2" w:themeShade="80"/>
        </w:rPr>
      </w:pPr>
      <w:r w:rsidRPr="00EE32FA">
        <w:rPr>
          <w:rFonts w:ascii="Aptos" w:hAnsi="Aptos"/>
          <w:color w:val="767171" w:themeColor="background2" w:themeShade="80"/>
        </w:rPr>
        <w:t>class delivery extends tocart</w:t>
      </w:r>
    </w:p>
    <w:p w14:paraId="6A9BD0A4" w14:textId="77777777" w:rsidR="00EE32FA" w:rsidRPr="00EE32FA" w:rsidRDefault="00EE32FA" w:rsidP="00EE32FA">
      <w:pPr>
        <w:pStyle w:val="NoSpacing"/>
        <w:rPr>
          <w:rFonts w:ascii="Aptos" w:hAnsi="Aptos"/>
          <w:color w:val="767171" w:themeColor="background2" w:themeShade="80"/>
        </w:rPr>
      </w:pPr>
      <w:r w:rsidRPr="00EE32FA">
        <w:rPr>
          <w:rFonts w:ascii="Aptos" w:hAnsi="Aptos"/>
          <w:color w:val="767171" w:themeColor="background2" w:themeShade="80"/>
        </w:rPr>
        <w:t>   {</w:t>
      </w:r>
    </w:p>
    <w:p w14:paraId="76A01578" w14:textId="77777777" w:rsidR="00EE32FA" w:rsidRPr="00EE32FA" w:rsidRDefault="00EE32FA" w:rsidP="00EE32FA">
      <w:pPr>
        <w:pStyle w:val="NoSpacing"/>
        <w:rPr>
          <w:rFonts w:ascii="Aptos" w:hAnsi="Aptos"/>
          <w:color w:val="767171" w:themeColor="background2" w:themeShade="80"/>
        </w:rPr>
      </w:pPr>
      <w:r w:rsidRPr="00EE32FA">
        <w:rPr>
          <w:rFonts w:ascii="Aptos" w:hAnsi="Aptos"/>
          <w:color w:val="767171" w:themeColor="background2" w:themeShade="80"/>
        </w:rPr>
        <w:t>      public void pack()</w:t>
      </w:r>
    </w:p>
    <w:p w14:paraId="7664857E" w14:textId="77777777" w:rsidR="00EE32FA" w:rsidRPr="00EE32FA" w:rsidRDefault="00EE32FA" w:rsidP="00EE32FA">
      <w:pPr>
        <w:pStyle w:val="NoSpacing"/>
        <w:rPr>
          <w:rFonts w:ascii="Aptos" w:hAnsi="Aptos"/>
          <w:color w:val="767171" w:themeColor="background2" w:themeShade="80"/>
        </w:rPr>
      </w:pPr>
      <w:r w:rsidRPr="00EE32FA">
        <w:rPr>
          <w:rFonts w:ascii="Aptos" w:hAnsi="Aptos"/>
          <w:color w:val="767171" w:themeColor="background2" w:themeShade="80"/>
        </w:rPr>
        <w:t> {   System.out.println(productname+"packed"); }</w:t>
      </w:r>
    </w:p>
    <w:p w14:paraId="09621801" w14:textId="77777777" w:rsidR="00EE32FA" w:rsidRPr="00EE32FA" w:rsidRDefault="00EE32FA" w:rsidP="00EE32FA">
      <w:pPr>
        <w:pStyle w:val="NoSpacing"/>
        <w:rPr>
          <w:rFonts w:ascii="Aptos" w:hAnsi="Aptos"/>
          <w:color w:val="767171" w:themeColor="background2" w:themeShade="80"/>
        </w:rPr>
      </w:pPr>
      <w:r w:rsidRPr="00EE32FA">
        <w:rPr>
          <w:rFonts w:ascii="Aptos" w:hAnsi="Aptos"/>
          <w:color w:val="767171" w:themeColor="background2" w:themeShade="80"/>
        </w:rPr>
        <w:t>     public void shipped()</w:t>
      </w:r>
    </w:p>
    <w:p w14:paraId="133FA121" w14:textId="77777777" w:rsidR="00EE32FA" w:rsidRPr="00EE32FA" w:rsidRDefault="00EE32FA" w:rsidP="00EE32FA">
      <w:pPr>
        <w:pStyle w:val="NoSpacing"/>
        <w:rPr>
          <w:rFonts w:ascii="Aptos" w:hAnsi="Aptos"/>
          <w:color w:val="767171" w:themeColor="background2" w:themeShade="80"/>
        </w:rPr>
      </w:pPr>
      <w:r w:rsidRPr="00EE32FA">
        <w:rPr>
          <w:rFonts w:ascii="Aptos" w:hAnsi="Aptos"/>
          <w:color w:val="767171" w:themeColor="background2" w:themeShade="80"/>
        </w:rPr>
        <w:t>   {  System.out.println(productname+"shipped"); }</w:t>
      </w:r>
    </w:p>
    <w:p w14:paraId="0B151C66" w14:textId="77777777" w:rsidR="00EE32FA" w:rsidRPr="00EE32FA" w:rsidRDefault="00EE32FA" w:rsidP="00EE32FA">
      <w:pPr>
        <w:pStyle w:val="NoSpacing"/>
        <w:rPr>
          <w:rFonts w:ascii="Aptos" w:hAnsi="Aptos"/>
          <w:color w:val="767171" w:themeColor="background2" w:themeShade="80"/>
        </w:rPr>
      </w:pPr>
      <w:r w:rsidRPr="00EE32FA">
        <w:rPr>
          <w:rFonts w:ascii="Aptos" w:hAnsi="Aptos"/>
          <w:color w:val="767171" w:themeColor="background2" w:themeShade="80"/>
        </w:rPr>
        <w:t>      public void delivered()</w:t>
      </w:r>
    </w:p>
    <w:p w14:paraId="43EF2B61" w14:textId="77777777" w:rsidR="00EE32FA" w:rsidRPr="00EE32FA" w:rsidRDefault="00EE32FA" w:rsidP="00EE32FA">
      <w:pPr>
        <w:pStyle w:val="NoSpacing"/>
        <w:rPr>
          <w:rFonts w:ascii="Aptos" w:hAnsi="Aptos"/>
          <w:color w:val="767171" w:themeColor="background2" w:themeShade="80"/>
        </w:rPr>
      </w:pPr>
      <w:r w:rsidRPr="00EE32FA">
        <w:rPr>
          <w:rFonts w:ascii="Aptos" w:hAnsi="Aptos"/>
          <w:color w:val="767171" w:themeColor="background2" w:themeShade="80"/>
        </w:rPr>
        <w:t>   {  System.out.println(productname+"delivered"); }</w:t>
      </w:r>
    </w:p>
    <w:p w14:paraId="495FF62A" w14:textId="77777777" w:rsidR="00EE32FA" w:rsidRPr="00EE32FA" w:rsidRDefault="00EE32FA" w:rsidP="00EE32FA">
      <w:pPr>
        <w:pStyle w:val="NoSpacing"/>
        <w:rPr>
          <w:rFonts w:ascii="Aptos" w:hAnsi="Aptos"/>
          <w:color w:val="767171" w:themeColor="background2" w:themeShade="80"/>
        </w:rPr>
      </w:pPr>
      <w:r w:rsidRPr="00EE32FA">
        <w:rPr>
          <w:rFonts w:ascii="Aptos" w:hAnsi="Aptos"/>
          <w:color w:val="767171" w:themeColor="background2" w:themeShade="80"/>
        </w:rPr>
        <w:t>           }</w:t>
      </w:r>
    </w:p>
    <w:p w14:paraId="01737F81" w14:textId="77777777" w:rsidR="00EE32FA" w:rsidRPr="00EE32FA" w:rsidRDefault="00EE32FA" w:rsidP="00EE32FA">
      <w:pPr>
        <w:pStyle w:val="NoSpacing"/>
        <w:rPr>
          <w:rFonts w:ascii="Aptos" w:hAnsi="Aptos"/>
          <w:color w:val="767171" w:themeColor="background2" w:themeShade="80"/>
        </w:rPr>
      </w:pPr>
      <w:r w:rsidRPr="00EE32FA">
        <w:rPr>
          <w:rFonts w:ascii="Aptos" w:hAnsi="Aptos"/>
          <w:color w:val="767171" w:themeColor="background2" w:themeShade="80"/>
        </w:rPr>
        <w:t>    class mainflipkart</w:t>
      </w:r>
    </w:p>
    <w:p w14:paraId="46EF2DF6" w14:textId="77777777" w:rsidR="00EE32FA" w:rsidRPr="00EE32FA" w:rsidRDefault="00EE32FA" w:rsidP="00EE32FA">
      <w:pPr>
        <w:pStyle w:val="NoSpacing"/>
        <w:rPr>
          <w:rFonts w:ascii="Aptos" w:hAnsi="Aptos"/>
          <w:color w:val="767171" w:themeColor="background2" w:themeShade="80"/>
        </w:rPr>
      </w:pPr>
      <w:r w:rsidRPr="00EE32FA">
        <w:rPr>
          <w:rFonts w:ascii="Aptos" w:hAnsi="Aptos"/>
          <w:color w:val="767171" w:themeColor="background2" w:themeShade="80"/>
        </w:rPr>
        <w:t>    {</w:t>
      </w:r>
    </w:p>
    <w:p w14:paraId="60C315C0" w14:textId="77777777" w:rsidR="00EE32FA" w:rsidRPr="00EE32FA" w:rsidRDefault="00EE32FA" w:rsidP="00EE32FA">
      <w:pPr>
        <w:pStyle w:val="NoSpacing"/>
        <w:rPr>
          <w:rFonts w:ascii="Aptos" w:hAnsi="Aptos"/>
          <w:color w:val="767171" w:themeColor="background2" w:themeShade="80"/>
        </w:rPr>
      </w:pPr>
      <w:r w:rsidRPr="00EE32FA">
        <w:rPr>
          <w:rFonts w:ascii="Aptos" w:hAnsi="Aptos"/>
          <w:color w:val="767171" w:themeColor="background2" w:themeShade="80"/>
        </w:rPr>
        <w:t>       public static void main(String [] args)</w:t>
      </w:r>
    </w:p>
    <w:p w14:paraId="372654D2" w14:textId="77777777" w:rsidR="00EE32FA" w:rsidRPr="00EE32FA" w:rsidRDefault="00EE32FA" w:rsidP="00EE32FA">
      <w:pPr>
        <w:pStyle w:val="NoSpacing"/>
        <w:rPr>
          <w:rFonts w:ascii="Aptos" w:hAnsi="Aptos"/>
          <w:color w:val="767171" w:themeColor="background2" w:themeShade="80"/>
        </w:rPr>
      </w:pPr>
      <w:r w:rsidRPr="00EE32FA">
        <w:rPr>
          <w:rFonts w:ascii="Aptos" w:hAnsi="Aptos"/>
          <w:color w:val="767171" w:themeColor="background2" w:themeShade="80"/>
        </w:rPr>
        <w:t>      {    delivery d1=new delivery();</w:t>
      </w:r>
    </w:p>
    <w:p w14:paraId="5490CF9C" w14:textId="77777777" w:rsidR="00EE32FA" w:rsidRPr="00EE32FA" w:rsidRDefault="00EE32FA" w:rsidP="00EE32FA">
      <w:pPr>
        <w:pStyle w:val="NoSpacing"/>
        <w:rPr>
          <w:rFonts w:ascii="Aptos" w:hAnsi="Aptos"/>
          <w:color w:val="767171" w:themeColor="background2" w:themeShade="80"/>
        </w:rPr>
      </w:pPr>
      <w:r w:rsidRPr="00EE32FA">
        <w:rPr>
          <w:rFonts w:ascii="Aptos" w:hAnsi="Aptos"/>
          <w:color w:val="767171" w:themeColor="background2" w:themeShade="80"/>
        </w:rPr>
        <w:t>          d1.product();</w:t>
      </w:r>
    </w:p>
    <w:p w14:paraId="52796CE9" w14:textId="77777777" w:rsidR="00EE32FA" w:rsidRPr="00EE32FA" w:rsidRDefault="00EE32FA" w:rsidP="00EE32FA">
      <w:pPr>
        <w:pStyle w:val="NoSpacing"/>
        <w:rPr>
          <w:rFonts w:ascii="Aptos" w:hAnsi="Aptos"/>
          <w:color w:val="767171" w:themeColor="background2" w:themeShade="80"/>
        </w:rPr>
      </w:pPr>
      <w:r w:rsidRPr="00EE32FA">
        <w:rPr>
          <w:rFonts w:ascii="Aptos" w:hAnsi="Aptos"/>
          <w:color w:val="767171" w:themeColor="background2" w:themeShade="80"/>
        </w:rPr>
        <w:t>          d1.addcart();</w:t>
      </w:r>
    </w:p>
    <w:p w14:paraId="17540D4D" w14:textId="77777777" w:rsidR="00EE32FA" w:rsidRPr="00EE32FA" w:rsidRDefault="00EE32FA" w:rsidP="00EE32FA">
      <w:pPr>
        <w:pStyle w:val="NoSpacing"/>
        <w:rPr>
          <w:rFonts w:ascii="Aptos" w:hAnsi="Aptos"/>
          <w:color w:val="767171" w:themeColor="background2" w:themeShade="80"/>
        </w:rPr>
      </w:pPr>
      <w:r w:rsidRPr="00EE32FA">
        <w:rPr>
          <w:rFonts w:ascii="Aptos" w:hAnsi="Aptos"/>
          <w:color w:val="767171" w:themeColor="background2" w:themeShade="80"/>
        </w:rPr>
        <w:t>          d1.ordered();</w:t>
      </w:r>
    </w:p>
    <w:p w14:paraId="0E8EF09B" w14:textId="77777777" w:rsidR="00EE32FA" w:rsidRPr="00EE32FA" w:rsidRDefault="00EE32FA" w:rsidP="00EE32FA">
      <w:pPr>
        <w:pStyle w:val="NoSpacing"/>
        <w:rPr>
          <w:rFonts w:ascii="Aptos" w:hAnsi="Aptos"/>
          <w:color w:val="767171" w:themeColor="background2" w:themeShade="80"/>
        </w:rPr>
      </w:pPr>
      <w:r w:rsidRPr="00EE32FA">
        <w:rPr>
          <w:rFonts w:ascii="Aptos" w:hAnsi="Aptos"/>
          <w:color w:val="767171" w:themeColor="background2" w:themeShade="80"/>
        </w:rPr>
        <w:t>            d1.pack();</w:t>
      </w:r>
    </w:p>
    <w:p w14:paraId="1CB1358A" w14:textId="77777777" w:rsidR="00EE32FA" w:rsidRPr="00EE32FA" w:rsidRDefault="00EE32FA" w:rsidP="00EE32FA">
      <w:pPr>
        <w:pStyle w:val="NoSpacing"/>
        <w:rPr>
          <w:rFonts w:ascii="Aptos" w:hAnsi="Aptos"/>
          <w:color w:val="767171" w:themeColor="background2" w:themeShade="80"/>
        </w:rPr>
      </w:pPr>
      <w:r w:rsidRPr="00EE32FA">
        <w:rPr>
          <w:rFonts w:ascii="Aptos" w:hAnsi="Aptos"/>
          <w:color w:val="767171" w:themeColor="background2" w:themeShade="80"/>
        </w:rPr>
        <w:t>           d1.shipped();</w:t>
      </w:r>
    </w:p>
    <w:p w14:paraId="555FB0B2" w14:textId="77777777" w:rsidR="00EE32FA" w:rsidRPr="00EE32FA" w:rsidRDefault="00EE32FA" w:rsidP="00EE32FA">
      <w:pPr>
        <w:pStyle w:val="NoSpacing"/>
        <w:rPr>
          <w:rFonts w:ascii="Aptos" w:hAnsi="Aptos"/>
          <w:color w:val="767171" w:themeColor="background2" w:themeShade="80"/>
        </w:rPr>
      </w:pPr>
      <w:r w:rsidRPr="00EE32FA">
        <w:rPr>
          <w:rFonts w:ascii="Aptos" w:hAnsi="Aptos"/>
          <w:color w:val="767171" w:themeColor="background2" w:themeShade="80"/>
        </w:rPr>
        <w:t>           d1.delivered();</w:t>
      </w:r>
    </w:p>
    <w:p w14:paraId="530A7408" w14:textId="77777777" w:rsidR="00EE32FA" w:rsidRDefault="00EE32FA" w:rsidP="00EE32FA">
      <w:pPr>
        <w:pStyle w:val="NoSpacing"/>
        <w:rPr>
          <w:rFonts w:ascii="Aptos" w:hAnsi="Aptos"/>
          <w:color w:val="767171" w:themeColor="background2" w:themeShade="80"/>
        </w:rPr>
      </w:pPr>
      <w:r w:rsidRPr="00EE32FA">
        <w:rPr>
          <w:rFonts w:ascii="Aptos" w:hAnsi="Aptos"/>
          <w:color w:val="767171" w:themeColor="background2" w:themeShade="80"/>
        </w:rPr>
        <w:t>           } }</w:t>
      </w:r>
    </w:p>
    <w:p w14:paraId="4FD5BA6F" w14:textId="77777777" w:rsidR="00EE32FA" w:rsidRDefault="00EE32FA" w:rsidP="00EE32FA">
      <w:pPr>
        <w:pStyle w:val="NoSpacing"/>
        <w:rPr>
          <w:rFonts w:ascii="Aptos" w:hAnsi="Aptos"/>
          <w:color w:val="767171" w:themeColor="background2" w:themeShade="80"/>
        </w:rPr>
      </w:pPr>
    </w:p>
    <w:p w14:paraId="126C68CA" w14:textId="55AD7220" w:rsidR="00EE32FA" w:rsidRPr="009A3C42" w:rsidRDefault="00AB09E2" w:rsidP="009A3C42">
      <w:pPr>
        <w:pStyle w:val="Heading2"/>
      </w:pPr>
      <w:r w:rsidRPr="009A3C42">
        <w:t>3 HIGHRACHIAL INERITENCE</w:t>
      </w:r>
    </w:p>
    <w:p w14:paraId="71216598" w14:textId="0C32A2D1" w:rsidR="00AB09E2" w:rsidRDefault="00F46912" w:rsidP="00AB09E2">
      <w:pPr>
        <w:pStyle w:val="ListParagraph"/>
        <w:numPr>
          <w:ilvl w:val="0"/>
          <w:numId w:val="131"/>
        </w:numPr>
      </w:pPr>
      <w:r>
        <w:t>TO EARN MORE SUB CLASSES IS INHERIT</w:t>
      </w:r>
      <w:r w:rsidR="005C12BF">
        <w:tab/>
      </w:r>
      <w:r>
        <w:t xml:space="preserve">ING </w:t>
      </w:r>
      <w:r w:rsidR="00876D7B">
        <w:t>THE PROPERTY FROM ONE SUPERCLASS IS KNOWN AS HIGHRACHIAL INHERITENCE.</w:t>
      </w:r>
    </w:p>
    <w:p w14:paraId="3D54D1E1" w14:textId="2E2DD918" w:rsidR="009A3C42" w:rsidRDefault="009A3C42" w:rsidP="009A3C42">
      <w:r>
        <w:rPr>
          <w:noProof/>
        </w:rPr>
        <mc:AlternateContent>
          <mc:Choice Requires="wps">
            <w:drawing>
              <wp:anchor distT="0" distB="0" distL="114300" distR="114300" simplePos="0" relativeHeight="251658262" behindDoc="0" locked="0" layoutInCell="1" allowOverlap="1" wp14:anchorId="2FEE3E7E" wp14:editId="56FECC69">
                <wp:simplePos x="0" y="0"/>
                <wp:positionH relativeFrom="column">
                  <wp:posOffset>426720</wp:posOffset>
                </wp:positionH>
                <wp:positionV relativeFrom="paragraph">
                  <wp:posOffset>231775</wp:posOffset>
                </wp:positionV>
                <wp:extent cx="3101340" cy="609600"/>
                <wp:effectExtent l="0" t="0" r="22860" b="19050"/>
                <wp:wrapNone/>
                <wp:docPr id="936475310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134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8770DD" w14:textId="093CA330" w:rsidR="009A3C42" w:rsidRPr="00514941" w:rsidRDefault="0051494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          EMPLOYE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EE3E7E" id="Text Box 29" o:spid="_x0000_s1033" type="#_x0000_t202" style="position:absolute;margin-left:33.6pt;margin-top:18.25pt;width:244.2pt;height:48pt;z-index:25165826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" fillcolor="white [3201]" strokeweight=".5pt">
                <v:textbox>
                  <w:txbxContent>
                    <w:p w14:paraId="0D8770DD" w14:textId="093CA330" w:rsidR="009A3C42" w:rsidRPr="00514941" w:rsidRDefault="0051494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               EMPLOYE</w:t>
                      </w:r>
                    </w:p>
                  </w:txbxContent>
                </v:textbox>
              </v:shape>
            </w:pict>
          </mc:Fallback>
        </mc:AlternateContent>
      </w:r>
    </w:p>
    <w:p w14:paraId="17864CAF" w14:textId="5D34B672" w:rsidR="00876D7B" w:rsidRPr="00EE32FA" w:rsidRDefault="00514941" w:rsidP="000E4F63">
      <w:pPr>
        <w:ind w:left="360"/>
      </w:pPr>
      <w:r>
        <w:rPr>
          <w:noProof/>
        </w:rPr>
        <mc:AlternateContent>
          <mc:Choice Requires="aink">
            <w:drawing>
              <wp:anchor distT="0" distB="0" distL="114300" distR="114300" simplePos="0" relativeHeight="251658429" behindDoc="0" locked="0" layoutInCell="1" allowOverlap="1" wp14:anchorId="4A481A71" wp14:editId="72DFBC7D">
                <wp:simplePos x="0" y="0"/>
                <wp:positionH relativeFrom="column">
                  <wp:posOffset>2057580</wp:posOffset>
                </wp:positionH>
                <wp:positionV relativeFrom="paragraph">
                  <wp:posOffset>250825</wp:posOffset>
                </wp:positionV>
                <wp:extent cx="360" cy="360"/>
                <wp:effectExtent l="38100" t="38100" r="38100" b="38100"/>
                <wp:wrapNone/>
                <wp:docPr id="1987410499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58429" behindDoc="0" locked="0" layoutInCell="1" allowOverlap="1" wp14:anchorId="4A481A71" wp14:editId="72DFBC7D">
                <wp:simplePos x="0" y="0"/>
                <wp:positionH relativeFrom="column">
                  <wp:posOffset>2057580</wp:posOffset>
                </wp:positionH>
                <wp:positionV relativeFrom="paragraph">
                  <wp:posOffset>250825</wp:posOffset>
                </wp:positionV>
                <wp:extent cx="360" cy="360"/>
                <wp:effectExtent l="38100" t="38100" r="38100" b="38100"/>
                <wp:wrapNone/>
                <wp:docPr id="1987410499" name="Ink 4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7410499" name="Ink 43"/>
                        <pic:cNvPicPr/>
                      </pic:nvPicPr>
                      <pic:blipFill>
                        <a:blip r:embed="rId12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" cy="9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EAE8349" w14:textId="3857CCC8" w:rsidR="00F47F82" w:rsidRDefault="0012774D" w:rsidP="0012774D">
      <w:r>
        <w:rPr>
          <w:noProof/>
        </w:rPr>
        <mc:AlternateContent>
          <mc:Choice Requires="aink">
            <w:drawing>
              <wp:anchor distT="0" distB="0" distL="114300" distR="114300" simplePos="0" relativeHeight="251658430" behindDoc="0" locked="0" layoutInCell="1" allowOverlap="1" wp14:anchorId="7B0C01DE" wp14:editId="4A9135A6">
                <wp:simplePos x="0" y="0"/>
                <wp:positionH relativeFrom="column">
                  <wp:posOffset>3764280</wp:posOffset>
                </wp:positionH>
                <wp:positionV relativeFrom="paragraph">
                  <wp:posOffset>963295</wp:posOffset>
                </wp:positionV>
                <wp:extent cx="419100" cy="308520"/>
                <wp:effectExtent l="38100" t="38100" r="0" b="34925"/>
                <wp:wrapNone/>
                <wp:docPr id="102832643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419100" cy="30852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58430" behindDoc="0" locked="0" layoutInCell="1" allowOverlap="1" wp14:anchorId="7B0C01DE" wp14:editId="4A9135A6">
                <wp:simplePos x="0" y="0"/>
                <wp:positionH relativeFrom="column">
                  <wp:posOffset>3764280</wp:posOffset>
                </wp:positionH>
                <wp:positionV relativeFrom="paragraph">
                  <wp:posOffset>963295</wp:posOffset>
                </wp:positionV>
                <wp:extent cx="419100" cy="308520"/>
                <wp:effectExtent l="38100" t="38100" r="0" b="34925"/>
                <wp:wrapNone/>
                <wp:docPr id="102832643" name="Ink 4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832643" name="Ink 49"/>
                        <pic:cNvPicPr/>
                      </pic:nvPicPr>
                      <pic:blipFill>
                        <a:blip r:embed="rId13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1342" cy="3207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658431" behindDoc="0" locked="0" layoutInCell="1" allowOverlap="1" wp14:anchorId="7F6D71A6" wp14:editId="0C4EEAC5">
                <wp:simplePos x="0" y="0"/>
                <wp:positionH relativeFrom="column">
                  <wp:posOffset>3520440</wp:posOffset>
                </wp:positionH>
                <wp:positionV relativeFrom="paragraph">
                  <wp:posOffset>-57785</wp:posOffset>
                </wp:positionV>
                <wp:extent cx="621685" cy="286920"/>
                <wp:effectExtent l="38100" t="38100" r="26035" b="37465"/>
                <wp:wrapNone/>
                <wp:docPr id="1260167561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621685" cy="28692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58431" behindDoc="0" locked="0" layoutInCell="1" allowOverlap="1" wp14:anchorId="7F6D71A6" wp14:editId="0C4EEAC5">
                <wp:simplePos x="0" y="0"/>
                <wp:positionH relativeFrom="column">
                  <wp:posOffset>3520440</wp:posOffset>
                </wp:positionH>
                <wp:positionV relativeFrom="paragraph">
                  <wp:posOffset>-57785</wp:posOffset>
                </wp:positionV>
                <wp:extent cx="621685" cy="286920"/>
                <wp:effectExtent l="38100" t="38100" r="26035" b="37465"/>
                <wp:wrapNone/>
                <wp:docPr id="1260167561" name="Ink 4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0167561" name="Ink 46"/>
                        <pic:cNvPicPr/>
                      </pic:nvPicPr>
                      <pic:blipFill>
                        <a:blip r:embed="rId13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3924" cy="2991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514941">
        <w:rPr>
          <w:noProof/>
        </w:rPr>
        <mc:AlternateContent>
          <mc:Choice Requires="aink">
            <w:drawing>
              <wp:anchor distT="0" distB="0" distL="114300" distR="114300" simplePos="0" relativeHeight="251658432" behindDoc="0" locked="0" layoutInCell="1" allowOverlap="1" wp14:anchorId="62BE8978" wp14:editId="0B0C532E">
                <wp:simplePos x="0" y="0"/>
                <wp:positionH relativeFrom="column">
                  <wp:posOffset>2864485</wp:posOffset>
                </wp:positionH>
                <wp:positionV relativeFrom="paragraph">
                  <wp:posOffset>234315</wp:posOffset>
                </wp:positionV>
                <wp:extent cx="411480" cy="598805"/>
                <wp:effectExtent l="38100" t="38100" r="45720" b="48895"/>
                <wp:wrapNone/>
                <wp:docPr id="1428048868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411480" cy="59880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58432" behindDoc="0" locked="0" layoutInCell="1" allowOverlap="1" wp14:anchorId="62BE8978" wp14:editId="0B0C532E">
                <wp:simplePos x="0" y="0"/>
                <wp:positionH relativeFrom="column">
                  <wp:posOffset>2864485</wp:posOffset>
                </wp:positionH>
                <wp:positionV relativeFrom="paragraph">
                  <wp:posOffset>234315</wp:posOffset>
                </wp:positionV>
                <wp:extent cx="411480" cy="598805"/>
                <wp:effectExtent l="38100" t="38100" r="45720" b="48895"/>
                <wp:wrapNone/>
                <wp:docPr id="1428048868" name="Ink 4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8048868" name="Ink 42"/>
                        <pic:cNvPicPr/>
                      </pic:nvPicPr>
                      <pic:blipFill>
                        <a:blip r:embed="rId13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0112" cy="6074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514941">
        <w:rPr>
          <w:noProof/>
        </w:rPr>
        <mc:AlternateContent>
          <mc:Choice Requires="aink">
            <w:drawing>
              <wp:anchor distT="0" distB="0" distL="114300" distR="114300" simplePos="0" relativeHeight="251658433" behindDoc="0" locked="0" layoutInCell="1" allowOverlap="1" wp14:anchorId="7C58F71A" wp14:editId="48CA1173">
                <wp:simplePos x="0" y="0"/>
                <wp:positionH relativeFrom="column">
                  <wp:posOffset>2041525</wp:posOffset>
                </wp:positionH>
                <wp:positionV relativeFrom="paragraph">
                  <wp:posOffset>196850</wp:posOffset>
                </wp:positionV>
                <wp:extent cx="299880" cy="643890"/>
                <wp:effectExtent l="38100" t="38100" r="5080" b="41910"/>
                <wp:wrapNone/>
                <wp:docPr id="574763424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299880" cy="64389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58433" behindDoc="0" locked="0" layoutInCell="1" allowOverlap="1" wp14:anchorId="7C58F71A" wp14:editId="48CA1173">
                <wp:simplePos x="0" y="0"/>
                <wp:positionH relativeFrom="column">
                  <wp:posOffset>2041525</wp:posOffset>
                </wp:positionH>
                <wp:positionV relativeFrom="paragraph">
                  <wp:posOffset>196850</wp:posOffset>
                </wp:positionV>
                <wp:extent cx="299880" cy="643890"/>
                <wp:effectExtent l="38100" t="38100" r="5080" b="41910"/>
                <wp:wrapNone/>
                <wp:docPr id="574763424" name="Ink 3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4763424" name="Ink 39"/>
                        <pic:cNvPicPr/>
                      </pic:nvPicPr>
                      <pic:blipFill>
                        <a:blip r:embed="rId13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8520" cy="6525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514941">
        <w:rPr>
          <w:noProof/>
        </w:rPr>
        <mc:AlternateContent>
          <mc:Choice Requires="aink">
            <w:drawing>
              <wp:anchor distT="0" distB="0" distL="114300" distR="114300" simplePos="0" relativeHeight="251658434" behindDoc="0" locked="0" layoutInCell="1" allowOverlap="1" wp14:anchorId="0C6D740F" wp14:editId="6744785A">
                <wp:simplePos x="0" y="0"/>
                <wp:positionH relativeFrom="column">
                  <wp:posOffset>989965</wp:posOffset>
                </wp:positionH>
                <wp:positionV relativeFrom="paragraph">
                  <wp:posOffset>277495</wp:posOffset>
                </wp:positionV>
                <wp:extent cx="428460" cy="456565"/>
                <wp:effectExtent l="38100" t="38100" r="48260" b="38735"/>
                <wp:wrapNone/>
                <wp:docPr id="813131192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428460" cy="45656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58434" behindDoc="0" locked="0" layoutInCell="1" allowOverlap="1" wp14:anchorId="0C6D740F" wp14:editId="6744785A">
                <wp:simplePos x="0" y="0"/>
                <wp:positionH relativeFrom="column">
                  <wp:posOffset>989965</wp:posOffset>
                </wp:positionH>
                <wp:positionV relativeFrom="paragraph">
                  <wp:posOffset>277495</wp:posOffset>
                </wp:positionV>
                <wp:extent cx="428460" cy="456565"/>
                <wp:effectExtent l="38100" t="38100" r="48260" b="38735"/>
                <wp:wrapNone/>
                <wp:docPr id="813131192" name="Ink 3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3131192" name="Ink 36"/>
                        <pic:cNvPicPr/>
                      </pic:nvPicPr>
                      <pic:blipFill>
                        <a:blip r:embed="rId13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7101" cy="4651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514941">
        <w:rPr>
          <w:noProof/>
        </w:rPr>
        <mc:AlternateContent>
          <mc:Choice Requires="aink">
            <w:drawing>
              <wp:anchor distT="0" distB="0" distL="114300" distR="114300" simplePos="0" relativeHeight="251658435" behindDoc="0" locked="0" layoutInCell="1" allowOverlap="1" wp14:anchorId="7AD84F71" wp14:editId="54DCEC7A">
                <wp:simplePos x="0" y="0"/>
                <wp:positionH relativeFrom="column">
                  <wp:posOffset>-1272420</wp:posOffset>
                </wp:positionH>
                <wp:positionV relativeFrom="paragraph">
                  <wp:posOffset>1153795</wp:posOffset>
                </wp:positionV>
                <wp:extent cx="360" cy="360"/>
                <wp:effectExtent l="38100" t="38100" r="38100" b="38100"/>
                <wp:wrapNone/>
                <wp:docPr id="1039680195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58435" behindDoc="0" locked="0" layoutInCell="1" allowOverlap="1" wp14:anchorId="7AD84F71" wp14:editId="54DCEC7A">
                <wp:simplePos x="0" y="0"/>
                <wp:positionH relativeFrom="column">
                  <wp:posOffset>-1272420</wp:posOffset>
                </wp:positionH>
                <wp:positionV relativeFrom="paragraph">
                  <wp:posOffset>1153795</wp:posOffset>
                </wp:positionV>
                <wp:extent cx="360" cy="360"/>
                <wp:effectExtent l="38100" t="38100" r="38100" b="38100"/>
                <wp:wrapNone/>
                <wp:docPr id="1039680195" name="Ink 3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9680195" name="Ink 33"/>
                        <pic:cNvPicPr/>
                      </pic:nvPicPr>
                      <pic:blipFill>
                        <a:blip r:embed="rId14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" cy="9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514941">
        <w:rPr>
          <w:noProof/>
        </w:rPr>
        <mc:AlternateContent>
          <mc:Choice Requires="wps">
            <w:drawing>
              <wp:anchor distT="0" distB="0" distL="114300" distR="114300" simplePos="0" relativeHeight="251658265" behindDoc="0" locked="0" layoutInCell="1" allowOverlap="1" wp14:anchorId="0B15160A" wp14:editId="4CA54C3C">
                <wp:simplePos x="0" y="0"/>
                <wp:positionH relativeFrom="column">
                  <wp:posOffset>3055620</wp:posOffset>
                </wp:positionH>
                <wp:positionV relativeFrom="paragraph">
                  <wp:posOffset>826135</wp:posOffset>
                </wp:positionV>
                <wp:extent cx="739140" cy="396240"/>
                <wp:effectExtent l="0" t="0" r="22860" b="22860"/>
                <wp:wrapNone/>
                <wp:docPr id="1642001377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9140" cy="396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D21AD9" w14:textId="50ADF53D" w:rsidR="00514941" w:rsidRPr="0012774D" w:rsidRDefault="0012774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TLEAD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15160A" id="Text Box 32" o:spid="_x0000_s1034" type="#_x0000_t202" style="position:absolute;margin-left:240.6pt;margin-top:65.05pt;width:58.2pt;height:31.2pt;z-index:2516582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" fillcolor="white [3201]" strokeweight=".5pt">
                <v:textbox>
                  <w:txbxContent>
                    <w:p w14:paraId="0DD21AD9" w14:textId="50ADF53D" w:rsidR="00514941" w:rsidRPr="0012774D" w:rsidRDefault="0012774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TLEAD</w:t>
                      </w:r>
                    </w:p>
                  </w:txbxContent>
                </v:textbox>
              </v:shape>
            </w:pict>
          </mc:Fallback>
        </mc:AlternateContent>
      </w:r>
      <w:r w:rsidR="009A3C42">
        <w:rPr>
          <w:noProof/>
        </w:rPr>
        <mc:AlternateContent>
          <mc:Choice Requires="wps">
            <w:drawing>
              <wp:anchor distT="0" distB="0" distL="114300" distR="114300" simplePos="0" relativeHeight="251658264" behindDoc="0" locked="0" layoutInCell="1" allowOverlap="1" wp14:anchorId="1958B1D6" wp14:editId="0EF68720">
                <wp:simplePos x="0" y="0"/>
                <wp:positionH relativeFrom="column">
                  <wp:posOffset>1798320</wp:posOffset>
                </wp:positionH>
                <wp:positionV relativeFrom="paragraph">
                  <wp:posOffset>818515</wp:posOffset>
                </wp:positionV>
                <wp:extent cx="807720" cy="441960"/>
                <wp:effectExtent l="0" t="0" r="11430" b="15240"/>
                <wp:wrapNone/>
                <wp:docPr id="805184917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7720" cy="44196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286E3F" w14:textId="29624215" w:rsidR="009A3C42" w:rsidRPr="0012774D" w:rsidRDefault="0012774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DEV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58B1D6" id="Text Box 31" o:spid="_x0000_s1035" type="#_x0000_t202" style="position:absolute;margin-left:141.6pt;margin-top:64.45pt;width:63.6pt;height:34.8pt;z-index:251658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" fillcolor="white [3201]" strokecolor="black [3200]" strokeweight="1pt">
                <v:textbox>
                  <w:txbxContent>
                    <w:p w14:paraId="69286E3F" w14:textId="29624215" w:rsidR="009A3C42" w:rsidRPr="0012774D" w:rsidRDefault="0012774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DEV</w:t>
                      </w:r>
                    </w:p>
                  </w:txbxContent>
                </v:textbox>
              </v:shape>
            </w:pict>
          </mc:Fallback>
        </mc:AlternateContent>
      </w:r>
      <w:r w:rsidR="009A3C42">
        <w:rPr>
          <w:noProof/>
        </w:rPr>
        <mc:AlternateContent>
          <mc:Choice Requires="wps">
            <w:drawing>
              <wp:anchor distT="0" distB="0" distL="114300" distR="114300" simplePos="0" relativeHeight="251658263" behindDoc="0" locked="0" layoutInCell="1" allowOverlap="1" wp14:anchorId="692234C5" wp14:editId="45EBD574">
                <wp:simplePos x="0" y="0"/>
                <wp:positionH relativeFrom="column">
                  <wp:posOffset>403860</wp:posOffset>
                </wp:positionH>
                <wp:positionV relativeFrom="paragraph">
                  <wp:posOffset>742315</wp:posOffset>
                </wp:positionV>
                <wp:extent cx="777240" cy="495300"/>
                <wp:effectExtent l="0" t="0" r="22860" b="19050"/>
                <wp:wrapNone/>
                <wp:docPr id="1641573419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724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C4ADA7" w14:textId="75B64405" w:rsidR="009A3C42" w:rsidRPr="0012774D" w:rsidRDefault="0012774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TESTING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2234C5" id="Text Box 30" o:spid="_x0000_s1036" type="#_x0000_t202" style="position:absolute;margin-left:31.8pt;margin-top:58.45pt;width:61.2pt;height:39pt;z-index:25165826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" fillcolor="white [3201]" strokeweight=".5pt">
                <v:textbox>
                  <w:txbxContent>
                    <w:p w14:paraId="46C4ADA7" w14:textId="75B64405" w:rsidR="009A3C42" w:rsidRPr="0012774D" w:rsidRDefault="0012774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TESTING 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                                                                                                                                      SUPER CLASSS /PARENT</w:t>
      </w:r>
    </w:p>
    <w:p w14:paraId="1462F279" w14:textId="77777777" w:rsidR="0012774D" w:rsidRPr="0012774D" w:rsidRDefault="0012774D" w:rsidP="0012774D"/>
    <w:p w14:paraId="240125BE" w14:textId="77777777" w:rsidR="0012774D" w:rsidRDefault="0012774D" w:rsidP="0012774D"/>
    <w:p w14:paraId="4F2CF9A7" w14:textId="0738FEC8" w:rsidR="0012774D" w:rsidRDefault="0012774D" w:rsidP="0012774D">
      <w:pPr>
        <w:tabs>
          <w:tab w:val="left" w:pos="7116"/>
        </w:tabs>
      </w:pPr>
      <w:r>
        <w:tab/>
        <w:t>CHILD CLASS /SUB CLASS</w:t>
      </w:r>
    </w:p>
    <w:p w14:paraId="10B7905C" w14:textId="62960F20" w:rsidR="00F666C0" w:rsidRPr="0075112C" w:rsidRDefault="0075112C" w:rsidP="0012774D">
      <w:pPr>
        <w:tabs>
          <w:tab w:val="left" w:pos="7116"/>
        </w:tabs>
        <w:rPr>
          <w:b/>
          <w:bCs/>
          <w:color w:val="FF0000"/>
        </w:rPr>
      </w:pPr>
      <w:r w:rsidRPr="0075112C">
        <w:rPr>
          <w:b/>
          <w:bCs/>
          <w:color w:val="FF0000"/>
        </w:rPr>
        <w:t>1 HIGRACHIAL INERITENCE</w:t>
      </w:r>
    </w:p>
    <w:p w14:paraId="08C6D983" w14:textId="77777777" w:rsidR="00F666C0" w:rsidRDefault="00F666C0" w:rsidP="00F666C0">
      <w:pPr>
        <w:pStyle w:val="NoSpacing"/>
      </w:pPr>
      <w:r>
        <w:t>class Employee {</w:t>
      </w:r>
    </w:p>
    <w:p w14:paraId="4F932379" w14:textId="77777777" w:rsidR="00F666C0" w:rsidRDefault="00F666C0" w:rsidP="00F666C0">
      <w:pPr>
        <w:pStyle w:val="NoSpacing"/>
      </w:pPr>
      <w:r>
        <w:t xml:space="preserve">    public void swipecard() {</w:t>
      </w:r>
    </w:p>
    <w:p w14:paraId="5AC4AB3A" w14:textId="77777777" w:rsidR="00F666C0" w:rsidRDefault="00F666C0" w:rsidP="00F666C0">
      <w:pPr>
        <w:pStyle w:val="NoSpacing"/>
      </w:pPr>
      <w:r>
        <w:t xml:space="preserve">        System.out.println("Card swiped, access granted.");</w:t>
      </w:r>
    </w:p>
    <w:p w14:paraId="45E9BAD8" w14:textId="77777777" w:rsidR="00F666C0" w:rsidRDefault="00F666C0" w:rsidP="00F666C0">
      <w:pPr>
        <w:pStyle w:val="NoSpacing"/>
      </w:pPr>
      <w:r>
        <w:t xml:space="preserve">    }</w:t>
      </w:r>
    </w:p>
    <w:p w14:paraId="32B1C417" w14:textId="77777777" w:rsidR="00F666C0" w:rsidRDefault="00F666C0" w:rsidP="00F666C0">
      <w:pPr>
        <w:pStyle w:val="NoSpacing"/>
      </w:pPr>
      <w:r>
        <w:t>}</w:t>
      </w:r>
    </w:p>
    <w:p w14:paraId="68BC751A" w14:textId="77777777" w:rsidR="00F666C0" w:rsidRDefault="00F666C0" w:rsidP="00F666C0">
      <w:pPr>
        <w:pStyle w:val="NoSpacing"/>
      </w:pPr>
    </w:p>
    <w:p w14:paraId="20E562FA" w14:textId="77777777" w:rsidR="00F666C0" w:rsidRDefault="00F666C0" w:rsidP="00F666C0">
      <w:pPr>
        <w:pStyle w:val="NoSpacing"/>
      </w:pPr>
      <w:r>
        <w:t>class TE extends Employee {</w:t>
      </w:r>
    </w:p>
    <w:p w14:paraId="1B12E651" w14:textId="77777777" w:rsidR="00F666C0" w:rsidRDefault="00F666C0" w:rsidP="00F666C0">
      <w:pPr>
        <w:pStyle w:val="NoSpacing"/>
      </w:pPr>
      <w:r>
        <w:t xml:space="preserve">    String name;</w:t>
      </w:r>
    </w:p>
    <w:p w14:paraId="3F1A6E91" w14:textId="77777777" w:rsidR="00F666C0" w:rsidRDefault="00F666C0" w:rsidP="00F666C0">
      <w:pPr>
        <w:pStyle w:val="NoSpacing"/>
      </w:pPr>
      <w:r>
        <w:t xml:space="preserve">    int id;</w:t>
      </w:r>
    </w:p>
    <w:p w14:paraId="741092E7" w14:textId="77777777" w:rsidR="00F666C0" w:rsidRDefault="00F666C0" w:rsidP="00F666C0">
      <w:pPr>
        <w:pStyle w:val="NoSpacing"/>
      </w:pPr>
    </w:p>
    <w:p w14:paraId="3AE0AD24" w14:textId="77777777" w:rsidR="00F666C0" w:rsidRDefault="00F666C0" w:rsidP="00F666C0">
      <w:pPr>
        <w:pStyle w:val="NoSpacing"/>
      </w:pPr>
      <w:r>
        <w:t xml:space="preserve">    TE(String name, int id) {</w:t>
      </w:r>
    </w:p>
    <w:p w14:paraId="585F166B" w14:textId="77777777" w:rsidR="00F666C0" w:rsidRDefault="00F666C0" w:rsidP="00F666C0">
      <w:pPr>
        <w:pStyle w:val="NoSpacing"/>
      </w:pPr>
      <w:r>
        <w:t xml:space="preserve">        this.name = name;</w:t>
      </w:r>
    </w:p>
    <w:p w14:paraId="52EBE6A1" w14:textId="77777777" w:rsidR="00F666C0" w:rsidRDefault="00F666C0" w:rsidP="00F666C0">
      <w:pPr>
        <w:pStyle w:val="NoSpacing"/>
      </w:pPr>
      <w:r>
        <w:t xml:space="preserve">        this.id = id;</w:t>
      </w:r>
    </w:p>
    <w:p w14:paraId="3EFB8D93" w14:textId="77777777" w:rsidR="00F666C0" w:rsidRDefault="00F666C0" w:rsidP="00F666C0">
      <w:pPr>
        <w:pStyle w:val="NoSpacing"/>
      </w:pPr>
      <w:r>
        <w:t xml:space="preserve">        swipecard();</w:t>
      </w:r>
    </w:p>
    <w:p w14:paraId="53730722" w14:textId="77777777" w:rsidR="00F666C0" w:rsidRDefault="00F666C0" w:rsidP="00F666C0">
      <w:pPr>
        <w:pStyle w:val="NoSpacing"/>
      </w:pPr>
      <w:r>
        <w:t xml:space="preserve">    }</w:t>
      </w:r>
    </w:p>
    <w:p w14:paraId="7EE58F2B" w14:textId="77777777" w:rsidR="00F666C0" w:rsidRDefault="00F666C0" w:rsidP="00F666C0">
      <w:pPr>
        <w:pStyle w:val="NoSpacing"/>
      </w:pPr>
    </w:p>
    <w:p w14:paraId="47B2736F" w14:textId="77777777" w:rsidR="00F666C0" w:rsidRDefault="00F666C0" w:rsidP="00F666C0">
      <w:pPr>
        <w:pStyle w:val="NoSpacing"/>
      </w:pPr>
      <w:r>
        <w:t xml:space="preserve">    public void wtestcase() {</w:t>
      </w:r>
    </w:p>
    <w:p w14:paraId="24034B42" w14:textId="77777777" w:rsidR="00F666C0" w:rsidRDefault="00F666C0" w:rsidP="00F666C0">
      <w:pPr>
        <w:pStyle w:val="NoSpacing"/>
      </w:pPr>
      <w:r>
        <w:t xml:space="preserve">        System.out.println(name + " is writing test cases.");</w:t>
      </w:r>
    </w:p>
    <w:p w14:paraId="2D6AE5F7" w14:textId="77777777" w:rsidR="00F666C0" w:rsidRDefault="00F666C0" w:rsidP="00F666C0">
      <w:pPr>
        <w:pStyle w:val="NoSpacing"/>
      </w:pPr>
      <w:r>
        <w:t xml:space="preserve">    }</w:t>
      </w:r>
    </w:p>
    <w:p w14:paraId="7904F70A" w14:textId="77777777" w:rsidR="00F666C0" w:rsidRDefault="00F666C0" w:rsidP="00F666C0">
      <w:pPr>
        <w:pStyle w:val="NoSpacing"/>
      </w:pPr>
      <w:r>
        <w:t>}</w:t>
      </w:r>
    </w:p>
    <w:p w14:paraId="4E863152" w14:textId="77777777" w:rsidR="00F666C0" w:rsidRDefault="00F666C0" w:rsidP="00F666C0">
      <w:pPr>
        <w:pStyle w:val="NoSpacing"/>
      </w:pPr>
    </w:p>
    <w:p w14:paraId="0D1EE5D8" w14:textId="77777777" w:rsidR="00F666C0" w:rsidRDefault="00F666C0" w:rsidP="00F666C0">
      <w:pPr>
        <w:pStyle w:val="NoSpacing"/>
      </w:pPr>
      <w:r>
        <w:t>class Dev extends Employee {</w:t>
      </w:r>
    </w:p>
    <w:p w14:paraId="756434C8" w14:textId="77777777" w:rsidR="00F666C0" w:rsidRDefault="00F666C0" w:rsidP="00F666C0">
      <w:pPr>
        <w:pStyle w:val="NoSpacing"/>
      </w:pPr>
      <w:r>
        <w:t xml:space="preserve">    String name;</w:t>
      </w:r>
    </w:p>
    <w:p w14:paraId="2049C808" w14:textId="77777777" w:rsidR="00F666C0" w:rsidRDefault="00F666C0" w:rsidP="00F666C0">
      <w:pPr>
        <w:pStyle w:val="NoSpacing"/>
      </w:pPr>
      <w:r>
        <w:t xml:space="preserve">    int id;</w:t>
      </w:r>
    </w:p>
    <w:p w14:paraId="498B999F" w14:textId="77777777" w:rsidR="00F666C0" w:rsidRDefault="00F666C0" w:rsidP="00F666C0">
      <w:pPr>
        <w:pStyle w:val="NoSpacing"/>
      </w:pPr>
    </w:p>
    <w:p w14:paraId="0B9143E1" w14:textId="77777777" w:rsidR="00F666C0" w:rsidRDefault="00F666C0" w:rsidP="00F666C0">
      <w:pPr>
        <w:pStyle w:val="NoSpacing"/>
      </w:pPr>
      <w:r>
        <w:t xml:space="preserve">    Dev(String name, int id) {</w:t>
      </w:r>
    </w:p>
    <w:p w14:paraId="5EE5BD6B" w14:textId="77777777" w:rsidR="00F666C0" w:rsidRDefault="00F666C0" w:rsidP="00F666C0">
      <w:pPr>
        <w:pStyle w:val="NoSpacing"/>
      </w:pPr>
      <w:r>
        <w:t xml:space="preserve">        this.name = name;</w:t>
      </w:r>
    </w:p>
    <w:p w14:paraId="2EA091EE" w14:textId="77777777" w:rsidR="00F666C0" w:rsidRDefault="00F666C0" w:rsidP="00F666C0">
      <w:pPr>
        <w:pStyle w:val="NoSpacing"/>
      </w:pPr>
      <w:r>
        <w:t xml:space="preserve">        this.id = id;</w:t>
      </w:r>
    </w:p>
    <w:p w14:paraId="610B2C0E" w14:textId="77777777" w:rsidR="00F666C0" w:rsidRDefault="00F666C0" w:rsidP="00F666C0">
      <w:pPr>
        <w:pStyle w:val="NoSpacing"/>
      </w:pPr>
      <w:r>
        <w:t xml:space="preserve">        swipecard();</w:t>
      </w:r>
    </w:p>
    <w:p w14:paraId="04A5F1B4" w14:textId="77777777" w:rsidR="00F666C0" w:rsidRDefault="00F666C0" w:rsidP="00F666C0">
      <w:pPr>
        <w:pStyle w:val="NoSpacing"/>
      </w:pPr>
      <w:r>
        <w:t xml:space="preserve">    }</w:t>
      </w:r>
    </w:p>
    <w:p w14:paraId="6D3626FB" w14:textId="77777777" w:rsidR="00F666C0" w:rsidRDefault="00F666C0" w:rsidP="00F666C0">
      <w:pPr>
        <w:pStyle w:val="NoSpacing"/>
      </w:pPr>
    </w:p>
    <w:p w14:paraId="51826BE9" w14:textId="77777777" w:rsidR="00F666C0" w:rsidRDefault="00F666C0" w:rsidP="00F666C0">
      <w:pPr>
        <w:pStyle w:val="NoSpacing"/>
      </w:pPr>
      <w:r>
        <w:t xml:space="preserve">    public void wcode() {</w:t>
      </w:r>
    </w:p>
    <w:p w14:paraId="1372A5E2" w14:textId="77777777" w:rsidR="00F666C0" w:rsidRDefault="00F666C0" w:rsidP="00F666C0">
      <w:pPr>
        <w:pStyle w:val="NoSpacing"/>
      </w:pPr>
      <w:r>
        <w:t xml:space="preserve">        System.out.println(name + " is writing code.");</w:t>
      </w:r>
    </w:p>
    <w:p w14:paraId="30529995" w14:textId="77777777" w:rsidR="00F666C0" w:rsidRDefault="00F666C0" w:rsidP="00F666C0">
      <w:pPr>
        <w:pStyle w:val="NoSpacing"/>
      </w:pPr>
      <w:r>
        <w:t xml:space="preserve">    }</w:t>
      </w:r>
    </w:p>
    <w:p w14:paraId="6BDAB1BB" w14:textId="77777777" w:rsidR="00F666C0" w:rsidRDefault="00F666C0" w:rsidP="00F666C0">
      <w:pPr>
        <w:pStyle w:val="NoSpacing"/>
      </w:pPr>
      <w:r>
        <w:t>}</w:t>
      </w:r>
    </w:p>
    <w:p w14:paraId="3FE15383" w14:textId="77777777" w:rsidR="00F666C0" w:rsidRDefault="00F666C0" w:rsidP="00F666C0">
      <w:pPr>
        <w:pStyle w:val="NoSpacing"/>
      </w:pPr>
    </w:p>
    <w:p w14:paraId="424D96BE" w14:textId="77777777" w:rsidR="00F666C0" w:rsidRDefault="00F666C0" w:rsidP="00F666C0">
      <w:pPr>
        <w:pStyle w:val="NoSpacing"/>
      </w:pPr>
      <w:r>
        <w:t>public class MainEmployee {</w:t>
      </w:r>
    </w:p>
    <w:p w14:paraId="359CBBCF" w14:textId="77777777" w:rsidR="00F666C0" w:rsidRDefault="00F666C0" w:rsidP="00F666C0">
      <w:pPr>
        <w:pStyle w:val="NoSpacing"/>
      </w:pPr>
      <w:r>
        <w:t xml:space="preserve">    public static void main(String[] args) {</w:t>
      </w:r>
    </w:p>
    <w:p w14:paraId="58DDC44C" w14:textId="77777777" w:rsidR="00F666C0" w:rsidRDefault="00F666C0" w:rsidP="00F666C0">
      <w:pPr>
        <w:pStyle w:val="NoSpacing"/>
      </w:pPr>
      <w:r>
        <w:t xml:space="preserve">        TE t1 = new TE("Doug", 7585);</w:t>
      </w:r>
    </w:p>
    <w:p w14:paraId="4EC0781E" w14:textId="77777777" w:rsidR="00F666C0" w:rsidRDefault="00F666C0" w:rsidP="00F666C0">
      <w:pPr>
        <w:pStyle w:val="NoSpacing"/>
      </w:pPr>
      <w:r>
        <w:t xml:space="preserve">        t1.wtestcase();</w:t>
      </w:r>
    </w:p>
    <w:p w14:paraId="48CCEEF0" w14:textId="77777777" w:rsidR="00F666C0" w:rsidRDefault="00F666C0" w:rsidP="00F666C0">
      <w:pPr>
        <w:pStyle w:val="NoSpacing"/>
      </w:pPr>
    </w:p>
    <w:p w14:paraId="78F7576F" w14:textId="77777777" w:rsidR="00F666C0" w:rsidRDefault="00F666C0" w:rsidP="00F666C0">
      <w:pPr>
        <w:pStyle w:val="NoSpacing"/>
      </w:pPr>
      <w:r>
        <w:t xml:space="preserve">        Dev d1 = new Dev("Connor", 58489);</w:t>
      </w:r>
    </w:p>
    <w:p w14:paraId="43E22CE4" w14:textId="77777777" w:rsidR="00F666C0" w:rsidRDefault="00F666C0" w:rsidP="00F666C0">
      <w:pPr>
        <w:pStyle w:val="NoSpacing"/>
      </w:pPr>
      <w:r>
        <w:t xml:space="preserve">        d1.wcode();</w:t>
      </w:r>
    </w:p>
    <w:p w14:paraId="56E11280" w14:textId="77777777" w:rsidR="00F666C0" w:rsidRDefault="00F666C0" w:rsidP="00F666C0">
      <w:pPr>
        <w:pStyle w:val="NoSpacing"/>
      </w:pPr>
      <w:r>
        <w:t xml:space="preserve">    }</w:t>
      </w:r>
    </w:p>
    <w:p w14:paraId="72E057FA" w14:textId="138F9304" w:rsidR="009C7337" w:rsidRDefault="00F666C0" w:rsidP="00F666C0">
      <w:pPr>
        <w:pStyle w:val="NoSpacing"/>
      </w:pPr>
      <w:r>
        <w:t>}</w:t>
      </w:r>
    </w:p>
    <w:p w14:paraId="74F9549A" w14:textId="77777777" w:rsidR="00D1757D" w:rsidRDefault="00D1757D" w:rsidP="00F666C0">
      <w:pPr>
        <w:pStyle w:val="NoSpacing"/>
      </w:pPr>
    </w:p>
    <w:p w14:paraId="72F2A77E" w14:textId="115435C4" w:rsidR="0075112C" w:rsidRDefault="00D1757D" w:rsidP="00F666C0">
      <w:pPr>
        <w:pStyle w:val="NoSpacing"/>
        <w:rPr>
          <w:b/>
          <w:bCs/>
          <w:color w:val="FF0000"/>
        </w:rPr>
      </w:pPr>
      <w:r w:rsidRPr="00D1757D">
        <w:rPr>
          <w:b/>
          <w:bCs/>
          <w:color w:val="FF0000"/>
        </w:rPr>
        <w:t>2 HIGHRACHIAL INHERITENCE</w:t>
      </w:r>
    </w:p>
    <w:p w14:paraId="0CAD3F5E" w14:textId="77777777" w:rsidR="00537EF0" w:rsidRPr="00537EF0" w:rsidRDefault="00537EF0" w:rsidP="00537EF0">
      <w:pPr>
        <w:pStyle w:val="NoSpacing"/>
      </w:pPr>
      <w:r w:rsidRPr="00537EF0">
        <w:t>class Hotstar {</w:t>
      </w:r>
    </w:p>
    <w:p w14:paraId="6D64ACC6" w14:textId="77777777" w:rsidR="00537EF0" w:rsidRPr="00537EF0" w:rsidRDefault="00537EF0" w:rsidP="00537EF0">
      <w:pPr>
        <w:pStyle w:val="NoSpacing"/>
      </w:pPr>
      <w:r w:rsidRPr="00537EF0">
        <w:t xml:space="preserve">    public void login() {</w:t>
      </w:r>
    </w:p>
    <w:p w14:paraId="4A45078A" w14:textId="77777777" w:rsidR="00537EF0" w:rsidRPr="00537EF0" w:rsidRDefault="00537EF0" w:rsidP="00537EF0">
      <w:pPr>
        <w:pStyle w:val="NoSpacing"/>
      </w:pPr>
      <w:r w:rsidRPr="00537EF0">
        <w:t xml:space="preserve">        System.out.println("login success");</w:t>
      </w:r>
    </w:p>
    <w:p w14:paraId="553F0A47" w14:textId="77777777" w:rsidR="00537EF0" w:rsidRPr="00537EF0" w:rsidRDefault="00537EF0" w:rsidP="00537EF0">
      <w:pPr>
        <w:pStyle w:val="NoSpacing"/>
      </w:pPr>
      <w:r w:rsidRPr="00537EF0">
        <w:t xml:space="preserve">    }</w:t>
      </w:r>
    </w:p>
    <w:p w14:paraId="6E7A3B21" w14:textId="77777777" w:rsidR="00537EF0" w:rsidRPr="00537EF0" w:rsidRDefault="00537EF0" w:rsidP="00537EF0">
      <w:pPr>
        <w:pStyle w:val="NoSpacing"/>
      </w:pPr>
      <w:r w:rsidRPr="00537EF0">
        <w:t>}</w:t>
      </w:r>
    </w:p>
    <w:p w14:paraId="623B4C0F" w14:textId="77777777" w:rsidR="00537EF0" w:rsidRPr="00537EF0" w:rsidRDefault="00537EF0" w:rsidP="00537EF0">
      <w:pPr>
        <w:pStyle w:val="NoSpacing"/>
      </w:pPr>
    </w:p>
    <w:p w14:paraId="17E1CB05" w14:textId="77777777" w:rsidR="00537EF0" w:rsidRPr="00537EF0" w:rsidRDefault="00537EF0" w:rsidP="00537EF0">
      <w:pPr>
        <w:pStyle w:val="NoSpacing"/>
      </w:pPr>
      <w:r w:rsidRPr="00537EF0">
        <w:t>class HotVip extends Hotstar {</w:t>
      </w:r>
    </w:p>
    <w:p w14:paraId="4C36440D" w14:textId="77777777" w:rsidR="00537EF0" w:rsidRPr="00537EF0" w:rsidRDefault="00537EF0" w:rsidP="00537EF0">
      <w:pPr>
        <w:pStyle w:val="NoSpacing"/>
      </w:pPr>
      <w:r w:rsidRPr="00537EF0">
        <w:t xml:space="preserve">    long number;</w:t>
      </w:r>
    </w:p>
    <w:p w14:paraId="58DD7A44" w14:textId="77777777" w:rsidR="00537EF0" w:rsidRPr="00537EF0" w:rsidRDefault="00537EF0" w:rsidP="00537EF0">
      <w:pPr>
        <w:pStyle w:val="NoSpacing"/>
      </w:pPr>
      <w:r w:rsidRPr="00537EF0">
        <w:t xml:space="preserve">    String password;</w:t>
      </w:r>
    </w:p>
    <w:p w14:paraId="43A870D9" w14:textId="77777777" w:rsidR="00537EF0" w:rsidRPr="00537EF0" w:rsidRDefault="00537EF0" w:rsidP="00537EF0">
      <w:pPr>
        <w:pStyle w:val="NoSpacing"/>
      </w:pPr>
    </w:p>
    <w:p w14:paraId="2FFE0F1F" w14:textId="77777777" w:rsidR="00537EF0" w:rsidRPr="00537EF0" w:rsidRDefault="00537EF0" w:rsidP="00537EF0">
      <w:pPr>
        <w:pStyle w:val="NoSpacing"/>
      </w:pPr>
      <w:r w:rsidRPr="00537EF0">
        <w:t xml:space="preserve">    HotVip(long number, String password) {</w:t>
      </w:r>
    </w:p>
    <w:p w14:paraId="4096ED61" w14:textId="77777777" w:rsidR="00537EF0" w:rsidRPr="00537EF0" w:rsidRDefault="00537EF0" w:rsidP="00537EF0">
      <w:pPr>
        <w:pStyle w:val="NoSpacing"/>
      </w:pPr>
      <w:r w:rsidRPr="00537EF0">
        <w:t xml:space="preserve">        this.number = number;</w:t>
      </w:r>
    </w:p>
    <w:p w14:paraId="791D8943" w14:textId="77777777" w:rsidR="00537EF0" w:rsidRPr="00537EF0" w:rsidRDefault="00537EF0" w:rsidP="00537EF0">
      <w:pPr>
        <w:pStyle w:val="NoSpacing"/>
      </w:pPr>
      <w:r w:rsidRPr="00537EF0">
        <w:t xml:space="preserve">        this.password = password;</w:t>
      </w:r>
    </w:p>
    <w:p w14:paraId="7D27C62C" w14:textId="77777777" w:rsidR="00537EF0" w:rsidRPr="00537EF0" w:rsidRDefault="00537EF0" w:rsidP="00537EF0">
      <w:pPr>
        <w:pStyle w:val="NoSpacing"/>
      </w:pPr>
      <w:r w:rsidRPr="00537EF0">
        <w:t xml:space="preserve">    }</w:t>
      </w:r>
    </w:p>
    <w:p w14:paraId="79EA897B" w14:textId="77777777" w:rsidR="00537EF0" w:rsidRPr="00537EF0" w:rsidRDefault="00537EF0" w:rsidP="00537EF0">
      <w:pPr>
        <w:pStyle w:val="NoSpacing"/>
      </w:pPr>
    </w:p>
    <w:p w14:paraId="35A92B7F" w14:textId="77777777" w:rsidR="00537EF0" w:rsidRPr="00537EF0" w:rsidRDefault="00537EF0" w:rsidP="00537EF0">
      <w:pPr>
        <w:pStyle w:val="NoSpacing"/>
      </w:pPr>
      <w:r w:rsidRPr="00537EF0">
        <w:t xml:space="preserve">    public void hotstarvip() {</w:t>
      </w:r>
    </w:p>
    <w:p w14:paraId="35F66BB2" w14:textId="77777777" w:rsidR="00537EF0" w:rsidRPr="00537EF0" w:rsidRDefault="00537EF0" w:rsidP="00537EF0">
      <w:pPr>
        <w:pStyle w:val="NoSpacing"/>
      </w:pPr>
      <w:r w:rsidRPr="00537EF0">
        <w:t xml:space="preserve">        login();</w:t>
      </w:r>
    </w:p>
    <w:p w14:paraId="498E6D38" w14:textId="77777777" w:rsidR="00537EF0" w:rsidRPr="00537EF0" w:rsidRDefault="00537EF0" w:rsidP="00537EF0">
      <w:pPr>
        <w:pStyle w:val="NoSpacing"/>
      </w:pPr>
      <w:r w:rsidRPr="00537EF0">
        <w:t xml:space="preserve">        System.out.println("your a/c is VIP");</w:t>
      </w:r>
    </w:p>
    <w:p w14:paraId="7800EA36" w14:textId="77777777" w:rsidR="00537EF0" w:rsidRPr="00537EF0" w:rsidRDefault="00537EF0" w:rsidP="00537EF0">
      <w:pPr>
        <w:pStyle w:val="NoSpacing"/>
      </w:pPr>
      <w:r w:rsidRPr="00537EF0">
        <w:t xml:space="preserve">    }</w:t>
      </w:r>
    </w:p>
    <w:p w14:paraId="562616E5" w14:textId="77777777" w:rsidR="00537EF0" w:rsidRPr="00537EF0" w:rsidRDefault="00537EF0" w:rsidP="00537EF0">
      <w:pPr>
        <w:pStyle w:val="NoSpacing"/>
      </w:pPr>
    </w:p>
    <w:p w14:paraId="0E494402" w14:textId="77777777" w:rsidR="00537EF0" w:rsidRPr="00537EF0" w:rsidRDefault="00537EF0" w:rsidP="00537EF0">
      <w:pPr>
        <w:pStyle w:val="NoSpacing"/>
      </w:pPr>
      <w:r w:rsidRPr="00537EF0">
        <w:t xml:space="preserve">    public void watchmovie() {</w:t>
      </w:r>
    </w:p>
    <w:p w14:paraId="2BC2BB06" w14:textId="77777777" w:rsidR="00537EF0" w:rsidRPr="00537EF0" w:rsidRDefault="00537EF0" w:rsidP="00537EF0">
      <w:pPr>
        <w:pStyle w:val="NoSpacing"/>
      </w:pPr>
      <w:r w:rsidRPr="00537EF0">
        <w:t xml:space="preserve">        System.out.println("hd");</w:t>
      </w:r>
    </w:p>
    <w:p w14:paraId="688D94CB" w14:textId="77777777" w:rsidR="00537EF0" w:rsidRPr="00537EF0" w:rsidRDefault="00537EF0" w:rsidP="00537EF0">
      <w:pPr>
        <w:pStyle w:val="NoSpacing"/>
      </w:pPr>
      <w:r w:rsidRPr="00537EF0">
        <w:t xml:space="preserve">    }</w:t>
      </w:r>
    </w:p>
    <w:p w14:paraId="1A9211C1" w14:textId="77777777" w:rsidR="00537EF0" w:rsidRPr="00537EF0" w:rsidRDefault="00537EF0" w:rsidP="00537EF0">
      <w:pPr>
        <w:pStyle w:val="NoSpacing"/>
      </w:pPr>
      <w:r w:rsidRPr="00537EF0">
        <w:t>}</w:t>
      </w:r>
    </w:p>
    <w:p w14:paraId="70BFE311" w14:textId="77777777" w:rsidR="00537EF0" w:rsidRPr="00537EF0" w:rsidRDefault="00537EF0" w:rsidP="00537EF0">
      <w:pPr>
        <w:pStyle w:val="NoSpacing"/>
      </w:pPr>
    </w:p>
    <w:p w14:paraId="0C76E7BC" w14:textId="77777777" w:rsidR="00537EF0" w:rsidRPr="00537EF0" w:rsidRDefault="00537EF0" w:rsidP="00537EF0">
      <w:pPr>
        <w:pStyle w:val="NoSpacing"/>
      </w:pPr>
      <w:r w:rsidRPr="00537EF0">
        <w:t>class Premium extends Hotstar {</w:t>
      </w:r>
    </w:p>
    <w:p w14:paraId="48A4C1C8" w14:textId="77777777" w:rsidR="00537EF0" w:rsidRPr="00537EF0" w:rsidRDefault="00537EF0" w:rsidP="00537EF0">
      <w:pPr>
        <w:pStyle w:val="NoSpacing"/>
      </w:pPr>
      <w:r w:rsidRPr="00537EF0">
        <w:t xml:space="preserve">    long phonenumber;</w:t>
      </w:r>
    </w:p>
    <w:p w14:paraId="73AAEF1E" w14:textId="77777777" w:rsidR="00537EF0" w:rsidRPr="00537EF0" w:rsidRDefault="00537EF0" w:rsidP="00537EF0">
      <w:pPr>
        <w:pStyle w:val="NoSpacing"/>
      </w:pPr>
      <w:r w:rsidRPr="00537EF0">
        <w:t xml:space="preserve">    String password;</w:t>
      </w:r>
    </w:p>
    <w:p w14:paraId="7FA44D74" w14:textId="77777777" w:rsidR="00537EF0" w:rsidRPr="00537EF0" w:rsidRDefault="00537EF0" w:rsidP="00537EF0">
      <w:pPr>
        <w:pStyle w:val="NoSpacing"/>
      </w:pPr>
    </w:p>
    <w:p w14:paraId="5D3C4935" w14:textId="77777777" w:rsidR="00537EF0" w:rsidRPr="00537EF0" w:rsidRDefault="00537EF0" w:rsidP="00537EF0">
      <w:pPr>
        <w:pStyle w:val="NoSpacing"/>
      </w:pPr>
      <w:r w:rsidRPr="00537EF0">
        <w:t xml:space="preserve">    Premium(long phonenumber, String password) {</w:t>
      </w:r>
    </w:p>
    <w:p w14:paraId="6CD17003" w14:textId="77777777" w:rsidR="00537EF0" w:rsidRPr="00537EF0" w:rsidRDefault="00537EF0" w:rsidP="00537EF0">
      <w:pPr>
        <w:pStyle w:val="NoSpacing"/>
      </w:pPr>
      <w:r w:rsidRPr="00537EF0">
        <w:t xml:space="preserve">        this.phonenumber = phonenumber;</w:t>
      </w:r>
    </w:p>
    <w:p w14:paraId="39C3034C" w14:textId="77777777" w:rsidR="00537EF0" w:rsidRPr="00537EF0" w:rsidRDefault="00537EF0" w:rsidP="00537EF0">
      <w:pPr>
        <w:pStyle w:val="NoSpacing"/>
      </w:pPr>
      <w:r w:rsidRPr="00537EF0">
        <w:t xml:space="preserve">        this.password = password;</w:t>
      </w:r>
    </w:p>
    <w:p w14:paraId="09625D25" w14:textId="77777777" w:rsidR="00537EF0" w:rsidRPr="00537EF0" w:rsidRDefault="00537EF0" w:rsidP="00537EF0">
      <w:pPr>
        <w:pStyle w:val="NoSpacing"/>
      </w:pPr>
      <w:r w:rsidRPr="00537EF0">
        <w:t xml:space="preserve">    }</w:t>
      </w:r>
    </w:p>
    <w:p w14:paraId="1D9C0273" w14:textId="77777777" w:rsidR="00537EF0" w:rsidRPr="00537EF0" w:rsidRDefault="00537EF0" w:rsidP="00537EF0">
      <w:pPr>
        <w:pStyle w:val="NoSpacing"/>
      </w:pPr>
    </w:p>
    <w:p w14:paraId="0516BD7D" w14:textId="77777777" w:rsidR="00537EF0" w:rsidRPr="00537EF0" w:rsidRDefault="00537EF0" w:rsidP="00537EF0">
      <w:pPr>
        <w:pStyle w:val="NoSpacing"/>
      </w:pPr>
      <w:r w:rsidRPr="00537EF0">
        <w:t xml:space="preserve">    public void latestmovie() {</w:t>
      </w:r>
    </w:p>
    <w:p w14:paraId="5470115E" w14:textId="77777777" w:rsidR="00537EF0" w:rsidRPr="00537EF0" w:rsidRDefault="00537EF0" w:rsidP="00537EF0">
      <w:pPr>
        <w:pStyle w:val="NoSpacing"/>
      </w:pPr>
      <w:r w:rsidRPr="00537EF0">
        <w:t xml:space="preserve">        System.out.println("premium a/c");</w:t>
      </w:r>
    </w:p>
    <w:p w14:paraId="6A571C63" w14:textId="77777777" w:rsidR="00537EF0" w:rsidRPr="00537EF0" w:rsidRDefault="00537EF0" w:rsidP="00537EF0">
      <w:pPr>
        <w:pStyle w:val="NoSpacing"/>
      </w:pPr>
      <w:r w:rsidRPr="00537EF0">
        <w:t xml:space="preserve">    }</w:t>
      </w:r>
    </w:p>
    <w:p w14:paraId="2AE8E89E" w14:textId="77777777" w:rsidR="00537EF0" w:rsidRPr="00537EF0" w:rsidRDefault="00537EF0" w:rsidP="00537EF0">
      <w:pPr>
        <w:pStyle w:val="NoSpacing"/>
      </w:pPr>
    </w:p>
    <w:p w14:paraId="4430C965" w14:textId="77777777" w:rsidR="00537EF0" w:rsidRPr="00537EF0" w:rsidRDefault="00537EF0" w:rsidP="00537EF0">
      <w:pPr>
        <w:pStyle w:val="NoSpacing"/>
      </w:pPr>
      <w:r w:rsidRPr="00537EF0">
        <w:t xml:space="preserve">    public void movie() {</w:t>
      </w:r>
    </w:p>
    <w:p w14:paraId="1EAAF2EC" w14:textId="77777777" w:rsidR="00537EF0" w:rsidRPr="00537EF0" w:rsidRDefault="00537EF0" w:rsidP="00537EF0">
      <w:pPr>
        <w:pStyle w:val="NoSpacing"/>
      </w:pPr>
      <w:r w:rsidRPr="00537EF0">
        <w:t xml:space="preserve">        System.out.println("watch");</w:t>
      </w:r>
    </w:p>
    <w:p w14:paraId="1F36094D" w14:textId="77777777" w:rsidR="00537EF0" w:rsidRPr="00537EF0" w:rsidRDefault="00537EF0" w:rsidP="00537EF0">
      <w:pPr>
        <w:pStyle w:val="NoSpacing"/>
      </w:pPr>
      <w:r w:rsidRPr="00537EF0">
        <w:t xml:space="preserve">    }</w:t>
      </w:r>
    </w:p>
    <w:p w14:paraId="770F7FF9" w14:textId="77777777" w:rsidR="00537EF0" w:rsidRPr="00537EF0" w:rsidRDefault="00537EF0" w:rsidP="00537EF0">
      <w:pPr>
        <w:pStyle w:val="NoSpacing"/>
      </w:pPr>
      <w:r w:rsidRPr="00537EF0">
        <w:t>}</w:t>
      </w:r>
    </w:p>
    <w:p w14:paraId="28AD6BB8" w14:textId="77777777" w:rsidR="00537EF0" w:rsidRPr="00537EF0" w:rsidRDefault="00537EF0" w:rsidP="00537EF0">
      <w:pPr>
        <w:pStyle w:val="NoSpacing"/>
      </w:pPr>
    </w:p>
    <w:p w14:paraId="200A39DA" w14:textId="77777777" w:rsidR="00537EF0" w:rsidRPr="00537EF0" w:rsidRDefault="00537EF0" w:rsidP="00537EF0">
      <w:pPr>
        <w:pStyle w:val="NoSpacing"/>
      </w:pPr>
      <w:r w:rsidRPr="00537EF0">
        <w:t>public class MainHotstar {</w:t>
      </w:r>
    </w:p>
    <w:p w14:paraId="435A2907" w14:textId="77777777" w:rsidR="00537EF0" w:rsidRPr="00537EF0" w:rsidRDefault="00537EF0" w:rsidP="00537EF0">
      <w:pPr>
        <w:pStyle w:val="NoSpacing"/>
      </w:pPr>
      <w:r w:rsidRPr="00537EF0">
        <w:t xml:space="preserve">    public static void main(String[] args) {</w:t>
      </w:r>
    </w:p>
    <w:p w14:paraId="74E4BA4C" w14:textId="77777777" w:rsidR="00537EF0" w:rsidRPr="00537EF0" w:rsidRDefault="00537EF0" w:rsidP="00537EF0">
      <w:pPr>
        <w:pStyle w:val="NoSpacing"/>
      </w:pPr>
      <w:r w:rsidRPr="00537EF0">
        <w:t xml:space="preserve">        HotVip vip = new HotVip(849759, "384979");</w:t>
      </w:r>
    </w:p>
    <w:p w14:paraId="05CBDDC3" w14:textId="77777777" w:rsidR="00537EF0" w:rsidRPr="00537EF0" w:rsidRDefault="00537EF0" w:rsidP="00537EF0">
      <w:pPr>
        <w:pStyle w:val="NoSpacing"/>
      </w:pPr>
      <w:r w:rsidRPr="00537EF0">
        <w:t xml:space="preserve">        vip.hotstarvip();</w:t>
      </w:r>
    </w:p>
    <w:p w14:paraId="790747E5" w14:textId="77777777" w:rsidR="00537EF0" w:rsidRPr="00537EF0" w:rsidRDefault="00537EF0" w:rsidP="00537EF0">
      <w:pPr>
        <w:pStyle w:val="NoSpacing"/>
      </w:pPr>
      <w:r w:rsidRPr="00537EF0">
        <w:t xml:space="preserve">        vip.watchmovie();</w:t>
      </w:r>
    </w:p>
    <w:p w14:paraId="275E1607" w14:textId="77777777" w:rsidR="00537EF0" w:rsidRPr="00537EF0" w:rsidRDefault="00537EF0" w:rsidP="00537EF0">
      <w:pPr>
        <w:pStyle w:val="NoSpacing"/>
      </w:pPr>
    </w:p>
    <w:p w14:paraId="5F7FCB81" w14:textId="77777777" w:rsidR="00537EF0" w:rsidRPr="00537EF0" w:rsidRDefault="00537EF0" w:rsidP="00537EF0">
      <w:pPr>
        <w:pStyle w:val="NoSpacing"/>
      </w:pPr>
      <w:r w:rsidRPr="00537EF0">
        <w:t xml:space="preserve">        Premium p1 = new Premium(94899, "lsjd545");</w:t>
      </w:r>
    </w:p>
    <w:p w14:paraId="44AF0036" w14:textId="77777777" w:rsidR="00537EF0" w:rsidRPr="00537EF0" w:rsidRDefault="00537EF0" w:rsidP="00537EF0">
      <w:pPr>
        <w:pStyle w:val="NoSpacing"/>
      </w:pPr>
      <w:r w:rsidRPr="00537EF0">
        <w:t xml:space="preserve">        p1.login();</w:t>
      </w:r>
    </w:p>
    <w:p w14:paraId="08A7E41F" w14:textId="77777777" w:rsidR="00537EF0" w:rsidRPr="00537EF0" w:rsidRDefault="00537EF0" w:rsidP="00537EF0">
      <w:pPr>
        <w:pStyle w:val="NoSpacing"/>
      </w:pPr>
      <w:r w:rsidRPr="00537EF0">
        <w:t xml:space="preserve">        p1.latestmovie();</w:t>
      </w:r>
    </w:p>
    <w:p w14:paraId="2BE73E33" w14:textId="77777777" w:rsidR="00537EF0" w:rsidRPr="00537EF0" w:rsidRDefault="00537EF0" w:rsidP="00537EF0">
      <w:pPr>
        <w:pStyle w:val="NoSpacing"/>
      </w:pPr>
      <w:r w:rsidRPr="00537EF0">
        <w:t xml:space="preserve">        p1.movie();</w:t>
      </w:r>
    </w:p>
    <w:p w14:paraId="6149E233" w14:textId="77777777" w:rsidR="00537EF0" w:rsidRPr="00537EF0" w:rsidRDefault="00537EF0" w:rsidP="00537EF0">
      <w:pPr>
        <w:pStyle w:val="NoSpacing"/>
      </w:pPr>
      <w:r w:rsidRPr="00537EF0">
        <w:t xml:space="preserve">    }</w:t>
      </w:r>
    </w:p>
    <w:p w14:paraId="47BBA2D7" w14:textId="26E3A736" w:rsidR="00537EF0" w:rsidRDefault="00537EF0" w:rsidP="00537EF0">
      <w:pPr>
        <w:pStyle w:val="NoSpacing"/>
      </w:pPr>
    </w:p>
    <w:p w14:paraId="3DCEB11D" w14:textId="77777777" w:rsidR="0028778E" w:rsidRDefault="0028778E" w:rsidP="00537EF0">
      <w:pPr>
        <w:pStyle w:val="NoSpacing"/>
      </w:pPr>
    </w:p>
    <w:p w14:paraId="2ABCAE92" w14:textId="11D1CAB1" w:rsidR="0028778E" w:rsidRDefault="0028778E" w:rsidP="0028778E">
      <w:pPr>
        <w:pStyle w:val="Heading2"/>
      </w:pPr>
      <w:r>
        <w:t>4 hybrid inheritance</w:t>
      </w:r>
    </w:p>
    <w:p w14:paraId="7531613D" w14:textId="4EFFD255" w:rsidR="0028778E" w:rsidRDefault="0012212C" w:rsidP="0028778E">
      <w:pPr>
        <w:pStyle w:val="ListParagraph"/>
        <w:numPr>
          <w:ilvl w:val="0"/>
          <w:numId w:val="131"/>
        </w:numPr>
      </w:pPr>
      <w:r>
        <w:t xml:space="preserve">COMINATION OF 2 OR MORE INHERITENCE EXCEPT MULTIPLE INHERITENCE IS CALLED AS HYBRID </w:t>
      </w:r>
      <w:r w:rsidR="00320A04">
        <w:t>INHERITENCE.</w:t>
      </w:r>
    </w:p>
    <w:p w14:paraId="3E9FD1E5" w14:textId="0910AD77" w:rsidR="00A142C6" w:rsidRPr="00084EEB" w:rsidRDefault="00A142C6" w:rsidP="00084EEB">
      <w:pPr>
        <w:pStyle w:val="ListParagraph"/>
        <w:rPr>
          <w:spacing w:val="-20"/>
          <w:w w:val="80"/>
          <w:kern w:val="16"/>
          <w:position w:val="-4"/>
          <w14:ligatures w14:val="standard"/>
        </w:rPr>
      </w:pPr>
      <w:r w:rsidRPr="003F305C">
        <w:rPr>
          <w:noProof/>
          <w:spacing w:val="-20"/>
          <w:w w:val="80"/>
          <w:kern w:val="16"/>
          <w:position w:val="-4"/>
          <w14:ligatures w14:val="standard"/>
        </w:rPr>
        <mc:AlternateContent>
          <mc:Choice Requires="wps">
            <w:drawing>
              <wp:anchor distT="0" distB="0" distL="114300" distR="114300" simplePos="0" relativeHeight="251658271" behindDoc="0" locked="0" layoutInCell="1" allowOverlap="1" wp14:anchorId="0004BE25" wp14:editId="1E888597">
                <wp:simplePos x="0" y="0"/>
                <wp:positionH relativeFrom="column">
                  <wp:posOffset>3337560</wp:posOffset>
                </wp:positionH>
                <wp:positionV relativeFrom="paragraph">
                  <wp:posOffset>201930</wp:posOffset>
                </wp:positionV>
                <wp:extent cx="464820" cy="1760220"/>
                <wp:effectExtent l="0" t="0" r="11430" b="11430"/>
                <wp:wrapNone/>
                <wp:docPr id="2067614021" name="Right Brac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820" cy="176022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FCE14E" id="Right Brace 69" o:spid="_x0000_s1026" type="#_x0000_t88" style="position:absolute;margin-left:262.8pt;margin-top:15.9pt;width:36.6pt;height:138.6pt;z-index:2516583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" adj="475" strokecolor="black [3200]" strokeweight=".5pt">
                <v:stroke joinstyle="miter"/>
              </v:shape>
            </w:pict>
          </mc:Fallback>
        </mc:AlternateContent>
      </w:r>
      <w:r w:rsidRPr="003F305C">
        <w:rPr>
          <w:noProof/>
          <w:spacing w:val="-20"/>
          <w:w w:val="80"/>
          <w:kern w:val="16"/>
          <w:position w:val="-4"/>
          <w14:ligatures w14:val="standard"/>
        </w:rPr>
        <mc:AlternateContent>
          <mc:Choice Requires="wpi">
            <w:drawing>
              <wp:anchor distT="0" distB="0" distL="114300" distR="114300" simplePos="0" relativeHeight="251658436" behindDoc="0" locked="0" layoutInCell="1" allowOverlap="1" wp14:anchorId="748535CA" wp14:editId="14B75C8E">
                <wp:simplePos x="0" y="0"/>
                <wp:positionH relativeFrom="column">
                  <wp:posOffset>2134235</wp:posOffset>
                </wp:positionH>
                <wp:positionV relativeFrom="paragraph">
                  <wp:posOffset>1725930</wp:posOffset>
                </wp:positionV>
                <wp:extent cx="563245" cy="137880"/>
                <wp:effectExtent l="38100" t="38100" r="46355" b="52705"/>
                <wp:wrapNone/>
                <wp:docPr id="1367720491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563245" cy="13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545F3A" id="Ink 67" o:spid="_x0000_s1026" type="#_x0000_t75" style="position:absolute;margin-left:167.55pt;margin-top:135.4pt;width:45.3pt;height:11.8pt;z-index:2516584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">
                <v:imagedata r:id="rId143" o:title=""/>
              </v:shape>
            </w:pict>
          </mc:Fallback>
        </mc:AlternateContent>
      </w:r>
      <w:r w:rsidRPr="003F305C">
        <w:rPr>
          <w:noProof/>
          <w:spacing w:val="-20"/>
          <w:w w:val="80"/>
          <w:kern w:val="16"/>
          <w:position w:val="-4"/>
          <w14:ligatures w14:val="standard"/>
        </w:rPr>
        <mc:AlternateContent>
          <mc:Choice Requires="wpi">
            <w:drawing>
              <wp:anchor distT="0" distB="0" distL="114300" distR="114300" simplePos="0" relativeHeight="251658437" behindDoc="0" locked="0" layoutInCell="1" allowOverlap="1" wp14:anchorId="5E345BDE" wp14:editId="789C06A2">
                <wp:simplePos x="0" y="0"/>
                <wp:positionH relativeFrom="column">
                  <wp:posOffset>571500</wp:posOffset>
                </wp:positionH>
                <wp:positionV relativeFrom="paragraph">
                  <wp:posOffset>669290</wp:posOffset>
                </wp:positionV>
                <wp:extent cx="221400" cy="264160"/>
                <wp:effectExtent l="38100" t="38100" r="7620" b="40640"/>
                <wp:wrapNone/>
                <wp:docPr id="1367858612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221400" cy="26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6400B0" id="Ink 64" o:spid="_x0000_s1026" type="#_x0000_t75" style="position:absolute;margin-left:44.5pt;margin-top:52.2pt;width:18.45pt;height:21.75pt;z-index:25165843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">
                <v:imagedata r:id="rId145" o:title=""/>
              </v:shape>
            </w:pict>
          </mc:Fallback>
        </mc:AlternateContent>
      </w:r>
      <w:r w:rsidRPr="003F305C">
        <w:rPr>
          <w:noProof/>
          <w:spacing w:val="-20"/>
          <w:w w:val="80"/>
          <w:kern w:val="16"/>
          <w:position w:val="-4"/>
          <w14:ligatures w14:val="standard"/>
        </w:rPr>
        <mc:AlternateContent>
          <mc:Choice Requires="wpi">
            <w:drawing>
              <wp:anchor distT="0" distB="0" distL="114300" distR="114300" simplePos="0" relativeHeight="251658438" behindDoc="0" locked="0" layoutInCell="1" allowOverlap="1" wp14:anchorId="05BA3991" wp14:editId="46DBC832">
                <wp:simplePos x="0" y="0"/>
                <wp:positionH relativeFrom="column">
                  <wp:posOffset>304165</wp:posOffset>
                </wp:positionH>
                <wp:positionV relativeFrom="paragraph">
                  <wp:posOffset>1228090</wp:posOffset>
                </wp:positionV>
                <wp:extent cx="1158240" cy="375285"/>
                <wp:effectExtent l="38100" t="38100" r="41910" b="43815"/>
                <wp:wrapNone/>
                <wp:docPr id="2135402725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1158240" cy="375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7E4FDE" id="Ink 61" o:spid="_x0000_s1026" type="#_x0000_t75" style="position:absolute;margin-left:23.45pt;margin-top:96.2pt;width:92.15pt;height:30.5pt;z-index:25165843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">
                <v:imagedata r:id="rId147" o:title=""/>
              </v:shape>
            </w:pict>
          </mc:Fallback>
        </mc:AlternateContent>
      </w:r>
      <w:r w:rsidR="00320A04" w:rsidRPr="003F305C">
        <w:rPr>
          <w:noProof/>
          <w:spacing w:val="-20"/>
          <w:w w:val="80"/>
          <w:kern w:val="16"/>
          <w:position w:val="-4"/>
          <w14:ligatures w14:val="standard"/>
        </w:rPr>
        <mc:AlternateContent>
          <mc:Choice Requires="wps">
            <w:drawing>
              <wp:anchor distT="0" distB="0" distL="114300" distR="114300" simplePos="0" relativeHeight="251658270" behindDoc="0" locked="0" layoutInCell="1" allowOverlap="1" wp14:anchorId="5E740467" wp14:editId="5EB5315E">
                <wp:simplePos x="0" y="0"/>
                <wp:positionH relativeFrom="column">
                  <wp:posOffset>2705100</wp:posOffset>
                </wp:positionH>
                <wp:positionV relativeFrom="paragraph">
                  <wp:posOffset>1596390</wp:posOffset>
                </wp:positionV>
                <wp:extent cx="548640" cy="464820"/>
                <wp:effectExtent l="0" t="0" r="22860" b="11430"/>
                <wp:wrapNone/>
                <wp:docPr id="865182145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" cy="464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3A802E" w14:textId="10DEF3A6" w:rsidR="00320A04" w:rsidRDefault="00A142C6" w:rsidP="00A142C6">
                            <w:pPr>
                              <w:pStyle w:val="NoSpacing"/>
                            </w:pPr>
                            <w:r>
                              <w:t>MAIN</w:t>
                            </w:r>
                          </w:p>
                          <w:p w14:paraId="30595BDE" w14:textId="10030283" w:rsidR="00A142C6" w:rsidRDefault="00A142C6" w:rsidP="00A142C6">
                            <w:pPr>
                              <w:pStyle w:val="NoSpacing"/>
                            </w:pPr>
                            <w:r>
                              <w:t>SAMPLE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740467" id="Text Box 54" o:spid="_x0000_s1037" type="#_x0000_t202" style="position:absolute;left:0;text-align:left;margin-left:213pt;margin-top:125.7pt;width:43.2pt;height:36.6pt;z-index:25165827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" fillcolor="white [3201]" strokeweight=".5pt">
                <v:textbox>
                  <w:txbxContent>
                    <w:p w14:paraId="2C3A802E" w14:textId="10DEF3A6" w:rsidR="00320A04" w:rsidRDefault="00A142C6" w:rsidP="00A142C6">
                      <w:pPr>
                        <w:pStyle w:val="NoSpacing"/>
                      </w:pPr>
                      <w:r>
                        <w:t>MAIN</w:t>
                      </w:r>
                    </w:p>
                    <w:p w14:paraId="30595BDE" w14:textId="10030283" w:rsidR="00A142C6" w:rsidRDefault="00A142C6" w:rsidP="00A142C6">
                      <w:pPr>
                        <w:pStyle w:val="NoSpacing"/>
                      </w:pPr>
                      <w:r>
                        <w:t>SAMPLE</w:t>
                      </w:r>
                    </w:p>
                  </w:txbxContent>
                </v:textbox>
              </v:shape>
            </w:pict>
          </mc:Fallback>
        </mc:AlternateContent>
      </w:r>
      <w:r w:rsidR="00320A04" w:rsidRPr="003F305C">
        <w:rPr>
          <w:noProof/>
          <w:spacing w:val="-20"/>
          <w:w w:val="80"/>
          <w:kern w:val="16"/>
          <w:position w:val="-4"/>
          <w14:ligatures w14:val="standard"/>
        </w:rPr>
        <mc:AlternateContent>
          <mc:Choice Requires="wps">
            <w:drawing>
              <wp:anchor distT="0" distB="0" distL="114300" distR="114300" simplePos="0" relativeHeight="251658269" behindDoc="0" locked="0" layoutInCell="1" allowOverlap="1" wp14:anchorId="37CC5A27" wp14:editId="3D900668">
                <wp:simplePos x="0" y="0"/>
                <wp:positionH relativeFrom="column">
                  <wp:posOffset>1257300</wp:posOffset>
                </wp:positionH>
                <wp:positionV relativeFrom="paragraph">
                  <wp:posOffset>1634490</wp:posOffset>
                </wp:positionV>
                <wp:extent cx="861060" cy="350520"/>
                <wp:effectExtent l="0" t="0" r="15240" b="11430"/>
                <wp:wrapNone/>
                <wp:docPr id="57272131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1060" cy="350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6FDCCB" w14:textId="0D8CFACA" w:rsidR="00320A04" w:rsidRDefault="00C546C1">
                            <w:r>
                              <w:t>MAIN</w:t>
                            </w:r>
                            <w:r w:rsidR="00A142C6">
                              <w:t>TEST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CC5A27" id="Text Box 53" o:spid="_x0000_s1038" type="#_x0000_t202" style="position:absolute;left:0;text-align:left;margin-left:99pt;margin-top:128.7pt;width:67.8pt;height:27.6pt;z-index:25165826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" fillcolor="white [3201]" strokeweight=".5pt">
                <v:textbox>
                  <w:txbxContent>
                    <w:p w14:paraId="596FDCCB" w14:textId="0D8CFACA" w:rsidR="00320A04" w:rsidRDefault="00C546C1">
                      <w:r>
                        <w:t>MAIN</w:t>
                      </w:r>
                      <w:r w:rsidR="00A142C6">
                        <w:t>TEST</w:t>
                      </w:r>
                    </w:p>
                  </w:txbxContent>
                </v:textbox>
              </v:shape>
            </w:pict>
          </mc:Fallback>
        </mc:AlternateContent>
      </w:r>
      <w:r w:rsidR="00320A04" w:rsidRPr="003F305C">
        <w:rPr>
          <w:noProof/>
          <w:spacing w:val="-20"/>
          <w:w w:val="80"/>
          <w:kern w:val="16"/>
          <w:position w:val="-4"/>
          <w14:ligatures w14:val="standard"/>
        </w:rPr>
        <mc:AlternateContent>
          <mc:Choice Requires="wps">
            <w:drawing>
              <wp:anchor distT="0" distB="0" distL="114300" distR="114300" simplePos="0" relativeHeight="251658268" behindDoc="0" locked="0" layoutInCell="1" allowOverlap="1" wp14:anchorId="5D08DA6E" wp14:editId="5B4F9C09">
                <wp:simplePos x="0" y="0"/>
                <wp:positionH relativeFrom="column">
                  <wp:posOffset>-7620</wp:posOffset>
                </wp:positionH>
                <wp:positionV relativeFrom="paragraph">
                  <wp:posOffset>1611630</wp:posOffset>
                </wp:positionV>
                <wp:extent cx="800100" cy="358140"/>
                <wp:effectExtent l="0" t="0" r="19050" b="22860"/>
                <wp:wrapNone/>
                <wp:docPr id="359921767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358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049748" w14:textId="1CF4F8BB" w:rsidR="00320A04" w:rsidRDefault="00C546C1">
                            <w:r>
                              <w:t xml:space="preserve">TEST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08DA6E" id="Text Box 52" o:spid="_x0000_s1039" type="#_x0000_t202" style="position:absolute;left:0;text-align:left;margin-left:-.6pt;margin-top:126.9pt;width:63pt;height:28.2pt;z-index:2516582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" fillcolor="white [3201]" strokeweight=".5pt">
                <v:textbox>
                  <w:txbxContent>
                    <w:p w14:paraId="5E049748" w14:textId="1CF4F8BB" w:rsidR="00320A04" w:rsidRDefault="00C546C1">
                      <w:r>
                        <w:t xml:space="preserve">TEST </w:t>
                      </w:r>
                    </w:p>
                  </w:txbxContent>
                </v:textbox>
              </v:shape>
            </w:pict>
          </mc:Fallback>
        </mc:AlternateContent>
      </w:r>
      <w:r w:rsidR="00320A04" w:rsidRPr="003F305C">
        <w:rPr>
          <w:noProof/>
          <w:spacing w:val="-20"/>
          <w:w w:val="80"/>
          <w:kern w:val="16"/>
          <w:position w:val="-4"/>
          <w14:ligatures w14:val="standard"/>
        </w:rPr>
        <mc:AlternateContent>
          <mc:Choice Requires="wps">
            <w:drawing>
              <wp:anchor distT="0" distB="0" distL="114300" distR="114300" simplePos="0" relativeHeight="251658267" behindDoc="0" locked="0" layoutInCell="1" allowOverlap="1" wp14:anchorId="4FFFC486" wp14:editId="17D34A74">
                <wp:simplePos x="0" y="0"/>
                <wp:positionH relativeFrom="column">
                  <wp:posOffset>358140</wp:posOffset>
                </wp:positionH>
                <wp:positionV relativeFrom="paragraph">
                  <wp:posOffset>910590</wp:posOffset>
                </wp:positionV>
                <wp:extent cx="716280" cy="373380"/>
                <wp:effectExtent l="0" t="0" r="26670" b="26670"/>
                <wp:wrapNone/>
                <wp:docPr id="960513363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280" cy="373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154A55" w14:textId="374F3984" w:rsidR="00320A04" w:rsidRDefault="00C546C1">
                            <w:r>
                              <w:t>SAMPLE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FFC486" id="Text Box 51" o:spid="_x0000_s1040" type="#_x0000_t202" style="position:absolute;left:0;text-align:left;margin-left:28.2pt;margin-top:71.7pt;width:56.4pt;height:29.4pt;z-index:25165826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" fillcolor="white [3201]" strokeweight=".5pt">
                <v:textbox>
                  <w:txbxContent>
                    <w:p w14:paraId="2F154A55" w14:textId="374F3984" w:rsidR="00320A04" w:rsidRDefault="00C546C1">
                      <w:r>
                        <w:t>SAMPLE</w:t>
                      </w:r>
                    </w:p>
                  </w:txbxContent>
                </v:textbox>
              </v:shape>
            </w:pict>
          </mc:Fallback>
        </mc:AlternateContent>
      </w:r>
      <w:r w:rsidR="00320A04" w:rsidRPr="003F305C">
        <w:rPr>
          <w:noProof/>
          <w:spacing w:val="-20"/>
          <w:w w:val="80"/>
          <w:kern w:val="16"/>
          <w:position w:val="-4"/>
          <w14:ligatures w14:val="standard"/>
        </w:rPr>
        <mc:AlternateContent>
          <mc:Choice Requires="wps">
            <w:drawing>
              <wp:anchor distT="0" distB="0" distL="114300" distR="114300" simplePos="0" relativeHeight="251658266" behindDoc="0" locked="0" layoutInCell="1" allowOverlap="1" wp14:anchorId="5BDF9493" wp14:editId="27F6CB2B">
                <wp:simplePos x="0" y="0"/>
                <wp:positionH relativeFrom="column">
                  <wp:posOffset>335280</wp:posOffset>
                </wp:positionH>
                <wp:positionV relativeFrom="paragraph">
                  <wp:posOffset>217170</wp:posOffset>
                </wp:positionV>
                <wp:extent cx="777240" cy="426720"/>
                <wp:effectExtent l="0" t="0" r="22860" b="11430"/>
                <wp:wrapNone/>
                <wp:docPr id="886643654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7240" cy="426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31F5BB" w14:textId="749E48FD" w:rsidR="00320A04" w:rsidRDefault="00C546C1">
                            <w:r>
                              <w:t>DEMO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F9493" id="Text Box 50" o:spid="_x0000_s1041" type="#_x0000_t202" style="position:absolute;left:0;text-align:left;margin-left:26.4pt;margin-top:17.1pt;width:61.2pt;height:33.6pt;z-index:2516582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" fillcolor="white [3201]" strokeweight=".5pt">
                <v:textbox>
                  <w:txbxContent>
                    <w:p w14:paraId="6331F5BB" w14:textId="749E48FD" w:rsidR="00320A04" w:rsidRDefault="00C546C1">
                      <w:r>
                        <w:t>DEMO</w:t>
                      </w:r>
                    </w:p>
                  </w:txbxContent>
                </v:textbox>
              </v:shape>
            </w:pict>
          </mc:Fallback>
        </mc:AlternateContent>
      </w:r>
    </w:p>
    <w:p w14:paraId="075B3F5B" w14:textId="35273C95" w:rsidR="00A142C6" w:rsidRDefault="003F305C" w:rsidP="00084EEB">
      <w:r>
        <w:rPr>
          <w:noProof/>
        </w:rPr>
        <mc:AlternateContent>
          <mc:Choice Requires="wpi">
            <w:drawing>
              <wp:anchor distT="0" distB="0" distL="114300" distR="114300" simplePos="0" relativeHeight="251658439" behindDoc="0" locked="0" layoutInCell="1" allowOverlap="1" wp14:anchorId="6DBE355A" wp14:editId="4ACB889E">
                <wp:simplePos x="0" y="0"/>
                <wp:positionH relativeFrom="column">
                  <wp:posOffset>8460</wp:posOffset>
                </wp:positionH>
                <wp:positionV relativeFrom="paragraph">
                  <wp:posOffset>270665</wp:posOffset>
                </wp:positionV>
                <wp:extent cx="654840" cy="23760"/>
                <wp:effectExtent l="38100" t="38100" r="50165" b="52705"/>
                <wp:wrapNone/>
                <wp:docPr id="1741802322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65484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C1C531" id="Ink 70" o:spid="_x0000_s1026" type="#_x0000_t75" style="position:absolute;margin-left:.15pt;margin-top:20.8pt;width:52.55pt;height:2.85pt;z-index:2516584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">
                <v:imagedata r:id="rId149" o:title=""/>
              </v:shape>
            </w:pict>
          </mc:Fallback>
        </mc:AlternateContent>
      </w:r>
      <w:r>
        <w:t>SLI</w: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440" behindDoc="0" locked="0" layoutInCell="1" allowOverlap="1" wp14:anchorId="6E3E2CAC" wp14:editId="5B806777">
                <wp:simplePos x="0" y="0"/>
                <wp:positionH relativeFrom="column">
                  <wp:posOffset>494665</wp:posOffset>
                </wp:positionH>
                <wp:positionV relativeFrom="paragraph">
                  <wp:posOffset>1159510</wp:posOffset>
                </wp:positionV>
                <wp:extent cx="1005840" cy="487405"/>
                <wp:effectExtent l="38100" t="38100" r="41910" b="46355"/>
                <wp:wrapNone/>
                <wp:docPr id="1132681400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1005840" cy="487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369D9B" id="Ink 76" o:spid="_x0000_s1026" type="#_x0000_t75" style="position:absolute;margin-left:38.45pt;margin-top:90.8pt;width:80.15pt;height:39.4pt;z-index:251658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">
                <v:imagedata r:id="rId1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441" behindDoc="0" locked="0" layoutInCell="1" allowOverlap="1" wp14:anchorId="56EB7AC0" wp14:editId="7D450291">
                <wp:simplePos x="0" y="0"/>
                <wp:positionH relativeFrom="column">
                  <wp:posOffset>-60300</wp:posOffset>
                </wp:positionH>
                <wp:positionV relativeFrom="paragraph">
                  <wp:posOffset>593315</wp:posOffset>
                </wp:positionV>
                <wp:extent cx="532800" cy="10080"/>
                <wp:effectExtent l="38100" t="38100" r="38735" b="47625"/>
                <wp:wrapNone/>
                <wp:docPr id="631828142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53280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06ED79" id="Ink 71" o:spid="_x0000_s1026" type="#_x0000_t75" style="position:absolute;margin-left:-5.25pt;margin-top:46.2pt;width:42.9pt;height:1.8pt;z-index:2516584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">
                <v:imagedata r:id="rId153" o:title=""/>
              </v:shape>
            </w:pict>
          </mc:Fallback>
        </mc:AlternateContent>
      </w:r>
      <w:r w:rsidR="00A142C6">
        <w:tab/>
        <w:t>HYBRID INHERITENCE</w:t>
      </w:r>
    </w:p>
    <w:p w14:paraId="494682EB" w14:textId="3D4BF878" w:rsidR="009526BE" w:rsidRDefault="009526BE" w:rsidP="00084EEB">
      <w:r>
        <w:t>MLI</w:t>
      </w:r>
    </w:p>
    <w:p w14:paraId="742C3521" w14:textId="1CD69523" w:rsidR="009526BE" w:rsidRDefault="009526BE" w:rsidP="009526BE">
      <w:pPr>
        <w:tabs>
          <w:tab w:val="left" w:pos="1392"/>
        </w:tabs>
      </w:pPr>
      <w:r>
        <w:tab/>
        <w:t>HIGHRACHAL INHERITENCE.</w:t>
      </w:r>
    </w:p>
    <w:p w14:paraId="5A39DFD8" w14:textId="5E4505CD" w:rsidR="00A2463F" w:rsidRDefault="00A2463F" w:rsidP="004406F6">
      <w:r>
        <w:t>5 MULITPLE INHERITENCE</w:t>
      </w:r>
    </w:p>
    <w:p w14:paraId="26CDF67A" w14:textId="0F784B8C" w:rsidR="00A2463F" w:rsidRDefault="00831551" w:rsidP="00831551">
      <w:pPr>
        <w:pStyle w:val="ListParagraph"/>
        <w:numPr>
          <w:ilvl w:val="0"/>
          <w:numId w:val="131"/>
        </w:numPr>
      </w:pPr>
      <w:r>
        <w:t>1 SUB CLASS AQURING MULTIPLE PROPERTYES FROM 2 OR MORE PARENT CLASS / SUPERCLASS KNOWN AS MULTIPLE INHERITENCE.</w:t>
      </w:r>
    </w:p>
    <w:p w14:paraId="1561D5FD" w14:textId="2E968FD2" w:rsidR="004406F6" w:rsidRDefault="004406F6" w:rsidP="004406F6">
      <w:r>
        <w:rPr>
          <w:noProof/>
        </w:rPr>
        <mc:AlternateContent>
          <mc:Choice Requires="wpi">
            <w:drawing>
              <wp:anchor distT="0" distB="0" distL="114300" distR="114300" simplePos="0" relativeHeight="251658442" behindDoc="0" locked="0" layoutInCell="1" allowOverlap="1" wp14:anchorId="24EF835B" wp14:editId="1C4DC7CF">
                <wp:simplePos x="0" y="0"/>
                <wp:positionH relativeFrom="column">
                  <wp:posOffset>2278260</wp:posOffset>
                </wp:positionH>
                <wp:positionV relativeFrom="paragraph">
                  <wp:posOffset>1885315</wp:posOffset>
                </wp:positionV>
                <wp:extent cx="360" cy="360"/>
                <wp:effectExtent l="38100" t="38100" r="38100" b="38100"/>
                <wp:wrapNone/>
                <wp:docPr id="703072243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DE5432" id="Ink 87" o:spid="_x0000_s1026" type="#_x0000_t75" style="position:absolute;margin-left:178.9pt;margin-top:147.95pt;width:1.05pt;height:1.05pt;z-index:2516584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">
                <v:imagedata r:id="rId1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443" behindDoc="0" locked="0" layoutInCell="1" allowOverlap="1" wp14:anchorId="5F67A93A" wp14:editId="717122B7">
                <wp:simplePos x="0" y="0"/>
                <wp:positionH relativeFrom="column">
                  <wp:posOffset>746760</wp:posOffset>
                </wp:positionH>
                <wp:positionV relativeFrom="paragraph">
                  <wp:posOffset>344805</wp:posOffset>
                </wp:positionV>
                <wp:extent cx="172440" cy="191520"/>
                <wp:effectExtent l="38100" t="38100" r="18415" b="37465"/>
                <wp:wrapNone/>
                <wp:docPr id="915513989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172440" cy="19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9AE408" id="Ink 86" o:spid="_x0000_s1026" type="#_x0000_t75" style="position:absolute;margin-left:58.3pt;margin-top:26.65pt;width:14.6pt;height:16.1pt;z-index:2516584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">
                <v:imagedata r:id="rId1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444" behindDoc="0" locked="0" layoutInCell="1" allowOverlap="1" wp14:anchorId="13549C33" wp14:editId="5B8AA88D">
                <wp:simplePos x="0" y="0"/>
                <wp:positionH relativeFrom="column">
                  <wp:posOffset>1508760</wp:posOffset>
                </wp:positionH>
                <wp:positionV relativeFrom="paragraph">
                  <wp:posOffset>556895</wp:posOffset>
                </wp:positionV>
                <wp:extent cx="147660" cy="154305"/>
                <wp:effectExtent l="38100" t="38100" r="43180" b="36195"/>
                <wp:wrapNone/>
                <wp:docPr id="1436275791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147660" cy="154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403973" id="Ink 83" o:spid="_x0000_s1026" type="#_x0000_t75" style="position:absolute;margin-left:118.3pt;margin-top:43.35pt;width:12.65pt;height:13.1pt;z-index:2516584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">
                <v:imagedata r:id="rId1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445" behindDoc="0" locked="0" layoutInCell="1" allowOverlap="1" wp14:anchorId="0EB34447" wp14:editId="0563AA58">
                <wp:simplePos x="0" y="0"/>
                <wp:positionH relativeFrom="column">
                  <wp:posOffset>811260</wp:posOffset>
                </wp:positionH>
                <wp:positionV relativeFrom="paragraph">
                  <wp:posOffset>421915</wp:posOffset>
                </wp:positionV>
                <wp:extent cx="164520" cy="251640"/>
                <wp:effectExtent l="38100" t="38100" r="45085" b="34290"/>
                <wp:wrapNone/>
                <wp:docPr id="2096164062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164520" cy="25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1CC1E8" id="Ink 80" o:spid="_x0000_s1026" type="#_x0000_t75" style="position:absolute;margin-left:63.4pt;margin-top:32.7pt;width:13.9pt;height:20.8pt;z-index:2516584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">
                <v:imagedata r:id="rId160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74" behindDoc="0" locked="0" layoutInCell="1" allowOverlap="1" wp14:anchorId="2A782BA1" wp14:editId="6AA8F929">
                <wp:simplePos x="0" y="0"/>
                <wp:positionH relativeFrom="column">
                  <wp:posOffset>975360</wp:posOffset>
                </wp:positionH>
                <wp:positionV relativeFrom="paragraph">
                  <wp:posOffset>688975</wp:posOffset>
                </wp:positionV>
                <wp:extent cx="701040" cy="464820"/>
                <wp:effectExtent l="0" t="0" r="22860" b="11430"/>
                <wp:wrapNone/>
                <wp:docPr id="1504010790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040" cy="464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905EFF" w14:textId="77777777" w:rsidR="004406F6" w:rsidRDefault="004406F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782BA1" id="Text Box 79" o:spid="_x0000_s1042" type="#_x0000_t202" style="position:absolute;margin-left:76.8pt;margin-top:54.25pt;width:55.2pt;height:36.6pt;z-index:2516582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" fillcolor="white [3201]" strokeweight=".5pt">
                <v:textbox>
                  <w:txbxContent>
                    <w:p w14:paraId="69905EFF" w14:textId="77777777" w:rsidR="004406F6" w:rsidRDefault="004406F6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73" behindDoc="0" locked="0" layoutInCell="1" allowOverlap="1" wp14:anchorId="5AD2E168" wp14:editId="75F0A90B">
                <wp:simplePos x="0" y="0"/>
                <wp:positionH relativeFrom="column">
                  <wp:posOffset>1539240</wp:posOffset>
                </wp:positionH>
                <wp:positionV relativeFrom="paragraph">
                  <wp:posOffset>193675</wp:posOffset>
                </wp:positionV>
                <wp:extent cx="769620" cy="342900"/>
                <wp:effectExtent l="0" t="0" r="11430" b="19050"/>
                <wp:wrapNone/>
                <wp:docPr id="1676394724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9620" cy="34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EBA218" id="Rectangle 78" o:spid="_x0000_s1026" style="position:absolute;margin-left:121.2pt;margin-top:15.25pt;width:60.6pt;height:27pt;z-index:2516583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" fillcolor="white [3201]" strokecolor="#70ad47 [32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72" behindDoc="0" locked="0" layoutInCell="1" allowOverlap="1" wp14:anchorId="05FF6CBF" wp14:editId="3696C734">
                <wp:simplePos x="0" y="0"/>
                <wp:positionH relativeFrom="column">
                  <wp:posOffset>434340</wp:posOffset>
                </wp:positionH>
                <wp:positionV relativeFrom="paragraph">
                  <wp:posOffset>140335</wp:posOffset>
                </wp:positionV>
                <wp:extent cx="632460" cy="274320"/>
                <wp:effectExtent l="0" t="0" r="15240" b="11430"/>
                <wp:wrapNone/>
                <wp:docPr id="104334896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246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75A72D" w14:textId="77777777" w:rsidR="004406F6" w:rsidRDefault="004406F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FF6CBF" id="Text Box 77" o:spid="_x0000_s1043" type="#_x0000_t202" style="position:absolute;margin-left:34.2pt;margin-top:11.05pt;width:49.8pt;height:21.6pt;z-index:2516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" fillcolor="white [3201]" strokeweight=".5pt">
                <v:textbox>
                  <w:txbxContent>
                    <w:p w14:paraId="7D75A72D" w14:textId="77777777" w:rsidR="004406F6" w:rsidRDefault="004406F6"/>
                  </w:txbxContent>
                </v:textbox>
              </v:shape>
            </w:pict>
          </mc:Fallback>
        </mc:AlternateContent>
      </w:r>
    </w:p>
    <w:p w14:paraId="680F9B44" w14:textId="77777777" w:rsidR="004406F6" w:rsidRPr="004406F6" w:rsidRDefault="004406F6" w:rsidP="004406F6"/>
    <w:p w14:paraId="152D840B" w14:textId="4973B8D7" w:rsidR="004406F6" w:rsidRDefault="004406F6" w:rsidP="004406F6">
      <w:pPr>
        <w:tabs>
          <w:tab w:val="left" w:pos="2400"/>
        </w:tabs>
      </w:pPr>
    </w:p>
    <w:p w14:paraId="47ED7867" w14:textId="77777777" w:rsidR="004406F6" w:rsidRDefault="004406F6" w:rsidP="004406F6">
      <w:pPr>
        <w:tabs>
          <w:tab w:val="left" w:pos="2400"/>
        </w:tabs>
      </w:pPr>
    </w:p>
    <w:p w14:paraId="1FEF58B7" w14:textId="229FEA91" w:rsidR="00513635" w:rsidRDefault="00513635" w:rsidP="004406F6">
      <w:pPr>
        <w:tabs>
          <w:tab w:val="left" w:pos="2400"/>
        </w:tabs>
      </w:pPr>
      <w:r>
        <w:t xml:space="preserve"> Class demo{}</w:t>
      </w:r>
    </w:p>
    <w:p w14:paraId="6D07A27C" w14:textId="374A797D" w:rsidR="00513635" w:rsidRDefault="00513635" w:rsidP="004406F6">
      <w:pPr>
        <w:tabs>
          <w:tab w:val="left" w:pos="2400"/>
        </w:tabs>
      </w:pPr>
      <w:r>
        <w:t>Class sample{}</w:t>
      </w:r>
    </w:p>
    <w:p w14:paraId="4FD7DDCE" w14:textId="7FCCE907" w:rsidR="00513635" w:rsidRDefault="00513635" w:rsidP="004406F6">
      <w:pPr>
        <w:tabs>
          <w:tab w:val="left" w:pos="2400"/>
        </w:tabs>
      </w:pPr>
      <w:r>
        <w:t>Class test extends demo,sample</w:t>
      </w:r>
      <w:r w:rsidR="005073AE">
        <w:t>{}</w:t>
      </w:r>
    </w:p>
    <w:p w14:paraId="7D32CFDA" w14:textId="69D2548F" w:rsidR="005073AE" w:rsidRDefault="005073AE" w:rsidP="005073AE">
      <w:pPr>
        <w:pStyle w:val="ListParagraph"/>
        <w:numPr>
          <w:ilvl w:val="0"/>
          <w:numId w:val="131"/>
        </w:numPr>
        <w:tabs>
          <w:tab w:val="left" w:pos="2400"/>
        </w:tabs>
      </w:pPr>
      <w:r>
        <w:t xml:space="preserve">MULTIPLE INHERITENCE NOT ACHIVED IN JAVA USING CLASS DUE TO </w:t>
      </w:r>
      <w:r w:rsidR="00FB4CC7">
        <w:t>2 REASONS.</w:t>
      </w:r>
    </w:p>
    <w:p w14:paraId="1A95506C" w14:textId="6D397673" w:rsidR="00FB4CC7" w:rsidRDefault="00FB4CC7" w:rsidP="005073AE">
      <w:pPr>
        <w:pStyle w:val="ListParagraph"/>
        <w:numPr>
          <w:ilvl w:val="0"/>
          <w:numId w:val="131"/>
        </w:numPr>
        <w:tabs>
          <w:tab w:val="left" w:pos="2400"/>
        </w:tabs>
      </w:pPr>
      <w:r>
        <w:t>1 AMBIGUITY PROBLEM (CONFUSION)</w:t>
      </w:r>
    </w:p>
    <w:p w14:paraId="28A1B5BA" w14:textId="366A03BE" w:rsidR="00FB4CC7" w:rsidRDefault="00FB4CC7" w:rsidP="005073AE">
      <w:pPr>
        <w:pStyle w:val="ListParagraph"/>
        <w:numPr>
          <w:ilvl w:val="0"/>
          <w:numId w:val="131"/>
        </w:numPr>
        <w:tabs>
          <w:tab w:val="left" w:pos="2400"/>
        </w:tabs>
      </w:pPr>
      <w:r>
        <w:t>2 DIAMOND PROBLEM</w:t>
      </w:r>
      <w:r w:rsidR="00B82323">
        <w:t>.</w:t>
      </w:r>
      <w:r w:rsidR="00AA2222">
        <w:t>(</w:t>
      </w:r>
      <w:r w:rsidR="00AA2222" w:rsidRPr="001E1A71">
        <w:rPr>
          <w:color w:val="EE0000"/>
        </w:rPr>
        <w:t>DIAMOND PROPERTY</w:t>
      </w:r>
      <w:r w:rsidR="00AA2222">
        <w:t>)</w:t>
      </w:r>
    </w:p>
    <w:p w14:paraId="1CFA026B" w14:textId="0407D964" w:rsidR="00B82323" w:rsidRDefault="00B82323" w:rsidP="00B82323">
      <w:pPr>
        <w:tabs>
          <w:tab w:val="left" w:pos="2400"/>
        </w:tabs>
      </w:pPr>
      <w:r>
        <w:t>EXMPLE FOR STATIC MEMBERS INHERITENCE</w:t>
      </w:r>
    </w:p>
    <w:p w14:paraId="1EE7E060" w14:textId="77777777" w:rsidR="00947410" w:rsidRDefault="00947410" w:rsidP="00947410">
      <w:pPr>
        <w:pStyle w:val="NoSpacing"/>
      </w:pPr>
      <w:r>
        <w:t>class demo {</w:t>
      </w:r>
    </w:p>
    <w:p w14:paraId="40978928" w14:textId="77777777" w:rsidR="00947410" w:rsidRDefault="00947410" w:rsidP="00947410">
      <w:pPr>
        <w:pStyle w:val="NoSpacing"/>
      </w:pPr>
      <w:r>
        <w:t xml:space="preserve">    static String s = "java";</w:t>
      </w:r>
    </w:p>
    <w:p w14:paraId="1075ABE9" w14:textId="77777777" w:rsidR="00947410" w:rsidRDefault="00947410" w:rsidP="00947410">
      <w:pPr>
        <w:pStyle w:val="NoSpacing"/>
      </w:pPr>
    </w:p>
    <w:p w14:paraId="0D50BE19" w14:textId="77777777" w:rsidR="00947410" w:rsidRDefault="00947410" w:rsidP="00947410">
      <w:pPr>
        <w:pStyle w:val="NoSpacing"/>
      </w:pPr>
      <w:r>
        <w:t xml:space="preserve">    public static void display() {</w:t>
      </w:r>
    </w:p>
    <w:p w14:paraId="6D997E40" w14:textId="77777777" w:rsidR="00947410" w:rsidRDefault="00947410" w:rsidP="00947410">
      <w:pPr>
        <w:pStyle w:val="NoSpacing"/>
      </w:pPr>
      <w:r>
        <w:t xml:space="preserve">        System.out.println("dis demo");</w:t>
      </w:r>
    </w:p>
    <w:p w14:paraId="348D4DCB" w14:textId="55B7A5D4" w:rsidR="00947410" w:rsidRDefault="00947410" w:rsidP="00947410">
      <w:pPr>
        <w:pStyle w:val="NoSpacing"/>
      </w:pPr>
      <w:r>
        <w:t xml:space="preserve">    }</w:t>
      </w:r>
      <w:r w:rsidR="00AA2222">
        <w:t xml:space="preserve"> </w:t>
      </w:r>
    </w:p>
    <w:p w14:paraId="2BEE37FE" w14:textId="77777777" w:rsidR="00947410" w:rsidRDefault="00947410" w:rsidP="00947410">
      <w:pPr>
        <w:pStyle w:val="NoSpacing"/>
      </w:pPr>
      <w:r>
        <w:t>}</w:t>
      </w:r>
    </w:p>
    <w:p w14:paraId="6CE6DD8B" w14:textId="77777777" w:rsidR="00947410" w:rsidRDefault="00947410" w:rsidP="00947410">
      <w:pPr>
        <w:pStyle w:val="NoSpacing"/>
      </w:pPr>
    </w:p>
    <w:p w14:paraId="6FCE0844" w14:textId="77777777" w:rsidR="00947410" w:rsidRDefault="00947410" w:rsidP="00947410">
      <w:pPr>
        <w:pStyle w:val="NoSpacing"/>
      </w:pPr>
      <w:r>
        <w:t>class sample extends demo {</w:t>
      </w:r>
    </w:p>
    <w:p w14:paraId="4E2012C3" w14:textId="77777777" w:rsidR="00947410" w:rsidRDefault="00947410" w:rsidP="00947410">
      <w:pPr>
        <w:pStyle w:val="NoSpacing"/>
      </w:pPr>
      <w:r>
        <w:t xml:space="preserve">    static double d = 3.4;</w:t>
      </w:r>
    </w:p>
    <w:p w14:paraId="3F7C98A2" w14:textId="77777777" w:rsidR="00947410" w:rsidRDefault="00947410" w:rsidP="00947410">
      <w:pPr>
        <w:pStyle w:val="NoSpacing"/>
      </w:pPr>
    </w:p>
    <w:p w14:paraId="29F857DE" w14:textId="77777777" w:rsidR="00947410" w:rsidRDefault="00947410" w:rsidP="00947410">
      <w:pPr>
        <w:pStyle w:val="NoSpacing"/>
      </w:pPr>
      <w:r>
        <w:t xml:space="preserve">    public static void wish() {</w:t>
      </w:r>
    </w:p>
    <w:p w14:paraId="374FB165" w14:textId="77777777" w:rsidR="00947410" w:rsidRDefault="00947410" w:rsidP="00947410">
      <w:pPr>
        <w:pStyle w:val="NoSpacing"/>
      </w:pPr>
      <w:r>
        <w:t xml:space="preserve">        System.out.println("wish sample");</w:t>
      </w:r>
    </w:p>
    <w:p w14:paraId="0755500E" w14:textId="77777777" w:rsidR="00947410" w:rsidRDefault="00947410" w:rsidP="00947410">
      <w:pPr>
        <w:pStyle w:val="NoSpacing"/>
      </w:pPr>
      <w:r>
        <w:t xml:space="preserve">    }</w:t>
      </w:r>
    </w:p>
    <w:p w14:paraId="6EECCCD3" w14:textId="77777777" w:rsidR="00947410" w:rsidRDefault="00947410" w:rsidP="00947410">
      <w:pPr>
        <w:pStyle w:val="NoSpacing"/>
      </w:pPr>
      <w:r>
        <w:t>}</w:t>
      </w:r>
    </w:p>
    <w:p w14:paraId="0D7AAD25" w14:textId="77777777" w:rsidR="00947410" w:rsidRDefault="00947410" w:rsidP="00947410">
      <w:pPr>
        <w:pStyle w:val="NoSpacing"/>
      </w:pPr>
    </w:p>
    <w:p w14:paraId="36512CE6" w14:textId="77777777" w:rsidR="00947410" w:rsidRDefault="00947410" w:rsidP="00947410">
      <w:pPr>
        <w:pStyle w:val="NoSpacing"/>
      </w:pPr>
      <w:r>
        <w:t>public class test {</w:t>
      </w:r>
    </w:p>
    <w:p w14:paraId="63343FD4" w14:textId="77777777" w:rsidR="00947410" w:rsidRDefault="00947410" w:rsidP="00947410">
      <w:pPr>
        <w:pStyle w:val="NoSpacing"/>
      </w:pPr>
      <w:r>
        <w:t xml:space="preserve">    public static void main(String[] args) {</w:t>
      </w:r>
    </w:p>
    <w:p w14:paraId="6681A4C5" w14:textId="77777777" w:rsidR="00947410" w:rsidRDefault="00947410" w:rsidP="00947410">
      <w:pPr>
        <w:pStyle w:val="NoSpacing"/>
      </w:pPr>
      <w:r>
        <w:t xml:space="preserve">        sample.display();  // Calls the static method from demo class</w:t>
      </w:r>
    </w:p>
    <w:p w14:paraId="169B03F8" w14:textId="77777777" w:rsidR="00947410" w:rsidRDefault="00947410" w:rsidP="00947410">
      <w:pPr>
        <w:pStyle w:val="NoSpacing"/>
      </w:pPr>
      <w:r>
        <w:t xml:space="preserve">        sample.wish();     // Calls the static method from sample class</w:t>
      </w:r>
    </w:p>
    <w:p w14:paraId="53F3F1DF" w14:textId="77777777" w:rsidR="00947410" w:rsidRDefault="00947410" w:rsidP="00947410">
      <w:pPr>
        <w:pStyle w:val="NoSpacing"/>
      </w:pPr>
      <w:r>
        <w:t xml:space="preserve">        System.out.println(sample.s);  // Accesses the static variable from demo class</w:t>
      </w:r>
    </w:p>
    <w:p w14:paraId="5092DB5E" w14:textId="77777777" w:rsidR="00947410" w:rsidRDefault="00947410" w:rsidP="00947410">
      <w:pPr>
        <w:pStyle w:val="NoSpacing"/>
      </w:pPr>
      <w:r>
        <w:t xml:space="preserve">        System.out.println(sample.d);  // Accesses the static variable from sample class</w:t>
      </w:r>
    </w:p>
    <w:p w14:paraId="2CF67972" w14:textId="77777777" w:rsidR="00947410" w:rsidRDefault="00947410" w:rsidP="00947410">
      <w:pPr>
        <w:pStyle w:val="NoSpacing"/>
      </w:pPr>
      <w:r>
        <w:t xml:space="preserve">    }</w:t>
      </w:r>
    </w:p>
    <w:p w14:paraId="6B875088" w14:textId="069DCB28" w:rsidR="00B82323" w:rsidRDefault="00947410" w:rsidP="00947410">
      <w:pPr>
        <w:pStyle w:val="NoSpacing"/>
      </w:pPr>
      <w:r>
        <w:t>}</w:t>
      </w:r>
    </w:p>
    <w:p w14:paraId="18458A82" w14:textId="77777777" w:rsidR="00947410" w:rsidRDefault="00947410" w:rsidP="00947410">
      <w:pPr>
        <w:pStyle w:val="NoSpacing"/>
      </w:pPr>
    </w:p>
    <w:p w14:paraId="1A610175" w14:textId="2C808772" w:rsidR="00947410" w:rsidRDefault="0034258E" w:rsidP="0034258E">
      <w:pPr>
        <w:pStyle w:val="Heading2"/>
      </w:pPr>
      <w:r>
        <w:t>CONSTRUCTER CALLING =</w:t>
      </w:r>
    </w:p>
    <w:p w14:paraId="71D1FAA1" w14:textId="597F7639" w:rsidR="0034258E" w:rsidRDefault="0034258E" w:rsidP="0034258E">
      <w:pPr>
        <w:pStyle w:val="ListParagraph"/>
        <w:numPr>
          <w:ilvl w:val="0"/>
          <w:numId w:val="132"/>
        </w:numPr>
      </w:pPr>
      <w:r>
        <w:t xml:space="preserve">CALLING 1 CONSTRUCTER INSIDE ANOTHER CONSTRUCTER WITHIN THE SAME CLASS IS CALLED AS </w:t>
      </w:r>
      <w:r w:rsidR="00093871">
        <w:t>CONSTRUCTER CALLING .</w:t>
      </w:r>
    </w:p>
    <w:p w14:paraId="06DFB2D2" w14:textId="306E469F" w:rsidR="00093871" w:rsidRDefault="00093871" w:rsidP="0034258E">
      <w:pPr>
        <w:pStyle w:val="ListParagraph"/>
        <w:numPr>
          <w:ilvl w:val="0"/>
          <w:numId w:val="132"/>
        </w:numPr>
      </w:pPr>
      <w:r>
        <w:t xml:space="preserve">CONSTRUCTER CALLING CAN BE ACHIVED BY </w:t>
      </w:r>
    </w:p>
    <w:p w14:paraId="120BE445" w14:textId="06E2BCF9" w:rsidR="00093871" w:rsidRDefault="00093871" w:rsidP="00093871">
      <w:pPr>
        <w:pStyle w:val="NoSpacing"/>
        <w:numPr>
          <w:ilvl w:val="0"/>
          <w:numId w:val="132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446" behindDoc="0" locked="0" layoutInCell="1" allowOverlap="1" wp14:anchorId="325FBA53" wp14:editId="6EF71774">
                <wp:simplePos x="0" y="0"/>
                <wp:positionH relativeFrom="column">
                  <wp:posOffset>1416050</wp:posOffset>
                </wp:positionH>
                <wp:positionV relativeFrom="paragraph">
                  <wp:posOffset>2540</wp:posOffset>
                </wp:positionV>
                <wp:extent cx="724115" cy="222885"/>
                <wp:effectExtent l="38100" t="38100" r="0" b="43815"/>
                <wp:wrapNone/>
                <wp:docPr id="1370176677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724115" cy="222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106138" id="Ink 90" o:spid="_x0000_s1026" type="#_x0000_t75" style="position:absolute;margin-left:111pt;margin-top:-.3pt;width:58pt;height:18.5pt;z-index:2516584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">
                <v:imagedata r:id="rId162" o:title=""/>
              </v:shape>
            </w:pict>
          </mc:Fallback>
        </mc:AlternateContent>
      </w:r>
      <w:r>
        <w:t xml:space="preserve">                 CALL TO THIS()         STATEMENT.</w:t>
      </w:r>
    </w:p>
    <w:p w14:paraId="77748E74" w14:textId="49A0A5BE" w:rsidR="00093871" w:rsidRDefault="006C49F6" w:rsidP="00093871">
      <w:pPr>
        <w:pStyle w:val="NoSpacing"/>
        <w:numPr>
          <w:ilvl w:val="0"/>
          <w:numId w:val="132"/>
        </w:numPr>
      </w:pPr>
      <w:r>
        <w:t>THIS STATEMETN SHOULD BE THE FIRST STATEMENT INSIDE THE COSTRUCTER .</w:t>
      </w:r>
    </w:p>
    <w:p w14:paraId="407AE42F" w14:textId="750DE6B5" w:rsidR="004604C6" w:rsidRDefault="004604C6" w:rsidP="003A2970">
      <w:pPr>
        <w:pStyle w:val="NoSpacing"/>
        <w:numPr>
          <w:ilvl w:val="0"/>
          <w:numId w:val="132"/>
        </w:numPr>
      </w:pPr>
      <w:r>
        <w:t>THIS STATEMENT CAN BE PARAMETERIZED OR NON PARAMETERIZED.</w:t>
      </w:r>
    </w:p>
    <w:p w14:paraId="3152EA8C" w14:textId="7BBB5BFB" w:rsidR="003A2970" w:rsidRDefault="003A2970" w:rsidP="003A2970">
      <w:pPr>
        <w:pStyle w:val="NoSpacing"/>
        <w:numPr>
          <w:ilvl w:val="0"/>
          <w:numId w:val="132"/>
        </w:numPr>
      </w:pPr>
      <w:r>
        <w:t xml:space="preserve">PARAMETERIZED THIS STATEMENT </w:t>
      </w:r>
      <w:r w:rsidR="00BA78CE">
        <w:t>WILL HELPS TO CALL THE PARAMETERIZED CONSTRUCTER OF THE SAME CLASS.</w:t>
      </w:r>
    </w:p>
    <w:p w14:paraId="0177FAAB" w14:textId="22986E15" w:rsidR="004D4339" w:rsidRDefault="004D4339" w:rsidP="004D4339">
      <w:pPr>
        <w:pStyle w:val="NoSpacing"/>
        <w:numPr>
          <w:ilvl w:val="0"/>
          <w:numId w:val="132"/>
        </w:numPr>
      </w:pPr>
      <w:r>
        <w:t>NON PARAMETERIZED THIS STATEMENT WILL HELPS TO CALL THE NON PARAMETERIZED CONSTRUCTER OF THE SAME CLASS.</w:t>
      </w:r>
    </w:p>
    <w:p w14:paraId="72D82D16" w14:textId="2895B8B9" w:rsidR="004D4339" w:rsidRPr="0034258E" w:rsidRDefault="001B1F19" w:rsidP="004D4339">
      <w:pPr>
        <w:pStyle w:val="NoSpacing"/>
        <w:numPr>
          <w:ilvl w:val="0"/>
          <w:numId w:val="132"/>
        </w:numPr>
      </w:pPr>
      <w:r>
        <w:t>MULTIPLE THIS STATEMENT CANNNOT BE USED INSIDE THE CONSTRUCTER.</w:t>
      </w:r>
    </w:p>
    <w:p w14:paraId="5EB1314B" w14:textId="04F5F6EF" w:rsidR="00BA78CE" w:rsidRDefault="005331EB" w:rsidP="003A2970">
      <w:pPr>
        <w:pStyle w:val="NoSpacing"/>
        <w:numPr>
          <w:ilvl w:val="0"/>
          <w:numId w:val="132"/>
        </w:numPr>
      </w:pPr>
      <w:r>
        <w:t>THIS STATEMENT ALSO KNOWN AS EXPLICIT STATEMENT.</w:t>
      </w:r>
    </w:p>
    <w:p w14:paraId="339F6612" w14:textId="422FED1F" w:rsidR="005331EB" w:rsidRDefault="005331EB" w:rsidP="003A2970">
      <w:pPr>
        <w:pStyle w:val="NoSpacing"/>
        <w:numPr>
          <w:ilvl w:val="0"/>
          <w:numId w:val="132"/>
        </w:numPr>
      </w:pPr>
      <w:r>
        <w:t xml:space="preserve">THAT IS PROGRAMMER RESPONSIBLE </w:t>
      </w:r>
      <w:r w:rsidR="002B6960">
        <w:t>TO ADD THIS STATEMENT.</w:t>
      </w:r>
    </w:p>
    <w:p w14:paraId="384153B3" w14:textId="6E2599A1" w:rsidR="002B6960" w:rsidRDefault="002B6960" w:rsidP="003A2970">
      <w:pPr>
        <w:pStyle w:val="NoSpacing"/>
        <w:numPr>
          <w:ilvl w:val="0"/>
          <w:numId w:val="132"/>
        </w:numPr>
      </w:pPr>
      <w:r>
        <w:t>THIS STATEMENT IS NOT MANDETORY STATEMENT .</w:t>
      </w:r>
    </w:p>
    <w:p w14:paraId="5A68EC77" w14:textId="5CF400C1" w:rsidR="002B6960" w:rsidRDefault="00207518" w:rsidP="003A2970">
      <w:pPr>
        <w:pStyle w:val="NoSpacing"/>
        <w:numPr>
          <w:ilvl w:val="0"/>
          <w:numId w:val="132"/>
        </w:numPr>
      </w:pPr>
      <w:r>
        <w:t xml:space="preserve">CONSTRUCTER OVERLOADING IS MANDETTORY TO ACHIVE CALL TO THIS </w:t>
      </w:r>
      <w:r w:rsidR="002C247A">
        <w:t>() STATEMENT.</w:t>
      </w:r>
    </w:p>
    <w:p w14:paraId="4EE79404" w14:textId="79A68BAD" w:rsidR="002C247A" w:rsidRDefault="002C247A" w:rsidP="002C247A">
      <w:pPr>
        <w:pStyle w:val="NoSpacing"/>
      </w:pPr>
      <w:r>
        <w:t>NOTE=</w:t>
      </w:r>
    </w:p>
    <w:p w14:paraId="6B33725E" w14:textId="1ACF89B3" w:rsidR="002C247A" w:rsidRDefault="002C247A" w:rsidP="002C247A">
      <w:pPr>
        <w:pStyle w:val="NoSpacing"/>
        <w:numPr>
          <w:ilvl w:val="0"/>
          <w:numId w:val="133"/>
        </w:numPr>
      </w:pPr>
      <w:r>
        <w:t>IF WE USE 1ST THIS () EXECUTE LAST.</w:t>
      </w:r>
    </w:p>
    <w:p w14:paraId="5B8A54DA" w14:textId="7D403558" w:rsidR="00525D28" w:rsidRDefault="00525D28" w:rsidP="002C247A">
      <w:pPr>
        <w:pStyle w:val="NoSpacing"/>
        <w:numPr>
          <w:ilvl w:val="0"/>
          <w:numId w:val="133"/>
        </w:numPr>
      </w:pPr>
      <w:r>
        <w:t>IF WE USE LAST THIS() EXECUTE FROM FIRST.</w:t>
      </w:r>
    </w:p>
    <w:p w14:paraId="1FC01CA1" w14:textId="01ED0C5E" w:rsidR="00525D28" w:rsidRDefault="00525D28" w:rsidP="002C247A">
      <w:pPr>
        <w:pStyle w:val="NoSpacing"/>
        <w:numPr>
          <w:ilvl w:val="0"/>
          <w:numId w:val="133"/>
        </w:numPr>
      </w:pPr>
      <w:r>
        <w:t>IT SHOULD BE BELOW THE CONSTRUCTER .</w:t>
      </w:r>
    </w:p>
    <w:p w14:paraId="3EE977B9" w14:textId="0AA90AF6" w:rsidR="00F95941" w:rsidRDefault="00F95941" w:rsidP="002C247A">
      <w:pPr>
        <w:pStyle w:val="NoSpacing"/>
        <w:numPr>
          <w:ilvl w:val="0"/>
          <w:numId w:val="133"/>
        </w:numPr>
      </w:pPr>
      <w:r>
        <w:t>DOWN THE S.O.PLN NOT POSSIBLE</w:t>
      </w:r>
    </w:p>
    <w:p w14:paraId="3D467E91" w14:textId="77777777" w:rsidR="00AA5D6A" w:rsidRDefault="00AA5D6A" w:rsidP="00AA5D6A">
      <w:pPr>
        <w:pStyle w:val="NoSpacing"/>
      </w:pPr>
      <w:r>
        <w:t>class demo{</w:t>
      </w:r>
    </w:p>
    <w:p w14:paraId="54725FAF" w14:textId="77777777" w:rsidR="00AA5D6A" w:rsidRDefault="00AA5D6A" w:rsidP="00AA5D6A">
      <w:pPr>
        <w:pStyle w:val="NoSpacing"/>
      </w:pPr>
      <w:r>
        <w:t xml:space="preserve">           demo()</w:t>
      </w:r>
    </w:p>
    <w:p w14:paraId="42CDA2B4" w14:textId="77777777" w:rsidR="00AA5D6A" w:rsidRDefault="00AA5D6A" w:rsidP="00AA5D6A">
      <w:pPr>
        <w:pStyle w:val="NoSpacing"/>
      </w:pPr>
      <w:r>
        <w:t>{    this(100);</w:t>
      </w:r>
    </w:p>
    <w:p w14:paraId="65E79CF8" w14:textId="77777777" w:rsidR="00AA5D6A" w:rsidRDefault="00AA5D6A" w:rsidP="00AA5D6A">
      <w:pPr>
        <w:pStyle w:val="NoSpacing"/>
      </w:pPr>
      <w:r>
        <w:t xml:space="preserve">     System.out.println("n p constructer");  </w:t>
      </w:r>
    </w:p>
    <w:p w14:paraId="017DBE2C" w14:textId="77777777" w:rsidR="00AA5D6A" w:rsidRDefault="00AA5D6A" w:rsidP="00AA5D6A">
      <w:pPr>
        <w:pStyle w:val="NoSpacing"/>
      </w:pPr>
      <w:r>
        <w:t xml:space="preserve">         }</w:t>
      </w:r>
    </w:p>
    <w:p w14:paraId="4FF55CEC" w14:textId="77777777" w:rsidR="00AA5D6A" w:rsidRDefault="00AA5D6A" w:rsidP="00AA5D6A">
      <w:pPr>
        <w:pStyle w:val="NoSpacing"/>
      </w:pPr>
      <w:r>
        <w:t xml:space="preserve">     demo(int i)</w:t>
      </w:r>
    </w:p>
    <w:p w14:paraId="12FAB9C2" w14:textId="77777777" w:rsidR="00AA5D6A" w:rsidRDefault="00AA5D6A" w:rsidP="00AA5D6A">
      <w:pPr>
        <w:pStyle w:val="NoSpacing"/>
      </w:pPr>
      <w:r>
        <w:t xml:space="preserve"> { System.out.println("int type"); }</w:t>
      </w:r>
    </w:p>
    <w:p w14:paraId="37B4F542" w14:textId="77777777" w:rsidR="00AA5D6A" w:rsidRDefault="00AA5D6A" w:rsidP="00AA5D6A">
      <w:pPr>
        <w:pStyle w:val="NoSpacing"/>
      </w:pPr>
    </w:p>
    <w:p w14:paraId="3431BE24" w14:textId="77777777" w:rsidR="00AA5D6A" w:rsidRDefault="00AA5D6A" w:rsidP="00AA5D6A">
      <w:pPr>
        <w:pStyle w:val="NoSpacing"/>
      </w:pPr>
      <w:r>
        <w:t>public static void main(String [] args)</w:t>
      </w:r>
    </w:p>
    <w:p w14:paraId="7AA34360" w14:textId="4E0EDB28" w:rsidR="00F95941" w:rsidRDefault="00AA5D6A" w:rsidP="00AA5D6A">
      <w:pPr>
        <w:pStyle w:val="NoSpacing"/>
      </w:pPr>
      <w:r>
        <w:t xml:space="preserve"> {    demo d1=new demo(); }   }                        0/p      </w:t>
      </w:r>
      <w:r w:rsidR="004875E4">
        <w:t>int type , n p constructer</w:t>
      </w:r>
    </w:p>
    <w:p w14:paraId="637EF7A1" w14:textId="77777777" w:rsidR="004875E4" w:rsidRDefault="004875E4" w:rsidP="00AA5D6A">
      <w:pPr>
        <w:pStyle w:val="NoSpacing"/>
      </w:pPr>
    </w:p>
    <w:p w14:paraId="1CB43AE4" w14:textId="31319264" w:rsidR="004875E4" w:rsidRDefault="004875E4" w:rsidP="00AA5D6A">
      <w:pPr>
        <w:pStyle w:val="NoSpacing"/>
      </w:pPr>
      <w:r>
        <w:t>PROGRAMME USING THIS()</w:t>
      </w:r>
    </w:p>
    <w:p w14:paraId="3ABE1969" w14:textId="77777777" w:rsidR="004875E4" w:rsidRDefault="004875E4" w:rsidP="00AA5D6A">
      <w:pPr>
        <w:pStyle w:val="NoSpacing"/>
      </w:pPr>
    </w:p>
    <w:p w14:paraId="58A8C12E" w14:textId="77777777" w:rsidR="00C9580D" w:rsidRDefault="00C9580D" w:rsidP="00C9580D">
      <w:pPr>
        <w:pStyle w:val="NoSpacing"/>
      </w:pPr>
      <w:r>
        <w:t>class sample {</w:t>
      </w:r>
    </w:p>
    <w:p w14:paraId="5D07DE05" w14:textId="77777777" w:rsidR="00C9580D" w:rsidRDefault="00C9580D" w:rsidP="00C9580D">
      <w:pPr>
        <w:pStyle w:val="NoSpacing"/>
      </w:pPr>
      <w:r>
        <w:t xml:space="preserve">    sample(int i) {</w:t>
      </w:r>
    </w:p>
    <w:p w14:paraId="11DD5DA1" w14:textId="77777777" w:rsidR="00C9580D" w:rsidRDefault="00C9580D" w:rsidP="00C9580D">
      <w:pPr>
        <w:pStyle w:val="NoSpacing"/>
      </w:pPr>
      <w:r>
        <w:t xml:space="preserve">        this(1000, 3.2, "java");</w:t>
      </w:r>
    </w:p>
    <w:p w14:paraId="745DADF8" w14:textId="77777777" w:rsidR="00C9580D" w:rsidRDefault="00C9580D" w:rsidP="00C9580D">
      <w:pPr>
        <w:pStyle w:val="NoSpacing"/>
      </w:pPr>
      <w:r>
        <w:t xml:space="preserve">        System.out.println("int type");</w:t>
      </w:r>
    </w:p>
    <w:p w14:paraId="48E8040C" w14:textId="77777777" w:rsidR="00C9580D" w:rsidRDefault="00C9580D" w:rsidP="00C9580D">
      <w:pPr>
        <w:pStyle w:val="NoSpacing"/>
      </w:pPr>
      <w:r>
        <w:t xml:space="preserve">        System.out.println(i);</w:t>
      </w:r>
    </w:p>
    <w:p w14:paraId="07F00B11" w14:textId="77777777" w:rsidR="00C9580D" w:rsidRDefault="00C9580D" w:rsidP="00C9580D">
      <w:pPr>
        <w:pStyle w:val="NoSpacing"/>
      </w:pPr>
      <w:r>
        <w:t xml:space="preserve">    }</w:t>
      </w:r>
    </w:p>
    <w:p w14:paraId="1EE54253" w14:textId="77777777" w:rsidR="00C9580D" w:rsidRDefault="00C9580D" w:rsidP="00C9580D">
      <w:pPr>
        <w:pStyle w:val="NoSpacing"/>
      </w:pPr>
    </w:p>
    <w:p w14:paraId="5C2E3800" w14:textId="77777777" w:rsidR="00C9580D" w:rsidRDefault="00C9580D" w:rsidP="00C9580D">
      <w:pPr>
        <w:pStyle w:val="NoSpacing"/>
      </w:pPr>
      <w:r>
        <w:t xml:space="preserve">    sample(double d) {</w:t>
      </w:r>
    </w:p>
    <w:p w14:paraId="74274DA2" w14:textId="77777777" w:rsidR="00C9580D" w:rsidRDefault="00C9580D" w:rsidP="00C9580D">
      <w:pPr>
        <w:pStyle w:val="NoSpacing"/>
      </w:pPr>
      <w:r>
        <w:t xml:space="preserve">        this(1000); // Correct the way 'this' constructor is called</w:t>
      </w:r>
    </w:p>
    <w:p w14:paraId="22DA46CD" w14:textId="77777777" w:rsidR="00C9580D" w:rsidRDefault="00C9580D" w:rsidP="00C9580D">
      <w:pPr>
        <w:pStyle w:val="NoSpacing"/>
      </w:pPr>
      <w:r>
        <w:t xml:space="preserve">        System.out.println("double type");</w:t>
      </w:r>
    </w:p>
    <w:p w14:paraId="2ADADF32" w14:textId="77777777" w:rsidR="00C9580D" w:rsidRDefault="00C9580D" w:rsidP="00C9580D">
      <w:pPr>
        <w:pStyle w:val="NoSpacing"/>
      </w:pPr>
      <w:r>
        <w:t xml:space="preserve">        System.out.println(d);</w:t>
      </w:r>
    </w:p>
    <w:p w14:paraId="29B147E6" w14:textId="77777777" w:rsidR="00C9580D" w:rsidRDefault="00C9580D" w:rsidP="00C9580D">
      <w:pPr>
        <w:pStyle w:val="NoSpacing"/>
      </w:pPr>
      <w:r>
        <w:t xml:space="preserve">    }</w:t>
      </w:r>
    </w:p>
    <w:p w14:paraId="11200804" w14:textId="77777777" w:rsidR="00C9580D" w:rsidRDefault="00C9580D" w:rsidP="00C9580D">
      <w:pPr>
        <w:pStyle w:val="NoSpacing"/>
      </w:pPr>
    </w:p>
    <w:p w14:paraId="14E0438B" w14:textId="77777777" w:rsidR="00C9580D" w:rsidRDefault="00C9580D" w:rsidP="00C9580D">
      <w:pPr>
        <w:pStyle w:val="NoSpacing"/>
      </w:pPr>
      <w:r>
        <w:t xml:space="preserve">    sample(String s) {</w:t>
      </w:r>
    </w:p>
    <w:p w14:paraId="7A8BE6E9" w14:textId="77777777" w:rsidR="00C9580D" w:rsidRDefault="00C9580D" w:rsidP="00C9580D">
      <w:pPr>
        <w:pStyle w:val="NoSpacing"/>
      </w:pPr>
      <w:r>
        <w:t xml:space="preserve">        this(100);</w:t>
      </w:r>
    </w:p>
    <w:p w14:paraId="64267A6B" w14:textId="77777777" w:rsidR="00C9580D" w:rsidRDefault="00C9580D" w:rsidP="00C9580D">
      <w:pPr>
        <w:pStyle w:val="NoSpacing"/>
      </w:pPr>
      <w:r>
        <w:t xml:space="preserve">        System.out.println("String type");</w:t>
      </w:r>
    </w:p>
    <w:p w14:paraId="33334BCA" w14:textId="77777777" w:rsidR="00C9580D" w:rsidRDefault="00C9580D" w:rsidP="00C9580D">
      <w:pPr>
        <w:pStyle w:val="NoSpacing"/>
      </w:pPr>
      <w:r>
        <w:t xml:space="preserve">        System.out.println(s);</w:t>
      </w:r>
    </w:p>
    <w:p w14:paraId="51EF53F5" w14:textId="77777777" w:rsidR="00C9580D" w:rsidRDefault="00C9580D" w:rsidP="00C9580D">
      <w:pPr>
        <w:pStyle w:val="NoSpacing"/>
      </w:pPr>
      <w:r>
        <w:t xml:space="preserve">    }</w:t>
      </w:r>
    </w:p>
    <w:p w14:paraId="6574B418" w14:textId="77777777" w:rsidR="00C9580D" w:rsidRDefault="00C9580D" w:rsidP="00C9580D">
      <w:pPr>
        <w:pStyle w:val="NoSpacing"/>
      </w:pPr>
    </w:p>
    <w:p w14:paraId="492DF19B" w14:textId="77777777" w:rsidR="00C9580D" w:rsidRDefault="00C9580D" w:rsidP="00C9580D">
      <w:pPr>
        <w:pStyle w:val="NoSpacing"/>
      </w:pPr>
      <w:r>
        <w:t xml:space="preserve">    sample(int i, double d, String s) {</w:t>
      </w:r>
    </w:p>
    <w:p w14:paraId="029AAEF0" w14:textId="77777777" w:rsidR="00C9580D" w:rsidRDefault="00C9580D" w:rsidP="00C9580D">
      <w:pPr>
        <w:pStyle w:val="NoSpacing"/>
      </w:pPr>
      <w:r>
        <w:t xml:space="preserve">        this(2.1); // Correct the way 'this' constructor is called</w:t>
      </w:r>
    </w:p>
    <w:p w14:paraId="0335E8AF" w14:textId="77777777" w:rsidR="00C9580D" w:rsidRDefault="00C9580D" w:rsidP="00C9580D">
      <w:pPr>
        <w:pStyle w:val="NoSpacing"/>
      </w:pPr>
      <w:r>
        <w:t xml:space="preserve">        System.out.println("int, double, string");</w:t>
      </w:r>
    </w:p>
    <w:p w14:paraId="462C3D98" w14:textId="77777777" w:rsidR="00C9580D" w:rsidRDefault="00C9580D" w:rsidP="00C9580D">
      <w:pPr>
        <w:pStyle w:val="NoSpacing"/>
      </w:pPr>
      <w:r>
        <w:t xml:space="preserve">        System.out.println(i + " " + d + " " + s);</w:t>
      </w:r>
    </w:p>
    <w:p w14:paraId="2A43CDA7" w14:textId="77777777" w:rsidR="00C9580D" w:rsidRDefault="00C9580D" w:rsidP="00C9580D">
      <w:pPr>
        <w:pStyle w:val="NoSpacing"/>
      </w:pPr>
      <w:r>
        <w:t xml:space="preserve">    }</w:t>
      </w:r>
    </w:p>
    <w:p w14:paraId="06353EE9" w14:textId="77777777" w:rsidR="00C9580D" w:rsidRDefault="00C9580D" w:rsidP="00C9580D">
      <w:pPr>
        <w:pStyle w:val="NoSpacing"/>
      </w:pPr>
    </w:p>
    <w:p w14:paraId="43BB2FCF" w14:textId="77777777" w:rsidR="00C9580D" w:rsidRDefault="00C9580D" w:rsidP="00C9580D">
      <w:pPr>
        <w:pStyle w:val="NoSpacing"/>
      </w:pPr>
      <w:r>
        <w:t xml:space="preserve">    sample(double d) {</w:t>
      </w:r>
    </w:p>
    <w:p w14:paraId="7F25F6C1" w14:textId="77777777" w:rsidR="00C9580D" w:rsidRDefault="00C9580D" w:rsidP="00C9580D">
      <w:pPr>
        <w:pStyle w:val="NoSpacing"/>
      </w:pPr>
      <w:r>
        <w:t xml:space="preserve">        System.out.println("double type");</w:t>
      </w:r>
    </w:p>
    <w:p w14:paraId="6E785328" w14:textId="77777777" w:rsidR="00C9580D" w:rsidRDefault="00C9580D" w:rsidP="00C9580D">
      <w:pPr>
        <w:pStyle w:val="NoSpacing"/>
      </w:pPr>
      <w:r>
        <w:t xml:space="preserve">        System.out.println(d);</w:t>
      </w:r>
    </w:p>
    <w:p w14:paraId="191B07EA" w14:textId="77777777" w:rsidR="00C9580D" w:rsidRDefault="00C9580D" w:rsidP="00C9580D">
      <w:pPr>
        <w:pStyle w:val="NoSpacing"/>
      </w:pPr>
      <w:r>
        <w:t xml:space="preserve">    }</w:t>
      </w:r>
    </w:p>
    <w:p w14:paraId="3D0B6284" w14:textId="77777777" w:rsidR="00C9580D" w:rsidRDefault="00C9580D" w:rsidP="00C9580D">
      <w:pPr>
        <w:pStyle w:val="NoSpacing"/>
      </w:pPr>
    </w:p>
    <w:p w14:paraId="78CF38DE" w14:textId="77777777" w:rsidR="00C9580D" w:rsidRDefault="00C9580D" w:rsidP="00C9580D">
      <w:pPr>
        <w:pStyle w:val="NoSpacing"/>
      </w:pPr>
      <w:r>
        <w:t xml:space="preserve">    public static void main(String[] args) {</w:t>
      </w:r>
    </w:p>
    <w:p w14:paraId="40C59176" w14:textId="77777777" w:rsidR="00C9580D" w:rsidRDefault="00C9580D" w:rsidP="00C9580D">
      <w:pPr>
        <w:pStyle w:val="NoSpacing"/>
      </w:pPr>
      <w:r>
        <w:t xml:space="preserve">        sample s1 = new sample("java");</w:t>
      </w:r>
    </w:p>
    <w:p w14:paraId="766A3C99" w14:textId="77777777" w:rsidR="00C9580D" w:rsidRDefault="00C9580D" w:rsidP="00C9580D">
      <w:pPr>
        <w:pStyle w:val="NoSpacing"/>
      </w:pPr>
      <w:r>
        <w:t xml:space="preserve">    }</w:t>
      </w:r>
    </w:p>
    <w:p w14:paraId="4DB7A1C4" w14:textId="64A3A687" w:rsidR="004875E4" w:rsidRDefault="00C9580D" w:rsidP="00C9580D">
      <w:pPr>
        <w:pStyle w:val="NoSpacing"/>
      </w:pPr>
      <w:r>
        <w:t>}</w:t>
      </w:r>
    </w:p>
    <w:p w14:paraId="6B22CF69" w14:textId="77777777" w:rsidR="00FB3761" w:rsidRDefault="00FB3761" w:rsidP="00C9580D">
      <w:pPr>
        <w:pStyle w:val="NoSpacing"/>
      </w:pPr>
    </w:p>
    <w:p w14:paraId="77809EC5" w14:textId="58A158DA" w:rsidR="00FB3761" w:rsidRDefault="00BC7DF6" w:rsidP="00FB3761">
      <w:pPr>
        <w:pStyle w:val="Heading2"/>
      </w:pPr>
      <w:r>
        <w:t>CONSTRUCTOR CHAINING (CALL TO SUPER STATEMENT)</w:t>
      </w:r>
    </w:p>
    <w:p w14:paraId="1A4632B5" w14:textId="2198AEBF" w:rsidR="00BC7DF6" w:rsidRDefault="009D7D95" w:rsidP="00BC7DF6">
      <w:pPr>
        <w:pStyle w:val="ListParagraph"/>
        <w:numPr>
          <w:ilvl w:val="0"/>
          <w:numId w:val="134"/>
        </w:numPr>
      </w:pPr>
      <w:r>
        <w:t xml:space="preserve">CALLING ONE CONSTRUCTOR INSIDE ANOTHER CONSTRUCTER OF AN IMMEDIATE </w:t>
      </w:r>
      <w:r w:rsidR="007427F3">
        <w:t>PARENT CLASS WE USE CALL TO SUPER STATEMENT.</w:t>
      </w:r>
    </w:p>
    <w:p w14:paraId="08E0FEDF" w14:textId="51AAC13D" w:rsidR="007427F3" w:rsidRDefault="007427F3" w:rsidP="00BC7DF6">
      <w:pPr>
        <w:pStyle w:val="ListParagraph"/>
        <w:numPr>
          <w:ilvl w:val="0"/>
          <w:numId w:val="134"/>
        </w:numPr>
      </w:pPr>
      <w:r>
        <w:t xml:space="preserve">CALL TO SUPER STATEMENT </w:t>
      </w:r>
      <w:r w:rsidR="00FC364A">
        <w:t>SHOULD BE THE FIRST STATEMENT INSIDE CONSTRUCTER.</w:t>
      </w:r>
    </w:p>
    <w:p w14:paraId="6671A7F8" w14:textId="6FDA1E66" w:rsidR="00FC364A" w:rsidRDefault="00FC364A" w:rsidP="00BC7DF6">
      <w:pPr>
        <w:pStyle w:val="ListParagraph"/>
        <w:numPr>
          <w:ilvl w:val="0"/>
          <w:numId w:val="134"/>
        </w:numPr>
      </w:pPr>
      <w:r>
        <w:t xml:space="preserve">SUPER STATEMENT </w:t>
      </w:r>
      <w:r w:rsidR="00A97F57">
        <w:t>CAN BE PARAMETERIZED OR IT CAN BE NON PARAMETERIZED.</w:t>
      </w:r>
    </w:p>
    <w:p w14:paraId="63BD472B" w14:textId="1F80B106" w:rsidR="00A97F57" w:rsidRDefault="00DE2B21" w:rsidP="00BC7DF6">
      <w:pPr>
        <w:pStyle w:val="ListParagraph"/>
        <w:numPr>
          <w:ilvl w:val="0"/>
          <w:numId w:val="134"/>
        </w:numPr>
      </w:pPr>
      <w:r>
        <w:t xml:space="preserve">PARAMETERIZED SUPER STATEMENT WILL HELPS TO CALL THE PARAMETERIZED </w:t>
      </w:r>
      <w:r w:rsidR="001241E0">
        <w:t>CONSTRUCTOR OF AN IMMEDIATE PARENT CLASS.</w:t>
      </w:r>
    </w:p>
    <w:p w14:paraId="45DFDA86" w14:textId="64C2CCB4" w:rsidR="001241E0" w:rsidRDefault="001241E0" w:rsidP="00BC7DF6">
      <w:pPr>
        <w:pStyle w:val="ListParagraph"/>
        <w:numPr>
          <w:ilvl w:val="0"/>
          <w:numId w:val="134"/>
        </w:numPr>
      </w:pPr>
      <w:r>
        <w:t xml:space="preserve">NON PARAMETERIZED SUPER STATEMENT </w:t>
      </w:r>
      <w:r w:rsidR="00014C3C">
        <w:t xml:space="preserve">WILL HELPS TO CALL THE NON PARAMETERIZED CONSTRUCTER </w:t>
      </w:r>
      <w:r w:rsidR="00292FD8">
        <w:t>OF AN IMMEDIATE PARENT CLASS..</w:t>
      </w:r>
    </w:p>
    <w:p w14:paraId="0361FCA0" w14:textId="54377FA8" w:rsidR="00292FD8" w:rsidRDefault="00292FD8" w:rsidP="00BC7DF6">
      <w:pPr>
        <w:pStyle w:val="ListParagraph"/>
        <w:numPr>
          <w:ilvl w:val="0"/>
          <w:numId w:val="134"/>
        </w:numPr>
      </w:pPr>
      <w:r>
        <w:t xml:space="preserve">SUPER STATEMENT IS ALSO KNOWN AS </w:t>
      </w:r>
      <w:r w:rsidR="009F02D8">
        <w:t>IMPLICIT STATEMENT.</w:t>
      </w:r>
    </w:p>
    <w:p w14:paraId="779F7184" w14:textId="1AC4A38E" w:rsidR="009F02D8" w:rsidRDefault="009F02D8" w:rsidP="00BC7DF6">
      <w:pPr>
        <w:pStyle w:val="ListParagraph"/>
        <w:numPr>
          <w:ilvl w:val="0"/>
          <w:numId w:val="134"/>
        </w:numPr>
      </w:pPr>
      <w:r>
        <w:t xml:space="preserve">IF PROGRAMMER DOES NOT ADD </w:t>
      </w:r>
      <w:r w:rsidR="007E7479">
        <w:t xml:space="preserve">SUPER STATEMENT IMPLICITELY COMPILIER WILL ONLY ADD </w:t>
      </w:r>
      <w:r w:rsidR="008A1B00">
        <w:t>NON PARAMETERIZED SUPER STATEMENT.</w:t>
      </w:r>
    </w:p>
    <w:p w14:paraId="43C71D71" w14:textId="12BA3F8B" w:rsidR="00637908" w:rsidRDefault="008A1B00" w:rsidP="00637908">
      <w:pPr>
        <w:pStyle w:val="ListParagraph"/>
        <w:numPr>
          <w:ilvl w:val="0"/>
          <w:numId w:val="134"/>
        </w:numPr>
      </w:pPr>
      <w:r>
        <w:t xml:space="preserve">INHERITENCE IS MANDETORY </w:t>
      </w:r>
      <w:r w:rsidR="00637908">
        <w:t>TO ACHIVE SUPER STATEMENT.</w:t>
      </w:r>
    </w:p>
    <w:p w14:paraId="27B55249" w14:textId="041AEB5C" w:rsidR="00637908" w:rsidRDefault="00637908" w:rsidP="00637908">
      <w:pPr>
        <w:pStyle w:val="ListParagraph"/>
        <w:numPr>
          <w:ilvl w:val="0"/>
          <w:numId w:val="134"/>
        </w:numPr>
      </w:pPr>
      <w:r>
        <w:t>SINCE SUPER STATEMENT IS MANDETORY IF PROGRAME DOES NOT ADD IM</w:t>
      </w:r>
      <w:r w:rsidR="0041079C">
        <w:t>PLICITLY COMPILER WILL ADD.</w:t>
      </w:r>
    </w:p>
    <w:p w14:paraId="20D46146" w14:textId="1C772498" w:rsidR="007914BF" w:rsidRDefault="004323ED" w:rsidP="00961BCF">
      <w:pPr>
        <w:pStyle w:val="ListParagraph"/>
        <w:numPr>
          <w:ilvl w:val="0"/>
          <w:numId w:val="134"/>
        </w:numPr>
      </w:pPr>
      <w:r>
        <w:t>CANNOT ADD GRANT PARENT A SUPER STATEMENT.</w:t>
      </w:r>
    </w:p>
    <w:p w14:paraId="15353EFE" w14:textId="2A4C24A5" w:rsidR="00480D57" w:rsidRPr="006E19D2" w:rsidRDefault="006E19D2" w:rsidP="00480D57">
      <w:pPr>
        <w:rPr>
          <w:b/>
          <w:bCs/>
          <w:color w:val="FF0000"/>
        </w:rPr>
      </w:pPr>
      <w:r w:rsidRPr="006E19D2">
        <w:rPr>
          <w:b/>
          <w:bCs/>
          <w:color w:val="FF0000"/>
        </w:rPr>
        <w:t>1 SINGLE LEVEL INHERITENCE USING SUPER.</w:t>
      </w:r>
    </w:p>
    <w:p w14:paraId="526FDA5A" w14:textId="34D72F4D" w:rsidR="0041079C" w:rsidRDefault="000C786E" w:rsidP="00B330DB">
      <w:pPr>
        <w:pStyle w:val="NoSpacing"/>
      </w:pPr>
      <w:r>
        <w:t>Class demo {</w:t>
      </w:r>
    </w:p>
    <w:p w14:paraId="7B5B7282" w14:textId="2AF7006F" w:rsidR="000C786E" w:rsidRDefault="000C786E" w:rsidP="00B330DB">
      <w:pPr>
        <w:pStyle w:val="NoSpacing"/>
      </w:pPr>
      <w:r>
        <w:t xml:space="preserve">                        demo(int i);</w:t>
      </w:r>
    </w:p>
    <w:p w14:paraId="1AA21979" w14:textId="27F5AE40" w:rsidR="000C786E" w:rsidRDefault="000C786E" w:rsidP="00B330DB">
      <w:pPr>
        <w:pStyle w:val="NoSpacing"/>
      </w:pPr>
      <w:r>
        <w:t>{</w:t>
      </w:r>
    </w:p>
    <w:p w14:paraId="45B68512" w14:textId="0D6CF0EC" w:rsidR="000C786E" w:rsidRDefault="000C786E" w:rsidP="00480D57">
      <w:r>
        <w:t xml:space="preserve">   System.out.println(</w:t>
      </w:r>
      <w:r w:rsidR="00183D43">
        <w:t>“int type constructer”);   }</w:t>
      </w:r>
      <w:r w:rsidR="00183D43">
        <w:br/>
        <w:t xml:space="preserve">                                    }</w:t>
      </w:r>
      <w:r w:rsidR="00183D43">
        <w:br/>
        <w:t>class sample extends demo   {</w:t>
      </w:r>
    </w:p>
    <w:p w14:paraId="7E404F36" w14:textId="1416FB30" w:rsidR="00183D43" w:rsidRDefault="00183D43" w:rsidP="00B330DB">
      <w:pPr>
        <w:pStyle w:val="NoSpacing"/>
      </w:pPr>
      <w:r>
        <w:t xml:space="preserve">                 Sample </w:t>
      </w:r>
      <w:r w:rsidR="00D775F9">
        <w:t>(String s)</w:t>
      </w:r>
    </w:p>
    <w:p w14:paraId="7A782AED" w14:textId="7C8B21F4" w:rsidR="00D775F9" w:rsidRDefault="00480D57" w:rsidP="00B330DB">
      <w:pPr>
        <w:pStyle w:val="NoSpacing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450" behindDoc="0" locked="0" layoutInCell="1" allowOverlap="1" wp14:anchorId="60A90598" wp14:editId="184BB361">
                <wp:simplePos x="0" y="0"/>
                <wp:positionH relativeFrom="column">
                  <wp:posOffset>417420</wp:posOffset>
                </wp:positionH>
                <wp:positionV relativeFrom="paragraph">
                  <wp:posOffset>-31380</wp:posOffset>
                </wp:positionV>
                <wp:extent cx="1069200" cy="246600"/>
                <wp:effectExtent l="38100" t="38100" r="36195" b="39370"/>
                <wp:wrapNone/>
                <wp:docPr id="1427847752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1069200" cy="24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5272A7" id="Ink 36" o:spid="_x0000_s1026" type="#_x0000_t75" style="position:absolute;margin-left:32.35pt;margin-top:-2.95pt;width:85.2pt;height:20.4pt;z-index:2516584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">
                <v:imagedata r:id="rId170" o:title=""/>
              </v:shape>
            </w:pict>
          </mc:Fallback>
        </mc:AlternateContent>
      </w:r>
      <w:r w:rsidR="00D775F9">
        <w:t xml:space="preserve">{                  </w:t>
      </w:r>
      <w:r w:rsidR="008840EB">
        <w:t>super</w:t>
      </w:r>
      <w:r w:rsidR="00D775F9">
        <w:t>(100);</w:t>
      </w:r>
    </w:p>
    <w:p w14:paraId="6BEE6FD0" w14:textId="2D606518" w:rsidR="00D775F9" w:rsidRDefault="00480D57" w:rsidP="00B330DB">
      <w:pPr>
        <w:pStyle w:val="NoSpacing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451" behindDoc="0" locked="0" layoutInCell="1" allowOverlap="1" wp14:anchorId="037AA401" wp14:editId="1B6107E0">
                <wp:simplePos x="0" y="0"/>
                <wp:positionH relativeFrom="column">
                  <wp:posOffset>1489710</wp:posOffset>
                </wp:positionH>
                <wp:positionV relativeFrom="paragraph">
                  <wp:posOffset>-332740</wp:posOffset>
                </wp:positionV>
                <wp:extent cx="1407795" cy="802640"/>
                <wp:effectExtent l="38100" t="38100" r="40005" b="35560"/>
                <wp:wrapNone/>
                <wp:docPr id="1576344082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1407795" cy="80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C7A43D" id="Ink 47" o:spid="_x0000_s1026" type="#_x0000_t75" style="position:absolute;margin-left:116.8pt;margin-top:-26.7pt;width:111.8pt;height:64.15pt;z-index:2516584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">
                <v:imagedata r:id="rId172" o:title=""/>
              </v:shape>
            </w:pict>
          </mc:Fallback>
        </mc:AlternateContent>
      </w:r>
      <w:r w:rsidR="00D775F9">
        <w:t xml:space="preserve">          System.out.println</w:t>
      </w:r>
      <w:r w:rsidR="00E7121B">
        <w:t xml:space="preserve">(“string type”); } </w:t>
      </w:r>
    </w:p>
    <w:p w14:paraId="7F54F49E" w14:textId="35527C4F" w:rsidR="00E7121B" w:rsidRDefault="00E7121B" w:rsidP="00B330DB">
      <w:pPr>
        <w:pStyle w:val="NoSpacing"/>
      </w:pPr>
      <w:r>
        <w:t>Public static void main (String [] args);</w:t>
      </w:r>
    </w:p>
    <w:p w14:paraId="4D69B7AE" w14:textId="28297261" w:rsidR="00E7121B" w:rsidRDefault="00B330DB" w:rsidP="00B330DB">
      <w:pPr>
        <w:pStyle w:val="NoSpacing"/>
      </w:pPr>
      <w:r>
        <w:t>{         sample s=new sample(“java”);   }</w:t>
      </w:r>
    </w:p>
    <w:p w14:paraId="344C8B3B" w14:textId="31B5636E" w:rsidR="00B330DB" w:rsidRDefault="00B330DB" w:rsidP="00B330DB">
      <w:pPr>
        <w:pStyle w:val="NoSpacing"/>
      </w:pPr>
      <w:r>
        <w:t xml:space="preserve">                          }</w:t>
      </w:r>
    </w:p>
    <w:p w14:paraId="508CFD08" w14:textId="77777777" w:rsidR="006E19D2" w:rsidRDefault="006E19D2" w:rsidP="00B330DB">
      <w:pPr>
        <w:pStyle w:val="NoSpacing"/>
      </w:pPr>
    </w:p>
    <w:p w14:paraId="1D569442" w14:textId="6B0AFA44" w:rsidR="006E19D2" w:rsidRDefault="00AC3A60" w:rsidP="00B330DB">
      <w:pPr>
        <w:pStyle w:val="NoSpacing"/>
        <w:rPr>
          <w:b/>
          <w:bCs/>
          <w:color w:val="FF0000"/>
        </w:rPr>
      </w:pPr>
      <w:r w:rsidRPr="00145784">
        <w:rPr>
          <w:b/>
          <w:bCs/>
          <w:color w:val="FF0000"/>
        </w:rPr>
        <w:t xml:space="preserve">2 COMPILER WILL ADD NON PARAMETERIZED </w:t>
      </w:r>
      <w:r w:rsidR="00145784" w:rsidRPr="00145784">
        <w:rPr>
          <w:b/>
          <w:bCs/>
          <w:color w:val="FF0000"/>
        </w:rPr>
        <w:t>SUPER STATEMENT EXPLICITLY.</w:t>
      </w:r>
    </w:p>
    <w:p w14:paraId="0AF8B487" w14:textId="4EBB59F1" w:rsidR="00145784" w:rsidRDefault="00145784" w:rsidP="008156EE">
      <w:pPr>
        <w:pStyle w:val="NoSpacing"/>
      </w:pPr>
      <w:r>
        <w:t>Class demo {</w:t>
      </w:r>
    </w:p>
    <w:p w14:paraId="04FECE2C" w14:textId="52066773" w:rsidR="00145784" w:rsidRDefault="00145784" w:rsidP="008156EE">
      <w:pPr>
        <w:pStyle w:val="NoSpacing"/>
      </w:pPr>
      <w:r>
        <w:t xml:space="preserve">                      Demo (int i);</w:t>
      </w:r>
    </w:p>
    <w:p w14:paraId="6536AB18" w14:textId="01DA6598" w:rsidR="00F30F58" w:rsidRDefault="00F30F58" w:rsidP="008156EE">
      <w:pPr>
        <w:pStyle w:val="NoSpacing"/>
      </w:pPr>
      <w:r>
        <w:t>{                         System.out.println(“int type”);</w:t>
      </w:r>
    </w:p>
    <w:p w14:paraId="495624A3" w14:textId="78B40E68" w:rsidR="00F30F58" w:rsidRDefault="00F30F58" w:rsidP="008156EE">
      <w:pPr>
        <w:pStyle w:val="NoSpacing"/>
      </w:pPr>
      <w:r>
        <w:t xml:space="preserve">              }</w:t>
      </w:r>
    </w:p>
    <w:p w14:paraId="5A16E0E5" w14:textId="7835A847" w:rsidR="00F30F58" w:rsidRDefault="00F30F58" w:rsidP="008156EE">
      <w:pPr>
        <w:pStyle w:val="NoSpacing"/>
      </w:pPr>
      <w:r>
        <w:t xml:space="preserve">Class sample extends </w:t>
      </w:r>
      <w:r w:rsidR="00D51419">
        <w:t>demo   {</w:t>
      </w:r>
    </w:p>
    <w:p w14:paraId="4D605928" w14:textId="597A9789" w:rsidR="00D51419" w:rsidRDefault="00C87D0B" w:rsidP="00C87D0B">
      <w:pPr>
        <w:pStyle w:val="NoSpacing"/>
      </w:pPr>
      <w:r>
        <w:t xml:space="preserve">                              </w:t>
      </w:r>
      <w:r w:rsidR="00D51419">
        <w:t>Sample (String s)</w:t>
      </w:r>
    </w:p>
    <w:p w14:paraId="06C0881B" w14:textId="75178102" w:rsidR="00D51419" w:rsidRDefault="0089762A" w:rsidP="008156EE">
      <w:pPr>
        <w:pStyle w:val="NoSpacing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452" behindDoc="0" locked="0" layoutInCell="1" allowOverlap="1" wp14:anchorId="35AFA4BA" wp14:editId="32CCB71C">
                <wp:simplePos x="0" y="0"/>
                <wp:positionH relativeFrom="column">
                  <wp:posOffset>1454785</wp:posOffset>
                </wp:positionH>
                <wp:positionV relativeFrom="paragraph">
                  <wp:posOffset>-78740</wp:posOffset>
                </wp:positionV>
                <wp:extent cx="1834045" cy="281520"/>
                <wp:effectExtent l="38100" t="38100" r="13970" b="42545"/>
                <wp:wrapNone/>
                <wp:docPr id="787287649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1834045" cy="28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BC15A0" id="Ink 59" o:spid="_x0000_s1026" type="#_x0000_t75" style="position:absolute;margin-left:114.05pt;margin-top:-6.7pt;width:145.4pt;height:23.15pt;z-index:2516584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">
                <v:imagedata r:id="rId174" o:title=""/>
              </v:shape>
            </w:pict>
          </mc:Fallback>
        </mc:AlternateContent>
      </w:r>
      <w:r w:rsidR="00D51419">
        <w:t xml:space="preserve"> {                    System.out.println(“String type”)</w:t>
      </w:r>
      <w:r w:rsidR="00153ED2">
        <w:t>;</w:t>
      </w:r>
      <w:r>
        <w:t xml:space="preserve">                       </w:t>
      </w:r>
      <w:r w:rsidR="008840EB">
        <w:t>super</w:t>
      </w:r>
      <w:r>
        <w:t>();</w:t>
      </w:r>
    </w:p>
    <w:p w14:paraId="2F55110E" w14:textId="68E76230" w:rsidR="00153ED2" w:rsidRDefault="0089762A" w:rsidP="008156EE">
      <w:pPr>
        <w:pStyle w:val="NoSpacing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453" behindDoc="0" locked="0" layoutInCell="1" allowOverlap="1" wp14:anchorId="2014CF90" wp14:editId="7477CBA7">
                <wp:simplePos x="0" y="0"/>
                <wp:positionH relativeFrom="column">
                  <wp:posOffset>1317625</wp:posOffset>
                </wp:positionH>
                <wp:positionV relativeFrom="paragraph">
                  <wp:posOffset>-364490</wp:posOffset>
                </wp:positionV>
                <wp:extent cx="1570990" cy="839470"/>
                <wp:effectExtent l="38100" t="38100" r="48260" b="36830"/>
                <wp:wrapNone/>
                <wp:docPr id="995641627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1570990" cy="839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13A0D2" id="Ink 55" o:spid="_x0000_s1026" type="#_x0000_t75" style="position:absolute;margin-left:103.25pt;margin-top:-29.2pt;width:124.65pt;height:67.05pt;z-index:25165845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">
                <v:imagedata r:id="rId176" o:title=""/>
              </v:shape>
            </w:pict>
          </mc:Fallback>
        </mc:AlternateContent>
      </w:r>
      <w:r w:rsidR="00153ED2">
        <w:t xml:space="preserve">                                  }</w:t>
      </w:r>
    </w:p>
    <w:p w14:paraId="0C9D604A" w14:textId="297D1D11" w:rsidR="00153ED2" w:rsidRDefault="0089762A" w:rsidP="008156EE">
      <w:pPr>
        <w:pStyle w:val="NoSpacing"/>
      </w:pPr>
      <w:r>
        <w:t>p</w:t>
      </w:r>
      <w:r w:rsidR="00153ED2">
        <w:t>ublic static void  main (String [] args) {</w:t>
      </w:r>
    </w:p>
    <w:p w14:paraId="76C9FDCE" w14:textId="31C71D72" w:rsidR="00153ED2" w:rsidRDefault="00153ED2" w:rsidP="008156EE">
      <w:pPr>
        <w:pStyle w:val="NoSpacing"/>
      </w:pPr>
      <w:r>
        <w:t xml:space="preserve"> Sample s1=new sample(</w:t>
      </w:r>
      <w:r w:rsidR="008156EE">
        <w:t>“java);   }</w:t>
      </w:r>
      <w:r w:rsidR="008156EE">
        <w:br/>
        <w:t xml:space="preserve">                   }</w:t>
      </w:r>
      <w:r w:rsidR="007C6DAF">
        <w:t xml:space="preserve">                                                                             0/p CTE</w:t>
      </w:r>
    </w:p>
    <w:p w14:paraId="1D12BF9A" w14:textId="77777777" w:rsidR="007C6DAF" w:rsidRDefault="007C6DAF" w:rsidP="008156EE">
      <w:pPr>
        <w:pStyle w:val="NoSpacing"/>
      </w:pPr>
    </w:p>
    <w:p w14:paraId="736F76BF" w14:textId="29956DEE" w:rsidR="007C6DAF" w:rsidRDefault="00C87D0B" w:rsidP="00F30669">
      <w:pPr>
        <w:pStyle w:val="NoSpacing"/>
        <w:numPr>
          <w:ilvl w:val="0"/>
          <w:numId w:val="135"/>
        </w:numPr>
      </w:pPr>
      <w:r>
        <w:t xml:space="preserve">WHEN PROGRAMMER NO ADDING SUPER STATEMENT </w:t>
      </w:r>
      <w:r w:rsidR="002B73FC">
        <w:t>COMPILER WILL ADD IMPLICITELY SUPER() , HENCE OUT PUT IS COMPIL</w:t>
      </w:r>
      <w:r w:rsidR="005C1204">
        <w:t xml:space="preserve"> TIME ERROR.</w:t>
      </w:r>
    </w:p>
    <w:p w14:paraId="79079515" w14:textId="77777777" w:rsidR="005C1204" w:rsidRDefault="005C1204" w:rsidP="005C1204">
      <w:pPr>
        <w:pStyle w:val="NoSpacing"/>
      </w:pPr>
    </w:p>
    <w:p w14:paraId="1F8E95C9" w14:textId="5A02FE88" w:rsidR="005C1204" w:rsidRDefault="005C1204" w:rsidP="005C1204">
      <w:pPr>
        <w:pStyle w:val="NoSpacing"/>
        <w:rPr>
          <w:b/>
          <w:bCs/>
          <w:color w:val="FF0000"/>
        </w:rPr>
      </w:pPr>
      <w:r w:rsidRPr="005C1204">
        <w:rPr>
          <w:b/>
          <w:bCs/>
          <w:color w:val="FF0000"/>
        </w:rPr>
        <w:t>3 MULTI LEVEL INHERITENCE USING SUPER().</w:t>
      </w:r>
    </w:p>
    <w:p w14:paraId="145961A9" w14:textId="77777777" w:rsidR="005B6EC7" w:rsidRPr="00187C9B" w:rsidRDefault="005B6EC7" w:rsidP="00187C9B">
      <w:pPr>
        <w:pStyle w:val="NoSpacing"/>
      </w:pPr>
      <w:r w:rsidRPr="00187C9B">
        <w:t>class demo{</w:t>
      </w:r>
    </w:p>
    <w:p w14:paraId="440457F3" w14:textId="77777777" w:rsidR="005B6EC7" w:rsidRPr="00187C9B" w:rsidRDefault="005B6EC7" w:rsidP="00187C9B">
      <w:pPr>
        <w:pStyle w:val="NoSpacing"/>
      </w:pPr>
      <w:r w:rsidRPr="00187C9B">
        <w:t xml:space="preserve">               int i=10;</w:t>
      </w:r>
    </w:p>
    <w:p w14:paraId="75AEF105" w14:textId="3A18522A" w:rsidR="005B6EC7" w:rsidRPr="00187C9B" w:rsidRDefault="005B6EC7" w:rsidP="00187C9B">
      <w:pPr>
        <w:pStyle w:val="NoSpacing"/>
      </w:pPr>
      <w:r w:rsidRPr="00187C9B">
        <w:t xml:space="preserve">            demo (int i)</w:t>
      </w:r>
    </w:p>
    <w:p w14:paraId="536154A9" w14:textId="77777777" w:rsidR="005B6EC7" w:rsidRPr="00187C9B" w:rsidRDefault="005B6EC7" w:rsidP="00187C9B">
      <w:pPr>
        <w:pStyle w:val="NoSpacing"/>
      </w:pPr>
      <w:r w:rsidRPr="00187C9B">
        <w:t xml:space="preserve">     { System.out.println("int type"); }</w:t>
      </w:r>
    </w:p>
    <w:p w14:paraId="57F9BD5F" w14:textId="77777777" w:rsidR="005B6EC7" w:rsidRPr="00187C9B" w:rsidRDefault="005B6EC7" w:rsidP="00187C9B">
      <w:pPr>
        <w:pStyle w:val="NoSpacing"/>
      </w:pPr>
      <w:r w:rsidRPr="00187C9B">
        <w:t xml:space="preserve">                 }</w:t>
      </w:r>
    </w:p>
    <w:p w14:paraId="22E2C785" w14:textId="0B8A0D47" w:rsidR="005B6EC7" w:rsidRPr="00187C9B" w:rsidRDefault="00187C9B" w:rsidP="00187C9B">
      <w:pPr>
        <w:pStyle w:val="NoSpacing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454" behindDoc="0" locked="0" layoutInCell="1" allowOverlap="1" wp14:anchorId="1FC42073" wp14:editId="15EDEE68">
                <wp:simplePos x="0" y="0"/>
                <wp:positionH relativeFrom="column">
                  <wp:posOffset>1021080</wp:posOffset>
                </wp:positionH>
                <wp:positionV relativeFrom="paragraph">
                  <wp:posOffset>-669290</wp:posOffset>
                </wp:positionV>
                <wp:extent cx="1278890" cy="1377950"/>
                <wp:effectExtent l="38100" t="38100" r="35560" b="50800"/>
                <wp:wrapNone/>
                <wp:docPr id="1471504000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1278890" cy="1377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6F5C47" id="Ink 72" o:spid="_x0000_s1026" type="#_x0000_t75" style="position:absolute;margin-left:79.9pt;margin-top:-53.2pt;width:101.65pt;height:109.45pt;z-index:2516584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">
                <v:imagedata r:id="rId178" o:title=""/>
              </v:shape>
            </w:pict>
          </mc:Fallback>
        </mc:AlternateContent>
      </w:r>
      <w:r w:rsidR="005B6EC7" w:rsidRPr="00187C9B">
        <w:t>class sample extends demo   {</w:t>
      </w:r>
    </w:p>
    <w:p w14:paraId="710D0345" w14:textId="4B847909" w:rsidR="005B6EC7" w:rsidRPr="00187C9B" w:rsidRDefault="005B6EC7" w:rsidP="00187C9B">
      <w:pPr>
        <w:pStyle w:val="NoSpacing"/>
      </w:pPr>
      <w:r w:rsidRPr="00187C9B">
        <w:t xml:space="preserve">              sample (String s)</w:t>
      </w:r>
    </w:p>
    <w:p w14:paraId="1B43529F" w14:textId="1206D4D7" w:rsidR="005B6EC7" w:rsidRPr="00187C9B" w:rsidRDefault="00187C9B" w:rsidP="00187C9B">
      <w:pPr>
        <w:pStyle w:val="NoSpacing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455" behindDoc="0" locked="0" layoutInCell="1" allowOverlap="1" wp14:anchorId="7D4B5564" wp14:editId="7D573735">
                <wp:simplePos x="0" y="0"/>
                <wp:positionH relativeFrom="column">
                  <wp:posOffset>677545</wp:posOffset>
                </wp:positionH>
                <wp:positionV relativeFrom="paragraph">
                  <wp:posOffset>24130</wp:posOffset>
                </wp:positionV>
                <wp:extent cx="119880" cy="142660"/>
                <wp:effectExtent l="38100" t="38100" r="13970" b="48260"/>
                <wp:wrapNone/>
                <wp:docPr id="542111069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119880" cy="142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F8D196" id="Ink 69" o:spid="_x0000_s1026" type="#_x0000_t75" style="position:absolute;margin-left:52.85pt;margin-top:1.4pt;width:10.45pt;height:12.25pt;z-index:25165845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">
                <v:imagedata r:id="rId180" o:title=""/>
              </v:shape>
            </w:pict>
          </mc:Fallback>
        </mc:AlternateContent>
      </w:r>
      <w:r w:rsidR="005B6EC7" w:rsidRPr="00187C9B">
        <w:t xml:space="preserve">        {</w:t>
      </w:r>
    </w:p>
    <w:p w14:paraId="00C56E9D" w14:textId="709F90F0" w:rsidR="005B6EC7" w:rsidRPr="00187C9B" w:rsidRDefault="005B6EC7" w:rsidP="00187C9B">
      <w:pPr>
        <w:pStyle w:val="NoSpacing"/>
      </w:pPr>
      <w:r w:rsidRPr="00187C9B">
        <w:t xml:space="preserve">              </w:t>
      </w:r>
      <w:r w:rsidR="008840EB">
        <w:t>super</w:t>
      </w:r>
      <w:r w:rsidRPr="00187C9B">
        <w:t>(9);</w:t>
      </w:r>
    </w:p>
    <w:p w14:paraId="31313023" w14:textId="35829265" w:rsidR="005B6EC7" w:rsidRPr="00187C9B" w:rsidRDefault="00187C9B" w:rsidP="00187C9B">
      <w:pPr>
        <w:pStyle w:val="NoSpacing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456" behindDoc="0" locked="0" layoutInCell="1" allowOverlap="1" wp14:anchorId="3F8AE57A" wp14:editId="73F0F657">
                <wp:simplePos x="0" y="0"/>
                <wp:positionH relativeFrom="column">
                  <wp:posOffset>-381635</wp:posOffset>
                </wp:positionH>
                <wp:positionV relativeFrom="paragraph">
                  <wp:posOffset>-499745</wp:posOffset>
                </wp:positionV>
                <wp:extent cx="809495" cy="1303020"/>
                <wp:effectExtent l="38100" t="38100" r="48260" b="49530"/>
                <wp:wrapNone/>
                <wp:docPr id="1591490732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809495" cy="1303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B859EB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6" o:spid="_x0000_s1026" type="#_x0000_t75" style="position:absolute;margin-left:-30.55pt;margin-top:-39.85pt;width:64.75pt;height:103.55pt;z-index:251658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">
                <v:imagedata r:id="rId182" o:title=""/>
              </v:shape>
            </w:pict>
          </mc:Fallback>
        </mc:AlternateContent>
      </w:r>
      <w:r w:rsidR="005B6EC7" w:rsidRPr="00187C9B">
        <w:t xml:space="preserve">         System.out.println("string type constructou");</w:t>
      </w:r>
    </w:p>
    <w:p w14:paraId="471083E9" w14:textId="7761F9D4" w:rsidR="005B6EC7" w:rsidRPr="00187C9B" w:rsidRDefault="005B6EC7" w:rsidP="00187C9B">
      <w:pPr>
        <w:pStyle w:val="NoSpacing"/>
      </w:pPr>
      <w:r w:rsidRPr="00187C9B">
        <w:t xml:space="preserve">                     }   }</w:t>
      </w:r>
    </w:p>
    <w:p w14:paraId="5FA154C7" w14:textId="4751DCF5" w:rsidR="005B6EC7" w:rsidRPr="00187C9B" w:rsidRDefault="00BC23E1" w:rsidP="00187C9B">
      <w:pPr>
        <w:pStyle w:val="NoSpacing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458" behindDoc="0" locked="0" layoutInCell="1" allowOverlap="1" wp14:anchorId="41B98F5D" wp14:editId="4D7DD1E6">
                <wp:simplePos x="0" y="0"/>
                <wp:positionH relativeFrom="column">
                  <wp:posOffset>1413510</wp:posOffset>
                </wp:positionH>
                <wp:positionV relativeFrom="paragraph">
                  <wp:posOffset>-751205</wp:posOffset>
                </wp:positionV>
                <wp:extent cx="2526665" cy="1600200"/>
                <wp:effectExtent l="38100" t="38100" r="45085" b="38100"/>
                <wp:wrapNone/>
                <wp:docPr id="1037405417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2526665" cy="160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A1872E" id="Ink 63" o:spid="_x0000_s1026" type="#_x0000_t75" style="position:absolute;margin-left:110.8pt;margin-top:-59.65pt;width:199.9pt;height:126.95pt;z-index:2516584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">
                <v:imagedata r:id="rId1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459" behindDoc="0" locked="0" layoutInCell="1" allowOverlap="1" wp14:anchorId="25CADAE0" wp14:editId="3A1C222A">
                <wp:simplePos x="0" y="0"/>
                <wp:positionH relativeFrom="column">
                  <wp:posOffset>1670050</wp:posOffset>
                </wp:positionH>
                <wp:positionV relativeFrom="paragraph">
                  <wp:posOffset>-865505</wp:posOffset>
                </wp:positionV>
                <wp:extent cx="1395095" cy="1846580"/>
                <wp:effectExtent l="38100" t="38100" r="52705" b="39370"/>
                <wp:wrapNone/>
                <wp:docPr id="968035108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1395095" cy="18465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A4D300" id="Ink 60" o:spid="_x0000_s1026" type="#_x0000_t75" style="position:absolute;margin-left:131pt;margin-top:-68.65pt;width:110.8pt;height:146.35pt;z-index:2516584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">
                <v:imagedata r:id="rId186" o:title=""/>
              </v:shape>
            </w:pict>
          </mc:Fallback>
        </mc:AlternateContent>
      </w:r>
      <w:r w:rsidR="005B6EC7" w:rsidRPr="00187C9B">
        <w:t>class test extends sample {</w:t>
      </w:r>
    </w:p>
    <w:p w14:paraId="4B3E3141" w14:textId="6B2A66F9" w:rsidR="005B6EC7" w:rsidRPr="00187C9B" w:rsidRDefault="005B6EC7" w:rsidP="00187C9B">
      <w:pPr>
        <w:pStyle w:val="NoSpacing"/>
      </w:pPr>
      <w:r w:rsidRPr="00187C9B">
        <w:t xml:space="preserve">               test()</w:t>
      </w:r>
    </w:p>
    <w:p w14:paraId="2BF47816" w14:textId="685059DE" w:rsidR="005B6EC7" w:rsidRPr="00187C9B" w:rsidRDefault="00187C9B" w:rsidP="00187C9B">
      <w:pPr>
        <w:pStyle w:val="NoSpacing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457" behindDoc="0" locked="0" layoutInCell="1" allowOverlap="1" wp14:anchorId="0F795C63" wp14:editId="63DFD2E3">
                <wp:simplePos x="0" y="0"/>
                <wp:positionH relativeFrom="column">
                  <wp:posOffset>602100</wp:posOffset>
                </wp:positionH>
                <wp:positionV relativeFrom="paragraph">
                  <wp:posOffset>-515</wp:posOffset>
                </wp:positionV>
                <wp:extent cx="360" cy="60120"/>
                <wp:effectExtent l="38100" t="38100" r="38100" b="35560"/>
                <wp:wrapNone/>
                <wp:docPr id="927204803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360" cy="6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17553C" id="Ink 73" o:spid="_x0000_s1026" type="#_x0000_t75" style="position:absolute;margin-left:46.9pt;margin-top:-.55pt;width:1.05pt;height:5.75pt;z-index:25165845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">
                <v:imagedata r:id="rId65" o:title=""/>
              </v:shape>
            </w:pict>
          </mc:Fallback>
        </mc:AlternateContent>
      </w:r>
      <w:r w:rsidR="005B6EC7" w:rsidRPr="00187C9B">
        <w:t xml:space="preserve">           {  </w:t>
      </w:r>
      <w:r w:rsidR="008840EB">
        <w:t>super</w:t>
      </w:r>
      <w:r w:rsidR="005B6EC7" w:rsidRPr="00187C9B">
        <w:t xml:space="preserve">("mava"); </w:t>
      </w:r>
    </w:p>
    <w:p w14:paraId="597D6F4E" w14:textId="2D551147" w:rsidR="005B6EC7" w:rsidRPr="00187C9B" w:rsidRDefault="005B6EC7" w:rsidP="0024392B">
      <w:pPr>
        <w:pStyle w:val="NoSpacing"/>
      </w:pPr>
      <w:r w:rsidRPr="00187C9B">
        <w:t xml:space="preserve">              System.out.println("np constructer"); </w:t>
      </w:r>
    </w:p>
    <w:p w14:paraId="3C23E6FE" w14:textId="416B2AB3" w:rsidR="005B6EC7" w:rsidRPr="00187C9B" w:rsidRDefault="005B6EC7" w:rsidP="00873FCF">
      <w:pPr>
        <w:pStyle w:val="NoSpacing"/>
      </w:pPr>
      <w:r w:rsidRPr="00187C9B">
        <w:t xml:space="preserve">       public static void main(String [] args) {</w:t>
      </w:r>
    </w:p>
    <w:p w14:paraId="48616814" w14:textId="5261F468" w:rsidR="005B6EC7" w:rsidRPr="00187C9B" w:rsidRDefault="005B6EC7" w:rsidP="00187C9B">
      <w:pPr>
        <w:pStyle w:val="NoSpacing"/>
      </w:pPr>
      <w:r w:rsidRPr="00187C9B">
        <w:t xml:space="preserve">              test t1=new test();</w:t>
      </w:r>
    </w:p>
    <w:p w14:paraId="4D450BF5" w14:textId="71C72D02" w:rsidR="005C1204" w:rsidRDefault="005B6EC7" w:rsidP="005B6EC7">
      <w:pPr>
        <w:pStyle w:val="NoSpacing"/>
      </w:pPr>
      <w:r>
        <w:t xml:space="preserve">      }     }                                                0/P </w:t>
      </w:r>
      <w:r w:rsidR="00187C9B">
        <w:t>int type , string type , np constructer.</w:t>
      </w:r>
    </w:p>
    <w:p w14:paraId="20C8FA5A" w14:textId="77777777" w:rsidR="00873FCF" w:rsidRDefault="00873FCF" w:rsidP="005B6EC7">
      <w:pPr>
        <w:pStyle w:val="NoSpacing"/>
      </w:pPr>
    </w:p>
    <w:p w14:paraId="091B42E0" w14:textId="7A8BBE83" w:rsidR="00714E7B" w:rsidRPr="009A419D" w:rsidRDefault="002D6234" w:rsidP="009A419D">
      <w:pPr>
        <w:pStyle w:val="NoSpacing"/>
        <w:rPr>
          <w:b/>
          <w:bCs/>
          <w:color w:val="FF0000"/>
        </w:rPr>
      </w:pPr>
      <w:r w:rsidRPr="002D6234">
        <w:rPr>
          <w:b/>
          <w:bCs/>
          <w:color w:val="FF0000"/>
        </w:rPr>
        <w:t>4 HIRACHIAL INHERITENCE USING SUPER ()</w:t>
      </w:r>
    </w:p>
    <w:p w14:paraId="41B217A6" w14:textId="77777777" w:rsidR="00187C9B" w:rsidRDefault="00187C9B" w:rsidP="005B6EC7">
      <w:pPr>
        <w:pStyle w:val="NoSpacing"/>
      </w:pPr>
    </w:p>
    <w:p w14:paraId="11DDB567" w14:textId="77777777" w:rsidR="009A419D" w:rsidRDefault="009A419D" w:rsidP="009A419D">
      <w:pPr>
        <w:pStyle w:val="NoSpacing"/>
      </w:pPr>
      <w:r>
        <w:t>class demo{</w:t>
      </w:r>
    </w:p>
    <w:p w14:paraId="0184DBF5" w14:textId="00896300" w:rsidR="009A419D" w:rsidRDefault="009A419D" w:rsidP="009A419D">
      <w:pPr>
        <w:pStyle w:val="NoSpacing"/>
      </w:pPr>
      <w:r>
        <w:t xml:space="preserve">               demo(double d)</w:t>
      </w:r>
    </w:p>
    <w:p w14:paraId="60F6E792" w14:textId="5A5A415F" w:rsidR="009A419D" w:rsidRDefault="00AD174C" w:rsidP="009A419D">
      <w:pPr>
        <w:pStyle w:val="NoSpacing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460" behindDoc="0" locked="0" layoutInCell="1" allowOverlap="1" wp14:anchorId="538ABCDE" wp14:editId="487D965A">
                <wp:simplePos x="0" y="0"/>
                <wp:positionH relativeFrom="column">
                  <wp:posOffset>1575540</wp:posOffset>
                </wp:positionH>
                <wp:positionV relativeFrom="paragraph">
                  <wp:posOffset>-120185</wp:posOffset>
                </wp:positionV>
                <wp:extent cx="1490040" cy="444600"/>
                <wp:effectExtent l="38100" t="38100" r="34290" b="31750"/>
                <wp:wrapNone/>
                <wp:docPr id="1195981491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1490040" cy="44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ACB7C6" id="Ink 95" o:spid="_x0000_s1026" type="#_x0000_t75" style="position:absolute;margin-left:123.7pt;margin-top:-9.8pt;width:118.05pt;height:35.7pt;z-index:2516584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">
                <v:imagedata r:id="rId1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461" behindDoc="0" locked="0" layoutInCell="1" allowOverlap="1" wp14:anchorId="33C40A6F" wp14:editId="31CF6C42">
                <wp:simplePos x="0" y="0"/>
                <wp:positionH relativeFrom="column">
                  <wp:posOffset>1599660</wp:posOffset>
                </wp:positionH>
                <wp:positionV relativeFrom="paragraph">
                  <wp:posOffset>-119465</wp:posOffset>
                </wp:positionV>
                <wp:extent cx="1128960" cy="366480"/>
                <wp:effectExtent l="38100" t="38100" r="33655" b="33655"/>
                <wp:wrapNone/>
                <wp:docPr id="770877945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1128960" cy="36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1FF461" id="Ink 84" o:spid="_x0000_s1026" type="#_x0000_t75" style="position:absolute;margin-left:125.6pt;margin-top:-9.75pt;width:89.6pt;height:29.55pt;z-index:25165846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">
                <v:imagedata r:id="rId191" o:title=""/>
              </v:shape>
            </w:pict>
          </mc:Fallback>
        </mc:AlternateContent>
      </w:r>
      <w:r w:rsidR="009A419D">
        <w:t xml:space="preserve">             { System.out.println("double type demo");   }</w:t>
      </w:r>
    </w:p>
    <w:p w14:paraId="7B1EB443" w14:textId="394E16BE" w:rsidR="009A419D" w:rsidRDefault="00AD174C" w:rsidP="009A419D">
      <w:pPr>
        <w:pStyle w:val="NoSpacing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462" behindDoc="0" locked="0" layoutInCell="1" allowOverlap="1" wp14:anchorId="743B9CCB" wp14:editId="32779D04">
                <wp:simplePos x="0" y="0"/>
                <wp:positionH relativeFrom="column">
                  <wp:posOffset>-313690</wp:posOffset>
                </wp:positionH>
                <wp:positionV relativeFrom="paragraph">
                  <wp:posOffset>-258445</wp:posOffset>
                </wp:positionV>
                <wp:extent cx="778510" cy="898525"/>
                <wp:effectExtent l="38100" t="38100" r="40640" b="34925"/>
                <wp:wrapNone/>
                <wp:docPr id="1922835911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778510" cy="898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6C009D" id="Ink 83" o:spid="_x0000_s1026" type="#_x0000_t75" style="position:absolute;margin-left:-25.05pt;margin-top:-20.7pt;width:62pt;height:71.45pt;z-index:25165846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">
                <v:imagedata r:id="rId193" o:title=""/>
              </v:shape>
            </w:pict>
          </mc:Fallback>
        </mc:AlternateContent>
      </w:r>
      <w:r w:rsidR="009A419D">
        <w:t xml:space="preserve">                     }</w:t>
      </w:r>
    </w:p>
    <w:p w14:paraId="63F66D0B" w14:textId="1586474E" w:rsidR="009A419D" w:rsidRDefault="00AD174C" w:rsidP="009A419D">
      <w:pPr>
        <w:pStyle w:val="NoSpacing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463" behindDoc="0" locked="0" layoutInCell="1" allowOverlap="1" wp14:anchorId="5B6A375A" wp14:editId="2498FE29">
                <wp:simplePos x="0" y="0"/>
                <wp:positionH relativeFrom="column">
                  <wp:posOffset>-1219500</wp:posOffset>
                </wp:positionH>
                <wp:positionV relativeFrom="paragraph">
                  <wp:posOffset>195460</wp:posOffset>
                </wp:positionV>
                <wp:extent cx="360" cy="360"/>
                <wp:effectExtent l="38100" t="38100" r="38100" b="38100"/>
                <wp:wrapNone/>
                <wp:docPr id="572577322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D10263" id="Ink 86" o:spid="_x0000_s1026" type="#_x0000_t75" style="position:absolute;margin-left:-96.35pt;margin-top:15.05pt;width:.75pt;height:.75pt;z-index:25165846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">
                <v:imagedata r:id="rId195" o:title=""/>
              </v:shape>
            </w:pict>
          </mc:Fallback>
        </mc:AlternateContent>
      </w:r>
      <w:r w:rsidR="009A419D">
        <w:t>class sample extends demo{</w:t>
      </w:r>
    </w:p>
    <w:p w14:paraId="7FC21ED3" w14:textId="3AFF3BBA" w:rsidR="009A419D" w:rsidRDefault="00AD174C" w:rsidP="009A419D">
      <w:pPr>
        <w:pStyle w:val="NoSpacing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464" behindDoc="0" locked="0" layoutInCell="1" allowOverlap="1" wp14:anchorId="465223DF" wp14:editId="7229CBD5">
                <wp:simplePos x="0" y="0"/>
                <wp:positionH relativeFrom="column">
                  <wp:posOffset>1043305</wp:posOffset>
                </wp:positionH>
                <wp:positionV relativeFrom="paragraph">
                  <wp:posOffset>-986155</wp:posOffset>
                </wp:positionV>
                <wp:extent cx="2828290" cy="2108835"/>
                <wp:effectExtent l="38100" t="38100" r="29210" b="43815"/>
                <wp:wrapNone/>
                <wp:docPr id="1506710234" name="Ink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2828290" cy="2108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D3B963" id="Ink 94" o:spid="_x0000_s1026" type="#_x0000_t75" style="position:absolute;margin-left:81.8pt;margin-top:-78pt;width:223.4pt;height:166.75pt;z-index:25165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">
                <v:imagedata r:id="rId197" o:title=""/>
              </v:shape>
            </w:pict>
          </mc:Fallback>
        </mc:AlternateContent>
      </w:r>
      <w:r w:rsidR="009A419D">
        <w:t xml:space="preserve">                   sample (char ch)</w:t>
      </w:r>
    </w:p>
    <w:p w14:paraId="55259111" w14:textId="762A5108" w:rsidR="009A419D" w:rsidRDefault="00AD174C" w:rsidP="009A419D">
      <w:pPr>
        <w:pStyle w:val="NoSpacing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465" behindDoc="0" locked="0" layoutInCell="1" allowOverlap="1" wp14:anchorId="3E4FA40B" wp14:editId="4903D10C">
                <wp:simplePos x="0" y="0"/>
                <wp:positionH relativeFrom="column">
                  <wp:posOffset>967860</wp:posOffset>
                </wp:positionH>
                <wp:positionV relativeFrom="paragraph">
                  <wp:posOffset>-15935</wp:posOffset>
                </wp:positionV>
                <wp:extent cx="360" cy="75600"/>
                <wp:effectExtent l="38100" t="38100" r="38100" b="38735"/>
                <wp:wrapNone/>
                <wp:docPr id="1864511425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360" cy="7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472BB5" id="Ink 80" o:spid="_x0000_s1026" type="#_x0000_t75" style="position:absolute;margin-left:75.85pt;margin-top:-1.6pt;width:.75pt;height:6.65pt;z-index:2516584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">
                <v:imagedata r:id="rId199" o:title=""/>
              </v:shape>
            </w:pict>
          </mc:Fallback>
        </mc:AlternateContent>
      </w:r>
      <w:r w:rsidR="009A419D">
        <w:t xml:space="preserve">           {   </w:t>
      </w:r>
      <w:r w:rsidR="008840EB">
        <w:t>super</w:t>
      </w:r>
      <w:r w:rsidR="009A419D">
        <w:t>(2.3);</w:t>
      </w:r>
    </w:p>
    <w:p w14:paraId="1D3B224D" w14:textId="34EAC7E1" w:rsidR="009A419D" w:rsidRDefault="00AD174C" w:rsidP="009A419D">
      <w:pPr>
        <w:pStyle w:val="NoSpacing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466" behindDoc="0" locked="0" layoutInCell="1" allowOverlap="1" wp14:anchorId="2E02C2BA" wp14:editId="7D78F697">
                <wp:simplePos x="0" y="0"/>
                <wp:positionH relativeFrom="column">
                  <wp:posOffset>1544940</wp:posOffset>
                </wp:positionH>
                <wp:positionV relativeFrom="paragraph">
                  <wp:posOffset>-103315</wp:posOffset>
                </wp:positionV>
                <wp:extent cx="1260720" cy="353880"/>
                <wp:effectExtent l="38100" t="38100" r="34925" b="46355"/>
                <wp:wrapNone/>
                <wp:docPr id="123277897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1260720" cy="35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5F5362" id="Ink 85" o:spid="_x0000_s1026" type="#_x0000_t75" style="position:absolute;margin-left:121.3pt;margin-top:-8.5pt;width:99.95pt;height:28.55pt;z-index:2516584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">
                <v:imagedata r:id="rId201" o:title=""/>
              </v:shape>
            </w:pict>
          </mc:Fallback>
        </mc:AlternateContent>
      </w:r>
      <w:r w:rsidR="009A419D">
        <w:t xml:space="preserve">              System.out.println("char type in sample");   }</w:t>
      </w:r>
    </w:p>
    <w:p w14:paraId="009FB7BF" w14:textId="77777777" w:rsidR="009A419D" w:rsidRDefault="009A419D" w:rsidP="009A419D">
      <w:pPr>
        <w:pStyle w:val="NoSpacing"/>
      </w:pPr>
      <w:r>
        <w:t xml:space="preserve">                           }</w:t>
      </w:r>
    </w:p>
    <w:p w14:paraId="0A58D0B7" w14:textId="77777777" w:rsidR="009A419D" w:rsidRDefault="009A419D" w:rsidP="009A419D">
      <w:pPr>
        <w:pStyle w:val="NoSpacing"/>
      </w:pPr>
      <w:r>
        <w:t>class test extends demo{</w:t>
      </w:r>
    </w:p>
    <w:p w14:paraId="0C4BA40C" w14:textId="0836B95A" w:rsidR="009A419D" w:rsidRDefault="00AD174C" w:rsidP="009A419D">
      <w:pPr>
        <w:pStyle w:val="NoSpacing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467" behindDoc="0" locked="0" layoutInCell="1" allowOverlap="1" wp14:anchorId="589794C4" wp14:editId="1CAA36C4">
                <wp:simplePos x="0" y="0"/>
                <wp:positionH relativeFrom="column">
                  <wp:posOffset>1718310</wp:posOffset>
                </wp:positionH>
                <wp:positionV relativeFrom="paragraph">
                  <wp:posOffset>-850265</wp:posOffset>
                </wp:positionV>
                <wp:extent cx="1856105" cy="1958975"/>
                <wp:effectExtent l="38100" t="38100" r="48895" b="41275"/>
                <wp:wrapNone/>
                <wp:docPr id="1825727041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1856105" cy="1958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B223E7" id="Ink 79" o:spid="_x0000_s1026" type="#_x0000_t75" style="position:absolute;margin-left:134.95pt;margin-top:-67.3pt;width:146.85pt;height:154.95pt;z-index:25165846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">
                <v:imagedata r:id="rId203" o:title=""/>
              </v:shape>
            </w:pict>
          </mc:Fallback>
        </mc:AlternateContent>
      </w:r>
      <w:r w:rsidR="009A419D">
        <w:t xml:space="preserve">           test (int i)</w:t>
      </w:r>
    </w:p>
    <w:p w14:paraId="4CE11BBD" w14:textId="7E1FEBEF" w:rsidR="009A419D" w:rsidRDefault="009A419D" w:rsidP="009A419D">
      <w:pPr>
        <w:pStyle w:val="NoSpacing"/>
      </w:pPr>
      <w:r>
        <w:t xml:space="preserve">       {    </w:t>
      </w:r>
      <w:r w:rsidR="008840EB">
        <w:t>super</w:t>
      </w:r>
      <w:r>
        <w:t>(2.3);</w:t>
      </w:r>
    </w:p>
    <w:p w14:paraId="72F20CC4" w14:textId="7B2516A6" w:rsidR="009A419D" w:rsidRDefault="00AD174C" w:rsidP="009A419D">
      <w:pPr>
        <w:pStyle w:val="NoSpacing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468" behindDoc="0" locked="0" layoutInCell="1" allowOverlap="1" wp14:anchorId="58E2EB52" wp14:editId="14FDCACC">
                <wp:simplePos x="0" y="0"/>
                <wp:positionH relativeFrom="column">
                  <wp:posOffset>1331820</wp:posOffset>
                </wp:positionH>
                <wp:positionV relativeFrom="paragraph">
                  <wp:posOffset>-156560</wp:posOffset>
                </wp:positionV>
                <wp:extent cx="748440" cy="331200"/>
                <wp:effectExtent l="38100" t="38100" r="33020" b="31115"/>
                <wp:wrapNone/>
                <wp:docPr id="269611258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748440" cy="33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5C4906" id="Ink 96" o:spid="_x0000_s1026" type="#_x0000_t75" style="position:absolute;margin-left:104.5pt;margin-top:-12.7pt;width:59.65pt;height:26.8pt;z-index:2516584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">
                <v:imagedata r:id="rId2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469" behindDoc="0" locked="0" layoutInCell="1" allowOverlap="1" wp14:anchorId="78C7B747" wp14:editId="1C5B35C0">
                <wp:simplePos x="0" y="0"/>
                <wp:positionH relativeFrom="column">
                  <wp:posOffset>-169545</wp:posOffset>
                </wp:positionH>
                <wp:positionV relativeFrom="paragraph">
                  <wp:posOffset>-353060</wp:posOffset>
                </wp:positionV>
                <wp:extent cx="672190" cy="975360"/>
                <wp:effectExtent l="38100" t="38100" r="33020" b="34290"/>
                <wp:wrapNone/>
                <wp:docPr id="1928761285" name="Ink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672190" cy="97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FF7933" id="Ink 91" o:spid="_x0000_s1026" type="#_x0000_t75" style="position:absolute;margin-left:-13.7pt;margin-top:-28.15pt;width:53.65pt;height:77.5pt;z-index:25165846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">
                <v:imagedata r:id="rId207" o:title=""/>
              </v:shape>
            </w:pict>
          </mc:Fallback>
        </mc:AlternateContent>
      </w:r>
      <w:r w:rsidR="009A419D">
        <w:t xml:space="preserve">          System.out.println("int type");    </w:t>
      </w:r>
    </w:p>
    <w:p w14:paraId="4AE0C153" w14:textId="77777777" w:rsidR="009A419D" w:rsidRDefault="009A419D" w:rsidP="009A419D">
      <w:pPr>
        <w:pStyle w:val="NoSpacing"/>
      </w:pPr>
      <w:r>
        <w:t xml:space="preserve">                       }</w:t>
      </w:r>
    </w:p>
    <w:p w14:paraId="2B656C63" w14:textId="77777777" w:rsidR="009A419D" w:rsidRDefault="009A419D" w:rsidP="009A419D">
      <w:pPr>
        <w:pStyle w:val="NoSpacing"/>
      </w:pPr>
      <w:r>
        <w:t xml:space="preserve">    public static void main(String [] args) {</w:t>
      </w:r>
    </w:p>
    <w:p w14:paraId="6CFBE6A2" w14:textId="77777777" w:rsidR="009A419D" w:rsidRDefault="009A419D" w:rsidP="00AD174C">
      <w:r>
        <w:t xml:space="preserve">        test t1=new test (100);</w:t>
      </w:r>
    </w:p>
    <w:p w14:paraId="16CBB86F" w14:textId="77777777" w:rsidR="009A419D" w:rsidRDefault="009A419D" w:rsidP="009A419D">
      <w:pPr>
        <w:pStyle w:val="NoSpacing"/>
      </w:pPr>
      <w:r>
        <w:t xml:space="preserve">        sample s1=new sample('a'); }</w:t>
      </w:r>
    </w:p>
    <w:p w14:paraId="15BBF72D" w14:textId="0E41959D" w:rsidR="00187C9B" w:rsidRDefault="009A419D" w:rsidP="009A419D">
      <w:pPr>
        <w:pStyle w:val="NoSpacing"/>
      </w:pPr>
      <w:r>
        <w:t xml:space="preserve">                }</w:t>
      </w:r>
      <w:r w:rsidR="003C5FE4">
        <w:t xml:space="preserve">                                                 </w:t>
      </w:r>
      <w:r w:rsidR="00AD174C">
        <w:t>0/p</w:t>
      </w:r>
      <w:r w:rsidR="003C5FE4">
        <w:t xml:space="preserve">             double type, </w:t>
      </w:r>
      <w:r w:rsidR="00AD174C">
        <w:t xml:space="preserve">int </w:t>
      </w:r>
    </w:p>
    <w:p w14:paraId="6DA8F696" w14:textId="614A80E6" w:rsidR="00AD174C" w:rsidRDefault="00AD174C" w:rsidP="009A419D">
      <w:pPr>
        <w:pStyle w:val="NoSpacing"/>
      </w:pPr>
      <w:r>
        <w:t xml:space="preserve">                                                                                     double ,char</w:t>
      </w:r>
    </w:p>
    <w:p w14:paraId="57AEE80C" w14:textId="77777777" w:rsidR="00247FE6" w:rsidRDefault="00247FE6" w:rsidP="009A419D">
      <w:pPr>
        <w:pStyle w:val="NoSpacing"/>
      </w:pPr>
    </w:p>
    <w:p w14:paraId="6A4E05E8" w14:textId="2B9C2A5F" w:rsidR="00961BCF" w:rsidRPr="00247FE6" w:rsidRDefault="00961BCF" w:rsidP="009A419D">
      <w:pPr>
        <w:pStyle w:val="NoSpacing"/>
        <w:rPr>
          <w:b/>
          <w:bCs/>
          <w:color w:val="FF0000"/>
        </w:rPr>
      </w:pPr>
      <w:r w:rsidRPr="00247FE6">
        <w:rPr>
          <w:b/>
          <w:bCs/>
          <w:color w:val="FF0000"/>
        </w:rPr>
        <w:t>5 NON PARAMETERIZED CONSTRUTER</w:t>
      </w:r>
      <w:r w:rsidR="00247FE6" w:rsidRPr="00247FE6">
        <w:rPr>
          <w:b/>
          <w:bCs/>
          <w:color w:val="FF0000"/>
        </w:rPr>
        <w:t xml:space="preserve"> WITH SUPER.</w:t>
      </w:r>
    </w:p>
    <w:p w14:paraId="13BB7771" w14:textId="77777777" w:rsidR="00AD174C" w:rsidRDefault="00AD174C" w:rsidP="00247FE6"/>
    <w:p w14:paraId="645D0E24" w14:textId="163292FD" w:rsidR="006A7BA1" w:rsidRDefault="006A7BA1" w:rsidP="006A7BA1">
      <w:pPr>
        <w:pStyle w:val="NoSpacing"/>
      </w:pPr>
      <w:r>
        <w:t>class demo{</w:t>
      </w:r>
      <w:r w:rsidR="009E58DA">
        <w:t xml:space="preserve">                                                         ADDED IMPLICITLY BY COMPILER.</w:t>
      </w:r>
    </w:p>
    <w:p w14:paraId="60F4621A" w14:textId="1A47E860" w:rsidR="006A7BA1" w:rsidRDefault="006A7BA1" w:rsidP="006A7BA1">
      <w:pPr>
        <w:pStyle w:val="NoSpacing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470" behindDoc="0" locked="0" layoutInCell="1" allowOverlap="1" wp14:anchorId="53AA66AB" wp14:editId="2EA419D1">
                <wp:simplePos x="0" y="0"/>
                <wp:positionH relativeFrom="column">
                  <wp:posOffset>243900</wp:posOffset>
                </wp:positionH>
                <wp:positionV relativeFrom="paragraph">
                  <wp:posOffset>108585</wp:posOffset>
                </wp:positionV>
                <wp:extent cx="61560" cy="122400"/>
                <wp:effectExtent l="38100" t="38100" r="15240" b="49530"/>
                <wp:wrapNone/>
                <wp:docPr id="427058036" name="Ink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61560" cy="12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0B92EF" id="Ink 111" o:spid="_x0000_s1026" type="#_x0000_t75" style="position:absolute;margin-left:18.85pt;margin-top:8.2pt;width:5.6pt;height:10.35pt;z-index:25165847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">
                <v:imagedata r:id="rId209" o:title=""/>
              </v:shape>
            </w:pict>
          </mc:Fallback>
        </mc:AlternateContent>
      </w:r>
      <w:r>
        <w:t xml:space="preserve">             demo()</w:t>
      </w:r>
    </w:p>
    <w:p w14:paraId="1A647649" w14:textId="240FF5B9" w:rsidR="006A7BA1" w:rsidRDefault="006A7BA1" w:rsidP="006A7BA1">
      <w:pPr>
        <w:pStyle w:val="NoSpacing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471" behindDoc="0" locked="0" layoutInCell="1" allowOverlap="1" wp14:anchorId="49607F09" wp14:editId="687F3932">
                <wp:simplePos x="0" y="0"/>
                <wp:positionH relativeFrom="column">
                  <wp:posOffset>1332180</wp:posOffset>
                </wp:positionH>
                <wp:positionV relativeFrom="paragraph">
                  <wp:posOffset>68005</wp:posOffset>
                </wp:positionV>
                <wp:extent cx="185400" cy="123120"/>
                <wp:effectExtent l="38100" t="38100" r="43815" b="48895"/>
                <wp:wrapNone/>
                <wp:docPr id="1127075243" name="Ink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185400" cy="12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B80275" id="Ink 112" o:spid="_x0000_s1026" type="#_x0000_t75" style="position:absolute;margin-left:104.55pt;margin-top:5pt;width:15.35pt;height:10.4pt;z-index:25165847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">
                <v:imagedata r:id="rId211" o:title=""/>
              </v:shape>
            </w:pict>
          </mc:Fallback>
        </mc:AlternateContent>
      </w:r>
      <w:r>
        <w:t xml:space="preserve">          {</w:t>
      </w:r>
      <w:r w:rsidR="009E58DA">
        <w:t xml:space="preserve">                                                                                        SUPER()</w:t>
      </w:r>
    </w:p>
    <w:p w14:paraId="1B1A8525" w14:textId="77777777" w:rsidR="006A7BA1" w:rsidRDefault="006A7BA1" w:rsidP="006A7BA1">
      <w:pPr>
        <w:pStyle w:val="NoSpacing"/>
      </w:pPr>
      <w:r>
        <w:t xml:space="preserve">             System.out.println("in demo"); }</w:t>
      </w:r>
    </w:p>
    <w:p w14:paraId="63729FE0" w14:textId="5C85F7BD" w:rsidR="006A7BA1" w:rsidRDefault="006A7BA1" w:rsidP="006A7BA1">
      <w:pPr>
        <w:pStyle w:val="NoSpacing"/>
      </w:pPr>
      <w:r>
        <w:t xml:space="preserve">                      }</w:t>
      </w:r>
    </w:p>
    <w:p w14:paraId="3F6C407F" w14:textId="77777777" w:rsidR="006A7BA1" w:rsidRDefault="006A7BA1" w:rsidP="006A7BA1">
      <w:pPr>
        <w:pStyle w:val="NoSpacing"/>
      </w:pPr>
      <w:r>
        <w:t>class sample extends demo{</w:t>
      </w:r>
    </w:p>
    <w:p w14:paraId="36F32619" w14:textId="2B3DC826" w:rsidR="006A7BA1" w:rsidRDefault="006A7BA1" w:rsidP="006A7BA1">
      <w:pPr>
        <w:pStyle w:val="NoSpacing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472" behindDoc="0" locked="0" layoutInCell="1" allowOverlap="1" wp14:anchorId="4A3E952A" wp14:editId="340493BA">
                <wp:simplePos x="0" y="0"/>
                <wp:positionH relativeFrom="column">
                  <wp:posOffset>434340</wp:posOffset>
                </wp:positionH>
                <wp:positionV relativeFrom="paragraph">
                  <wp:posOffset>25400</wp:posOffset>
                </wp:positionV>
                <wp:extent cx="83820" cy="179070"/>
                <wp:effectExtent l="38100" t="38100" r="49530" b="30480"/>
                <wp:wrapNone/>
                <wp:docPr id="1562920341" name="Ink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83820" cy="179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F953C6" id="Ink 110" o:spid="_x0000_s1026" type="#_x0000_t75" style="position:absolute;margin-left:33.85pt;margin-top:1.65pt;width:7.25pt;height:14.8pt;z-index:251658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">
                <v:imagedata r:id="rId2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473" behindDoc="0" locked="0" layoutInCell="1" allowOverlap="1" wp14:anchorId="0F97F994" wp14:editId="7957AFEA">
                <wp:simplePos x="0" y="0"/>
                <wp:positionH relativeFrom="column">
                  <wp:posOffset>-588010</wp:posOffset>
                </wp:positionH>
                <wp:positionV relativeFrom="paragraph">
                  <wp:posOffset>-698500</wp:posOffset>
                </wp:positionV>
                <wp:extent cx="2562215" cy="1692575"/>
                <wp:effectExtent l="38100" t="38100" r="48260" b="41275"/>
                <wp:wrapNone/>
                <wp:docPr id="291597483" name="Ink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2562215" cy="1692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8740BD" id="Ink 107" o:spid="_x0000_s1026" type="#_x0000_t75" style="position:absolute;margin-left:-46.65pt;margin-top:-55.35pt;width:202.5pt;height:133.95pt;z-index:25165847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">
                <v:imagedata r:id="rId215" o:title=""/>
              </v:shape>
            </w:pict>
          </mc:Fallback>
        </mc:AlternateContent>
      </w:r>
      <w:r>
        <w:t xml:space="preserve">                sample()</w:t>
      </w:r>
    </w:p>
    <w:p w14:paraId="29095E62" w14:textId="310E5904" w:rsidR="006A7BA1" w:rsidRDefault="006A7BA1" w:rsidP="006A7BA1">
      <w:pPr>
        <w:pStyle w:val="NoSpacing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474" behindDoc="0" locked="0" layoutInCell="1" allowOverlap="1" wp14:anchorId="56B0E24E" wp14:editId="73C21DEF">
                <wp:simplePos x="0" y="0"/>
                <wp:positionH relativeFrom="column">
                  <wp:posOffset>1866780</wp:posOffset>
                </wp:positionH>
                <wp:positionV relativeFrom="paragraph">
                  <wp:posOffset>84600</wp:posOffset>
                </wp:positionV>
                <wp:extent cx="100440" cy="83160"/>
                <wp:effectExtent l="38100" t="38100" r="33020" b="31750"/>
                <wp:wrapNone/>
                <wp:docPr id="1350167819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100440" cy="8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97DAEC" id="Ink 113" o:spid="_x0000_s1026" type="#_x0000_t75" style="position:absolute;margin-left:146.65pt;margin-top:6.3pt;width:8.6pt;height:7.3pt;z-index:2516584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">
                <v:imagedata r:id="rId217" o:title=""/>
              </v:shape>
            </w:pict>
          </mc:Fallback>
        </mc:AlternateContent>
      </w:r>
      <w:r>
        <w:t xml:space="preserve">            {</w:t>
      </w:r>
      <w:r w:rsidR="009E58DA">
        <w:t xml:space="preserve">                                                                                      SUPER()</w:t>
      </w:r>
    </w:p>
    <w:p w14:paraId="67768C26" w14:textId="1C1702AA" w:rsidR="006A7BA1" w:rsidRDefault="006A7BA1" w:rsidP="006A7BA1">
      <w:pPr>
        <w:pStyle w:val="NoSpacing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475" behindDoc="0" locked="0" layoutInCell="1" allowOverlap="1" wp14:anchorId="39CDE776" wp14:editId="767ECBA7">
                <wp:simplePos x="0" y="0"/>
                <wp:positionH relativeFrom="column">
                  <wp:posOffset>-435420</wp:posOffset>
                </wp:positionH>
                <wp:positionV relativeFrom="paragraph">
                  <wp:posOffset>-262975</wp:posOffset>
                </wp:positionV>
                <wp:extent cx="892080" cy="968760"/>
                <wp:effectExtent l="38100" t="38100" r="41910" b="41275"/>
                <wp:wrapNone/>
                <wp:docPr id="357262349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892080" cy="96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559819" id="Ink 100" o:spid="_x0000_s1026" type="#_x0000_t75" style="position:absolute;margin-left:-34.65pt;margin-top:-21.05pt;width:70.95pt;height:77pt;z-index:25165847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">
                <v:imagedata r:id="rId219" o:title=""/>
              </v:shape>
            </w:pict>
          </mc:Fallback>
        </mc:AlternateContent>
      </w:r>
      <w:r>
        <w:t xml:space="preserve">              System.out.println("in sample");  }</w:t>
      </w:r>
    </w:p>
    <w:p w14:paraId="49EB70A3" w14:textId="77777777" w:rsidR="006A7BA1" w:rsidRDefault="006A7BA1" w:rsidP="006A7BA1">
      <w:pPr>
        <w:pStyle w:val="NoSpacing"/>
      </w:pPr>
      <w:r>
        <w:t xml:space="preserve">                       }</w:t>
      </w:r>
    </w:p>
    <w:p w14:paraId="684CE718" w14:textId="1A7DE57B" w:rsidR="006A7BA1" w:rsidRDefault="006A7BA1" w:rsidP="006A7BA1">
      <w:pPr>
        <w:pStyle w:val="NoSpacing"/>
      </w:pPr>
      <w:r>
        <w:t xml:space="preserve"> class test extends sample{</w:t>
      </w:r>
    </w:p>
    <w:p w14:paraId="694A614D" w14:textId="7CA5EB79" w:rsidR="006A7BA1" w:rsidRDefault="006A7BA1" w:rsidP="006A7BA1">
      <w:pPr>
        <w:pStyle w:val="NoSpacing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476" behindDoc="0" locked="0" layoutInCell="1" allowOverlap="1" wp14:anchorId="06694568" wp14:editId="790353CE">
                <wp:simplePos x="0" y="0"/>
                <wp:positionH relativeFrom="column">
                  <wp:posOffset>1927980</wp:posOffset>
                </wp:positionH>
                <wp:positionV relativeFrom="paragraph">
                  <wp:posOffset>-510</wp:posOffset>
                </wp:positionV>
                <wp:extent cx="170280" cy="162720"/>
                <wp:effectExtent l="38100" t="38100" r="39370" b="46990"/>
                <wp:wrapNone/>
                <wp:docPr id="263231909" name="Ink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170280" cy="16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CAB404" id="Ink 114" o:spid="_x0000_s1026" type="#_x0000_t75" style="position:absolute;margin-left:151.45pt;margin-top:-.4pt;width:14.1pt;height:13.5pt;z-index:2516584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">
                <v:imagedata r:id="rId221" o:title=""/>
              </v:shape>
            </w:pict>
          </mc:Fallback>
        </mc:AlternateContent>
      </w:r>
      <w:r>
        <w:t xml:space="preserve">                  test(int i)</w:t>
      </w:r>
      <w:r w:rsidR="009E58DA">
        <w:t xml:space="preserve">                                                                 SUPER()</w:t>
      </w:r>
    </w:p>
    <w:p w14:paraId="6583C227" w14:textId="77777777" w:rsidR="006A7BA1" w:rsidRDefault="006A7BA1" w:rsidP="006A7BA1">
      <w:pPr>
        <w:pStyle w:val="NoSpacing"/>
      </w:pPr>
      <w:r>
        <w:t xml:space="preserve">               {   System.out.println("in test"); }</w:t>
      </w:r>
    </w:p>
    <w:p w14:paraId="0ABC43B0" w14:textId="25311ADA" w:rsidR="006A7BA1" w:rsidRDefault="006A7BA1" w:rsidP="006A7BA1">
      <w:pPr>
        <w:pStyle w:val="NoSpacing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477" behindDoc="0" locked="0" layoutInCell="1" allowOverlap="1" wp14:anchorId="39312438" wp14:editId="6759AE40">
                <wp:simplePos x="0" y="0"/>
                <wp:positionH relativeFrom="column">
                  <wp:posOffset>1104265</wp:posOffset>
                </wp:positionH>
                <wp:positionV relativeFrom="paragraph">
                  <wp:posOffset>-285115</wp:posOffset>
                </wp:positionV>
                <wp:extent cx="1624330" cy="580390"/>
                <wp:effectExtent l="38100" t="38100" r="33020" b="48260"/>
                <wp:wrapNone/>
                <wp:docPr id="483578243" name="Ink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1624330" cy="580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7B9EC3" id="Ink 99" o:spid="_x0000_s1026" type="#_x0000_t75" style="position:absolute;margin-left:86.6pt;margin-top:-22.8pt;width:128.6pt;height:46.4pt;z-index:25165847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">
                <v:imagedata r:id="rId223" o:title=""/>
              </v:shape>
            </w:pict>
          </mc:Fallback>
        </mc:AlternateContent>
      </w:r>
      <w:r>
        <w:t xml:space="preserve">           public static void main(String [] args)</w:t>
      </w:r>
    </w:p>
    <w:p w14:paraId="737D7187" w14:textId="77777777" w:rsidR="006A7BA1" w:rsidRDefault="006A7BA1" w:rsidP="006A7BA1">
      <w:pPr>
        <w:pStyle w:val="NoSpacing"/>
      </w:pPr>
      <w:r>
        <w:t xml:space="preserve">         {    test t1=new test(9);    }</w:t>
      </w:r>
    </w:p>
    <w:p w14:paraId="2E7949E5" w14:textId="22F69CD0" w:rsidR="006A7BA1" w:rsidRDefault="006A7BA1" w:rsidP="006A7BA1">
      <w:r>
        <w:t xml:space="preserve">                   }                                                                           0/p in demo , in sample , in test</w:t>
      </w:r>
    </w:p>
    <w:p w14:paraId="660D0E7E" w14:textId="77777777" w:rsidR="006A7BA1" w:rsidRDefault="006A7BA1" w:rsidP="006A7BA1"/>
    <w:p w14:paraId="63CC25A2" w14:textId="5948FDBD" w:rsidR="006A7BA1" w:rsidRDefault="005A35A6" w:rsidP="00F30669">
      <w:pPr>
        <w:pStyle w:val="ListParagraph"/>
        <w:numPr>
          <w:ilvl w:val="0"/>
          <w:numId w:val="135"/>
        </w:numPr>
      </w:pPr>
      <w:r>
        <w:t xml:space="preserve">THE ABOVE PROGRAMME </w:t>
      </w:r>
      <w:r w:rsidR="00376F1E">
        <w:t xml:space="preserve">ALL PARENT CLASS CONSTRAINT  </w:t>
      </w:r>
      <w:r w:rsidR="004E5F2A">
        <w:t xml:space="preserve">ARE PARAMETERIZED CONSTRUCTER EXPLICITELY PROGRAMMER NOT ADDED THE SUPER () </w:t>
      </w:r>
      <w:r w:rsidR="009E58DA">
        <w:t>BUT IMPLICITELY COMPILER WILL ADD THE NON PARAMETERIZED SUPER().</w:t>
      </w:r>
    </w:p>
    <w:p w14:paraId="310C157C" w14:textId="2CE17BA6" w:rsidR="009E58DA" w:rsidRPr="00945C84" w:rsidRDefault="00945C84" w:rsidP="009E58DA">
      <w:pPr>
        <w:rPr>
          <w:b/>
          <w:bCs/>
          <w:color w:val="FF0000"/>
        </w:rPr>
      </w:pPr>
      <w:r w:rsidRPr="00945C84">
        <w:rPr>
          <w:b/>
          <w:bCs/>
          <w:color w:val="FF0000"/>
        </w:rPr>
        <w:t>6 USING THIS() AND SUPER().</w:t>
      </w:r>
    </w:p>
    <w:p w14:paraId="50CDFD66" w14:textId="77777777" w:rsidR="00954BD4" w:rsidRPr="00954BD4" w:rsidRDefault="006A7BA1" w:rsidP="00954BD4">
      <w:pPr>
        <w:pStyle w:val="NoSpacing"/>
      </w:pPr>
      <w:r w:rsidRPr="00954BD4">
        <w:t xml:space="preserve">     </w:t>
      </w:r>
      <w:r w:rsidR="00954BD4" w:rsidRPr="00954BD4">
        <w:t>class sample{</w:t>
      </w:r>
    </w:p>
    <w:p w14:paraId="097F1184" w14:textId="0009E5E4" w:rsidR="00954BD4" w:rsidRPr="00954BD4" w:rsidRDefault="00954BD4" w:rsidP="00954BD4">
      <w:pPr>
        <w:pStyle w:val="NoSpacing"/>
      </w:pPr>
      <w:r w:rsidRPr="00954BD4">
        <w:t xml:space="preserve">                   sample(int i)</w:t>
      </w:r>
      <w:r>
        <w:t xml:space="preserve">                                               //6</w:t>
      </w:r>
    </w:p>
    <w:p w14:paraId="6ACFB829" w14:textId="77777777" w:rsidR="00954BD4" w:rsidRPr="00954BD4" w:rsidRDefault="00954BD4" w:rsidP="00954BD4">
      <w:pPr>
        <w:pStyle w:val="NoSpacing"/>
      </w:pPr>
      <w:r w:rsidRPr="00954BD4">
        <w:t xml:space="preserve">           {</w:t>
      </w:r>
    </w:p>
    <w:p w14:paraId="3DD8FA7A" w14:textId="77777777" w:rsidR="00954BD4" w:rsidRPr="00954BD4" w:rsidRDefault="00954BD4" w:rsidP="005966D5">
      <w:r w:rsidRPr="00954BD4">
        <w:t xml:space="preserve">               System.out.println("int type");   }</w:t>
      </w:r>
    </w:p>
    <w:p w14:paraId="480DDE48" w14:textId="77777777" w:rsidR="00954BD4" w:rsidRPr="00954BD4" w:rsidRDefault="00954BD4" w:rsidP="00954BD4">
      <w:pPr>
        <w:pStyle w:val="NoSpacing"/>
      </w:pPr>
      <w:r w:rsidRPr="00954BD4">
        <w:t xml:space="preserve">                     </w:t>
      </w:r>
    </w:p>
    <w:p w14:paraId="57154054" w14:textId="045956BB" w:rsidR="00954BD4" w:rsidRPr="00954BD4" w:rsidRDefault="005966D5" w:rsidP="00954BD4">
      <w:pPr>
        <w:pStyle w:val="NoSpacing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478" behindDoc="0" locked="0" layoutInCell="1" allowOverlap="1" wp14:anchorId="0555A6CE" wp14:editId="2ED60D7B">
                <wp:simplePos x="0" y="0"/>
                <wp:positionH relativeFrom="column">
                  <wp:posOffset>1226185</wp:posOffset>
                </wp:positionH>
                <wp:positionV relativeFrom="paragraph">
                  <wp:posOffset>-824230</wp:posOffset>
                </wp:positionV>
                <wp:extent cx="1456055" cy="1787525"/>
                <wp:effectExtent l="38100" t="38100" r="48895" b="41275"/>
                <wp:wrapNone/>
                <wp:docPr id="197780532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1456055" cy="1787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D0FB1D" id="Ink 75" o:spid="_x0000_s1026" type="#_x0000_t75" style="position:absolute;margin-left:96.2pt;margin-top:-65.25pt;width:115.35pt;height:141.45pt;z-index:2516584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">
                <v:imagedata r:id="rId225" o:title=""/>
              </v:shape>
            </w:pict>
          </mc:Fallback>
        </mc:AlternateContent>
      </w:r>
      <w:r w:rsidR="00954BD4" w:rsidRPr="00954BD4">
        <w:t xml:space="preserve">                    sample(String s)</w:t>
      </w:r>
      <w:r w:rsidR="00954BD4">
        <w:t xml:space="preserve">                                           //4</w:t>
      </w:r>
    </w:p>
    <w:p w14:paraId="6551BDFD" w14:textId="4E96EBDA" w:rsidR="00954BD4" w:rsidRPr="00954BD4" w:rsidRDefault="00954BD4" w:rsidP="00954BD4">
      <w:pPr>
        <w:pStyle w:val="NoSpacing"/>
      </w:pPr>
      <w:r w:rsidRPr="00954BD4">
        <w:t xml:space="preserve">              {    this();</w:t>
      </w:r>
    </w:p>
    <w:p w14:paraId="0BF28D32" w14:textId="77777777" w:rsidR="00954BD4" w:rsidRPr="00954BD4" w:rsidRDefault="00954BD4" w:rsidP="00954BD4">
      <w:pPr>
        <w:pStyle w:val="NoSpacing"/>
      </w:pPr>
      <w:r w:rsidRPr="00954BD4">
        <w:t xml:space="preserve">                   System.out.println("string type");</w:t>
      </w:r>
    </w:p>
    <w:p w14:paraId="731F7B6C" w14:textId="18455BC3" w:rsidR="00954BD4" w:rsidRPr="00954BD4" w:rsidRDefault="00954BD4" w:rsidP="00954BD4">
      <w:pPr>
        <w:pStyle w:val="NoSpacing"/>
      </w:pPr>
      <w:r w:rsidRPr="00954BD4">
        <w:t xml:space="preserve">                                }</w:t>
      </w:r>
    </w:p>
    <w:p w14:paraId="19CECA49" w14:textId="1EF5C1A0" w:rsidR="00954BD4" w:rsidRPr="00954BD4" w:rsidRDefault="00954BD4" w:rsidP="00954BD4">
      <w:pPr>
        <w:pStyle w:val="NoSpacing"/>
      </w:pPr>
      <w:r w:rsidRPr="00954BD4">
        <w:t xml:space="preserve">                     sample()</w:t>
      </w:r>
      <w:r>
        <w:t xml:space="preserve">                                                          //5</w:t>
      </w:r>
    </w:p>
    <w:p w14:paraId="2D33034D" w14:textId="0D486A1E" w:rsidR="00954BD4" w:rsidRPr="00954BD4" w:rsidRDefault="005966D5" w:rsidP="00954BD4">
      <w:pPr>
        <w:pStyle w:val="NoSpacing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479" behindDoc="0" locked="0" layoutInCell="1" allowOverlap="1" wp14:anchorId="724DBB90" wp14:editId="5D7A1074">
                <wp:simplePos x="0" y="0"/>
                <wp:positionH relativeFrom="column">
                  <wp:posOffset>-91440</wp:posOffset>
                </wp:positionH>
                <wp:positionV relativeFrom="paragraph">
                  <wp:posOffset>-864870</wp:posOffset>
                </wp:positionV>
                <wp:extent cx="767160" cy="1844040"/>
                <wp:effectExtent l="38100" t="38100" r="33020" b="41910"/>
                <wp:wrapNone/>
                <wp:docPr id="1662255334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767160" cy="184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20D57D" id="Ink 72" o:spid="_x0000_s1026" type="#_x0000_t75" style="position:absolute;margin-left:-7.55pt;margin-top:-68.45pt;width:61.1pt;height:145.9pt;z-index:2516584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">
                <v:imagedata r:id="rId227" o:title=""/>
              </v:shape>
            </w:pict>
          </mc:Fallback>
        </mc:AlternateContent>
      </w:r>
      <w:r w:rsidR="00954BD4" w:rsidRPr="00954BD4">
        <w:t xml:space="preserve">              {     this(20);</w:t>
      </w:r>
    </w:p>
    <w:p w14:paraId="19125DF8" w14:textId="77777777" w:rsidR="00954BD4" w:rsidRPr="00954BD4" w:rsidRDefault="00954BD4" w:rsidP="00954BD4">
      <w:pPr>
        <w:pStyle w:val="NoSpacing"/>
      </w:pPr>
      <w:r w:rsidRPr="00954BD4">
        <w:t xml:space="preserve">                   System.out.println("np constructer"); </w:t>
      </w:r>
    </w:p>
    <w:p w14:paraId="70ABA106" w14:textId="77777777" w:rsidR="00954BD4" w:rsidRPr="00954BD4" w:rsidRDefault="00954BD4" w:rsidP="00954BD4">
      <w:pPr>
        <w:pStyle w:val="NoSpacing"/>
      </w:pPr>
      <w:r w:rsidRPr="00954BD4">
        <w:t xml:space="preserve">                             } }</w:t>
      </w:r>
    </w:p>
    <w:p w14:paraId="034D4A49" w14:textId="77777777" w:rsidR="00954BD4" w:rsidRPr="00954BD4" w:rsidRDefault="00954BD4" w:rsidP="00954BD4">
      <w:pPr>
        <w:pStyle w:val="NoSpacing"/>
      </w:pPr>
      <w:r w:rsidRPr="00954BD4">
        <w:t xml:space="preserve">  class test extends sample {</w:t>
      </w:r>
    </w:p>
    <w:p w14:paraId="47278399" w14:textId="5EAE2A35" w:rsidR="00954BD4" w:rsidRPr="00954BD4" w:rsidRDefault="00954BD4" w:rsidP="00954BD4">
      <w:pPr>
        <w:pStyle w:val="NoSpacing"/>
      </w:pPr>
      <w:r w:rsidRPr="00954BD4">
        <w:t xml:space="preserve">                    test(double d )</w:t>
      </w:r>
      <w:r>
        <w:t xml:space="preserve">                                                   //3</w:t>
      </w:r>
    </w:p>
    <w:p w14:paraId="51F05D73" w14:textId="26643978" w:rsidR="00954BD4" w:rsidRPr="00954BD4" w:rsidRDefault="00954BD4" w:rsidP="00954BD4">
      <w:pPr>
        <w:pStyle w:val="NoSpacing"/>
      </w:pPr>
      <w:r w:rsidRPr="00954BD4">
        <w:t xml:space="preserve">                     {  </w:t>
      </w:r>
      <w:r w:rsidR="008840EB">
        <w:t>super</w:t>
      </w:r>
      <w:r w:rsidRPr="00954BD4">
        <w:t>("mava");</w:t>
      </w:r>
    </w:p>
    <w:p w14:paraId="0D3DDF98" w14:textId="77777777" w:rsidR="00954BD4" w:rsidRPr="00954BD4" w:rsidRDefault="00954BD4" w:rsidP="00954BD4">
      <w:pPr>
        <w:pStyle w:val="NoSpacing"/>
      </w:pPr>
      <w:r w:rsidRPr="00954BD4">
        <w:t xml:space="preserve">                         System.out.println("double type test ");</w:t>
      </w:r>
    </w:p>
    <w:p w14:paraId="19B78364" w14:textId="77777777" w:rsidR="00954BD4" w:rsidRPr="00954BD4" w:rsidRDefault="00954BD4" w:rsidP="00954BD4">
      <w:pPr>
        <w:pStyle w:val="NoSpacing"/>
      </w:pPr>
      <w:r w:rsidRPr="00954BD4">
        <w:t xml:space="preserve">                      }</w:t>
      </w:r>
    </w:p>
    <w:p w14:paraId="30385D82" w14:textId="52C6682C" w:rsidR="00954BD4" w:rsidRPr="00954BD4" w:rsidRDefault="005966D5" w:rsidP="00954BD4">
      <w:pPr>
        <w:pStyle w:val="NoSpacing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480" behindDoc="0" locked="0" layoutInCell="1" allowOverlap="1" wp14:anchorId="20973FD2" wp14:editId="79CA35AC">
                <wp:simplePos x="0" y="0"/>
                <wp:positionH relativeFrom="column">
                  <wp:posOffset>67310</wp:posOffset>
                </wp:positionH>
                <wp:positionV relativeFrom="paragraph">
                  <wp:posOffset>-637540</wp:posOffset>
                </wp:positionV>
                <wp:extent cx="648335" cy="1600835"/>
                <wp:effectExtent l="38100" t="38100" r="37465" b="37465"/>
                <wp:wrapNone/>
                <wp:docPr id="887912392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648335" cy="1600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D6D503" id="Ink 57" o:spid="_x0000_s1026" type="#_x0000_t75" style="position:absolute;margin-left:4.95pt;margin-top:-50.55pt;width:51.75pt;height:126.75pt;z-index:25165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">
                <v:imagedata r:id="rId229" o:title=""/>
              </v:shape>
            </w:pict>
          </mc:Fallback>
        </mc:AlternateContent>
      </w:r>
      <w:r w:rsidR="00954BD4" w:rsidRPr="00954BD4">
        <w:t xml:space="preserve">                    test(char ch)</w:t>
      </w:r>
      <w:r w:rsidR="00954BD4">
        <w:t xml:space="preserve">                                                        //</w:t>
      </w:r>
      <w:r w:rsidR="0008433B">
        <w:t>1</w:t>
      </w:r>
    </w:p>
    <w:p w14:paraId="7D681752" w14:textId="183259DD" w:rsidR="00954BD4" w:rsidRPr="00954BD4" w:rsidRDefault="00954BD4" w:rsidP="00954BD4">
      <w:pPr>
        <w:pStyle w:val="NoSpacing"/>
      </w:pPr>
      <w:r w:rsidRPr="00954BD4">
        <w:t xml:space="preserve">                     {    this(100);</w:t>
      </w:r>
    </w:p>
    <w:p w14:paraId="1D538F7D" w14:textId="5BE69274" w:rsidR="00954BD4" w:rsidRPr="00954BD4" w:rsidRDefault="005966D5" w:rsidP="00954BD4">
      <w:pPr>
        <w:pStyle w:val="NoSpacing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481" behindDoc="0" locked="0" layoutInCell="1" allowOverlap="1" wp14:anchorId="0B507CE3" wp14:editId="479D54C7">
                <wp:simplePos x="0" y="0"/>
                <wp:positionH relativeFrom="column">
                  <wp:posOffset>241300</wp:posOffset>
                </wp:positionH>
                <wp:positionV relativeFrom="paragraph">
                  <wp:posOffset>-367665</wp:posOffset>
                </wp:positionV>
                <wp:extent cx="3599815" cy="943250"/>
                <wp:effectExtent l="38100" t="38100" r="635" b="47625"/>
                <wp:wrapNone/>
                <wp:docPr id="2054094457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3599815" cy="943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1CDAEA" id="Ink 53" o:spid="_x0000_s1026" type="#_x0000_t75" style="position:absolute;margin-left:18.65pt;margin-top:-29.3pt;width:284.15pt;height:74.95pt;z-index:25165848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">
                <v:imagedata r:id="rId231" o:title=""/>
              </v:shape>
            </w:pict>
          </mc:Fallback>
        </mc:AlternateContent>
      </w:r>
      <w:r w:rsidR="00954BD4" w:rsidRPr="00954BD4">
        <w:t xml:space="preserve">                               System.out.println("char type test ");</w:t>
      </w:r>
    </w:p>
    <w:p w14:paraId="29B47B10" w14:textId="5C17A4DC" w:rsidR="00954BD4" w:rsidRPr="00954BD4" w:rsidRDefault="00954BD4" w:rsidP="00954BD4">
      <w:pPr>
        <w:pStyle w:val="NoSpacing"/>
      </w:pPr>
      <w:r w:rsidRPr="00954BD4">
        <w:t xml:space="preserve">                         }</w:t>
      </w:r>
    </w:p>
    <w:p w14:paraId="0BE1E7B0" w14:textId="38D9EFF9" w:rsidR="00954BD4" w:rsidRPr="00954BD4" w:rsidRDefault="00954BD4" w:rsidP="00954BD4">
      <w:pPr>
        <w:pStyle w:val="NoSpacing"/>
      </w:pPr>
      <w:r w:rsidRPr="00954BD4">
        <w:t xml:space="preserve">                    test(int i)</w:t>
      </w:r>
    </w:p>
    <w:p w14:paraId="7481FA5D" w14:textId="74D453B3" w:rsidR="00954BD4" w:rsidRPr="00954BD4" w:rsidRDefault="005966D5" w:rsidP="00954BD4">
      <w:pPr>
        <w:pStyle w:val="NoSpacing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482" behindDoc="0" locked="0" layoutInCell="1" allowOverlap="1" wp14:anchorId="109BED92" wp14:editId="60521285">
                <wp:simplePos x="0" y="0"/>
                <wp:positionH relativeFrom="column">
                  <wp:posOffset>3840300</wp:posOffset>
                </wp:positionH>
                <wp:positionV relativeFrom="paragraph">
                  <wp:posOffset>-643530</wp:posOffset>
                </wp:positionV>
                <wp:extent cx="145440" cy="1440000"/>
                <wp:effectExtent l="38100" t="38100" r="45085" b="46355"/>
                <wp:wrapNone/>
                <wp:docPr id="1717556208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145440" cy="144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5E69FF" id="Ink 46" o:spid="_x0000_s1026" type="#_x0000_t75" style="position:absolute;margin-left:302.05pt;margin-top:-51pt;width:12.15pt;height:114.1pt;z-index:25165848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">
                <v:imagedata r:id="rId233" o:title=""/>
              </v:shape>
            </w:pict>
          </mc:Fallback>
        </mc:AlternateContent>
      </w:r>
      <w:r w:rsidR="00954BD4" w:rsidRPr="00954BD4">
        <w:t xml:space="preserve">                    {     this(3.1);</w:t>
      </w:r>
      <w:r w:rsidR="0008433B">
        <w:t xml:space="preserve">                                                         //2</w:t>
      </w:r>
    </w:p>
    <w:p w14:paraId="396EC12A" w14:textId="77777777" w:rsidR="00954BD4" w:rsidRPr="00954BD4" w:rsidRDefault="00954BD4" w:rsidP="00954BD4">
      <w:pPr>
        <w:pStyle w:val="NoSpacing"/>
      </w:pPr>
      <w:r w:rsidRPr="00954BD4">
        <w:t xml:space="preserve">                         System.out.println("int type test");</w:t>
      </w:r>
    </w:p>
    <w:p w14:paraId="68F53A01" w14:textId="77777777" w:rsidR="00954BD4" w:rsidRPr="00954BD4" w:rsidRDefault="00954BD4" w:rsidP="00954BD4">
      <w:pPr>
        <w:pStyle w:val="NoSpacing"/>
      </w:pPr>
      <w:r w:rsidRPr="00954BD4">
        <w:t xml:space="preserve">                    }</w:t>
      </w:r>
    </w:p>
    <w:p w14:paraId="22BF18B9" w14:textId="77777777" w:rsidR="00954BD4" w:rsidRPr="00954BD4" w:rsidRDefault="00954BD4" w:rsidP="00954BD4">
      <w:pPr>
        <w:pStyle w:val="NoSpacing"/>
      </w:pPr>
      <w:r w:rsidRPr="00954BD4">
        <w:t xml:space="preserve">               public static void main(String [] args) {</w:t>
      </w:r>
    </w:p>
    <w:p w14:paraId="18243B50" w14:textId="7CA5823F" w:rsidR="00954BD4" w:rsidRPr="00954BD4" w:rsidRDefault="00221BFF" w:rsidP="00954BD4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75" behindDoc="0" locked="0" layoutInCell="1" allowOverlap="1" wp14:anchorId="74829C8D" wp14:editId="00753F90">
                <wp:simplePos x="0" y="0"/>
                <wp:positionH relativeFrom="column">
                  <wp:posOffset>2070735</wp:posOffset>
                </wp:positionH>
                <wp:positionV relativeFrom="paragraph">
                  <wp:posOffset>101600</wp:posOffset>
                </wp:positionV>
                <wp:extent cx="1958340" cy="7620"/>
                <wp:effectExtent l="0" t="0" r="22860" b="30480"/>
                <wp:wrapNone/>
                <wp:docPr id="677748179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5834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1F711A" id="Straight Connector 37" o:spid="_x0000_s1026" style="position:absolute;z-index:25173207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3.05pt,8pt" to="317.2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 w:rsidR="00954BD4" w:rsidRPr="00954BD4">
        <w:t xml:space="preserve">                           test t1=new test('a');</w:t>
      </w:r>
    </w:p>
    <w:p w14:paraId="092773C7" w14:textId="41043831" w:rsidR="00AD174C" w:rsidRDefault="00954BD4" w:rsidP="00954BD4">
      <w:pPr>
        <w:pStyle w:val="NoSpacing"/>
      </w:pPr>
      <w:r w:rsidRPr="00954BD4">
        <w:t xml:space="preserve">                            }          }</w:t>
      </w:r>
    </w:p>
    <w:p w14:paraId="06FE0F42" w14:textId="3067E416" w:rsidR="005966D5" w:rsidRDefault="004E0A28" w:rsidP="00954BD4">
      <w:pPr>
        <w:pStyle w:val="NoSpacing"/>
      </w:pPr>
      <w:r>
        <w:t xml:space="preserve">0/p   int type , np constructer , string type , </w:t>
      </w:r>
      <w:r w:rsidR="00FC55EA">
        <w:t>double type , int type test , char type.</w:t>
      </w:r>
    </w:p>
    <w:p w14:paraId="23B3B17B" w14:textId="77777777" w:rsidR="00FC55EA" w:rsidRDefault="00FC55EA" w:rsidP="00954BD4">
      <w:pPr>
        <w:pStyle w:val="NoSpacing"/>
      </w:pPr>
    </w:p>
    <w:p w14:paraId="3B636641" w14:textId="5C75A1A8" w:rsidR="006E52E4" w:rsidRDefault="001A29FA" w:rsidP="007319C0">
      <w:pPr>
        <w:pStyle w:val="NoSpacing"/>
      </w:pPr>
      <w:r>
        <w:t xml:space="preserve">class demo </w:t>
      </w:r>
      <w:r w:rsidRPr="007319C0">
        <w:rPr>
          <w:color w:val="C00000"/>
        </w:rPr>
        <w:t xml:space="preserve">extends object  </w:t>
      </w:r>
      <w:r w:rsidRPr="007319C0">
        <w:t xml:space="preserve">  </w:t>
      </w:r>
      <w:r>
        <w:t>{</w:t>
      </w:r>
    </w:p>
    <w:p w14:paraId="30C19B55" w14:textId="520848AB" w:rsidR="001A29FA" w:rsidRDefault="001A29FA" w:rsidP="007319C0">
      <w:pPr>
        <w:pStyle w:val="NoSpacing"/>
      </w:pPr>
      <w:r>
        <w:t xml:space="preserve">                      demo ()</w:t>
      </w:r>
    </w:p>
    <w:p w14:paraId="0EC9C457" w14:textId="2EE06219" w:rsidR="001A29FA" w:rsidRPr="007319C0" w:rsidRDefault="001A29FA" w:rsidP="007319C0">
      <w:pPr>
        <w:pStyle w:val="NoSpacing"/>
        <w:rPr>
          <w:color w:val="C00000"/>
        </w:rPr>
      </w:pPr>
      <w:r>
        <w:t xml:space="preserve">         </w:t>
      </w:r>
      <w:r w:rsidRPr="007319C0">
        <w:rPr>
          <w:color w:val="C00000"/>
        </w:rPr>
        <w:t xml:space="preserve">{            </w:t>
      </w:r>
      <w:r w:rsidR="008840EB">
        <w:rPr>
          <w:color w:val="C00000"/>
        </w:rPr>
        <w:t>super</w:t>
      </w:r>
      <w:r w:rsidRPr="007319C0">
        <w:rPr>
          <w:color w:val="C00000"/>
        </w:rPr>
        <w:t>();</w:t>
      </w:r>
    </w:p>
    <w:p w14:paraId="405F2629" w14:textId="6777ED72" w:rsidR="001A29FA" w:rsidRDefault="001A29FA" w:rsidP="007319C0">
      <w:pPr>
        <w:pStyle w:val="NoSpacing"/>
      </w:pPr>
      <w:r>
        <w:t xml:space="preserve">               system.out.println(“np constructer in demo class”); </w:t>
      </w:r>
    </w:p>
    <w:p w14:paraId="0105C275" w14:textId="662D4CCC" w:rsidR="001A29FA" w:rsidRDefault="001A29FA" w:rsidP="007319C0">
      <w:pPr>
        <w:pStyle w:val="NoSpacing"/>
      </w:pPr>
      <w:r>
        <w:t xml:space="preserve">          }</w:t>
      </w:r>
    </w:p>
    <w:p w14:paraId="43543325" w14:textId="1F8D1D5E" w:rsidR="001A29FA" w:rsidRDefault="001A29FA" w:rsidP="007319C0">
      <w:pPr>
        <w:pStyle w:val="NoSpacing"/>
      </w:pPr>
      <w:r>
        <w:t xml:space="preserve">             public static void main (String [] args)</w:t>
      </w:r>
    </w:p>
    <w:p w14:paraId="0162D62E" w14:textId="63E7ABA5" w:rsidR="001A29FA" w:rsidRDefault="001A29FA" w:rsidP="007319C0">
      <w:pPr>
        <w:pStyle w:val="NoSpacing"/>
      </w:pPr>
      <w:r>
        <w:t>{            demo d1=new demo();    }</w:t>
      </w:r>
      <w:r>
        <w:br/>
        <w:t xml:space="preserve">                     }</w:t>
      </w:r>
    </w:p>
    <w:p w14:paraId="2AB23D66" w14:textId="6B925E99" w:rsidR="001A29FA" w:rsidRDefault="001A29FA" w:rsidP="001A29FA">
      <w:r>
        <w:t>NOTE =</w:t>
      </w:r>
    </w:p>
    <w:p w14:paraId="71819151" w14:textId="4C52CE91" w:rsidR="001A29FA" w:rsidRDefault="00A31501" w:rsidP="00F30669">
      <w:pPr>
        <w:pStyle w:val="ListParagraph"/>
        <w:numPr>
          <w:ilvl w:val="0"/>
          <w:numId w:val="136"/>
        </w:numPr>
      </w:pPr>
      <w:r>
        <w:t xml:space="preserve">IN THE ABOVE PROGRAMME EXPLICIT INHERITENCE IS NOT THER </w:t>
      </w:r>
    </w:p>
    <w:p w14:paraId="59F0198E" w14:textId="5FECB517" w:rsidR="00A31501" w:rsidRDefault="00A31501" w:rsidP="00F30669">
      <w:pPr>
        <w:pStyle w:val="ListParagraph"/>
        <w:numPr>
          <w:ilvl w:val="0"/>
          <w:numId w:val="136"/>
        </w:numPr>
      </w:pPr>
      <w:r>
        <w:t xml:space="preserve">BUT WE HAVE IMPLICIT INHERITENCE </w:t>
      </w:r>
      <w:r w:rsidR="0012511C">
        <w:t xml:space="preserve">WHERE DEMO CLASS IS INHERITING TO OBJCET  CLASS </w:t>
      </w:r>
      <w:r w:rsidR="00813554">
        <w:t>HENCE THE DEMO CLASS SUPER STATEMNT IS ABLE TO INVOKE OBJECT CLASS CONSTRUCTER.</w:t>
      </w:r>
    </w:p>
    <w:p w14:paraId="15193B14" w14:textId="1A070D77" w:rsidR="007319C0" w:rsidRDefault="007319C0" w:rsidP="007319C0">
      <w:pPr>
        <w:pStyle w:val="Heading1"/>
      </w:pPr>
      <w:r>
        <w:t>IMPORTANT NOTES=</w:t>
      </w:r>
    </w:p>
    <w:p w14:paraId="581DE58F" w14:textId="0DE2596A" w:rsidR="007319C0" w:rsidRDefault="003749AC" w:rsidP="00F30669">
      <w:pPr>
        <w:pStyle w:val="ListParagraph"/>
        <w:numPr>
          <w:ilvl w:val="0"/>
          <w:numId w:val="137"/>
        </w:numPr>
      </w:pPr>
      <w:r>
        <w:t xml:space="preserve">EACH AND EVERY CLASS IN JAVA SHOULD HAVE CONSTRUCTER AND CONSTRUCTER WILL HAVE </w:t>
      </w:r>
      <w:r w:rsidR="00CD3EDE">
        <w:t>A SUPER STATEMENT WHICH IS MANDETORY.</w:t>
      </w:r>
    </w:p>
    <w:p w14:paraId="1AD50618" w14:textId="65204664" w:rsidR="00CD3EDE" w:rsidRDefault="00CD3EDE" w:rsidP="00F30669">
      <w:pPr>
        <w:pStyle w:val="ListParagraph"/>
        <w:numPr>
          <w:ilvl w:val="0"/>
          <w:numId w:val="137"/>
        </w:numPr>
      </w:pPr>
      <w:r>
        <w:t xml:space="preserve">EACH AND EVERY CLASS IN JAVA SHOULD </w:t>
      </w:r>
      <w:r w:rsidR="00C60D4F">
        <w:t>BE THE CHILD OF AN OBJECT CLASS .</w:t>
      </w:r>
    </w:p>
    <w:p w14:paraId="0E45E5C4" w14:textId="12B6F39C" w:rsidR="00C60D4F" w:rsidRDefault="00C60D4F" w:rsidP="00F30669">
      <w:pPr>
        <w:pStyle w:val="ListParagraph"/>
        <w:numPr>
          <w:ilvl w:val="0"/>
          <w:numId w:val="137"/>
        </w:numPr>
      </w:pPr>
      <w:r>
        <w:t xml:space="preserve">IF PROGRAMMER DOES NOT EXTENDS </w:t>
      </w:r>
      <w:r w:rsidR="003324EF">
        <w:t>TO OBJECT CLASS IMPLICITELY COMPILER WILL EXTE</w:t>
      </w:r>
      <w:r w:rsidR="00F30669">
        <w:t>NDS TO OBJECT CLASS.</w:t>
      </w:r>
    </w:p>
    <w:tbl>
      <w:tblPr>
        <w:tblStyle w:val="TableGrid"/>
        <w:tblW w:w="9073" w:type="dxa"/>
        <w:tblLook w:val="04A0" w:firstRow="1" w:lastRow="0" w:firstColumn="1" w:lastColumn="0" w:noHBand="0" w:noVBand="1"/>
      </w:tblPr>
      <w:tblGrid>
        <w:gridCol w:w="3024"/>
        <w:gridCol w:w="3024"/>
        <w:gridCol w:w="3025"/>
      </w:tblGrid>
      <w:tr w:rsidR="00734A83" w14:paraId="218550AD" w14:textId="77777777" w:rsidTr="00CC14F8">
        <w:trPr>
          <w:trHeight w:val="2960"/>
        </w:trPr>
        <w:tc>
          <w:tcPr>
            <w:tcW w:w="3024" w:type="dxa"/>
          </w:tcPr>
          <w:p w14:paraId="3F7511F4" w14:textId="77777777" w:rsidR="00734A83" w:rsidRDefault="00734A83" w:rsidP="00734A83">
            <w:r>
              <w:t>SLI</w:t>
            </w:r>
          </w:p>
          <w:p w14:paraId="3E521D5E" w14:textId="77777777" w:rsidR="00734A83" w:rsidRDefault="00734A83" w:rsidP="00734A83"/>
          <w:p w14:paraId="26445B83" w14:textId="77777777" w:rsidR="00734A83" w:rsidRPr="00CC14F8" w:rsidRDefault="00734A83" w:rsidP="00734A83">
            <w:pPr>
              <w:rPr>
                <w:color w:val="FF0000"/>
              </w:rPr>
            </w:pPr>
            <w:r>
              <w:t xml:space="preserve">Class demo </w:t>
            </w:r>
            <w:r w:rsidRPr="00CC14F8">
              <w:rPr>
                <w:color w:val="FF0000"/>
              </w:rPr>
              <w:t>ext</w:t>
            </w:r>
            <w:r w:rsidR="00185474" w:rsidRPr="00CC14F8">
              <w:rPr>
                <w:color w:val="FF0000"/>
              </w:rPr>
              <w:t>ends object</w:t>
            </w:r>
          </w:p>
          <w:p w14:paraId="06017596" w14:textId="77777777" w:rsidR="00185474" w:rsidRDefault="00185474" w:rsidP="00734A83">
            <w:r>
              <w:t>{</w:t>
            </w:r>
          </w:p>
          <w:p w14:paraId="2E1AC925" w14:textId="77777777" w:rsidR="00185474" w:rsidRDefault="00185474" w:rsidP="00734A83">
            <w:r>
              <w:t xml:space="preserve">       }</w:t>
            </w:r>
          </w:p>
          <w:p w14:paraId="397A4916" w14:textId="77777777" w:rsidR="00185474" w:rsidRDefault="00185474" w:rsidP="00734A83">
            <w:r>
              <w:t>Class sample extends demo</w:t>
            </w:r>
          </w:p>
          <w:p w14:paraId="4B3B6B8A" w14:textId="77777777" w:rsidR="00185474" w:rsidRDefault="00185474" w:rsidP="00734A83">
            <w:r>
              <w:t xml:space="preserve">     {</w:t>
            </w:r>
          </w:p>
          <w:p w14:paraId="1174BB58" w14:textId="00B70B5A" w:rsidR="00185474" w:rsidRDefault="00185474" w:rsidP="00734A83">
            <w:r>
              <w:t xml:space="preserve">            }</w:t>
            </w:r>
          </w:p>
        </w:tc>
        <w:tc>
          <w:tcPr>
            <w:tcW w:w="3024" w:type="dxa"/>
          </w:tcPr>
          <w:p w14:paraId="75E25BCE" w14:textId="77777777" w:rsidR="00734A83" w:rsidRDefault="00185474" w:rsidP="00734A83">
            <w:r>
              <w:t>MLI</w:t>
            </w:r>
          </w:p>
          <w:p w14:paraId="0C09BDF1" w14:textId="77777777" w:rsidR="00185474" w:rsidRDefault="00185474" w:rsidP="00734A83"/>
          <w:p w14:paraId="572582C2" w14:textId="77777777" w:rsidR="00185474" w:rsidRPr="00CC14F8" w:rsidRDefault="00185474" w:rsidP="00734A83">
            <w:pPr>
              <w:rPr>
                <w:color w:val="FF0000"/>
              </w:rPr>
            </w:pPr>
            <w:r>
              <w:t xml:space="preserve">Class demo </w:t>
            </w:r>
            <w:r w:rsidRPr="00CC14F8">
              <w:rPr>
                <w:color w:val="FF0000"/>
              </w:rPr>
              <w:t>extends object</w:t>
            </w:r>
          </w:p>
          <w:p w14:paraId="02332197" w14:textId="77777777" w:rsidR="00185474" w:rsidRDefault="00185474" w:rsidP="00734A83">
            <w:r>
              <w:t xml:space="preserve">    {</w:t>
            </w:r>
          </w:p>
          <w:p w14:paraId="401E14BF" w14:textId="77777777" w:rsidR="00185474" w:rsidRDefault="00185474" w:rsidP="00734A83">
            <w:r>
              <w:t xml:space="preserve">             }</w:t>
            </w:r>
          </w:p>
          <w:p w14:paraId="14B9602A" w14:textId="77777777" w:rsidR="00185474" w:rsidRDefault="00185474" w:rsidP="00734A83">
            <w:r>
              <w:t>Class sample extends demo</w:t>
            </w:r>
          </w:p>
          <w:p w14:paraId="4B3DFE47" w14:textId="77777777" w:rsidR="00185474" w:rsidRDefault="00185474" w:rsidP="00734A83">
            <w:r>
              <w:t xml:space="preserve">       {</w:t>
            </w:r>
          </w:p>
          <w:p w14:paraId="6BE84975" w14:textId="77777777" w:rsidR="00185474" w:rsidRDefault="00185474" w:rsidP="00734A83">
            <w:r>
              <w:t xml:space="preserve">             }</w:t>
            </w:r>
          </w:p>
          <w:p w14:paraId="0A3BBF9A" w14:textId="77777777" w:rsidR="00185474" w:rsidRDefault="00185474" w:rsidP="00734A83">
            <w:r>
              <w:t>Class test extends sample</w:t>
            </w:r>
          </w:p>
          <w:p w14:paraId="4643C748" w14:textId="12346057" w:rsidR="00185474" w:rsidRDefault="00185474" w:rsidP="00734A83">
            <w:r>
              <w:t xml:space="preserve">      {</w:t>
            </w:r>
            <w:r>
              <w:br/>
              <w:t xml:space="preserve">              }</w:t>
            </w:r>
          </w:p>
        </w:tc>
        <w:tc>
          <w:tcPr>
            <w:tcW w:w="3025" w:type="dxa"/>
          </w:tcPr>
          <w:p w14:paraId="4D994A46" w14:textId="77777777" w:rsidR="00734A83" w:rsidRDefault="00D04F99" w:rsidP="00734A83">
            <w:r>
              <w:t>HIGHRACHIAL INERITENCE</w:t>
            </w:r>
          </w:p>
          <w:p w14:paraId="37568ACD" w14:textId="77777777" w:rsidR="00D04F99" w:rsidRDefault="00D04F99" w:rsidP="00734A83"/>
          <w:p w14:paraId="2C5084C0" w14:textId="77777777" w:rsidR="00D04F99" w:rsidRDefault="00D04F99" w:rsidP="00734A83">
            <w:r>
              <w:t xml:space="preserve">Class demo </w:t>
            </w:r>
            <w:r w:rsidRPr="00CC14F8">
              <w:rPr>
                <w:color w:val="FF0000"/>
              </w:rPr>
              <w:t>extends object</w:t>
            </w:r>
          </w:p>
          <w:p w14:paraId="691ECD4E" w14:textId="77777777" w:rsidR="00D04F99" w:rsidRDefault="00D04F99" w:rsidP="00734A83">
            <w:r>
              <w:t xml:space="preserve">     {</w:t>
            </w:r>
            <w:r>
              <w:br/>
              <w:t xml:space="preserve">             }</w:t>
            </w:r>
          </w:p>
          <w:p w14:paraId="657DF8FC" w14:textId="77777777" w:rsidR="00D04F99" w:rsidRDefault="00D04F99" w:rsidP="00734A83">
            <w:r>
              <w:t>Class sample extends demo</w:t>
            </w:r>
          </w:p>
          <w:p w14:paraId="14FCB6C1" w14:textId="77777777" w:rsidR="00CC14F8" w:rsidRDefault="00CC14F8" w:rsidP="00734A83">
            <w:r>
              <w:t xml:space="preserve">     {</w:t>
            </w:r>
          </w:p>
          <w:p w14:paraId="4BF6B8F4" w14:textId="77777777" w:rsidR="00CC14F8" w:rsidRDefault="00CC14F8" w:rsidP="00734A83">
            <w:r>
              <w:t xml:space="preserve">              }</w:t>
            </w:r>
          </w:p>
          <w:p w14:paraId="2952B18F" w14:textId="77777777" w:rsidR="00CC14F8" w:rsidRDefault="00CC14F8" w:rsidP="00734A83">
            <w:r>
              <w:t>Class test extends demo</w:t>
            </w:r>
          </w:p>
          <w:p w14:paraId="1D0CB0E2" w14:textId="77777777" w:rsidR="00CC14F8" w:rsidRDefault="00CC14F8" w:rsidP="00734A83">
            <w:r>
              <w:t xml:space="preserve">      {</w:t>
            </w:r>
          </w:p>
          <w:p w14:paraId="3140E45B" w14:textId="2C0D16E9" w:rsidR="00CC14F8" w:rsidRDefault="00CC14F8" w:rsidP="00734A83">
            <w:r>
              <w:t xml:space="preserve">               }</w:t>
            </w:r>
          </w:p>
        </w:tc>
      </w:tr>
    </w:tbl>
    <w:p w14:paraId="66D560B0" w14:textId="77777777" w:rsidR="00734A83" w:rsidRDefault="00734A83" w:rsidP="00734A83"/>
    <w:p w14:paraId="619F6480" w14:textId="7F867059" w:rsidR="00CC14F8" w:rsidRDefault="00CC14F8" w:rsidP="00CC14F8">
      <w:pPr>
        <w:pStyle w:val="ListParagraph"/>
        <w:numPr>
          <w:ilvl w:val="0"/>
          <w:numId w:val="138"/>
        </w:numPr>
      </w:pPr>
      <w:r>
        <w:t xml:space="preserve">IN SLI ALL THE SUBCLASS ARE ABLE TO INHERITE FROM </w:t>
      </w:r>
      <w:r w:rsidR="00B919EA">
        <w:t>OBJECT CLASS.</w:t>
      </w:r>
    </w:p>
    <w:p w14:paraId="4C5E8DE9" w14:textId="21C8645B" w:rsidR="00B919EA" w:rsidRDefault="00B919EA" w:rsidP="00CC14F8">
      <w:pPr>
        <w:pStyle w:val="ListParagraph"/>
        <w:numPr>
          <w:ilvl w:val="0"/>
          <w:numId w:val="138"/>
        </w:numPr>
      </w:pPr>
      <w:r>
        <w:t>IN MLI ALL THE SUBCLASS ARE ABLE TO INHERITE FROM OBJECT CLASS.</w:t>
      </w:r>
    </w:p>
    <w:p w14:paraId="70FD174D" w14:textId="53F4AE50" w:rsidR="00B919EA" w:rsidRDefault="00B919EA" w:rsidP="00CC14F8">
      <w:pPr>
        <w:pStyle w:val="ListParagraph"/>
        <w:numPr>
          <w:ilvl w:val="0"/>
          <w:numId w:val="138"/>
        </w:numPr>
      </w:pPr>
      <w:r>
        <w:t>IN HIGHRACHIAL ALL THE SUBCLASS ARE ABLE TO INHERITE FROM OBJECT CLASS.</w:t>
      </w:r>
    </w:p>
    <w:p w14:paraId="043B4F37" w14:textId="4E629150" w:rsidR="00B919EA" w:rsidRPr="00424717" w:rsidRDefault="00B858E9" w:rsidP="00B919EA">
      <w:pPr>
        <w:rPr>
          <w:b/>
          <w:bCs/>
          <w:color w:val="FF0000"/>
        </w:rPr>
      </w:pPr>
      <w:r w:rsidRPr="00424717">
        <w:rPr>
          <w:b/>
          <w:bCs/>
          <w:color w:val="FF0000"/>
        </w:rPr>
        <w:t>WHY MULTIPLE INHERITENCE IS NOT ACHIVABLE IN JAVA USING CLASS.</w:t>
      </w:r>
    </w:p>
    <w:p w14:paraId="228C850A" w14:textId="50A7996E" w:rsidR="00B858E9" w:rsidRDefault="00BD4873" w:rsidP="00BD4873">
      <w:pPr>
        <w:pStyle w:val="ListParagraph"/>
        <w:numPr>
          <w:ilvl w:val="0"/>
          <w:numId w:val="139"/>
        </w:numPr>
      </w:pPr>
      <w:r>
        <w:t xml:space="preserve">ONE SUBCLASS IS INHERITING FROM 2 OR MORE PARENT CLASS CALLED AS </w:t>
      </w:r>
      <w:r w:rsidR="006D41FC">
        <w:t xml:space="preserve">MULTIPLE INHERITENCE </w:t>
      </w:r>
    </w:p>
    <w:p w14:paraId="08FFE97D" w14:textId="7B0B2C62" w:rsidR="006D41FC" w:rsidRDefault="006D41FC" w:rsidP="00BD4873">
      <w:pPr>
        <w:pStyle w:val="ListParagraph"/>
        <w:numPr>
          <w:ilvl w:val="0"/>
          <w:numId w:val="139"/>
        </w:numPr>
      </w:pPr>
      <w:r>
        <w:t xml:space="preserve">IT IS NOT ACHIVABLE DUE TO </w:t>
      </w:r>
      <w:r w:rsidR="00424717">
        <w:t>2 REASONS.</w:t>
      </w:r>
    </w:p>
    <w:p w14:paraId="3FD1CB72" w14:textId="6E9F8E6B" w:rsidR="00424717" w:rsidRDefault="00424717" w:rsidP="00424717">
      <w:pPr>
        <w:rPr>
          <w:color w:val="FF0000"/>
        </w:rPr>
      </w:pPr>
      <w:r w:rsidRPr="00424717">
        <w:rPr>
          <w:color w:val="FF0000"/>
        </w:rPr>
        <w:t>1 AMBIGUTIY =</w:t>
      </w:r>
    </w:p>
    <w:p w14:paraId="0AAA102E" w14:textId="26E6A23A" w:rsidR="0011377A" w:rsidRDefault="0011377A" w:rsidP="00424717">
      <w:pPr>
        <w:rPr>
          <w:color w:val="FF0000"/>
        </w:rPr>
      </w:pPr>
      <w:r>
        <w:rPr>
          <w:color w:val="FF0000"/>
        </w:rPr>
        <w:t xml:space="preserve">           DEMO                         SAMPLE</w:t>
      </w:r>
    </w:p>
    <w:p w14:paraId="5AF7C5B4" w14:textId="027C3094" w:rsidR="00424717" w:rsidRDefault="0011377A" w:rsidP="00424717">
      <w:pPr>
        <w:rPr>
          <w:color w:val="FF0000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58277" behindDoc="0" locked="0" layoutInCell="1" allowOverlap="1" wp14:anchorId="5E07B493" wp14:editId="692362FF">
                <wp:simplePos x="0" y="0"/>
                <wp:positionH relativeFrom="column">
                  <wp:posOffset>1455420</wp:posOffset>
                </wp:positionH>
                <wp:positionV relativeFrom="paragraph">
                  <wp:posOffset>49530</wp:posOffset>
                </wp:positionV>
                <wp:extent cx="845820" cy="464820"/>
                <wp:effectExtent l="0" t="0" r="11430" b="11430"/>
                <wp:wrapNone/>
                <wp:docPr id="555415202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5820" cy="464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5531A6" w14:textId="502D077A" w:rsidR="00424717" w:rsidRPr="0011377A" w:rsidRDefault="00B3232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="0011377A">
                              <w:rPr>
                                <w:lang w:val="en-US"/>
                              </w:rPr>
                              <w:t>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07B493" id="Text Box 38" o:spid="_x0000_s1044" type="#_x0000_t202" style="position:absolute;margin-left:114.6pt;margin-top:3.9pt;width:66.6pt;height:36.6pt;z-index:25165827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" fillcolor="white [3201]" strokeweight=".5pt">
                <v:textbox>
                  <w:txbxContent>
                    <w:p w14:paraId="075531A6" w14:textId="502D077A" w:rsidR="00424717" w:rsidRPr="0011377A" w:rsidRDefault="00B3232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</w:t>
                      </w:r>
                      <w:r w:rsidR="0011377A">
                        <w:rPr>
                          <w:lang w:val="en-US"/>
                        </w:rPr>
                        <w:t>()</w:t>
                      </w:r>
                    </w:p>
                  </w:txbxContent>
                </v:textbox>
              </v:shape>
            </w:pict>
          </mc:Fallback>
        </mc:AlternateContent>
      </w:r>
      <w:r w:rsidR="00424717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58278" behindDoc="0" locked="0" layoutInCell="1" allowOverlap="1" wp14:anchorId="2C3E5774" wp14:editId="3A79358F">
                <wp:simplePos x="0" y="0"/>
                <wp:positionH relativeFrom="column">
                  <wp:posOffset>838200</wp:posOffset>
                </wp:positionH>
                <wp:positionV relativeFrom="paragraph">
                  <wp:posOffset>880110</wp:posOffset>
                </wp:positionV>
                <wp:extent cx="647700" cy="601980"/>
                <wp:effectExtent l="0" t="0" r="19050" b="26670"/>
                <wp:wrapNone/>
                <wp:docPr id="1091093280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" cy="601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1D87AF" w14:textId="0AE484C7" w:rsidR="00424717" w:rsidRPr="0011377A" w:rsidRDefault="0011377A">
                            <w:pPr>
                              <w:rPr>
                                <w:lang w:val="en-US"/>
                              </w:rPr>
                            </w:pPr>
                            <w:r w:rsidRPr="0011377A">
                              <w:rPr>
                                <w:color w:val="FF0000"/>
                                <w:lang w:val="en-US"/>
                              </w:rPr>
                              <w:t>SUPER</w:t>
                            </w:r>
                            <w:r>
                              <w:rPr>
                                <w:lang w:val="en-US"/>
                              </w:rPr>
                              <w:t>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3E5774" id="Text Box 39" o:spid="_x0000_s1045" type="#_x0000_t202" style="position:absolute;margin-left:66pt;margin-top:69.3pt;width:51pt;height:47.4pt;z-index:2516582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" fillcolor="white [3201]" strokeweight=".5pt">
                <v:textbox>
                  <w:txbxContent>
                    <w:p w14:paraId="531D87AF" w14:textId="0AE484C7" w:rsidR="00424717" w:rsidRPr="0011377A" w:rsidRDefault="0011377A">
                      <w:pPr>
                        <w:rPr>
                          <w:lang w:val="en-US"/>
                        </w:rPr>
                      </w:pPr>
                      <w:r w:rsidRPr="0011377A">
                        <w:rPr>
                          <w:color w:val="FF0000"/>
                          <w:lang w:val="en-US"/>
                        </w:rPr>
                        <w:t>SUPER</w:t>
                      </w:r>
                      <w:r>
                        <w:rPr>
                          <w:lang w:val="en-US"/>
                        </w:rPr>
                        <w:t>()</w:t>
                      </w:r>
                    </w:p>
                  </w:txbxContent>
                </v:textbox>
              </v:shape>
            </w:pict>
          </mc:Fallback>
        </mc:AlternateContent>
      </w:r>
      <w:r w:rsidR="00424717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58276" behindDoc="0" locked="0" layoutInCell="1" allowOverlap="1" wp14:anchorId="204411AC" wp14:editId="44033D0A">
                <wp:simplePos x="0" y="0"/>
                <wp:positionH relativeFrom="column">
                  <wp:posOffset>152400</wp:posOffset>
                </wp:positionH>
                <wp:positionV relativeFrom="paragraph">
                  <wp:posOffset>41910</wp:posOffset>
                </wp:positionV>
                <wp:extent cx="716280" cy="434340"/>
                <wp:effectExtent l="0" t="0" r="26670" b="22860"/>
                <wp:wrapNone/>
                <wp:docPr id="2146801849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280" cy="434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DE7667" w14:textId="7E58968C" w:rsidR="00424717" w:rsidRPr="0011377A" w:rsidRDefault="00B3232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="0011377A">
                              <w:rPr>
                                <w:lang w:val="en-US"/>
                              </w:rPr>
                              <w:t>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4411AC" id="Text Box 37" o:spid="_x0000_s1046" type="#_x0000_t202" style="position:absolute;margin-left:12pt;margin-top:3.3pt;width:56.4pt;height:34.2pt;z-index:2516582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" fillcolor="white [3201]" strokeweight=".5pt">
                <v:textbox>
                  <w:txbxContent>
                    <w:p w14:paraId="67DE7667" w14:textId="7E58968C" w:rsidR="00424717" w:rsidRPr="0011377A" w:rsidRDefault="00B3232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</w:t>
                      </w:r>
                      <w:r w:rsidR="0011377A">
                        <w:rPr>
                          <w:lang w:val="en-US"/>
                        </w:rPr>
                        <w:t>()</w:t>
                      </w:r>
                    </w:p>
                  </w:txbxContent>
                </v:textbox>
              </v:shape>
            </w:pict>
          </mc:Fallback>
        </mc:AlternateContent>
      </w:r>
    </w:p>
    <w:p w14:paraId="003CF01E" w14:textId="77777777" w:rsidR="0011377A" w:rsidRDefault="0011377A" w:rsidP="0011377A">
      <w:pPr>
        <w:tabs>
          <w:tab w:val="left" w:pos="1752"/>
          <w:tab w:val="left" w:pos="1824"/>
        </w:tabs>
        <w:rPr>
          <w:color w:val="FF0000"/>
        </w:rPr>
      </w:pPr>
    </w:p>
    <w:p w14:paraId="22BD484B" w14:textId="370FC6CC" w:rsidR="0011377A" w:rsidRDefault="0011377A" w:rsidP="0011377A">
      <w:r>
        <w:rPr>
          <w:noProof/>
        </w:rPr>
        <mc:AlternateContent>
          <mc:Choice Requires="wpi">
            <w:drawing>
              <wp:anchor distT="0" distB="0" distL="114300" distR="114300" simplePos="0" relativeHeight="251658483" behindDoc="0" locked="0" layoutInCell="1" allowOverlap="1" wp14:anchorId="734A4BEF" wp14:editId="4CEB2088">
                <wp:simplePos x="0" y="0"/>
                <wp:positionH relativeFrom="column">
                  <wp:posOffset>480060</wp:posOffset>
                </wp:positionH>
                <wp:positionV relativeFrom="paragraph">
                  <wp:posOffset>586740</wp:posOffset>
                </wp:positionV>
                <wp:extent cx="360" cy="360"/>
                <wp:effectExtent l="38100" t="38100" r="38100" b="38100"/>
                <wp:wrapNone/>
                <wp:docPr id="1386280640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944064" id="Ink 49" o:spid="_x0000_s1026" type="#_x0000_t75" style="position:absolute;margin-left:37.45pt;margin-top:45.85pt;width:.75pt;height:.75pt;z-index:25165848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">
                <v:imagedata r:id="rId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484" behindDoc="0" locked="0" layoutInCell="1" allowOverlap="1" wp14:anchorId="525C85A2" wp14:editId="037C26DA">
                <wp:simplePos x="0" y="0"/>
                <wp:positionH relativeFrom="column">
                  <wp:posOffset>1554480</wp:posOffset>
                </wp:positionH>
                <wp:positionV relativeFrom="paragraph">
                  <wp:posOffset>37465</wp:posOffset>
                </wp:positionV>
                <wp:extent cx="237960" cy="170280"/>
                <wp:effectExtent l="38100" t="38100" r="48260" b="39370"/>
                <wp:wrapNone/>
                <wp:docPr id="491965004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">
                      <w14:nvContentPartPr>
                        <w14:cNvContentPartPr/>
                      </w14:nvContentPartPr>
                      <w14:xfrm>
                        <a:off x="0" y="0"/>
                        <a:ext cx="237960" cy="17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F54A6B" id="Ink 48" o:spid="_x0000_s1026" type="#_x0000_t75" style="position:absolute;margin-left:122.05pt;margin-top:2.6pt;width:19.45pt;height:14.1pt;z-index:2516584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">
                <v:imagedata r:id="rId2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485" behindDoc="0" locked="0" layoutInCell="1" allowOverlap="1" wp14:anchorId="3AD6D9D5" wp14:editId="71E89A80">
                <wp:simplePos x="0" y="0"/>
                <wp:positionH relativeFrom="column">
                  <wp:posOffset>1478340</wp:posOffset>
                </wp:positionH>
                <wp:positionV relativeFrom="paragraph">
                  <wp:posOffset>31260</wp:posOffset>
                </wp:positionV>
                <wp:extent cx="213840" cy="311760"/>
                <wp:effectExtent l="38100" t="38100" r="34290" b="31750"/>
                <wp:wrapNone/>
                <wp:docPr id="41215177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">
                      <w14:nvContentPartPr>
                        <w14:cNvContentPartPr/>
                      </w14:nvContentPartPr>
                      <w14:xfrm>
                        <a:off x="0" y="0"/>
                        <a:ext cx="213840" cy="31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B6E6A7" id="Ink 43" o:spid="_x0000_s1026" type="#_x0000_t75" style="position:absolute;margin-left:116.05pt;margin-top:2.1pt;width:17.55pt;height:25.3pt;z-index:25165848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">
                <v:imagedata r:id="rId2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486" behindDoc="0" locked="0" layoutInCell="1" allowOverlap="1" wp14:anchorId="7A3367B3" wp14:editId="0556E700">
                <wp:simplePos x="0" y="0"/>
                <wp:positionH relativeFrom="column">
                  <wp:posOffset>662305</wp:posOffset>
                </wp:positionH>
                <wp:positionV relativeFrom="paragraph">
                  <wp:posOffset>-31115</wp:posOffset>
                </wp:positionV>
                <wp:extent cx="198755" cy="342900"/>
                <wp:effectExtent l="38100" t="38100" r="48895" b="38100"/>
                <wp:wrapNone/>
                <wp:docPr id="521474290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">
                      <w14:nvContentPartPr>
                        <w14:cNvContentPartPr/>
                      </w14:nvContentPartPr>
                      <w14:xfrm>
                        <a:off x="0" y="0"/>
                        <a:ext cx="198755" cy="342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D26BD8" id="Ink 42" o:spid="_x0000_s1026" type="#_x0000_t75" style="position:absolute;margin-left:51.8pt;margin-top:-2.8pt;width:16.35pt;height:27.7pt;z-index:25165848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">
                <v:imagedata r:id="rId240" o:title=""/>
              </v:shape>
            </w:pict>
          </mc:Fallback>
        </mc:AlternateContent>
      </w:r>
      <w:r>
        <w:tab/>
        <w:t>TEST</w:t>
      </w:r>
    </w:p>
    <w:p w14:paraId="08CA8694" w14:textId="5C999E9A" w:rsidR="0011377A" w:rsidRDefault="0011377A" w:rsidP="0011377A">
      <w:pPr>
        <w:tabs>
          <w:tab w:val="left" w:pos="2928"/>
        </w:tabs>
      </w:pPr>
      <w:r>
        <w:tab/>
      </w:r>
    </w:p>
    <w:p w14:paraId="5E0844F6" w14:textId="77777777" w:rsidR="0011377A" w:rsidRDefault="0011377A" w:rsidP="0011377A">
      <w:pPr>
        <w:tabs>
          <w:tab w:val="left" w:pos="2928"/>
        </w:tabs>
      </w:pPr>
    </w:p>
    <w:p w14:paraId="46CA406D" w14:textId="062762BD" w:rsidR="0011377A" w:rsidRDefault="00AC1041" w:rsidP="00AC1041">
      <w:pPr>
        <w:pStyle w:val="ListParagraph"/>
        <w:numPr>
          <w:ilvl w:val="0"/>
          <w:numId w:val="140"/>
        </w:numPr>
        <w:tabs>
          <w:tab w:val="left" w:pos="2928"/>
        </w:tabs>
      </w:pPr>
      <w:r>
        <w:t xml:space="preserve">EACH AND EVERY CLASS IN JAVA SHOULD HAVE A CONSTRUCER IF CONSTRUCTER IS THERE </w:t>
      </w:r>
      <w:r w:rsidR="0009501A">
        <w:t>SUPER STATEMENT IS MANDETORY.</w:t>
      </w:r>
    </w:p>
    <w:p w14:paraId="13D5EAE7" w14:textId="010575F8" w:rsidR="0009501A" w:rsidRDefault="0009501A" w:rsidP="00AC1041">
      <w:pPr>
        <w:pStyle w:val="ListParagraph"/>
        <w:numPr>
          <w:ilvl w:val="0"/>
          <w:numId w:val="140"/>
        </w:numPr>
        <w:tabs>
          <w:tab w:val="left" w:pos="2928"/>
        </w:tabs>
      </w:pPr>
      <w:r>
        <w:t xml:space="preserve">IN MULTIPLE INHERITENCE THE SUBCLASS SUPER() </w:t>
      </w:r>
      <w:r w:rsidR="003512F4">
        <w:t>WILL HAVE CONFUSION TO INVOKE WHICH PARENT CLASS CONSTRUCTER.</w:t>
      </w:r>
    </w:p>
    <w:p w14:paraId="04B4A1D3" w14:textId="1283184D" w:rsidR="003512F4" w:rsidRDefault="00C46651" w:rsidP="00AC1041">
      <w:pPr>
        <w:pStyle w:val="ListParagraph"/>
        <w:numPr>
          <w:ilvl w:val="0"/>
          <w:numId w:val="140"/>
        </w:numPr>
        <w:tabs>
          <w:tab w:val="left" w:pos="2928"/>
        </w:tabs>
      </w:pPr>
      <w:r>
        <w:t>THIS WILL LEADS TO AMBIGUITY PROBLEM.</w:t>
      </w:r>
    </w:p>
    <w:p w14:paraId="4826D15A" w14:textId="32C5E5CD" w:rsidR="00C46651" w:rsidRDefault="00C46651" w:rsidP="00AC1041">
      <w:pPr>
        <w:pStyle w:val="ListParagraph"/>
        <w:numPr>
          <w:ilvl w:val="0"/>
          <w:numId w:val="140"/>
        </w:numPr>
        <w:tabs>
          <w:tab w:val="left" w:pos="2928"/>
        </w:tabs>
      </w:pPr>
      <w:r>
        <w:t xml:space="preserve">AND ALSO IN MULTIPLE INHERITENCE </w:t>
      </w:r>
      <w:r w:rsidR="006620DD">
        <w:t xml:space="preserve">WHEN THE BOTH PARENT CLASS IS HAVING SAME METHOD </w:t>
      </w:r>
      <w:r w:rsidR="000C7573">
        <w:t>SIGNATURE .</w:t>
      </w:r>
    </w:p>
    <w:p w14:paraId="586DDDE8" w14:textId="77777777" w:rsidR="009C68EA" w:rsidRDefault="000C7573" w:rsidP="009C68EA">
      <w:pPr>
        <w:pStyle w:val="ListParagraph"/>
        <w:numPr>
          <w:ilvl w:val="0"/>
          <w:numId w:val="140"/>
        </w:numPr>
        <w:tabs>
          <w:tab w:val="left" w:pos="2928"/>
        </w:tabs>
      </w:pPr>
      <w:r>
        <w:t>WHEN WE CREATE</w:t>
      </w:r>
      <w:r w:rsidR="00F53EF7">
        <w:t xml:space="preserve"> AN</w:t>
      </w:r>
      <w:r>
        <w:t xml:space="preserve"> OBJECT FOR </w:t>
      </w:r>
      <w:r w:rsidR="00F53EF7">
        <w:t xml:space="preserve">SUBCLASS </w:t>
      </w:r>
      <w:r w:rsidR="00A401FA">
        <w:t xml:space="preserve">THE SUBCLASS REFERENCE VARIABLE WILL HAVE CONFUSION  TO INVOKE WHICH PARENT CLASS </w:t>
      </w:r>
      <w:r w:rsidR="0001582E">
        <w:t>METHOD THIS WILL ALSO LEADS TO AMBIGUTY PROBLEM.</w:t>
      </w:r>
    </w:p>
    <w:p w14:paraId="089497CA" w14:textId="77777777" w:rsidR="00581320" w:rsidRDefault="00581320" w:rsidP="00581320">
      <w:pPr>
        <w:tabs>
          <w:tab w:val="left" w:pos="2928"/>
        </w:tabs>
      </w:pPr>
    </w:p>
    <w:p w14:paraId="742E789D" w14:textId="6DEBC294" w:rsidR="00880C58" w:rsidRDefault="00880C58" w:rsidP="00581320">
      <w:pPr>
        <w:tabs>
          <w:tab w:val="left" w:pos="29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81" behindDoc="0" locked="0" layoutInCell="1" allowOverlap="1" wp14:anchorId="08C1A6D0" wp14:editId="5B7D0FFC">
                <wp:simplePos x="0" y="0"/>
                <wp:positionH relativeFrom="column">
                  <wp:posOffset>1135380</wp:posOffset>
                </wp:positionH>
                <wp:positionV relativeFrom="paragraph">
                  <wp:posOffset>1141095</wp:posOffset>
                </wp:positionV>
                <wp:extent cx="1097280" cy="419100"/>
                <wp:effectExtent l="0" t="0" r="26670" b="19050"/>
                <wp:wrapNone/>
                <wp:docPr id="2003531458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28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E9AB30" w14:textId="47951461" w:rsidR="00880C58" w:rsidRPr="00080AD6" w:rsidRDefault="00080AD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C1A6D0" id="_x0000_s1047" type="#_x0000_t202" style="position:absolute;margin-left:89.4pt;margin-top:89.85pt;width:86.4pt;height:33pt;z-index:25165828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" fillcolor="white [3201]" strokeweight=".5pt">
                <v:textbox>
                  <w:txbxContent>
                    <w:p w14:paraId="43E9AB30" w14:textId="47951461" w:rsidR="00880C58" w:rsidRPr="00080AD6" w:rsidRDefault="00080AD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80" behindDoc="0" locked="0" layoutInCell="1" allowOverlap="1" wp14:anchorId="33304DB6" wp14:editId="52B0B649">
                <wp:simplePos x="0" y="0"/>
                <wp:positionH relativeFrom="column">
                  <wp:posOffset>1882140</wp:posOffset>
                </wp:positionH>
                <wp:positionV relativeFrom="paragraph">
                  <wp:posOffset>455295</wp:posOffset>
                </wp:positionV>
                <wp:extent cx="1059180" cy="365760"/>
                <wp:effectExtent l="0" t="0" r="26670" b="15240"/>
                <wp:wrapNone/>
                <wp:docPr id="543725049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9180" cy="365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9BFCFC" w14:textId="44F5D392" w:rsidR="00880C58" w:rsidRPr="00080AD6" w:rsidRDefault="00080AD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P V M1()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304DB6" id="_x0000_s1048" type="#_x0000_t202" style="position:absolute;margin-left:148.2pt;margin-top:35.85pt;width:83.4pt;height:28.8pt;z-index:251658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" fillcolor="white [3201]" strokeweight=".5pt">
                <v:textbox>
                  <w:txbxContent>
                    <w:p w14:paraId="029BFCFC" w14:textId="44F5D392" w:rsidR="00880C58" w:rsidRPr="00080AD6" w:rsidRDefault="00080AD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P V M1()   </w:t>
                      </w:r>
                    </w:p>
                  </w:txbxContent>
                </v:textbox>
              </v:shape>
            </w:pict>
          </mc:Fallback>
        </mc:AlternateContent>
      </w:r>
    </w:p>
    <w:p w14:paraId="79FB44E8" w14:textId="697D8938" w:rsidR="009C68EA" w:rsidRDefault="009C68EA" w:rsidP="009C68EA">
      <w:pPr>
        <w:tabs>
          <w:tab w:val="left" w:pos="110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79" behindDoc="0" locked="0" layoutInCell="1" allowOverlap="1" wp14:anchorId="4D37660C" wp14:editId="767674C1">
                <wp:simplePos x="0" y="0"/>
                <wp:positionH relativeFrom="column">
                  <wp:posOffset>419100</wp:posOffset>
                </wp:positionH>
                <wp:positionV relativeFrom="paragraph">
                  <wp:posOffset>169545</wp:posOffset>
                </wp:positionV>
                <wp:extent cx="853440" cy="403860"/>
                <wp:effectExtent l="0" t="0" r="22860" b="15240"/>
                <wp:wrapNone/>
                <wp:docPr id="1094991585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3440" cy="403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C21F9B" w14:textId="03AB254D" w:rsidR="00880C58" w:rsidRPr="00080AD6" w:rsidRDefault="00080AD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 V M1()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37660C" id="_x0000_s1049" type="#_x0000_t202" style="position:absolute;margin-left:33pt;margin-top:13.35pt;width:67.2pt;height:31.8pt;z-index:2516582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" fillcolor="white [3201]" strokeweight=".5pt">
                <v:textbox>
                  <w:txbxContent>
                    <w:p w14:paraId="7CC21F9B" w14:textId="03AB254D" w:rsidR="00880C58" w:rsidRPr="00080AD6" w:rsidRDefault="00080AD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 V M1()</w:t>
                      </w:r>
                    </w:p>
                  </w:txbxContent>
                </v:textbox>
              </v:shape>
            </w:pict>
          </mc:Fallback>
        </mc:AlternateContent>
      </w:r>
      <w:r>
        <w:tab/>
        <w:t>DEMO                                     SAMPLE</w:t>
      </w:r>
    </w:p>
    <w:p w14:paraId="5712F5ED" w14:textId="77777777" w:rsidR="009C68EA" w:rsidRDefault="009C68EA" w:rsidP="009C68EA"/>
    <w:p w14:paraId="5502C471" w14:textId="778632B0" w:rsidR="009C68EA" w:rsidRDefault="009C68EA" w:rsidP="009C68EA">
      <w:r>
        <w:rPr>
          <w:noProof/>
        </w:rPr>
        <mc:AlternateContent>
          <mc:Choice Requires="wpi">
            <w:drawing>
              <wp:anchor distT="0" distB="0" distL="114300" distR="114300" simplePos="0" relativeHeight="251658487" behindDoc="0" locked="0" layoutInCell="1" allowOverlap="1" wp14:anchorId="270E33D4" wp14:editId="750BD440">
                <wp:simplePos x="0" y="0"/>
                <wp:positionH relativeFrom="column">
                  <wp:posOffset>1843405</wp:posOffset>
                </wp:positionH>
                <wp:positionV relativeFrom="paragraph">
                  <wp:posOffset>1071245</wp:posOffset>
                </wp:positionV>
                <wp:extent cx="360" cy="360"/>
                <wp:effectExtent l="38100" t="38100" r="38100" b="38100"/>
                <wp:wrapNone/>
                <wp:docPr id="239259238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853CF4" id="Ink 63" o:spid="_x0000_s1026" type="#_x0000_t75" style="position:absolute;margin-left:144.8pt;margin-top:84pt;width:.75pt;height:.75pt;z-index:25165848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">
                <v:imagedata r:id="rId1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488" behindDoc="0" locked="0" layoutInCell="1" allowOverlap="1" wp14:anchorId="28C4BB04" wp14:editId="24B95558">
                <wp:simplePos x="0" y="0"/>
                <wp:positionH relativeFrom="column">
                  <wp:posOffset>2727900</wp:posOffset>
                </wp:positionH>
                <wp:positionV relativeFrom="paragraph">
                  <wp:posOffset>446345</wp:posOffset>
                </wp:positionV>
                <wp:extent cx="360" cy="360"/>
                <wp:effectExtent l="38100" t="38100" r="38100" b="38100"/>
                <wp:wrapNone/>
                <wp:docPr id="2023891064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8681BF" id="Ink 60" o:spid="_x0000_s1026" type="#_x0000_t75" style="position:absolute;margin-left:214.45pt;margin-top:34.8pt;width:.75pt;height:.75pt;z-index:251658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">
                <v:imagedata r:id="rId1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489" behindDoc="0" locked="0" layoutInCell="1" allowOverlap="1" wp14:anchorId="7D52019D" wp14:editId="289CDC3A">
                <wp:simplePos x="0" y="0"/>
                <wp:positionH relativeFrom="column">
                  <wp:posOffset>1927620</wp:posOffset>
                </wp:positionH>
                <wp:positionV relativeFrom="paragraph">
                  <wp:posOffset>1101545</wp:posOffset>
                </wp:positionV>
                <wp:extent cx="360" cy="360"/>
                <wp:effectExtent l="38100" t="38100" r="38100" b="38100"/>
                <wp:wrapNone/>
                <wp:docPr id="1925737054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C2123F" id="Ink 59" o:spid="_x0000_s1026" type="#_x0000_t75" style="position:absolute;margin-left:151.45pt;margin-top:86.4pt;width:.75pt;height:.75pt;z-index:25165848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">
                <v:imagedata r:id="rId1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490" behindDoc="0" locked="0" layoutInCell="1" allowOverlap="1" wp14:anchorId="1854851B" wp14:editId="6E5AB349">
                <wp:simplePos x="0" y="0"/>
                <wp:positionH relativeFrom="column">
                  <wp:posOffset>2217420</wp:posOffset>
                </wp:positionH>
                <wp:positionV relativeFrom="paragraph">
                  <wp:posOffset>-22225</wp:posOffset>
                </wp:positionV>
                <wp:extent cx="168300" cy="323215"/>
                <wp:effectExtent l="38100" t="38100" r="41275" b="38735"/>
                <wp:wrapNone/>
                <wp:docPr id="809392770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">
                      <w14:nvContentPartPr>
                        <w14:cNvContentPartPr/>
                      </w14:nvContentPartPr>
                      <w14:xfrm>
                        <a:off x="0" y="0"/>
                        <a:ext cx="168300" cy="323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29D0CB" id="Ink 58" o:spid="_x0000_s1026" type="#_x0000_t75" style="position:absolute;margin-left:174.25pt;margin-top:-2.1pt;width:13.95pt;height:26.15pt;z-index:2516584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">
                <v:imagedata r:id="rId2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491" behindDoc="0" locked="0" layoutInCell="1" allowOverlap="1" wp14:anchorId="0B379C12" wp14:editId="65079136">
                <wp:simplePos x="0" y="0"/>
                <wp:positionH relativeFrom="column">
                  <wp:posOffset>989330</wp:posOffset>
                </wp:positionH>
                <wp:positionV relativeFrom="paragraph">
                  <wp:posOffset>47625</wp:posOffset>
                </wp:positionV>
                <wp:extent cx="168275" cy="253365"/>
                <wp:effectExtent l="38100" t="38100" r="41275" b="32385"/>
                <wp:wrapNone/>
                <wp:docPr id="1665188016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">
                      <w14:nvContentPartPr>
                        <w14:cNvContentPartPr/>
                      </w14:nvContentPartPr>
                      <w14:xfrm>
                        <a:off x="0" y="0"/>
                        <a:ext cx="168275" cy="253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BC59AC" id="Ink 55" o:spid="_x0000_s1026" type="#_x0000_t75" style="position:absolute;margin-left:77.55pt;margin-top:3.4pt;width:13.95pt;height:20.65pt;z-index:25165849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">
                <v:imagedata r:id="rId247" o:title=""/>
              </v:shape>
            </w:pict>
          </mc:Fallback>
        </mc:AlternateContent>
      </w:r>
      <w:r>
        <w:tab/>
        <w:t xml:space="preserve">                                 TEST </w:t>
      </w:r>
    </w:p>
    <w:p w14:paraId="575F21C5" w14:textId="77777777" w:rsidR="009C68EA" w:rsidRPr="009C68EA" w:rsidRDefault="009C68EA" w:rsidP="009C68EA"/>
    <w:p w14:paraId="3B85A6F7" w14:textId="332911DD" w:rsidR="009C68EA" w:rsidRDefault="007D248E" w:rsidP="009C68EA">
      <w:r>
        <w:rPr>
          <w:noProof/>
        </w:rPr>
        <mc:AlternateContent>
          <mc:Choice Requires="wpi">
            <w:drawing>
              <wp:anchor distT="0" distB="0" distL="114300" distR="114300" simplePos="0" relativeHeight="251658492" behindDoc="0" locked="0" layoutInCell="1" allowOverlap="1" wp14:anchorId="64D14A9B" wp14:editId="4AC01C7B">
                <wp:simplePos x="0" y="0"/>
                <wp:positionH relativeFrom="column">
                  <wp:posOffset>2422525</wp:posOffset>
                </wp:positionH>
                <wp:positionV relativeFrom="paragraph">
                  <wp:posOffset>88265</wp:posOffset>
                </wp:positionV>
                <wp:extent cx="360" cy="360"/>
                <wp:effectExtent l="38100" t="38100" r="38100" b="38100"/>
                <wp:wrapNone/>
                <wp:docPr id="2034101084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8DF731" id="Ink 69" o:spid="_x0000_s1026" type="#_x0000_t75" style="position:absolute;margin-left:190.4pt;margin-top:6.6pt;width:.75pt;height:.75pt;z-index:2516584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">
                <v:imagedata r:id="rId195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82" behindDoc="0" locked="0" layoutInCell="1" allowOverlap="1" wp14:anchorId="24A09E4F" wp14:editId="2F433E2A">
                <wp:simplePos x="0" y="0"/>
                <wp:positionH relativeFrom="column">
                  <wp:posOffset>2148840</wp:posOffset>
                </wp:positionH>
                <wp:positionV relativeFrom="paragraph">
                  <wp:posOffset>164465</wp:posOffset>
                </wp:positionV>
                <wp:extent cx="784860" cy="586740"/>
                <wp:effectExtent l="0" t="0" r="15240" b="22860"/>
                <wp:wrapNone/>
                <wp:docPr id="1939506495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860" cy="586740"/>
                        </a:xfrm>
                        <a:prstGeom prst="ellipse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A03ADF" w14:textId="328A9F73" w:rsidR="007D248E" w:rsidRDefault="007D248E" w:rsidP="007D248E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M1()</w:t>
                            </w:r>
                          </w:p>
                          <w:p w14:paraId="103F5B8B" w14:textId="4A8DD3A9" w:rsidR="007D248E" w:rsidRPr="007D248E" w:rsidRDefault="007D248E" w:rsidP="007D248E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M1()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4A09E4F" id="Text Box 64" o:spid="_x0000_s1050" style="position:absolute;margin-left:169.2pt;margin-top:12.95pt;width:61.8pt;height:46.2pt;z-index:25165828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" fillcolor="white [3201]" strokeweight=".5pt">
                <v:textbox>
                  <w:txbxContent>
                    <w:p w14:paraId="61A03ADF" w14:textId="328A9F73" w:rsidR="007D248E" w:rsidRDefault="007D248E" w:rsidP="007D248E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M1()</w:t>
                      </w:r>
                    </w:p>
                    <w:p w14:paraId="103F5B8B" w14:textId="4A8DD3A9" w:rsidR="007D248E" w:rsidRPr="007D248E" w:rsidRDefault="007D248E" w:rsidP="007D248E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M1()</w:t>
                      </w:r>
                    </w:p>
                  </w:txbxContent>
                </v:textbox>
              </v:oval>
            </w:pict>
          </mc:Fallback>
        </mc:AlternateContent>
      </w:r>
    </w:p>
    <w:p w14:paraId="28A37246" w14:textId="60CB404C" w:rsidR="009C68EA" w:rsidRDefault="007D248E" w:rsidP="009C68EA">
      <w:pPr>
        <w:tabs>
          <w:tab w:val="left" w:pos="1824"/>
        </w:tabs>
      </w:pPr>
      <w:r>
        <w:t>DEMO D1=NEW DEMO();</w:t>
      </w:r>
    </w:p>
    <w:p w14:paraId="70A35E66" w14:textId="46D90082" w:rsidR="007D248E" w:rsidRDefault="007D248E" w:rsidP="009C68EA">
      <w:pPr>
        <w:tabs>
          <w:tab w:val="left" w:pos="1824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493" behindDoc="0" locked="0" layoutInCell="1" allowOverlap="1" wp14:anchorId="0DF567BA" wp14:editId="1B313B64">
                <wp:simplePos x="0" y="0"/>
                <wp:positionH relativeFrom="column">
                  <wp:posOffset>434340</wp:posOffset>
                </wp:positionH>
                <wp:positionV relativeFrom="paragraph">
                  <wp:posOffset>-60620</wp:posOffset>
                </wp:positionV>
                <wp:extent cx="1747440" cy="370440"/>
                <wp:effectExtent l="38100" t="38100" r="43815" b="48895"/>
                <wp:wrapNone/>
                <wp:docPr id="3656004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">
                      <w14:nvContentPartPr>
                        <w14:cNvContentPartPr/>
                      </w14:nvContentPartPr>
                      <w14:xfrm>
                        <a:off x="0" y="0"/>
                        <a:ext cx="1747440" cy="37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7A14A7" id="Ink 65" o:spid="_x0000_s1026" type="#_x0000_t75" style="position:absolute;margin-left:33.85pt;margin-top:-5.1pt;width:138.3pt;height:29.85pt;z-index:25165849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">
                <v:imagedata r:id="rId250" o:title=""/>
              </v:shape>
            </w:pict>
          </mc:Fallback>
        </mc:AlternateContent>
      </w:r>
      <w:r>
        <w:t>SAMPLE S1=NEW SAMPLE();</w:t>
      </w:r>
    </w:p>
    <w:p w14:paraId="01DFE12A" w14:textId="77777777" w:rsidR="003A3B66" w:rsidRDefault="007D248E" w:rsidP="003A3B66">
      <w:r>
        <w:t>TEST T1=NEW TEST();</w:t>
      </w:r>
    </w:p>
    <w:p w14:paraId="6309D415" w14:textId="77777777" w:rsidR="003A3B66" w:rsidRDefault="003A3B66" w:rsidP="003A3B66"/>
    <w:p w14:paraId="0C3D907A" w14:textId="066116E3" w:rsidR="00AA2222" w:rsidRPr="00AA2222" w:rsidRDefault="003A3B66" w:rsidP="00AA2222">
      <w:pPr>
        <w:pStyle w:val="ListParagraph"/>
        <w:numPr>
          <w:ilvl w:val="0"/>
          <w:numId w:val="84"/>
        </w:numPr>
        <w:rPr>
          <w:color w:val="FF0000"/>
        </w:rPr>
      </w:pPr>
      <w:r w:rsidRPr="00AA2222">
        <w:rPr>
          <w:color w:val="FF0000"/>
        </w:rPr>
        <w:t>DIAMOND PROBLEM=</w:t>
      </w:r>
      <w:r w:rsidR="00AA2222" w:rsidRPr="00AA2222">
        <w:rPr>
          <w:color w:val="FF0000"/>
        </w:rPr>
        <w:t>(DIAMOND PROPERTY)</w:t>
      </w:r>
    </w:p>
    <w:p w14:paraId="0C6C0D23" w14:textId="69F79E77" w:rsidR="003A3B66" w:rsidRDefault="003A3B66" w:rsidP="003A3B66">
      <w:pPr>
        <w:pStyle w:val="ListParagraph"/>
        <w:numPr>
          <w:ilvl w:val="0"/>
          <w:numId w:val="141"/>
        </w:numPr>
      </w:pPr>
      <w:r>
        <w:t>EACH AND EVERY CLASS IN JAVA SHOULD INHERITE THE PROPERTY FROM OBJECT CLASS .</w:t>
      </w:r>
    </w:p>
    <w:p w14:paraId="4E8DC71F" w14:textId="77777777" w:rsidR="008420F3" w:rsidRDefault="003A3B66" w:rsidP="003A3B66">
      <w:pPr>
        <w:pStyle w:val="ListParagraph"/>
        <w:numPr>
          <w:ilvl w:val="0"/>
          <w:numId w:val="141"/>
        </w:numPr>
      </w:pPr>
      <w:r>
        <w:t>IN MULTIPLE INHERITENCE THE SUB</w:t>
      </w:r>
      <w:r w:rsidR="008420F3">
        <w:t>C</w:t>
      </w:r>
      <w:r>
        <w:t xml:space="preserve">LASS WILL HAVE </w:t>
      </w:r>
      <w:r w:rsidR="00692644">
        <w:t xml:space="preserve">CONFUSION IN SELECTING THE PATH TO REACH OBJECT CLASS </w:t>
      </w:r>
    </w:p>
    <w:p w14:paraId="6A87AAF5" w14:textId="2B0DE16C" w:rsidR="003A3B66" w:rsidRDefault="00692644" w:rsidP="003A3B66">
      <w:pPr>
        <w:pStyle w:val="ListParagraph"/>
        <w:numPr>
          <w:ilvl w:val="0"/>
          <w:numId w:val="141"/>
        </w:numPr>
      </w:pPr>
      <w:r>
        <w:t xml:space="preserve">HENCE </w:t>
      </w:r>
      <w:r w:rsidR="008420F3">
        <w:t>THE OBJECT CLASS PROPERTYS ARE DELIVERED TO SUBCLASS.</w:t>
      </w:r>
    </w:p>
    <w:p w14:paraId="284BCC7D" w14:textId="28F22910" w:rsidR="00E25648" w:rsidRDefault="00E25648" w:rsidP="003A3B66">
      <w:pPr>
        <w:pStyle w:val="ListParagraph"/>
        <w:numPr>
          <w:ilvl w:val="0"/>
          <w:numId w:val="141"/>
        </w:numPr>
      </w:pPr>
      <w:r>
        <w:t>THIS WILL LEADS TO DIAMOND PROBLEM.</w:t>
      </w:r>
    </w:p>
    <w:p w14:paraId="373A85CF" w14:textId="7CC18F81" w:rsidR="00E25648" w:rsidRDefault="00DF00C2" w:rsidP="00DF00C2">
      <w:pPr>
        <w:pStyle w:val="ListParagraph"/>
        <w:numPr>
          <w:ilvl w:val="0"/>
          <w:numId w:val="141"/>
        </w:numPr>
      </w:pPr>
      <w:r>
        <w:t>MULTIPLE INHERITENCE IS ACHIVABLE IN JAVA USING “INTERFACE”.</w:t>
      </w:r>
    </w:p>
    <w:p w14:paraId="4A580F9F" w14:textId="03F3255C" w:rsidR="00DF00C2" w:rsidRDefault="001C1A24" w:rsidP="001C1A24">
      <w:r>
        <w:t>EVERY CLASS INCLUDES</w:t>
      </w:r>
    </w:p>
    <w:p w14:paraId="1BE7C5C7" w14:textId="75146B50" w:rsidR="001C1A24" w:rsidRDefault="001C1A24" w:rsidP="001C1A24">
      <w:r>
        <w:t>1 CONSTRUCTER (IMPLICIT)</w:t>
      </w:r>
    </w:p>
    <w:p w14:paraId="7D91F084" w14:textId="4722521E" w:rsidR="001C1A24" w:rsidRDefault="001C1A24" w:rsidP="001C1A24">
      <w:r>
        <w:t>2 SUPER() (IMPLICIT)</w:t>
      </w:r>
    </w:p>
    <w:p w14:paraId="641C0625" w14:textId="5AF0504C" w:rsidR="001C1A24" w:rsidRDefault="001C1A24" w:rsidP="001C1A24">
      <w:r>
        <w:t xml:space="preserve">3 STATIC AND NON STATIC </w:t>
      </w:r>
      <w:r w:rsidR="00242592">
        <w:t>VARIABLES.</w:t>
      </w:r>
    </w:p>
    <w:p w14:paraId="6ECEF8D7" w14:textId="77777777" w:rsidR="008840EB" w:rsidRDefault="008840EB" w:rsidP="008840EB">
      <w:pPr>
        <w:pStyle w:val="NoSpacing"/>
      </w:pPr>
      <w:r>
        <w:t>class sample{</w:t>
      </w:r>
    </w:p>
    <w:p w14:paraId="152D5495" w14:textId="77777777" w:rsidR="008840EB" w:rsidRDefault="008840EB" w:rsidP="008840EB">
      <w:pPr>
        <w:pStyle w:val="NoSpacing"/>
      </w:pPr>
      <w:r>
        <w:t xml:space="preserve">                   sample(int i)</w:t>
      </w:r>
    </w:p>
    <w:p w14:paraId="07129101" w14:textId="7920B27E" w:rsidR="008840EB" w:rsidRDefault="008840EB" w:rsidP="008840EB">
      <w:pPr>
        <w:pStyle w:val="NoSpacing"/>
      </w:pPr>
      <w:r>
        <w:t xml:space="preserve">               { </w:t>
      </w:r>
      <w:r w:rsidRPr="008840EB">
        <w:rPr>
          <w:color w:val="1F3864" w:themeColor="accent1" w:themeShade="80"/>
        </w:rPr>
        <w:t>super</w:t>
      </w:r>
      <w:r>
        <w:t>();</w:t>
      </w:r>
    </w:p>
    <w:p w14:paraId="6E5181AB" w14:textId="77777777" w:rsidR="008840EB" w:rsidRDefault="008840EB" w:rsidP="008840EB">
      <w:pPr>
        <w:pStyle w:val="NoSpacing"/>
      </w:pPr>
      <w:r>
        <w:t xml:space="preserve">                System.out.println("int type"); </w:t>
      </w:r>
    </w:p>
    <w:p w14:paraId="47E860B3" w14:textId="77777777" w:rsidR="008840EB" w:rsidRDefault="008840EB" w:rsidP="008840EB">
      <w:pPr>
        <w:pStyle w:val="NoSpacing"/>
      </w:pPr>
      <w:r>
        <w:t xml:space="preserve">               }</w:t>
      </w:r>
    </w:p>
    <w:p w14:paraId="38D29C4D" w14:textId="72BC3E15" w:rsidR="008840EB" w:rsidRDefault="008840EB" w:rsidP="008840EB">
      <w:pPr>
        <w:pStyle w:val="NoSpacing"/>
      </w:pPr>
      <w:r>
        <w:t xml:space="preserve">                   sample()</w:t>
      </w:r>
      <w:r w:rsidR="00D341F8">
        <w:t xml:space="preserve">                                                   COMILER WILL ADD IMPLICITLY.</w:t>
      </w:r>
    </w:p>
    <w:p w14:paraId="02C317AF" w14:textId="1C784A7F" w:rsidR="008840EB" w:rsidRDefault="00D341F8" w:rsidP="008840EB">
      <w:pPr>
        <w:pStyle w:val="NoSpacing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494" behindDoc="0" locked="0" layoutInCell="1" allowOverlap="1" wp14:anchorId="46934655" wp14:editId="098B0F57">
                <wp:simplePos x="0" y="0"/>
                <wp:positionH relativeFrom="column">
                  <wp:posOffset>1028700</wp:posOffset>
                </wp:positionH>
                <wp:positionV relativeFrom="paragraph">
                  <wp:posOffset>-88900</wp:posOffset>
                </wp:positionV>
                <wp:extent cx="1614745" cy="213995"/>
                <wp:effectExtent l="38100" t="38100" r="24130" b="33655"/>
                <wp:wrapNone/>
                <wp:docPr id="485477298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">
                      <w14:nvContentPartPr>
                        <w14:cNvContentPartPr/>
                      </w14:nvContentPartPr>
                      <w14:xfrm>
                        <a:off x="0" y="0"/>
                        <a:ext cx="1614745" cy="213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4930FE" id="Ink 76" o:spid="_x0000_s1026" type="#_x0000_t75" style="position:absolute;margin-left:80.65pt;margin-top:-7.35pt;width:127.9pt;height:17.55pt;z-index:25165849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">
                <v:imagedata r:id="rId252" o:title=""/>
              </v:shape>
            </w:pict>
          </mc:Fallback>
        </mc:AlternateContent>
      </w:r>
      <w:r w:rsidR="008840EB">
        <w:t xml:space="preserve">              {   </w:t>
      </w:r>
      <w:r w:rsidR="008840EB" w:rsidRPr="008840EB">
        <w:rPr>
          <w:color w:val="1F3864" w:themeColor="accent1" w:themeShade="80"/>
        </w:rPr>
        <w:t>super</w:t>
      </w:r>
      <w:r w:rsidR="008840EB">
        <w:t>();</w:t>
      </w:r>
    </w:p>
    <w:p w14:paraId="117042A9" w14:textId="77777777" w:rsidR="008840EB" w:rsidRDefault="008840EB" w:rsidP="008840EB">
      <w:pPr>
        <w:pStyle w:val="NoSpacing"/>
      </w:pPr>
      <w:r>
        <w:t xml:space="preserve">               System.out.println("np types");</w:t>
      </w:r>
    </w:p>
    <w:p w14:paraId="1AB9F5B6" w14:textId="77777777" w:rsidR="008840EB" w:rsidRDefault="008840EB" w:rsidP="008840EB">
      <w:pPr>
        <w:pStyle w:val="NoSpacing"/>
      </w:pPr>
      <w:r>
        <w:t xml:space="preserve">              }       }</w:t>
      </w:r>
    </w:p>
    <w:p w14:paraId="6B1406F4" w14:textId="77777777" w:rsidR="008840EB" w:rsidRDefault="008840EB" w:rsidP="008840EB">
      <w:pPr>
        <w:pStyle w:val="NoSpacing"/>
      </w:pPr>
      <w:r>
        <w:t xml:space="preserve"> class test extends sample   {</w:t>
      </w:r>
    </w:p>
    <w:p w14:paraId="7A5BB58C" w14:textId="77777777" w:rsidR="008840EB" w:rsidRDefault="008840EB" w:rsidP="008840EB">
      <w:pPr>
        <w:pStyle w:val="NoSpacing"/>
      </w:pPr>
      <w:r>
        <w:t xml:space="preserve">                         test (double d)</w:t>
      </w:r>
    </w:p>
    <w:p w14:paraId="2B50C641" w14:textId="78EC2DFE" w:rsidR="008840EB" w:rsidRDefault="008840EB" w:rsidP="008840EB">
      <w:pPr>
        <w:pStyle w:val="NoSpacing"/>
      </w:pPr>
      <w:r>
        <w:t xml:space="preserve">             {    </w:t>
      </w:r>
      <w:r w:rsidRPr="008840EB">
        <w:rPr>
          <w:color w:val="1F3864" w:themeColor="accent1" w:themeShade="80"/>
        </w:rPr>
        <w:t>super</w:t>
      </w:r>
      <w:r>
        <w:t>();</w:t>
      </w:r>
    </w:p>
    <w:p w14:paraId="54D271F8" w14:textId="77777777" w:rsidR="008840EB" w:rsidRDefault="008840EB" w:rsidP="008840EB">
      <w:pPr>
        <w:pStyle w:val="NoSpacing"/>
      </w:pPr>
      <w:r>
        <w:t xml:space="preserve">                  System.out.println("double type"); </w:t>
      </w:r>
    </w:p>
    <w:p w14:paraId="286B2670" w14:textId="77777777" w:rsidR="008840EB" w:rsidRDefault="008840EB" w:rsidP="008840EB">
      <w:pPr>
        <w:pStyle w:val="NoSpacing"/>
      </w:pPr>
      <w:r>
        <w:t xml:space="preserve">                          }</w:t>
      </w:r>
    </w:p>
    <w:p w14:paraId="31AE6D61" w14:textId="31E8C504" w:rsidR="008840EB" w:rsidRDefault="00B84E15" w:rsidP="008840EB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83" behindDoc="1" locked="0" layoutInCell="1" allowOverlap="1" wp14:anchorId="49DAE74B" wp14:editId="4FCAE2A0">
                <wp:simplePos x="0" y="0"/>
                <wp:positionH relativeFrom="column">
                  <wp:posOffset>358140</wp:posOffset>
                </wp:positionH>
                <wp:positionV relativeFrom="paragraph">
                  <wp:posOffset>33020</wp:posOffset>
                </wp:positionV>
                <wp:extent cx="2095500" cy="640080"/>
                <wp:effectExtent l="0" t="0" r="19050" b="26670"/>
                <wp:wrapNone/>
                <wp:docPr id="1317131351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0" cy="6400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2AD81A" id="Rectangle 70" o:spid="_x0000_s1026" style="position:absolute;margin-left:28.2pt;margin-top:2.6pt;width:165pt;height:50.4pt;z-index:-25152603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" fillcolor="white [3201]" strokecolor="#70ad47 [3209]" strokeweight="1pt"/>
            </w:pict>
          </mc:Fallback>
        </mc:AlternateContent>
      </w:r>
      <w:r w:rsidR="008840EB">
        <w:t xml:space="preserve">                       test(char ch)</w:t>
      </w:r>
    </w:p>
    <w:p w14:paraId="0BA70226" w14:textId="7578A702" w:rsidR="008840EB" w:rsidRDefault="008840EB" w:rsidP="008840EB">
      <w:pPr>
        <w:pStyle w:val="NoSpacing"/>
      </w:pPr>
      <w:r>
        <w:t xml:space="preserve">              {     </w:t>
      </w:r>
      <w:r w:rsidRPr="008840EB">
        <w:rPr>
          <w:color w:val="1F3864" w:themeColor="accent1" w:themeShade="80"/>
        </w:rPr>
        <w:t>super</w:t>
      </w:r>
      <w:r>
        <w:t>();</w:t>
      </w:r>
      <w:r w:rsidR="00C50792">
        <w:t xml:space="preserve">                                                          ANY ONE CAN BE FIRST SUPER() AND THIS()</w:t>
      </w:r>
      <w:r w:rsidR="00D341F8">
        <w:t xml:space="preserve">      </w:t>
      </w:r>
    </w:p>
    <w:p w14:paraId="307469DE" w14:textId="5682BD07" w:rsidR="00B84E15" w:rsidRDefault="00B84E15" w:rsidP="00D341F8">
      <w:r>
        <w:rPr>
          <w:noProof/>
        </w:rPr>
        <mc:AlternateContent>
          <mc:Choice Requires="wpi">
            <w:drawing>
              <wp:anchor distT="0" distB="0" distL="114300" distR="114300" simplePos="0" relativeHeight="251658495" behindDoc="0" locked="0" layoutInCell="1" allowOverlap="1" wp14:anchorId="49B717B6" wp14:editId="04960002">
                <wp:simplePos x="0" y="0"/>
                <wp:positionH relativeFrom="column">
                  <wp:posOffset>2468880</wp:posOffset>
                </wp:positionH>
                <wp:positionV relativeFrom="paragraph">
                  <wp:posOffset>19050</wp:posOffset>
                </wp:positionV>
                <wp:extent cx="511885" cy="138430"/>
                <wp:effectExtent l="38100" t="38100" r="40640" b="33020"/>
                <wp:wrapNone/>
                <wp:docPr id="2011188431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">
                      <w14:nvContentPartPr>
                        <w14:cNvContentPartPr/>
                      </w14:nvContentPartPr>
                      <w14:xfrm>
                        <a:off x="0" y="0"/>
                        <a:ext cx="511885" cy="138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B33079" id="Ink 73" o:spid="_x0000_s1026" type="#_x0000_t75" style="position:absolute;margin-left:194.05pt;margin-top:1.15pt;width:41pt;height:11.6pt;z-index:25165849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">
                <v:imagedata r:id="rId254" o:title=""/>
              </v:shape>
            </w:pict>
          </mc:Fallback>
        </mc:AlternateContent>
      </w:r>
      <w:r>
        <w:t xml:space="preserve">                    This (3.4);</w:t>
      </w:r>
      <w:r w:rsidR="00D341F8">
        <w:t xml:space="preserve">                                                             TOGETHER COMPILE TIME ERROR</w:t>
      </w:r>
    </w:p>
    <w:p w14:paraId="210A3277" w14:textId="77777777" w:rsidR="008840EB" w:rsidRDefault="008840EB" w:rsidP="008840EB">
      <w:pPr>
        <w:pStyle w:val="NoSpacing"/>
      </w:pPr>
      <w:r>
        <w:t xml:space="preserve">                 System.out.println("char type"); </w:t>
      </w:r>
    </w:p>
    <w:p w14:paraId="1F3EBDB9" w14:textId="77777777" w:rsidR="008840EB" w:rsidRDefault="008840EB" w:rsidP="008840EB">
      <w:pPr>
        <w:pStyle w:val="NoSpacing"/>
      </w:pPr>
      <w:r>
        <w:t xml:space="preserve">                        }</w:t>
      </w:r>
    </w:p>
    <w:p w14:paraId="4501286A" w14:textId="77777777" w:rsidR="008840EB" w:rsidRDefault="008840EB" w:rsidP="008840EB">
      <w:pPr>
        <w:pStyle w:val="NoSpacing"/>
      </w:pPr>
      <w:r>
        <w:t xml:space="preserve">     public static void main(String[] args)</w:t>
      </w:r>
    </w:p>
    <w:p w14:paraId="1E6157E5" w14:textId="6443D938" w:rsidR="009B6D0C" w:rsidRDefault="008840EB" w:rsidP="009B6D0C">
      <w:pPr>
        <w:pStyle w:val="NoSpacing"/>
      </w:pPr>
      <w:r>
        <w:t xml:space="preserve">         {          test t1=new test('a');</w:t>
      </w:r>
      <w:r w:rsidR="00D341F8">
        <w:t xml:space="preserve">                  </w:t>
      </w:r>
      <w:r w:rsidR="00E85393">
        <w:t xml:space="preserve">      </w:t>
      </w:r>
      <w:r w:rsidR="00D341F8">
        <w:t xml:space="preserve">        0/P </w:t>
      </w:r>
      <w:r w:rsidR="009B6D0C">
        <w:t>NP TYPE , CHAR TYPE.</w:t>
      </w:r>
    </w:p>
    <w:p w14:paraId="0F4B7459" w14:textId="1A052EF2" w:rsidR="00242592" w:rsidRDefault="008840EB" w:rsidP="008840EB">
      <w:pPr>
        <w:pStyle w:val="NoSpacing"/>
      </w:pPr>
      <w:r>
        <w:t xml:space="preserve">                 }       }</w:t>
      </w:r>
    </w:p>
    <w:p w14:paraId="769B1D0F" w14:textId="77777777" w:rsidR="009B6D0C" w:rsidRDefault="009B6D0C" w:rsidP="008840EB">
      <w:pPr>
        <w:pStyle w:val="NoSpacing"/>
      </w:pPr>
    </w:p>
    <w:p w14:paraId="4B9C0FC7" w14:textId="77777777" w:rsidR="00115980" w:rsidRPr="00115980" w:rsidRDefault="00115980" w:rsidP="00115980">
      <w:pPr>
        <w:pStyle w:val="NoSpacing"/>
        <w:rPr>
          <w:color w:val="C45911" w:themeColor="accent2" w:themeShade="BF"/>
        </w:rPr>
      </w:pPr>
      <w:r w:rsidRPr="00115980">
        <w:rPr>
          <w:color w:val="C45911" w:themeColor="accent2" w:themeShade="BF"/>
        </w:rPr>
        <w:t>class demo {</w:t>
      </w:r>
    </w:p>
    <w:p w14:paraId="3D162A86" w14:textId="77777777" w:rsidR="00115980" w:rsidRPr="00115980" w:rsidRDefault="00115980" w:rsidP="00115980">
      <w:pPr>
        <w:pStyle w:val="NoSpacing"/>
        <w:rPr>
          <w:color w:val="C45911" w:themeColor="accent2" w:themeShade="BF"/>
        </w:rPr>
      </w:pPr>
      <w:r w:rsidRPr="00115980">
        <w:rPr>
          <w:color w:val="C45911" w:themeColor="accent2" w:themeShade="BF"/>
        </w:rPr>
        <w:t xml:space="preserve">    int i = 10;</w:t>
      </w:r>
    </w:p>
    <w:p w14:paraId="166A195E" w14:textId="77777777" w:rsidR="00115980" w:rsidRPr="00115980" w:rsidRDefault="00115980" w:rsidP="00115980">
      <w:pPr>
        <w:pStyle w:val="NoSpacing"/>
        <w:rPr>
          <w:color w:val="C45911" w:themeColor="accent2" w:themeShade="BF"/>
        </w:rPr>
      </w:pPr>
      <w:r w:rsidRPr="00115980">
        <w:rPr>
          <w:color w:val="C45911" w:themeColor="accent2" w:themeShade="BF"/>
        </w:rPr>
        <w:t xml:space="preserve">    String s = "java";</w:t>
      </w:r>
    </w:p>
    <w:p w14:paraId="7F5BF7F2" w14:textId="77777777" w:rsidR="00115980" w:rsidRPr="00115980" w:rsidRDefault="00115980" w:rsidP="00115980">
      <w:pPr>
        <w:pStyle w:val="NoSpacing"/>
        <w:rPr>
          <w:color w:val="C45911" w:themeColor="accent2" w:themeShade="BF"/>
        </w:rPr>
      </w:pPr>
      <w:r w:rsidRPr="00115980">
        <w:rPr>
          <w:color w:val="C45911" w:themeColor="accent2" w:themeShade="BF"/>
        </w:rPr>
        <w:t>}</w:t>
      </w:r>
    </w:p>
    <w:p w14:paraId="06440617" w14:textId="77777777" w:rsidR="00115980" w:rsidRPr="00115980" w:rsidRDefault="00115980" w:rsidP="00115980">
      <w:pPr>
        <w:pStyle w:val="NoSpacing"/>
        <w:rPr>
          <w:color w:val="C45911" w:themeColor="accent2" w:themeShade="BF"/>
        </w:rPr>
      </w:pPr>
    </w:p>
    <w:p w14:paraId="7AAA478A" w14:textId="77777777" w:rsidR="00115980" w:rsidRPr="00115980" w:rsidRDefault="00115980" w:rsidP="00115980">
      <w:pPr>
        <w:pStyle w:val="NoSpacing"/>
        <w:rPr>
          <w:color w:val="C45911" w:themeColor="accent2" w:themeShade="BF"/>
        </w:rPr>
      </w:pPr>
      <w:r w:rsidRPr="00115980">
        <w:rPr>
          <w:color w:val="C45911" w:themeColor="accent2" w:themeShade="BF"/>
        </w:rPr>
        <w:t>class sample extends demo {</w:t>
      </w:r>
    </w:p>
    <w:p w14:paraId="71877942" w14:textId="77777777" w:rsidR="00115980" w:rsidRPr="00115980" w:rsidRDefault="00115980" w:rsidP="00115980">
      <w:pPr>
        <w:pStyle w:val="NoSpacing"/>
        <w:rPr>
          <w:color w:val="C45911" w:themeColor="accent2" w:themeShade="BF"/>
        </w:rPr>
      </w:pPr>
      <w:r w:rsidRPr="00115980">
        <w:rPr>
          <w:color w:val="C45911" w:themeColor="accent2" w:themeShade="BF"/>
        </w:rPr>
        <w:t xml:space="preserve">    int i = 50;</w:t>
      </w:r>
    </w:p>
    <w:p w14:paraId="7543CA31" w14:textId="77777777" w:rsidR="00115980" w:rsidRPr="00115980" w:rsidRDefault="00115980" w:rsidP="00115980">
      <w:pPr>
        <w:pStyle w:val="NoSpacing"/>
        <w:rPr>
          <w:color w:val="C45911" w:themeColor="accent2" w:themeShade="BF"/>
        </w:rPr>
      </w:pPr>
      <w:r w:rsidRPr="00115980">
        <w:rPr>
          <w:color w:val="C45911" w:themeColor="accent2" w:themeShade="BF"/>
        </w:rPr>
        <w:t xml:space="preserve">    String s = "gava";</w:t>
      </w:r>
    </w:p>
    <w:p w14:paraId="44B0A553" w14:textId="77777777" w:rsidR="00115980" w:rsidRPr="00115980" w:rsidRDefault="00115980" w:rsidP="00115980">
      <w:pPr>
        <w:pStyle w:val="NoSpacing"/>
        <w:rPr>
          <w:color w:val="C45911" w:themeColor="accent2" w:themeShade="BF"/>
        </w:rPr>
      </w:pPr>
    </w:p>
    <w:p w14:paraId="47C32DCE" w14:textId="77777777" w:rsidR="00115980" w:rsidRPr="00115980" w:rsidRDefault="00115980" w:rsidP="00115980">
      <w:pPr>
        <w:pStyle w:val="NoSpacing"/>
        <w:rPr>
          <w:color w:val="C45911" w:themeColor="accent2" w:themeShade="BF"/>
        </w:rPr>
      </w:pPr>
      <w:r w:rsidRPr="00115980">
        <w:rPr>
          <w:color w:val="C45911" w:themeColor="accent2" w:themeShade="BF"/>
        </w:rPr>
        <w:t xml:space="preserve">    public static void main(String[] args) {</w:t>
      </w:r>
    </w:p>
    <w:p w14:paraId="25C10AB5" w14:textId="77777777" w:rsidR="00115980" w:rsidRPr="00115980" w:rsidRDefault="00115980" w:rsidP="00115980">
      <w:pPr>
        <w:pStyle w:val="NoSpacing"/>
        <w:rPr>
          <w:color w:val="C45911" w:themeColor="accent2" w:themeShade="BF"/>
        </w:rPr>
      </w:pPr>
      <w:r w:rsidRPr="00115980">
        <w:rPr>
          <w:color w:val="C45911" w:themeColor="accent2" w:themeShade="BF"/>
        </w:rPr>
        <w:t xml:space="preserve">        demo d1 = new demo();</w:t>
      </w:r>
    </w:p>
    <w:p w14:paraId="79C4978B" w14:textId="77777777" w:rsidR="00115980" w:rsidRPr="00115980" w:rsidRDefault="00115980" w:rsidP="00115980">
      <w:pPr>
        <w:pStyle w:val="NoSpacing"/>
        <w:rPr>
          <w:color w:val="C45911" w:themeColor="accent2" w:themeShade="BF"/>
        </w:rPr>
      </w:pPr>
      <w:r w:rsidRPr="00115980">
        <w:rPr>
          <w:color w:val="C45911" w:themeColor="accent2" w:themeShade="BF"/>
        </w:rPr>
        <w:t xml:space="preserve">        System.out.println(d1.i); // Output: 10</w:t>
      </w:r>
    </w:p>
    <w:p w14:paraId="05F6AEE1" w14:textId="77777777" w:rsidR="00115980" w:rsidRPr="00115980" w:rsidRDefault="00115980" w:rsidP="00115980">
      <w:pPr>
        <w:pStyle w:val="NoSpacing"/>
        <w:rPr>
          <w:color w:val="C45911" w:themeColor="accent2" w:themeShade="BF"/>
        </w:rPr>
      </w:pPr>
      <w:r w:rsidRPr="00115980">
        <w:rPr>
          <w:color w:val="C45911" w:themeColor="accent2" w:themeShade="BF"/>
        </w:rPr>
        <w:t xml:space="preserve">        System.out.println(d1.s); // Output: java</w:t>
      </w:r>
    </w:p>
    <w:p w14:paraId="639F991F" w14:textId="77777777" w:rsidR="00115980" w:rsidRPr="00115980" w:rsidRDefault="00115980" w:rsidP="00115980">
      <w:pPr>
        <w:pStyle w:val="NoSpacing"/>
        <w:rPr>
          <w:color w:val="C45911" w:themeColor="accent2" w:themeShade="BF"/>
        </w:rPr>
      </w:pPr>
    </w:p>
    <w:p w14:paraId="7CC21A9E" w14:textId="77777777" w:rsidR="00115980" w:rsidRPr="00115980" w:rsidRDefault="00115980" w:rsidP="00115980">
      <w:pPr>
        <w:pStyle w:val="NoSpacing"/>
        <w:rPr>
          <w:color w:val="C45911" w:themeColor="accent2" w:themeShade="BF"/>
        </w:rPr>
      </w:pPr>
      <w:r w:rsidRPr="00115980">
        <w:rPr>
          <w:color w:val="C45911" w:themeColor="accent2" w:themeShade="BF"/>
        </w:rPr>
        <w:t xml:space="preserve">        sample s1 = new sample();</w:t>
      </w:r>
    </w:p>
    <w:p w14:paraId="3D840FDE" w14:textId="77777777" w:rsidR="00115980" w:rsidRPr="00115980" w:rsidRDefault="00115980" w:rsidP="00115980">
      <w:pPr>
        <w:pStyle w:val="NoSpacing"/>
        <w:rPr>
          <w:color w:val="C45911" w:themeColor="accent2" w:themeShade="BF"/>
        </w:rPr>
      </w:pPr>
      <w:r w:rsidRPr="00115980">
        <w:rPr>
          <w:color w:val="C45911" w:themeColor="accent2" w:themeShade="BF"/>
        </w:rPr>
        <w:t xml:space="preserve">        System.out.println(s1.i); // Output: 50</w:t>
      </w:r>
    </w:p>
    <w:p w14:paraId="0E6183DB" w14:textId="77777777" w:rsidR="00115980" w:rsidRPr="00115980" w:rsidRDefault="00115980" w:rsidP="00115980">
      <w:pPr>
        <w:pStyle w:val="NoSpacing"/>
        <w:rPr>
          <w:color w:val="C45911" w:themeColor="accent2" w:themeShade="BF"/>
        </w:rPr>
      </w:pPr>
      <w:r w:rsidRPr="00115980">
        <w:rPr>
          <w:color w:val="C45911" w:themeColor="accent2" w:themeShade="BF"/>
        </w:rPr>
        <w:t xml:space="preserve">        System.out.println(s1.s); // Output: gava</w:t>
      </w:r>
    </w:p>
    <w:p w14:paraId="4E0C119E" w14:textId="77777777" w:rsidR="00115980" w:rsidRPr="00115980" w:rsidRDefault="00115980" w:rsidP="00115980">
      <w:pPr>
        <w:pStyle w:val="NoSpacing"/>
        <w:rPr>
          <w:color w:val="C45911" w:themeColor="accent2" w:themeShade="BF"/>
        </w:rPr>
      </w:pPr>
      <w:r w:rsidRPr="00115980">
        <w:rPr>
          <w:color w:val="C45911" w:themeColor="accent2" w:themeShade="BF"/>
        </w:rPr>
        <w:t xml:space="preserve">    }</w:t>
      </w:r>
    </w:p>
    <w:p w14:paraId="0940C7D7" w14:textId="400CC8EB" w:rsidR="003A3B66" w:rsidRDefault="00115980" w:rsidP="00115980">
      <w:pPr>
        <w:pStyle w:val="NoSpacing"/>
        <w:rPr>
          <w:color w:val="C45911" w:themeColor="accent2" w:themeShade="BF"/>
        </w:rPr>
      </w:pPr>
      <w:r w:rsidRPr="00115980">
        <w:rPr>
          <w:color w:val="C45911" w:themeColor="accent2" w:themeShade="BF"/>
        </w:rPr>
        <w:t>}</w:t>
      </w:r>
    </w:p>
    <w:p w14:paraId="52CE3A99" w14:textId="7CF5616D" w:rsidR="00115980" w:rsidRDefault="006C4C0D" w:rsidP="00115980">
      <w:pPr>
        <w:pStyle w:val="NoSpacing"/>
        <w:rPr>
          <w:color w:val="C45911" w:themeColor="accent2" w:themeShade="BF"/>
        </w:rPr>
      </w:pPr>
      <w:r w:rsidRPr="00DF1EA6">
        <w:rPr>
          <w:b/>
          <w:bCs/>
          <w:color w:val="0D0D0D" w:themeColor="text1" w:themeTint="F2"/>
        </w:rPr>
        <w:t>Note</w:t>
      </w:r>
      <w:r w:rsidRPr="00DF1EA6">
        <w:rPr>
          <w:color w:val="0D0D0D" w:themeColor="text1" w:themeTint="F2"/>
        </w:rPr>
        <w:t xml:space="preserve"> </w:t>
      </w:r>
      <w:r>
        <w:rPr>
          <w:color w:val="C45911" w:themeColor="accent2" w:themeShade="BF"/>
        </w:rPr>
        <w:t>=</w:t>
      </w:r>
    </w:p>
    <w:p w14:paraId="72A064D3" w14:textId="69337B92" w:rsidR="006C4C0D" w:rsidRDefault="006C4C0D" w:rsidP="00F63963">
      <w:pPr>
        <w:pStyle w:val="ListParagraph"/>
        <w:numPr>
          <w:ilvl w:val="0"/>
          <w:numId w:val="142"/>
        </w:numPr>
      </w:pPr>
      <w:r>
        <w:t>THE ABOVE PROGRAMME BOTH PARENT</w:t>
      </w:r>
      <w:r w:rsidR="00DF1EA6">
        <w:t xml:space="preserve"> CLASS AND CHILD CLASS VARIABLE NAME ARE SAME </w:t>
      </w:r>
      <w:r w:rsidR="00E85393">
        <w:t>.</w:t>
      </w:r>
    </w:p>
    <w:p w14:paraId="7F3547D0" w14:textId="262B5E4F" w:rsidR="00E85393" w:rsidRDefault="000B65CA" w:rsidP="00F63963">
      <w:pPr>
        <w:pStyle w:val="ListParagraph"/>
        <w:numPr>
          <w:ilvl w:val="0"/>
          <w:numId w:val="142"/>
        </w:numPr>
      </w:pPr>
      <w:r>
        <w:t xml:space="preserve">IF IT IS SAME </w:t>
      </w:r>
      <w:r w:rsidR="005C2A2E">
        <w:t xml:space="preserve">PREFERENCE WILL GIVEN TO IS OWN CLASS MEMBER THAT IS WHEN WE CREATE </w:t>
      </w:r>
      <w:r w:rsidR="00040E4F">
        <w:t xml:space="preserve">AN OBJECT FOR CHILD CLASS , CHILD CLASS WILL GIVE </w:t>
      </w:r>
      <w:r w:rsidR="00CD6574">
        <w:t>PREFERENCE TO CHILD CLASS DATA MEMBERS.</w:t>
      </w:r>
    </w:p>
    <w:p w14:paraId="372B91AA" w14:textId="460F0DED" w:rsidR="00CD6574" w:rsidRDefault="00CD6574" w:rsidP="00F63963">
      <w:pPr>
        <w:pStyle w:val="ListParagraph"/>
        <w:numPr>
          <w:ilvl w:val="0"/>
          <w:numId w:val="142"/>
        </w:numPr>
      </w:pPr>
      <w:r>
        <w:t xml:space="preserve">IF WE WANT TO AXECSS </w:t>
      </w:r>
      <w:r w:rsidR="000C11D1">
        <w:t xml:space="preserve">PARENT CLASS DATA MEMBERS THEN WE </w:t>
      </w:r>
      <w:r w:rsidR="00272E37">
        <w:t>HAVE TO USE SUPER KEY WORD.</w:t>
      </w:r>
    </w:p>
    <w:p w14:paraId="7B344445" w14:textId="0F762456" w:rsidR="00272E37" w:rsidRDefault="00272E37" w:rsidP="00272E37">
      <w:pPr>
        <w:pStyle w:val="Heading1"/>
      </w:pPr>
      <w:r>
        <w:t>SUPER=</w:t>
      </w:r>
    </w:p>
    <w:p w14:paraId="7BA5FD21" w14:textId="6E032934" w:rsidR="00272E37" w:rsidRDefault="00E65E96" w:rsidP="00F63963">
      <w:pPr>
        <w:pStyle w:val="ListParagraph"/>
        <w:numPr>
          <w:ilvl w:val="0"/>
          <w:numId w:val="143"/>
        </w:numPr>
      </w:pPr>
      <w:r>
        <w:t>SUPER IS A KEYWORD .</w:t>
      </w:r>
    </w:p>
    <w:p w14:paraId="553E11EE" w14:textId="7CD50633" w:rsidR="00E65E96" w:rsidRDefault="00E65E96" w:rsidP="00F63963">
      <w:pPr>
        <w:pStyle w:val="ListParagraph"/>
        <w:numPr>
          <w:ilvl w:val="0"/>
          <w:numId w:val="143"/>
        </w:numPr>
      </w:pPr>
      <w:r>
        <w:t xml:space="preserve">SUPER KEYWORD IS A REFERENCE VARIABLE </w:t>
      </w:r>
    </w:p>
    <w:p w14:paraId="62B18DD9" w14:textId="7BF722DB" w:rsidR="00DD56F8" w:rsidRDefault="00DD56F8" w:rsidP="00F63963">
      <w:pPr>
        <w:pStyle w:val="ListParagraph"/>
        <w:numPr>
          <w:ilvl w:val="0"/>
          <w:numId w:val="143"/>
        </w:numPr>
      </w:pPr>
      <w:r>
        <w:t>WHICH IS USED TO REFER IMMIDIATE PARENT CLASS OBJECT.</w:t>
      </w:r>
    </w:p>
    <w:p w14:paraId="6B5421E0" w14:textId="2B9412D6" w:rsidR="008852EE" w:rsidRDefault="008852EE" w:rsidP="00F63963">
      <w:pPr>
        <w:pStyle w:val="ListParagraph"/>
        <w:numPr>
          <w:ilvl w:val="0"/>
          <w:numId w:val="143"/>
        </w:numPr>
      </w:pPr>
      <w:r>
        <w:t xml:space="preserve">SUPER KEYWORD WILL HELP DEFERENCIATE BETWEEN </w:t>
      </w:r>
      <w:r w:rsidR="00EC4976">
        <w:t>CHILD CLASS VARIABLE AND PARENT CLASS VARIABLE.</w:t>
      </w:r>
    </w:p>
    <w:p w14:paraId="47377504" w14:textId="1EBD3E88" w:rsidR="00AD736A" w:rsidRDefault="00AD736A" w:rsidP="00F63963">
      <w:pPr>
        <w:pStyle w:val="ListParagraph"/>
        <w:numPr>
          <w:ilvl w:val="0"/>
          <w:numId w:val="143"/>
        </w:numPr>
      </w:pPr>
      <w:r>
        <w:t>WE CAN USE MULTIPLE SUPER KEYWORD  INSIDE A CLASS.</w:t>
      </w:r>
    </w:p>
    <w:p w14:paraId="47ABDACC" w14:textId="778A7F4D" w:rsidR="005978F4" w:rsidRDefault="005978F4" w:rsidP="00F63963">
      <w:pPr>
        <w:pStyle w:val="ListParagraph"/>
        <w:numPr>
          <w:ilvl w:val="0"/>
          <w:numId w:val="143"/>
        </w:numPr>
      </w:pPr>
      <w:r>
        <w:t>SUPER KEY WORD CAN BE USED INSIDE CONSTRUCTER AND INSIDE NON STATIC METHOD.</w:t>
      </w:r>
    </w:p>
    <w:p w14:paraId="71F5005F" w14:textId="17BB0FF3" w:rsidR="005978F4" w:rsidRDefault="005978F4" w:rsidP="00F63963">
      <w:pPr>
        <w:pStyle w:val="ListParagraph"/>
        <w:numPr>
          <w:ilvl w:val="0"/>
          <w:numId w:val="143"/>
        </w:numPr>
      </w:pPr>
      <w:r>
        <w:t xml:space="preserve">WHEN </w:t>
      </w:r>
      <w:r w:rsidR="00BD7BF4">
        <w:t xml:space="preserve">WE CREATE AN OBJCT OF SUBCLASS AND INSTANCE </w:t>
      </w:r>
      <w:r w:rsidR="0043392A">
        <w:t>OF PARENT CLASS IS CREATED IMPLICITLY  WHICH IS REFERED BY SUPER KEYWORD.</w:t>
      </w:r>
    </w:p>
    <w:p w14:paraId="32275A76" w14:textId="532B6CAA" w:rsidR="0043392A" w:rsidRDefault="007A4C93" w:rsidP="00F63963">
      <w:pPr>
        <w:pStyle w:val="ListParagraph"/>
        <w:numPr>
          <w:ilvl w:val="0"/>
          <w:numId w:val="143"/>
        </w:numPr>
      </w:pPr>
      <w:r>
        <w:t>SUPER KEYWORD CAN AXECSS ALWAYS AN IMMIDIATE PARENT CLASS MEMBER.</w:t>
      </w:r>
    </w:p>
    <w:p w14:paraId="1611DCB0" w14:textId="77777777" w:rsidR="00C403FA" w:rsidRPr="00C403FA" w:rsidRDefault="00C403FA" w:rsidP="00C403FA">
      <w:pPr>
        <w:pStyle w:val="NoSpacing"/>
      </w:pPr>
      <w:r w:rsidRPr="00C403FA">
        <w:t>class demo{</w:t>
      </w:r>
    </w:p>
    <w:p w14:paraId="464C1059" w14:textId="77777777" w:rsidR="00C403FA" w:rsidRPr="00C403FA" w:rsidRDefault="00C403FA" w:rsidP="00C403FA">
      <w:pPr>
        <w:pStyle w:val="NoSpacing"/>
      </w:pPr>
      <w:r w:rsidRPr="00C403FA">
        <w:t xml:space="preserve">                   int i=10;</w:t>
      </w:r>
    </w:p>
    <w:p w14:paraId="6F1BF9F3" w14:textId="77777777" w:rsidR="00C403FA" w:rsidRPr="00C403FA" w:rsidRDefault="00C403FA" w:rsidP="00C403FA">
      <w:pPr>
        <w:pStyle w:val="NoSpacing"/>
      </w:pPr>
      <w:r w:rsidRPr="00C403FA">
        <w:t xml:space="preserve">               String s="java";</w:t>
      </w:r>
    </w:p>
    <w:p w14:paraId="1F50D465" w14:textId="52EED725" w:rsidR="00C403FA" w:rsidRPr="00C403FA" w:rsidRDefault="00A90AF6" w:rsidP="00C403FA">
      <w:pPr>
        <w:pStyle w:val="NoSpacing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496" behindDoc="0" locked="0" layoutInCell="1" allowOverlap="1" wp14:anchorId="22705B79" wp14:editId="53202593">
                <wp:simplePos x="0" y="0"/>
                <wp:positionH relativeFrom="column">
                  <wp:posOffset>-38100</wp:posOffset>
                </wp:positionH>
                <wp:positionV relativeFrom="paragraph">
                  <wp:posOffset>-81915</wp:posOffset>
                </wp:positionV>
                <wp:extent cx="334645" cy="291465"/>
                <wp:effectExtent l="38100" t="38100" r="46355" b="51435"/>
                <wp:wrapNone/>
                <wp:docPr id="1172513004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">
                      <w14:nvContentPartPr>
                        <w14:cNvContentPartPr/>
                      </w14:nvContentPartPr>
                      <w14:xfrm>
                        <a:off x="0" y="0"/>
                        <a:ext cx="334645" cy="291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F8E059" id="Ink 83" o:spid="_x0000_s1026" type="#_x0000_t75" style="position:absolute;margin-left:-3.5pt;margin-top:-6.95pt;width:27.3pt;height:23.9pt;z-index:25165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">
                <v:imagedata r:id="rId256" o:title=""/>
              </v:shape>
            </w:pict>
          </mc:Fallback>
        </mc:AlternateContent>
      </w:r>
      <w:r w:rsidR="00C403FA" w:rsidRPr="00C403FA">
        <w:t xml:space="preserve">          public void show()</w:t>
      </w:r>
    </w:p>
    <w:p w14:paraId="7AF0D691" w14:textId="77777777" w:rsidR="00C403FA" w:rsidRPr="00C403FA" w:rsidRDefault="00C403FA" w:rsidP="00C403FA">
      <w:pPr>
        <w:pStyle w:val="NoSpacing"/>
      </w:pPr>
      <w:r w:rsidRPr="00C403FA">
        <w:t xml:space="preserve">    {    </w:t>
      </w:r>
    </w:p>
    <w:p w14:paraId="04647B81" w14:textId="77777777" w:rsidR="00C403FA" w:rsidRPr="00C403FA" w:rsidRDefault="00C403FA" w:rsidP="00C403FA">
      <w:pPr>
        <w:pStyle w:val="NoSpacing"/>
      </w:pPr>
      <w:r w:rsidRPr="00C403FA">
        <w:t xml:space="preserve">           System.out.println("int show"); </w:t>
      </w:r>
    </w:p>
    <w:p w14:paraId="1DE2BD09" w14:textId="77777777" w:rsidR="00C403FA" w:rsidRPr="00C403FA" w:rsidRDefault="00C403FA" w:rsidP="00C403FA">
      <w:pPr>
        <w:pStyle w:val="NoSpacing"/>
      </w:pPr>
      <w:r w:rsidRPr="00C403FA">
        <w:t xml:space="preserve">          System.out.println(i);</w:t>
      </w:r>
    </w:p>
    <w:p w14:paraId="1E7ACC73" w14:textId="73A48BDD" w:rsidR="00C403FA" w:rsidRPr="00C403FA" w:rsidRDefault="00C403FA" w:rsidP="00C403FA">
      <w:pPr>
        <w:pStyle w:val="NoSpacing"/>
      </w:pPr>
      <w:r w:rsidRPr="00C403FA">
        <w:t xml:space="preserve">          System.out.println(s);</w:t>
      </w:r>
    </w:p>
    <w:p w14:paraId="202FB154" w14:textId="60B2A141" w:rsidR="0024392B" w:rsidRDefault="00C403FA" w:rsidP="0024392B">
      <w:pPr>
        <w:pStyle w:val="NoSpacing"/>
      </w:pPr>
      <w:r w:rsidRPr="00C403FA">
        <w:t xml:space="preserve">              }        </w:t>
      </w:r>
      <w:r w:rsidR="0024392B">
        <w:t>}</w:t>
      </w:r>
    </w:p>
    <w:p w14:paraId="3CB74B53" w14:textId="77777777" w:rsidR="0024392B" w:rsidRDefault="0024392B" w:rsidP="0024392B">
      <w:pPr>
        <w:pStyle w:val="NoSpacing"/>
      </w:pPr>
    </w:p>
    <w:p w14:paraId="744FEDC4" w14:textId="3B7C52D7" w:rsidR="00C403FA" w:rsidRPr="00C403FA" w:rsidRDefault="00A90AF6" w:rsidP="00A90AF6">
      <w:r>
        <w:rPr>
          <w:noProof/>
        </w:rPr>
        <mc:AlternateContent>
          <mc:Choice Requires="wpi">
            <w:drawing>
              <wp:anchor distT="0" distB="0" distL="114300" distR="114300" simplePos="0" relativeHeight="251658497" behindDoc="0" locked="0" layoutInCell="1" allowOverlap="1" wp14:anchorId="04533DF2" wp14:editId="33F3EC86">
                <wp:simplePos x="0" y="0"/>
                <wp:positionH relativeFrom="column">
                  <wp:posOffset>-1668780</wp:posOffset>
                </wp:positionH>
                <wp:positionV relativeFrom="paragraph">
                  <wp:posOffset>316865</wp:posOffset>
                </wp:positionV>
                <wp:extent cx="360" cy="360"/>
                <wp:effectExtent l="38100" t="38100" r="38100" b="38100"/>
                <wp:wrapNone/>
                <wp:docPr id="1738755811" name="Ink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FBF5B7" id="Ink 97" o:spid="_x0000_s1026" type="#_x0000_t75" style="position:absolute;margin-left:-131.9pt;margin-top:24.45pt;width:1.05pt;height:1.05pt;z-index:25165849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">
                <v:imagedata r:id="rId1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498" behindDoc="0" locked="0" layoutInCell="1" allowOverlap="1" wp14:anchorId="5D846A42" wp14:editId="2179A79E">
                <wp:simplePos x="0" y="0"/>
                <wp:positionH relativeFrom="column">
                  <wp:posOffset>-352260</wp:posOffset>
                </wp:positionH>
                <wp:positionV relativeFrom="paragraph">
                  <wp:posOffset>-1269295</wp:posOffset>
                </wp:positionV>
                <wp:extent cx="558000" cy="2737080"/>
                <wp:effectExtent l="38100" t="38100" r="52070" b="44450"/>
                <wp:wrapNone/>
                <wp:docPr id="965687669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">
                      <w14:nvContentPartPr>
                        <w14:cNvContentPartPr/>
                      </w14:nvContentPartPr>
                      <w14:xfrm>
                        <a:off x="0" y="0"/>
                        <a:ext cx="558000" cy="273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D08987" id="Ink 78" o:spid="_x0000_s1026" type="#_x0000_t75" style="position:absolute;margin-left:-28.25pt;margin-top:-100.45pt;width:44.95pt;height:216.5pt;z-index:25165849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">
                <v:imagedata r:id="rId259" o:title=""/>
              </v:shape>
            </w:pict>
          </mc:Fallback>
        </mc:AlternateContent>
      </w:r>
      <w:r w:rsidR="00C403FA" w:rsidRPr="00C403FA">
        <w:t xml:space="preserve">                 int i=50;</w:t>
      </w:r>
    </w:p>
    <w:p w14:paraId="39617170" w14:textId="3F783087" w:rsidR="00C403FA" w:rsidRPr="00C403FA" w:rsidRDefault="00A90AF6" w:rsidP="00C403FA">
      <w:pPr>
        <w:pStyle w:val="NoSpacing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499" behindDoc="0" locked="0" layoutInCell="1" allowOverlap="1" wp14:anchorId="16041048" wp14:editId="134E55B1">
                <wp:simplePos x="0" y="0"/>
                <wp:positionH relativeFrom="column">
                  <wp:posOffset>1311275</wp:posOffset>
                </wp:positionH>
                <wp:positionV relativeFrom="paragraph">
                  <wp:posOffset>-875145</wp:posOffset>
                </wp:positionV>
                <wp:extent cx="686520" cy="2211480"/>
                <wp:effectExtent l="38100" t="38100" r="37465" b="36830"/>
                <wp:wrapNone/>
                <wp:docPr id="142934653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">
                      <w14:nvContentPartPr>
                        <w14:cNvContentPartPr/>
                      </w14:nvContentPartPr>
                      <w14:xfrm>
                        <a:off x="0" y="0"/>
                        <a:ext cx="686435" cy="221148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62A732" id="Ink 95" o:spid="_x0000_s1026" type="#_x0000_t75" style="position:absolute;margin-left:102.75pt;margin-top:-69.4pt;width:55pt;height:175.15pt;z-index:25165849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">
                <v:imagedata r:id="rId261" o:title=""/>
              </v:shape>
            </w:pict>
          </mc:Fallback>
        </mc:AlternateContent>
      </w:r>
      <w:r w:rsidR="00C403FA" w:rsidRPr="00C403FA">
        <w:t xml:space="preserve">              String s="gava";</w:t>
      </w:r>
    </w:p>
    <w:p w14:paraId="6A49ABA1" w14:textId="27997936" w:rsidR="00C403FA" w:rsidRPr="00C403FA" w:rsidRDefault="00A90AF6" w:rsidP="00C403FA">
      <w:pPr>
        <w:pStyle w:val="NoSpacing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500" behindDoc="0" locked="0" layoutInCell="1" allowOverlap="1" wp14:anchorId="45CBD36D" wp14:editId="3F3A203F">
                <wp:simplePos x="0" y="0"/>
                <wp:positionH relativeFrom="column">
                  <wp:posOffset>1676340</wp:posOffset>
                </wp:positionH>
                <wp:positionV relativeFrom="paragraph">
                  <wp:posOffset>-641530</wp:posOffset>
                </wp:positionV>
                <wp:extent cx="192240" cy="1348560"/>
                <wp:effectExtent l="38100" t="38100" r="36830" b="42545"/>
                <wp:wrapNone/>
                <wp:docPr id="286742643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">
                      <w14:nvContentPartPr>
                        <w14:cNvContentPartPr/>
                      </w14:nvContentPartPr>
                      <w14:xfrm>
                        <a:off x="0" y="0"/>
                        <a:ext cx="192240" cy="134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0A357A" id="Ink 96" o:spid="_x0000_s1026" type="#_x0000_t75" style="position:absolute;margin-left:131.5pt;margin-top:-51pt;width:16.15pt;height:107.2pt;z-index:2516585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">
                <v:imagedata r:id="rId263" o:title=""/>
              </v:shape>
            </w:pict>
          </mc:Fallback>
        </mc:AlternateContent>
      </w:r>
      <w:r w:rsidR="00C403FA" w:rsidRPr="00C403FA">
        <w:t xml:space="preserve">      public void display()</w:t>
      </w:r>
    </w:p>
    <w:p w14:paraId="274A2671" w14:textId="77777777" w:rsidR="00C403FA" w:rsidRPr="00C403FA" w:rsidRDefault="00C403FA" w:rsidP="00C403FA">
      <w:pPr>
        <w:pStyle w:val="NoSpacing"/>
      </w:pPr>
      <w:r w:rsidRPr="00C403FA">
        <w:t xml:space="preserve">      {   System.out.println(i);</w:t>
      </w:r>
    </w:p>
    <w:p w14:paraId="62B1868E" w14:textId="77777777" w:rsidR="00C403FA" w:rsidRPr="00C403FA" w:rsidRDefault="00C403FA" w:rsidP="00C403FA">
      <w:pPr>
        <w:pStyle w:val="NoSpacing"/>
      </w:pPr>
      <w:r w:rsidRPr="00C403FA">
        <w:t xml:space="preserve">          System.out.println(s);</w:t>
      </w:r>
    </w:p>
    <w:p w14:paraId="4F83D6B1" w14:textId="355EFD4C" w:rsidR="00C403FA" w:rsidRPr="00C403FA" w:rsidRDefault="00C403FA" w:rsidP="00C403FA">
      <w:pPr>
        <w:pStyle w:val="NoSpacing"/>
      </w:pPr>
      <w:r w:rsidRPr="00C403FA">
        <w:t xml:space="preserve">        </w:t>
      </w:r>
    </w:p>
    <w:p w14:paraId="0FD02DBA" w14:textId="77777777" w:rsidR="00C403FA" w:rsidRPr="00C403FA" w:rsidRDefault="00C403FA" w:rsidP="00C403FA">
      <w:pPr>
        <w:pStyle w:val="NoSpacing"/>
      </w:pPr>
      <w:r w:rsidRPr="00C403FA">
        <w:t xml:space="preserve">         System.out.println(super.i);</w:t>
      </w:r>
    </w:p>
    <w:p w14:paraId="407701DA" w14:textId="5ABA3A64" w:rsidR="00C403FA" w:rsidRPr="00C403FA" w:rsidRDefault="00C403FA" w:rsidP="00C403FA">
      <w:pPr>
        <w:pStyle w:val="NoSpacing"/>
      </w:pPr>
      <w:r w:rsidRPr="00C403FA">
        <w:t xml:space="preserve">         System.out.println(super.s);   </w:t>
      </w:r>
    </w:p>
    <w:p w14:paraId="308ED466" w14:textId="6D3A5E81" w:rsidR="00C403FA" w:rsidRPr="00C403FA" w:rsidRDefault="00A90AF6" w:rsidP="00C403FA">
      <w:pPr>
        <w:pStyle w:val="NoSpacing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501" behindDoc="0" locked="0" layoutInCell="1" allowOverlap="1" wp14:anchorId="734868B5" wp14:editId="36D84271">
                <wp:simplePos x="0" y="0"/>
                <wp:positionH relativeFrom="column">
                  <wp:posOffset>193140</wp:posOffset>
                </wp:positionH>
                <wp:positionV relativeFrom="paragraph">
                  <wp:posOffset>18570</wp:posOffset>
                </wp:positionV>
                <wp:extent cx="948240" cy="230400"/>
                <wp:effectExtent l="38100" t="38100" r="23495" b="36830"/>
                <wp:wrapNone/>
                <wp:docPr id="1161865807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">
                      <w14:nvContentPartPr>
                        <w14:cNvContentPartPr/>
                      </w14:nvContentPartPr>
                      <w14:xfrm>
                        <a:off x="0" y="0"/>
                        <a:ext cx="948240" cy="23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1F41A6" id="Ink 77" o:spid="_x0000_s1026" type="#_x0000_t75" style="position:absolute;margin-left:14.7pt;margin-top:.95pt;width:75.65pt;height:19.15pt;z-index:25165850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">
                <v:imagedata r:id="rId265" o:title=""/>
              </v:shape>
            </w:pict>
          </mc:Fallback>
        </mc:AlternateContent>
      </w:r>
      <w:r w:rsidR="00C403FA" w:rsidRPr="00C403FA">
        <w:t xml:space="preserve">         super.show(); }</w:t>
      </w:r>
    </w:p>
    <w:p w14:paraId="72771C7A" w14:textId="77777777" w:rsidR="00C403FA" w:rsidRPr="00C403FA" w:rsidRDefault="00C403FA" w:rsidP="00C403FA">
      <w:pPr>
        <w:pStyle w:val="NoSpacing"/>
      </w:pPr>
      <w:r w:rsidRPr="00C403FA">
        <w:t xml:space="preserve">      </w:t>
      </w:r>
    </w:p>
    <w:p w14:paraId="5E8C62D7" w14:textId="77777777" w:rsidR="00C403FA" w:rsidRPr="00C403FA" w:rsidRDefault="00C403FA" w:rsidP="00C403FA">
      <w:pPr>
        <w:pStyle w:val="NoSpacing"/>
      </w:pPr>
      <w:r w:rsidRPr="00C403FA">
        <w:t xml:space="preserve">       public static void main(String [] args)</w:t>
      </w:r>
    </w:p>
    <w:p w14:paraId="4AB8A8F2" w14:textId="77777777" w:rsidR="00C403FA" w:rsidRPr="00C403FA" w:rsidRDefault="00C403FA" w:rsidP="00C403FA">
      <w:pPr>
        <w:pStyle w:val="NoSpacing"/>
      </w:pPr>
      <w:r w:rsidRPr="00C403FA">
        <w:t xml:space="preserve">          {</w:t>
      </w:r>
    </w:p>
    <w:p w14:paraId="293639C3" w14:textId="77777777" w:rsidR="00C403FA" w:rsidRPr="00C403FA" w:rsidRDefault="00C403FA" w:rsidP="00C403FA">
      <w:pPr>
        <w:pStyle w:val="NoSpacing"/>
      </w:pPr>
      <w:r w:rsidRPr="00C403FA">
        <w:t xml:space="preserve">                sample s1=new sample();</w:t>
      </w:r>
    </w:p>
    <w:p w14:paraId="2052AC42" w14:textId="77777777" w:rsidR="00C403FA" w:rsidRPr="00C403FA" w:rsidRDefault="00C403FA" w:rsidP="00C403FA">
      <w:pPr>
        <w:pStyle w:val="NoSpacing"/>
      </w:pPr>
      <w:r w:rsidRPr="00C403FA">
        <w:t xml:space="preserve">                   s1.display(); </w:t>
      </w:r>
    </w:p>
    <w:p w14:paraId="11C97E3C" w14:textId="6EABC111" w:rsidR="00634F9E" w:rsidRDefault="00C403FA" w:rsidP="00C403FA">
      <w:pPr>
        <w:pStyle w:val="NoSpacing"/>
      </w:pPr>
      <w:r w:rsidRPr="00C403FA">
        <w:t xml:space="preserve">             }          }</w:t>
      </w:r>
      <w:r w:rsidR="00140537">
        <w:t xml:space="preserve">                                                0/p 50 , gava , 10, java , </w:t>
      </w:r>
      <w:r w:rsidR="00A90AF6">
        <w:t>in show, 10 , java</w:t>
      </w:r>
    </w:p>
    <w:p w14:paraId="14D2D661" w14:textId="77777777" w:rsidR="00523E80" w:rsidRDefault="00523E80" w:rsidP="00C403FA">
      <w:pPr>
        <w:pStyle w:val="NoSpacing"/>
      </w:pPr>
    </w:p>
    <w:p w14:paraId="2CEA85F6" w14:textId="000E84F6" w:rsidR="00A90AF6" w:rsidRDefault="00523E80" w:rsidP="00C403FA">
      <w:pPr>
        <w:pStyle w:val="NoSpacing"/>
        <w:rPr>
          <w:b/>
          <w:bCs/>
          <w:color w:val="C00000"/>
        </w:rPr>
      </w:pPr>
      <w:r w:rsidRPr="00523E80">
        <w:rPr>
          <w:b/>
          <w:bCs/>
          <w:color w:val="C00000"/>
        </w:rPr>
        <w:t>DIFFERENCE BETWEEN THIS () AND SUPER ()</w:t>
      </w:r>
    </w:p>
    <w:tbl>
      <w:tblPr>
        <w:tblStyle w:val="TableGrid"/>
        <w:tblW w:w="9046" w:type="dxa"/>
        <w:tblLook w:val="04A0" w:firstRow="1" w:lastRow="0" w:firstColumn="1" w:lastColumn="0" w:noHBand="0" w:noVBand="1"/>
      </w:tblPr>
      <w:tblGrid>
        <w:gridCol w:w="4523"/>
        <w:gridCol w:w="4523"/>
      </w:tblGrid>
      <w:tr w:rsidR="008D79D2" w14:paraId="270D491D" w14:textId="77777777" w:rsidTr="00E2474B">
        <w:trPr>
          <w:trHeight w:val="673"/>
        </w:trPr>
        <w:tc>
          <w:tcPr>
            <w:tcW w:w="4523" w:type="dxa"/>
          </w:tcPr>
          <w:p w14:paraId="06EB47D0" w14:textId="77777777" w:rsidR="008D79D2" w:rsidRPr="008D79D2" w:rsidRDefault="008D79D2" w:rsidP="008D79D2">
            <w:pPr>
              <w:rPr>
                <w:b/>
                <w:bCs/>
                <w:color w:val="C00000"/>
              </w:rPr>
            </w:pPr>
            <w:r w:rsidRPr="008D79D2">
              <w:rPr>
                <w:b/>
                <w:bCs/>
                <w:color w:val="C00000"/>
              </w:rPr>
              <w:t xml:space="preserve">  </w:t>
            </w:r>
          </w:p>
          <w:p w14:paraId="45D2A8B8" w14:textId="5A9D00B8" w:rsidR="008D79D2" w:rsidRPr="008D79D2" w:rsidRDefault="008D79D2" w:rsidP="008D79D2">
            <w:pPr>
              <w:rPr>
                <w:b/>
                <w:bCs/>
                <w:color w:val="C00000"/>
              </w:rPr>
            </w:pPr>
            <w:r w:rsidRPr="008D79D2">
              <w:rPr>
                <w:b/>
                <w:bCs/>
                <w:color w:val="C00000"/>
              </w:rPr>
              <w:t xml:space="preserve">                                 THIS() </w:t>
            </w:r>
          </w:p>
        </w:tc>
        <w:tc>
          <w:tcPr>
            <w:tcW w:w="4523" w:type="dxa"/>
          </w:tcPr>
          <w:p w14:paraId="0A53A285" w14:textId="77777777" w:rsidR="008D79D2" w:rsidRDefault="008D79D2" w:rsidP="00C403FA">
            <w:pPr>
              <w:pStyle w:val="NoSpacing"/>
              <w:rPr>
                <w:b/>
                <w:bCs/>
                <w:color w:val="C00000"/>
              </w:rPr>
            </w:pPr>
          </w:p>
          <w:p w14:paraId="3D9F65B3" w14:textId="16CF91BA" w:rsidR="008D79D2" w:rsidRDefault="008D79D2" w:rsidP="00C403FA">
            <w:pPr>
              <w:pStyle w:val="NoSpacing"/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                SUPER ()</w:t>
            </w:r>
          </w:p>
        </w:tc>
      </w:tr>
      <w:tr w:rsidR="008D79D2" w14:paraId="3F2CB8C5" w14:textId="77777777" w:rsidTr="00E2474B">
        <w:trPr>
          <w:trHeight w:val="1167"/>
        </w:trPr>
        <w:tc>
          <w:tcPr>
            <w:tcW w:w="4523" w:type="dxa"/>
          </w:tcPr>
          <w:p w14:paraId="43BAA325" w14:textId="5C066E3F" w:rsidR="008D79D2" w:rsidRPr="00E2474B" w:rsidRDefault="00A7713B" w:rsidP="008D79D2">
            <w:pPr>
              <w:rPr>
                <w:b/>
                <w:bCs/>
              </w:rPr>
            </w:pPr>
            <w:r w:rsidRPr="00E2474B">
              <w:rPr>
                <w:b/>
                <w:bCs/>
              </w:rPr>
              <w:t xml:space="preserve"> </w:t>
            </w:r>
            <w:r w:rsidR="001C4299" w:rsidRPr="00E2474B">
              <w:rPr>
                <w:b/>
                <w:bCs/>
              </w:rPr>
              <w:t xml:space="preserve">CALLING ONE CONSTRUCTER INSIDE </w:t>
            </w:r>
            <w:r w:rsidR="004173AA" w:rsidRPr="00E2474B">
              <w:rPr>
                <w:b/>
                <w:bCs/>
              </w:rPr>
              <w:t>ANOTHER CONSTRUCTER WITHIN THE SAME CLAS</w:t>
            </w:r>
            <w:r w:rsidR="008C360E" w:rsidRPr="00E2474B">
              <w:rPr>
                <w:b/>
                <w:bCs/>
              </w:rPr>
              <w:t>S WE USE THIS ()</w:t>
            </w:r>
          </w:p>
        </w:tc>
        <w:tc>
          <w:tcPr>
            <w:tcW w:w="4523" w:type="dxa"/>
          </w:tcPr>
          <w:p w14:paraId="6A119276" w14:textId="740C5FF8" w:rsidR="008D79D2" w:rsidRPr="00E2474B" w:rsidRDefault="00CE6872" w:rsidP="008C360E">
            <w:pPr>
              <w:rPr>
                <w:b/>
                <w:bCs/>
              </w:rPr>
            </w:pPr>
            <w:r w:rsidRPr="00E2474B">
              <w:rPr>
                <w:b/>
                <w:bCs/>
              </w:rPr>
              <w:t>CALLIN</w:t>
            </w:r>
            <w:r w:rsidR="001B2545" w:rsidRPr="00E2474B">
              <w:rPr>
                <w:b/>
                <w:bCs/>
              </w:rPr>
              <w:t xml:space="preserve">G ONE CONSTRUCTER INSIDE ANOTHER CONSTRUCTER OF AN IMMIDIATE PARENT CLASS WE USE </w:t>
            </w:r>
            <w:r w:rsidR="008C360E" w:rsidRPr="00E2474B">
              <w:rPr>
                <w:b/>
                <w:bCs/>
              </w:rPr>
              <w:t>CALL TO SUPER ().</w:t>
            </w:r>
          </w:p>
        </w:tc>
      </w:tr>
      <w:tr w:rsidR="008D79D2" w:rsidRPr="00E2474B" w14:paraId="5747A824" w14:textId="77777777" w:rsidTr="00E2474B">
        <w:trPr>
          <w:trHeight w:val="1218"/>
        </w:trPr>
        <w:tc>
          <w:tcPr>
            <w:tcW w:w="4523" w:type="dxa"/>
          </w:tcPr>
          <w:p w14:paraId="31B939BB" w14:textId="22444436" w:rsidR="008D79D2" w:rsidRPr="00E2474B" w:rsidRDefault="00354582" w:rsidP="00E2474B">
            <w:pPr>
              <w:rPr>
                <w:b/>
                <w:bCs/>
              </w:rPr>
            </w:pPr>
            <w:r w:rsidRPr="00E2474B">
              <w:rPr>
                <w:b/>
                <w:bCs/>
              </w:rPr>
              <w:t>CONSTRUCTER OVERLOADING IS MANDETORY TO CALL THIS ()</w:t>
            </w:r>
          </w:p>
        </w:tc>
        <w:tc>
          <w:tcPr>
            <w:tcW w:w="4523" w:type="dxa"/>
          </w:tcPr>
          <w:p w14:paraId="29E87E72" w14:textId="6C613376" w:rsidR="008D79D2" w:rsidRPr="00E2474B" w:rsidRDefault="00516638" w:rsidP="008C360E">
            <w:pPr>
              <w:rPr>
                <w:b/>
                <w:bCs/>
              </w:rPr>
            </w:pPr>
            <w:r w:rsidRPr="00E2474B">
              <w:rPr>
                <w:b/>
                <w:bCs/>
              </w:rPr>
              <w:t xml:space="preserve">INHERITENCE </w:t>
            </w:r>
            <w:r w:rsidR="00354582" w:rsidRPr="00E2474B">
              <w:rPr>
                <w:b/>
                <w:bCs/>
              </w:rPr>
              <w:t>IS MANDETORY TO CALL SUPER()</w:t>
            </w:r>
          </w:p>
        </w:tc>
      </w:tr>
      <w:tr w:rsidR="008D79D2" w:rsidRPr="00E2474B" w14:paraId="3F96BA89" w14:textId="77777777" w:rsidTr="00E2474B">
        <w:trPr>
          <w:trHeight w:val="1167"/>
        </w:trPr>
        <w:tc>
          <w:tcPr>
            <w:tcW w:w="4523" w:type="dxa"/>
          </w:tcPr>
          <w:p w14:paraId="730A46EA" w14:textId="04589F85" w:rsidR="008D79D2" w:rsidRPr="00E2474B" w:rsidRDefault="00523161" w:rsidP="00E2474B">
            <w:pPr>
              <w:rPr>
                <w:b/>
                <w:bCs/>
              </w:rPr>
            </w:pPr>
            <w:r w:rsidRPr="00E2474B">
              <w:rPr>
                <w:b/>
                <w:bCs/>
              </w:rPr>
              <w:t>THIS IS EXPLICIT IN NATURE</w:t>
            </w:r>
          </w:p>
        </w:tc>
        <w:tc>
          <w:tcPr>
            <w:tcW w:w="4523" w:type="dxa"/>
          </w:tcPr>
          <w:p w14:paraId="6C4F770A" w14:textId="74019671" w:rsidR="008D79D2" w:rsidRPr="00E2474B" w:rsidRDefault="00523161" w:rsidP="008C360E">
            <w:pPr>
              <w:rPr>
                <w:b/>
                <w:bCs/>
              </w:rPr>
            </w:pPr>
            <w:r w:rsidRPr="00E2474B">
              <w:rPr>
                <w:b/>
                <w:bCs/>
              </w:rPr>
              <w:t>SUPER () IS IMPLICIT AND EXPLICIT</w:t>
            </w:r>
            <w:r w:rsidR="00E2474B" w:rsidRPr="00E2474B">
              <w:rPr>
                <w:b/>
                <w:bCs/>
              </w:rPr>
              <w:t xml:space="preserve"> IN NATURE.</w:t>
            </w:r>
          </w:p>
        </w:tc>
      </w:tr>
      <w:tr w:rsidR="008D79D2" w:rsidRPr="00E2474B" w14:paraId="3D8D3ADC" w14:textId="77777777" w:rsidTr="00E2474B">
        <w:trPr>
          <w:trHeight w:val="663"/>
        </w:trPr>
        <w:tc>
          <w:tcPr>
            <w:tcW w:w="4523" w:type="dxa"/>
          </w:tcPr>
          <w:p w14:paraId="147EF602" w14:textId="65159BBE" w:rsidR="008D79D2" w:rsidRPr="00E2474B" w:rsidRDefault="00E2474B" w:rsidP="00E2474B">
            <w:pPr>
              <w:rPr>
                <w:b/>
                <w:bCs/>
              </w:rPr>
            </w:pPr>
            <w:r w:rsidRPr="00E2474B">
              <w:rPr>
                <w:b/>
                <w:bCs/>
              </w:rPr>
              <w:t>THIS () IS NOT MANDETORY</w:t>
            </w:r>
          </w:p>
        </w:tc>
        <w:tc>
          <w:tcPr>
            <w:tcW w:w="4523" w:type="dxa"/>
          </w:tcPr>
          <w:p w14:paraId="65B07534" w14:textId="2D83DA9E" w:rsidR="008D79D2" w:rsidRPr="00E2474B" w:rsidRDefault="00E2474B" w:rsidP="008C360E">
            <w:pPr>
              <w:rPr>
                <w:b/>
                <w:bCs/>
              </w:rPr>
            </w:pPr>
            <w:r w:rsidRPr="00E2474B">
              <w:rPr>
                <w:b/>
                <w:bCs/>
              </w:rPr>
              <w:t>SUPER () IS MANDETORY</w:t>
            </w:r>
          </w:p>
        </w:tc>
      </w:tr>
      <w:tr w:rsidR="001F32EE" w:rsidRPr="00E2474B" w14:paraId="7C3F5BD5" w14:textId="77777777" w:rsidTr="00E2474B">
        <w:trPr>
          <w:trHeight w:val="663"/>
        </w:trPr>
        <w:tc>
          <w:tcPr>
            <w:tcW w:w="4523" w:type="dxa"/>
          </w:tcPr>
          <w:p w14:paraId="08A6431C" w14:textId="5766C498" w:rsidR="001F32EE" w:rsidRPr="00E2474B" w:rsidRDefault="001F32EE" w:rsidP="00E2474B">
            <w:pPr>
              <w:rPr>
                <w:b/>
                <w:bCs/>
              </w:rPr>
            </w:pPr>
            <w:r>
              <w:rPr>
                <w:b/>
                <w:bCs/>
              </w:rPr>
              <w:t>If n constructer n-1 this() or else stackOverFlow</w:t>
            </w:r>
          </w:p>
        </w:tc>
        <w:tc>
          <w:tcPr>
            <w:tcW w:w="4523" w:type="dxa"/>
          </w:tcPr>
          <w:p w14:paraId="6D69506D" w14:textId="4C28C430" w:rsidR="001F32EE" w:rsidRPr="00E2474B" w:rsidRDefault="001F32EE" w:rsidP="008C360E">
            <w:pPr>
              <w:rPr>
                <w:b/>
                <w:bCs/>
              </w:rPr>
            </w:pPr>
            <w:r>
              <w:rPr>
                <w:b/>
                <w:bCs/>
              </w:rPr>
              <w:t>If n number of constructer we can use n number of super()</w:t>
            </w:r>
          </w:p>
        </w:tc>
      </w:tr>
      <w:tr w:rsidR="001F32EE" w:rsidRPr="00E2474B" w14:paraId="386BCE34" w14:textId="77777777" w:rsidTr="00E2474B">
        <w:trPr>
          <w:trHeight w:val="663"/>
        </w:trPr>
        <w:tc>
          <w:tcPr>
            <w:tcW w:w="4523" w:type="dxa"/>
          </w:tcPr>
          <w:p w14:paraId="683E75B7" w14:textId="0A23A9D4" w:rsidR="001F32EE" w:rsidRDefault="001F32EE" w:rsidP="00E2474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If we use this() we cannot use super() in constructer. </w:t>
            </w:r>
          </w:p>
        </w:tc>
        <w:tc>
          <w:tcPr>
            <w:tcW w:w="4523" w:type="dxa"/>
          </w:tcPr>
          <w:p w14:paraId="3F36E7EA" w14:textId="560EB949" w:rsidR="001F32EE" w:rsidRDefault="001F32EE" w:rsidP="008C360E">
            <w:pPr>
              <w:rPr>
                <w:b/>
                <w:bCs/>
              </w:rPr>
            </w:pPr>
            <w:r>
              <w:rPr>
                <w:b/>
                <w:bCs/>
              </w:rPr>
              <w:t>If we use super() we cannot use this() in constructer</w:t>
            </w:r>
          </w:p>
        </w:tc>
      </w:tr>
    </w:tbl>
    <w:p w14:paraId="48E4BFE1" w14:textId="77777777" w:rsidR="008D79D2" w:rsidRPr="00E2474B" w:rsidRDefault="008D79D2" w:rsidP="00C403FA">
      <w:pPr>
        <w:pStyle w:val="NoSpacing"/>
        <w:rPr>
          <w:b/>
          <w:bCs/>
          <w:color w:val="C00000"/>
        </w:rPr>
      </w:pPr>
    </w:p>
    <w:p w14:paraId="4EEA0E2B" w14:textId="1A6DAB34" w:rsidR="00523E80" w:rsidRDefault="00876C0E" w:rsidP="00C403FA">
      <w:pPr>
        <w:pStyle w:val="NoSpacing"/>
        <w:rPr>
          <w:b/>
          <w:bCs/>
          <w:color w:val="C00000"/>
        </w:rPr>
      </w:pPr>
      <w:r>
        <w:rPr>
          <w:b/>
          <w:bCs/>
          <w:color w:val="C00000"/>
        </w:rPr>
        <w:t>DIFFERENCE BETWEEN THIS KYWORD AND SUPER KEYWORD</w:t>
      </w:r>
    </w:p>
    <w:tbl>
      <w:tblPr>
        <w:tblStyle w:val="TableGrid"/>
        <w:tblW w:w="9506" w:type="dxa"/>
        <w:tblLook w:val="04A0" w:firstRow="1" w:lastRow="0" w:firstColumn="1" w:lastColumn="0" w:noHBand="0" w:noVBand="1"/>
      </w:tblPr>
      <w:tblGrid>
        <w:gridCol w:w="4753"/>
        <w:gridCol w:w="4753"/>
      </w:tblGrid>
      <w:tr w:rsidR="00876C0E" w14:paraId="4E7BDF64" w14:textId="77777777" w:rsidTr="00876C0E">
        <w:trPr>
          <w:trHeight w:val="891"/>
        </w:trPr>
        <w:tc>
          <w:tcPr>
            <w:tcW w:w="4753" w:type="dxa"/>
          </w:tcPr>
          <w:p w14:paraId="7E3FD9EB" w14:textId="77777777" w:rsidR="00876C0E" w:rsidRDefault="00876C0E" w:rsidP="00C403FA">
            <w:pPr>
              <w:pStyle w:val="NoSpacing"/>
              <w:rPr>
                <w:b/>
                <w:bCs/>
                <w:color w:val="C00000"/>
              </w:rPr>
            </w:pPr>
          </w:p>
          <w:p w14:paraId="6964ECA1" w14:textId="52BC47F6" w:rsidR="00876C0E" w:rsidRDefault="00876C0E" w:rsidP="00C403FA">
            <w:pPr>
              <w:pStyle w:val="NoSpacing"/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                                  THIS </w:t>
            </w:r>
          </w:p>
        </w:tc>
        <w:tc>
          <w:tcPr>
            <w:tcW w:w="4753" w:type="dxa"/>
          </w:tcPr>
          <w:p w14:paraId="08EAB170" w14:textId="77777777" w:rsidR="00876C0E" w:rsidRDefault="00876C0E" w:rsidP="00C403FA">
            <w:pPr>
              <w:pStyle w:val="NoSpacing"/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    </w:t>
            </w:r>
          </w:p>
          <w:p w14:paraId="5FD6CCCE" w14:textId="6CE93554" w:rsidR="00876C0E" w:rsidRDefault="00876C0E" w:rsidP="00C403FA">
            <w:pPr>
              <w:pStyle w:val="NoSpacing"/>
              <w:rPr>
                <w:b/>
                <w:bCs/>
                <w:color w:val="C00000"/>
              </w:rPr>
            </w:pPr>
            <w:r>
              <w:rPr>
                <w:b/>
                <w:bCs/>
                <w:color w:val="C00000"/>
              </w:rPr>
              <w:t xml:space="preserve">                              SUPER</w:t>
            </w:r>
          </w:p>
        </w:tc>
      </w:tr>
      <w:tr w:rsidR="00876C0E" w:rsidRPr="002C2C28" w14:paraId="5AF757F9" w14:textId="77777777" w:rsidTr="00876C0E">
        <w:trPr>
          <w:trHeight w:val="891"/>
        </w:trPr>
        <w:tc>
          <w:tcPr>
            <w:tcW w:w="4753" w:type="dxa"/>
          </w:tcPr>
          <w:p w14:paraId="0135D008" w14:textId="4020F179" w:rsidR="002B1568" w:rsidRPr="002C2C28" w:rsidRDefault="00331451" w:rsidP="002C2C28">
            <w:pPr>
              <w:rPr>
                <w:b/>
                <w:bCs/>
              </w:rPr>
            </w:pPr>
            <w:r w:rsidRPr="002C2C28">
              <w:rPr>
                <w:b/>
                <w:bCs/>
              </w:rPr>
              <w:t xml:space="preserve">THIS KEYWORD WILL HELPS TO DIFFERENCIATE BETWEEN LOCAL VARIABLE AND </w:t>
            </w:r>
            <w:r w:rsidR="002B1568" w:rsidRPr="002C2C28">
              <w:rPr>
                <w:b/>
                <w:bCs/>
              </w:rPr>
              <w:t>THE DATA MEMBERS.</w:t>
            </w:r>
          </w:p>
        </w:tc>
        <w:tc>
          <w:tcPr>
            <w:tcW w:w="4753" w:type="dxa"/>
          </w:tcPr>
          <w:p w14:paraId="087A6813" w14:textId="066400A0" w:rsidR="00876C0E" w:rsidRPr="002C2C28" w:rsidRDefault="002B1568" w:rsidP="002C2C28">
            <w:pPr>
              <w:rPr>
                <w:b/>
                <w:bCs/>
              </w:rPr>
            </w:pPr>
            <w:r w:rsidRPr="002C2C28">
              <w:rPr>
                <w:b/>
                <w:bCs/>
              </w:rPr>
              <w:t xml:space="preserve">SUPER KEYWORD WILL HELPS TO DIFFERENCIATE </w:t>
            </w:r>
            <w:r w:rsidR="004D4E0C" w:rsidRPr="002C2C28">
              <w:rPr>
                <w:b/>
                <w:bCs/>
              </w:rPr>
              <w:t>BETWEEN THE SUB CLASS  DATA MEMBERS AND SUPER CLASS DATA MEMBERS.</w:t>
            </w:r>
          </w:p>
        </w:tc>
      </w:tr>
      <w:tr w:rsidR="00876C0E" w:rsidRPr="002C2C28" w14:paraId="2C66C183" w14:textId="77777777" w:rsidTr="00876C0E">
        <w:trPr>
          <w:trHeight w:val="932"/>
        </w:trPr>
        <w:tc>
          <w:tcPr>
            <w:tcW w:w="4753" w:type="dxa"/>
          </w:tcPr>
          <w:p w14:paraId="5DF6E434" w14:textId="52350E05" w:rsidR="00876C0E" w:rsidRPr="002C2C28" w:rsidRDefault="003930BA" w:rsidP="002C2C28">
            <w:pPr>
              <w:rPr>
                <w:b/>
                <w:bCs/>
              </w:rPr>
            </w:pPr>
            <w:r w:rsidRPr="002C2C28">
              <w:rPr>
                <w:b/>
                <w:bCs/>
              </w:rPr>
              <w:t xml:space="preserve">IT REFERS TO CURRENT OBJECT OF THE CLASS </w:t>
            </w:r>
          </w:p>
        </w:tc>
        <w:tc>
          <w:tcPr>
            <w:tcW w:w="4753" w:type="dxa"/>
          </w:tcPr>
          <w:p w14:paraId="639D80E5" w14:textId="221D0481" w:rsidR="00876C0E" w:rsidRPr="002C2C28" w:rsidRDefault="003930BA" w:rsidP="002C2C28">
            <w:pPr>
              <w:rPr>
                <w:b/>
                <w:bCs/>
              </w:rPr>
            </w:pPr>
            <w:r w:rsidRPr="002C2C28">
              <w:rPr>
                <w:b/>
                <w:bCs/>
              </w:rPr>
              <w:t>SUPER KEYWORD WILL REFER TO SUPER CLASS OBJECT.</w:t>
            </w:r>
          </w:p>
        </w:tc>
      </w:tr>
      <w:tr w:rsidR="00876C0E" w:rsidRPr="002C2C28" w14:paraId="1ED2CFAA" w14:textId="77777777" w:rsidTr="00876C0E">
        <w:trPr>
          <w:trHeight w:val="891"/>
        </w:trPr>
        <w:tc>
          <w:tcPr>
            <w:tcW w:w="4753" w:type="dxa"/>
          </w:tcPr>
          <w:p w14:paraId="7D1A7CC7" w14:textId="08162501" w:rsidR="00876C0E" w:rsidRPr="002C2C28" w:rsidRDefault="00AC3482" w:rsidP="002C2C28">
            <w:pPr>
              <w:rPr>
                <w:b/>
                <w:bCs/>
              </w:rPr>
            </w:pPr>
            <w:r w:rsidRPr="002C2C28">
              <w:rPr>
                <w:b/>
                <w:bCs/>
              </w:rPr>
              <w:t>WE CAN PRINT THIS KEYWORD</w:t>
            </w:r>
          </w:p>
        </w:tc>
        <w:tc>
          <w:tcPr>
            <w:tcW w:w="4753" w:type="dxa"/>
          </w:tcPr>
          <w:p w14:paraId="7C31D55A" w14:textId="56086904" w:rsidR="00876C0E" w:rsidRPr="002C2C28" w:rsidRDefault="00AC3482" w:rsidP="002C2C28">
            <w:pPr>
              <w:rPr>
                <w:b/>
                <w:bCs/>
              </w:rPr>
            </w:pPr>
            <w:r w:rsidRPr="002C2C28">
              <w:rPr>
                <w:b/>
                <w:bCs/>
              </w:rPr>
              <w:t>WE CANNOT PRINT SUPER KEYWORD.</w:t>
            </w:r>
          </w:p>
        </w:tc>
      </w:tr>
      <w:tr w:rsidR="00876C0E" w:rsidRPr="002C2C28" w14:paraId="55DC2475" w14:textId="77777777" w:rsidTr="00876C0E">
        <w:trPr>
          <w:trHeight w:val="891"/>
        </w:trPr>
        <w:tc>
          <w:tcPr>
            <w:tcW w:w="4753" w:type="dxa"/>
          </w:tcPr>
          <w:p w14:paraId="18756AE0" w14:textId="7312A6CA" w:rsidR="00876C0E" w:rsidRPr="002C2C28" w:rsidRDefault="002C2C28" w:rsidP="002C2C28">
            <w:pPr>
              <w:rPr>
                <w:b/>
                <w:bCs/>
              </w:rPr>
            </w:pPr>
            <w:r w:rsidRPr="002C2C28">
              <w:rPr>
                <w:b/>
                <w:bCs/>
              </w:rPr>
              <w:t xml:space="preserve">WE CAN FETCH THE ADDRESS. </w:t>
            </w:r>
          </w:p>
        </w:tc>
        <w:tc>
          <w:tcPr>
            <w:tcW w:w="4753" w:type="dxa"/>
          </w:tcPr>
          <w:p w14:paraId="6B91DD1A" w14:textId="6AD970A9" w:rsidR="00876C0E" w:rsidRPr="002C2C28" w:rsidRDefault="002C2C28" w:rsidP="002C2C28">
            <w:pPr>
              <w:rPr>
                <w:b/>
                <w:bCs/>
              </w:rPr>
            </w:pPr>
            <w:r w:rsidRPr="002C2C28">
              <w:rPr>
                <w:b/>
                <w:bCs/>
              </w:rPr>
              <w:t>WE CANNOT FETCH THE ADDRESS.</w:t>
            </w:r>
          </w:p>
        </w:tc>
      </w:tr>
      <w:tr w:rsidR="005026B2" w:rsidRPr="002C2C28" w14:paraId="59546966" w14:textId="77777777" w:rsidTr="00876C0E">
        <w:trPr>
          <w:trHeight w:val="891"/>
        </w:trPr>
        <w:tc>
          <w:tcPr>
            <w:tcW w:w="4753" w:type="dxa"/>
          </w:tcPr>
          <w:p w14:paraId="635551CC" w14:textId="09944FD7" w:rsidR="005026B2" w:rsidRPr="002C2C28" w:rsidRDefault="005026B2" w:rsidP="002C2C28">
            <w:pPr>
              <w:rPr>
                <w:b/>
                <w:bCs/>
              </w:rPr>
            </w:pPr>
            <w:r>
              <w:rPr>
                <w:b/>
                <w:bCs/>
              </w:rPr>
              <w:t>Inheritence is not mandetory</w:t>
            </w:r>
          </w:p>
        </w:tc>
        <w:tc>
          <w:tcPr>
            <w:tcW w:w="4753" w:type="dxa"/>
          </w:tcPr>
          <w:p w14:paraId="5B2FF199" w14:textId="0605EEB0" w:rsidR="005026B2" w:rsidRPr="002C2C28" w:rsidRDefault="005026B2" w:rsidP="002C2C2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Inhertence is mandetory( cannot use in mol). </w:t>
            </w:r>
          </w:p>
        </w:tc>
      </w:tr>
    </w:tbl>
    <w:p w14:paraId="0DDC026E" w14:textId="58C25921" w:rsidR="00821E18" w:rsidRPr="00423755" w:rsidRDefault="00821E18" w:rsidP="00821E18">
      <w:pPr>
        <w:pStyle w:val="NoSpacing"/>
        <w:rPr>
          <w:b/>
          <w:bCs/>
          <w:color w:val="FF0000"/>
        </w:rPr>
      </w:pPr>
      <w:r w:rsidRPr="00423755">
        <w:rPr>
          <w:b/>
          <w:bCs/>
          <w:color w:val="FF0000"/>
        </w:rPr>
        <w:t xml:space="preserve">Super keyword </w:t>
      </w:r>
      <w:r w:rsidR="00423755" w:rsidRPr="00423755">
        <w:rPr>
          <w:b/>
          <w:bCs/>
          <w:color w:val="FF0000"/>
        </w:rPr>
        <w:t>+ constructer</w:t>
      </w:r>
    </w:p>
    <w:p w14:paraId="1581EF87" w14:textId="77777777" w:rsidR="00821E18" w:rsidRDefault="00821E18" w:rsidP="00821E18">
      <w:pPr>
        <w:pStyle w:val="NoSpacing"/>
      </w:pPr>
    </w:p>
    <w:p w14:paraId="485FEACE" w14:textId="4C55E012" w:rsidR="00821E18" w:rsidRPr="00D86802" w:rsidRDefault="00821E18" w:rsidP="00D86802">
      <w:pPr>
        <w:pStyle w:val="NoSpacing"/>
      </w:pPr>
      <w:r w:rsidRPr="00D86802">
        <w:t>class Pen {</w:t>
      </w:r>
    </w:p>
    <w:p w14:paraId="22BFCB76" w14:textId="77777777" w:rsidR="00821E18" w:rsidRPr="00D86802" w:rsidRDefault="00821E18" w:rsidP="00D86802">
      <w:pPr>
        <w:pStyle w:val="NoSpacing"/>
      </w:pPr>
      <w:r w:rsidRPr="00D86802">
        <w:t xml:space="preserve">    int i = 200;</w:t>
      </w:r>
    </w:p>
    <w:p w14:paraId="32ED338D" w14:textId="77777777" w:rsidR="00821E18" w:rsidRPr="00D86802" w:rsidRDefault="00821E18" w:rsidP="00D86802">
      <w:pPr>
        <w:pStyle w:val="NoSpacing"/>
      </w:pPr>
      <w:r w:rsidRPr="00D86802">
        <w:t xml:space="preserve">    String c = "red";</w:t>
      </w:r>
    </w:p>
    <w:p w14:paraId="50DF7F37" w14:textId="77777777" w:rsidR="00821E18" w:rsidRPr="00D86802" w:rsidRDefault="00821E18" w:rsidP="00D86802">
      <w:pPr>
        <w:pStyle w:val="NoSpacing"/>
      </w:pPr>
    </w:p>
    <w:p w14:paraId="29203667" w14:textId="77777777" w:rsidR="00821E18" w:rsidRPr="00D86802" w:rsidRDefault="00821E18" w:rsidP="00D86802">
      <w:pPr>
        <w:pStyle w:val="NoSpacing"/>
      </w:pPr>
      <w:r w:rsidRPr="00D86802">
        <w:t xml:space="preserve">    Pen(int i, String c) {</w:t>
      </w:r>
    </w:p>
    <w:p w14:paraId="53D3C397" w14:textId="77777777" w:rsidR="00821E18" w:rsidRPr="00D86802" w:rsidRDefault="00821E18" w:rsidP="00D86802">
      <w:pPr>
        <w:pStyle w:val="NoSpacing"/>
      </w:pPr>
      <w:r w:rsidRPr="00D86802">
        <w:t xml:space="preserve">        this.i = i;</w:t>
      </w:r>
    </w:p>
    <w:p w14:paraId="7E035E34" w14:textId="77777777" w:rsidR="00821E18" w:rsidRPr="00D86802" w:rsidRDefault="00821E18" w:rsidP="00D86802">
      <w:pPr>
        <w:pStyle w:val="NoSpacing"/>
      </w:pPr>
      <w:r w:rsidRPr="00D86802">
        <w:t xml:space="preserve">        this.c = c;</w:t>
      </w:r>
    </w:p>
    <w:p w14:paraId="6241F5BD" w14:textId="77777777" w:rsidR="00821E18" w:rsidRPr="00D86802" w:rsidRDefault="00821E18" w:rsidP="00D86802">
      <w:pPr>
        <w:pStyle w:val="NoSpacing"/>
      </w:pPr>
      <w:r w:rsidRPr="00D86802">
        <w:t xml:space="preserve">    }</w:t>
      </w:r>
    </w:p>
    <w:p w14:paraId="177D2F73" w14:textId="77777777" w:rsidR="00821E18" w:rsidRPr="00D86802" w:rsidRDefault="00821E18" w:rsidP="00D86802">
      <w:pPr>
        <w:pStyle w:val="NoSpacing"/>
      </w:pPr>
    </w:p>
    <w:p w14:paraId="389215CF" w14:textId="77777777" w:rsidR="00821E18" w:rsidRPr="00D86802" w:rsidRDefault="00821E18" w:rsidP="00D86802">
      <w:pPr>
        <w:pStyle w:val="NoSpacing"/>
      </w:pPr>
      <w:r w:rsidRPr="00D86802">
        <w:t xml:space="preserve">    public void display() {</w:t>
      </w:r>
    </w:p>
    <w:p w14:paraId="575B8788" w14:textId="77777777" w:rsidR="00821E18" w:rsidRPr="00D86802" w:rsidRDefault="00821E18" w:rsidP="00D86802">
      <w:pPr>
        <w:pStyle w:val="NoSpacing"/>
      </w:pPr>
      <w:r w:rsidRPr="00D86802">
        <w:t xml:space="preserve">        System.out.println("Pen class: i = " + i + ", c = " + c);</w:t>
      </w:r>
    </w:p>
    <w:p w14:paraId="6D6B445F" w14:textId="77777777" w:rsidR="00821E18" w:rsidRPr="00D86802" w:rsidRDefault="00821E18" w:rsidP="00D86802">
      <w:pPr>
        <w:pStyle w:val="NoSpacing"/>
      </w:pPr>
      <w:r w:rsidRPr="00D86802">
        <w:t xml:space="preserve">    }</w:t>
      </w:r>
    </w:p>
    <w:p w14:paraId="472AD3CB" w14:textId="77777777" w:rsidR="00821E18" w:rsidRPr="00D86802" w:rsidRDefault="00821E18" w:rsidP="00D86802">
      <w:pPr>
        <w:pStyle w:val="NoSpacing"/>
      </w:pPr>
      <w:r w:rsidRPr="00D86802">
        <w:t>}</w:t>
      </w:r>
    </w:p>
    <w:p w14:paraId="510BE025" w14:textId="77777777" w:rsidR="00821E18" w:rsidRPr="00D86802" w:rsidRDefault="00821E18" w:rsidP="00D86802">
      <w:pPr>
        <w:pStyle w:val="NoSpacing"/>
      </w:pPr>
    </w:p>
    <w:p w14:paraId="4FA2DDA2" w14:textId="77777777" w:rsidR="00821E18" w:rsidRPr="00D86802" w:rsidRDefault="00821E18" w:rsidP="00D86802">
      <w:pPr>
        <w:pStyle w:val="NoSpacing"/>
      </w:pPr>
      <w:r w:rsidRPr="00D86802">
        <w:t>class Ball extends Pen {</w:t>
      </w:r>
    </w:p>
    <w:p w14:paraId="361D62CC" w14:textId="77777777" w:rsidR="00821E18" w:rsidRPr="00D86802" w:rsidRDefault="00821E18" w:rsidP="00D86802">
      <w:pPr>
        <w:pStyle w:val="NoSpacing"/>
      </w:pPr>
      <w:r w:rsidRPr="00D86802">
        <w:t xml:space="preserve">    String brand;</w:t>
      </w:r>
    </w:p>
    <w:p w14:paraId="206408DF" w14:textId="77777777" w:rsidR="00821E18" w:rsidRPr="00D86802" w:rsidRDefault="00821E18" w:rsidP="00D86802">
      <w:pPr>
        <w:pStyle w:val="NoSpacing"/>
      </w:pPr>
    </w:p>
    <w:p w14:paraId="38B527E8" w14:textId="77777777" w:rsidR="00821E18" w:rsidRPr="00D86802" w:rsidRDefault="00821E18" w:rsidP="00D86802">
      <w:pPr>
        <w:pStyle w:val="NoSpacing"/>
      </w:pPr>
      <w:r w:rsidRPr="00D86802">
        <w:t xml:space="preserve">    Ball(int i, String c, String brand) {</w:t>
      </w:r>
    </w:p>
    <w:p w14:paraId="18C8C168" w14:textId="77777777" w:rsidR="00821E18" w:rsidRPr="00D86802" w:rsidRDefault="00821E18" w:rsidP="00D86802">
      <w:pPr>
        <w:pStyle w:val="NoSpacing"/>
      </w:pPr>
      <w:r w:rsidRPr="00D86802">
        <w:t xml:space="preserve">        super(i, c); // Call to the parent class constructor</w:t>
      </w:r>
    </w:p>
    <w:p w14:paraId="68B06941" w14:textId="77777777" w:rsidR="00821E18" w:rsidRPr="00D86802" w:rsidRDefault="00821E18" w:rsidP="00D86802">
      <w:pPr>
        <w:pStyle w:val="NoSpacing"/>
      </w:pPr>
      <w:r w:rsidRPr="00D86802">
        <w:t xml:space="preserve">        this.brand = brand;</w:t>
      </w:r>
    </w:p>
    <w:p w14:paraId="52C2BE79" w14:textId="77777777" w:rsidR="00821E18" w:rsidRPr="00D86802" w:rsidRDefault="00821E18" w:rsidP="00D86802">
      <w:pPr>
        <w:pStyle w:val="NoSpacing"/>
      </w:pPr>
      <w:r w:rsidRPr="00D86802">
        <w:t xml:space="preserve">    }</w:t>
      </w:r>
    </w:p>
    <w:p w14:paraId="14121C53" w14:textId="77777777" w:rsidR="00821E18" w:rsidRPr="00D86802" w:rsidRDefault="00821E18" w:rsidP="00D86802">
      <w:pPr>
        <w:pStyle w:val="NoSpacing"/>
      </w:pPr>
    </w:p>
    <w:p w14:paraId="15D55301" w14:textId="77777777" w:rsidR="00821E18" w:rsidRPr="00D86802" w:rsidRDefault="00821E18" w:rsidP="00D86802">
      <w:pPr>
        <w:pStyle w:val="NoSpacing"/>
      </w:pPr>
      <w:r w:rsidRPr="00D86802">
        <w:t xml:space="preserve">    public void show() {</w:t>
      </w:r>
    </w:p>
    <w:p w14:paraId="33DDFF57" w14:textId="77777777" w:rsidR="00821E18" w:rsidRPr="00D86802" w:rsidRDefault="00821E18" w:rsidP="00D86802">
      <w:pPr>
        <w:pStyle w:val="NoSpacing"/>
      </w:pPr>
      <w:r w:rsidRPr="00D86802">
        <w:t xml:space="preserve">        super.display(); // Call to the parent class method</w:t>
      </w:r>
    </w:p>
    <w:p w14:paraId="66998C5D" w14:textId="77777777" w:rsidR="00821E18" w:rsidRPr="00D86802" w:rsidRDefault="00821E18" w:rsidP="00D86802">
      <w:pPr>
        <w:pStyle w:val="NoSpacing"/>
      </w:pPr>
      <w:r w:rsidRPr="00D86802">
        <w:t xml:space="preserve">        System.out.println("Brand: " + brand);</w:t>
      </w:r>
    </w:p>
    <w:p w14:paraId="2BAAAADF" w14:textId="77777777" w:rsidR="00821E18" w:rsidRPr="00D86802" w:rsidRDefault="00821E18" w:rsidP="00D86802">
      <w:pPr>
        <w:pStyle w:val="NoSpacing"/>
      </w:pPr>
      <w:r w:rsidRPr="00D86802">
        <w:t xml:space="preserve">    }</w:t>
      </w:r>
    </w:p>
    <w:p w14:paraId="4D69F3BE" w14:textId="77777777" w:rsidR="00821E18" w:rsidRPr="00D86802" w:rsidRDefault="00821E18" w:rsidP="00D86802">
      <w:pPr>
        <w:pStyle w:val="NoSpacing"/>
      </w:pPr>
      <w:r w:rsidRPr="00D86802">
        <w:t>}</w:t>
      </w:r>
    </w:p>
    <w:p w14:paraId="74B8ABD8" w14:textId="77777777" w:rsidR="00821E18" w:rsidRPr="00D86802" w:rsidRDefault="00821E18" w:rsidP="00D86802">
      <w:pPr>
        <w:pStyle w:val="NoSpacing"/>
      </w:pPr>
    </w:p>
    <w:p w14:paraId="6BA565EB" w14:textId="77777777" w:rsidR="00821E18" w:rsidRPr="00D86802" w:rsidRDefault="00821E18" w:rsidP="00D86802">
      <w:pPr>
        <w:pStyle w:val="NoSpacing"/>
      </w:pPr>
      <w:r w:rsidRPr="00D86802">
        <w:t>public class MainPen {</w:t>
      </w:r>
    </w:p>
    <w:p w14:paraId="4343CA4D" w14:textId="77777777" w:rsidR="00821E18" w:rsidRPr="00D86802" w:rsidRDefault="00821E18" w:rsidP="00D86802">
      <w:pPr>
        <w:pStyle w:val="NoSpacing"/>
      </w:pPr>
      <w:r w:rsidRPr="00D86802">
        <w:t xml:space="preserve">    public static void main(String[] args) {</w:t>
      </w:r>
    </w:p>
    <w:p w14:paraId="1AB4D566" w14:textId="77777777" w:rsidR="00821E18" w:rsidRPr="00D86802" w:rsidRDefault="00821E18" w:rsidP="00D86802">
      <w:pPr>
        <w:pStyle w:val="NoSpacing"/>
      </w:pPr>
      <w:r w:rsidRPr="00D86802">
        <w:t xml:space="preserve">        Ball b1 = new Ball(12, "rainbow", "garden");</w:t>
      </w:r>
    </w:p>
    <w:p w14:paraId="266B7356" w14:textId="77777777" w:rsidR="00821E18" w:rsidRPr="00D86802" w:rsidRDefault="00821E18" w:rsidP="00D86802">
      <w:pPr>
        <w:pStyle w:val="NoSpacing"/>
      </w:pPr>
      <w:r w:rsidRPr="00D86802">
        <w:t xml:space="preserve">        b1.show();</w:t>
      </w:r>
    </w:p>
    <w:p w14:paraId="03347673" w14:textId="77777777" w:rsidR="00821E18" w:rsidRPr="00D86802" w:rsidRDefault="00821E18" w:rsidP="00D86802">
      <w:pPr>
        <w:pStyle w:val="NoSpacing"/>
      </w:pPr>
      <w:r w:rsidRPr="00D86802">
        <w:t xml:space="preserve">    }</w:t>
      </w:r>
    </w:p>
    <w:p w14:paraId="039B0612" w14:textId="6F10A4B3" w:rsidR="00D86802" w:rsidRDefault="00821E18" w:rsidP="00582699">
      <w:pPr>
        <w:pStyle w:val="NoSpacing"/>
      </w:pPr>
      <w:r w:rsidRPr="00D86802">
        <w:t>}</w:t>
      </w:r>
      <w:r w:rsidR="00D86802" w:rsidRPr="00D86802">
        <w:t xml:space="preserve"> </w:t>
      </w:r>
      <w:r w:rsidR="00D86802">
        <w:t xml:space="preserve">                               0/p    12 , rainbow , garden</w:t>
      </w:r>
    </w:p>
    <w:p w14:paraId="7108B442" w14:textId="0A76914C" w:rsidR="0091652A" w:rsidRDefault="0091652A" w:rsidP="0091652A">
      <w:pPr>
        <w:pStyle w:val="Heading1"/>
      </w:pPr>
      <w:r>
        <w:t>PACKAGE=</w:t>
      </w:r>
    </w:p>
    <w:p w14:paraId="756DB104" w14:textId="1C595159" w:rsidR="0091652A" w:rsidRDefault="00F411D3" w:rsidP="00F63963">
      <w:pPr>
        <w:pStyle w:val="ListParagraph"/>
        <w:numPr>
          <w:ilvl w:val="0"/>
          <w:numId w:val="146"/>
        </w:numPr>
      </w:pPr>
      <w:r>
        <w:t xml:space="preserve">PACKAGE ISN JAVA USED TO GROUP </w:t>
      </w:r>
      <w:r w:rsidR="00AE5020">
        <w:t>A RELATED CLASSES INTERFACE AND ABSTRACT CLASSES .</w:t>
      </w:r>
    </w:p>
    <w:p w14:paraId="727D3986" w14:textId="395A9D58" w:rsidR="00AE5020" w:rsidRDefault="00AE5020" w:rsidP="00F63963">
      <w:pPr>
        <w:pStyle w:val="ListParagraph"/>
        <w:numPr>
          <w:ilvl w:val="0"/>
          <w:numId w:val="146"/>
        </w:numPr>
      </w:pPr>
      <w:r>
        <w:t xml:space="preserve">IN SIMPLE WORD PACKAGE IS A </w:t>
      </w:r>
      <w:r w:rsidR="00FC6DC2">
        <w:t>FOLDER WHICH CONTAIN SEVERAL CLASSES , SUB CLASSES AND INTERFACE.</w:t>
      </w:r>
    </w:p>
    <w:p w14:paraId="61D1A332" w14:textId="47C90E45" w:rsidR="00FC6DC2" w:rsidRDefault="00592763" w:rsidP="00F63963">
      <w:pPr>
        <w:pStyle w:val="ListParagraph"/>
        <w:numPr>
          <w:ilvl w:val="0"/>
          <w:numId w:val="146"/>
        </w:numPr>
      </w:pPr>
      <w:r>
        <w:t>PACKAGE SHOULD BE THE FIRST STATEMENT INSIDE JAVA PROGRAMME.</w:t>
      </w:r>
    </w:p>
    <w:p w14:paraId="02570973" w14:textId="5BF87464" w:rsidR="008F629D" w:rsidRDefault="008F629D" w:rsidP="00F63963">
      <w:pPr>
        <w:pStyle w:val="ListParagraph"/>
        <w:numPr>
          <w:ilvl w:val="0"/>
          <w:numId w:val="146"/>
        </w:numPr>
      </w:pPr>
      <w:r>
        <w:t xml:space="preserve">JAVA SOURCE FILE OF A PARTICULAR PROGRAMME SHOULD CONTAIN ONLY ONE </w:t>
      </w:r>
      <w:r w:rsidR="00751172">
        <w:t>PACKAGE STATEMENT.</w:t>
      </w:r>
    </w:p>
    <w:p w14:paraId="474EC269" w14:textId="7AAED20E" w:rsidR="00751172" w:rsidRDefault="00751172" w:rsidP="00F63963">
      <w:pPr>
        <w:pStyle w:val="ListParagraph"/>
        <w:numPr>
          <w:ilvl w:val="0"/>
          <w:numId w:val="146"/>
        </w:numPr>
      </w:pPr>
      <w:r>
        <w:t>IF A PACKAGE CONTAINS PUBLIC CLASS / INTERFA</w:t>
      </w:r>
      <w:r w:rsidR="005F2983">
        <w:t>CE NAME AS A SUORCE.</w:t>
      </w:r>
    </w:p>
    <w:p w14:paraId="3CA001C6" w14:textId="1F0B6F16" w:rsidR="005F2983" w:rsidRDefault="005F2983" w:rsidP="00F63963">
      <w:pPr>
        <w:pStyle w:val="ListParagraph"/>
        <w:numPr>
          <w:ilvl w:val="0"/>
          <w:numId w:val="146"/>
        </w:numPr>
      </w:pPr>
      <w:r>
        <w:t xml:space="preserve">PACKAGE ARE USED TO AVOID </w:t>
      </w:r>
      <w:r w:rsidR="00346E2E">
        <w:t>NAMING CONFLICTS.</w:t>
      </w:r>
    </w:p>
    <w:p w14:paraId="75C90851" w14:textId="412FBA03" w:rsidR="00346E2E" w:rsidRDefault="00346E2E" w:rsidP="00F63963">
      <w:pPr>
        <w:pStyle w:val="ListParagraph"/>
        <w:numPr>
          <w:ilvl w:val="0"/>
          <w:numId w:val="146"/>
        </w:numPr>
      </w:pPr>
      <w:r>
        <w:t>IT HELPS IN MAINTAINABILITY</w:t>
      </w:r>
    </w:p>
    <w:p w14:paraId="16048592" w14:textId="7E0E0604" w:rsidR="00346E2E" w:rsidRDefault="009F706D" w:rsidP="00F63963">
      <w:pPr>
        <w:pStyle w:val="ListParagraph"/>
        <w:numPr>
          <w:ilvl w:val="0"/>
          <w:numId w:val="146"/>
        </w:numPr>
      </w:pPr>
      <w:r>
        <w:t>IT IS USED TO CATEGORIZE THE CLASSES AND INTERFACE.</w:t>
      </w:r>
    </w:p>
    <w:p w14:paraId="40B34FFC" w14:textId="42DC734B" w:rsidR="009F706D" w:rsidRDefault="009F706D" w:rsidP="00F63963">
      <w:pPr>
        <w:pStyle w:val="ListParagraph"/>
        <w:numPr>
          <w:ilvl w:val="0"/>
          <w:numId w:val="146"/>
        </w:numPr>
      </w:pPr>
      <w:r>
        <w:t xml:space="preserve">IT INCREASES THE </w:t>
      </w:r>
      <w:r w:rsidR="000D0371">
        <w:t>AXCESS PROTECTION.</w:t>
      </w:r>
    </w:p>
    <w:p w14:paraId="129C8AA7" w14:textId="62CBAA1D" w:rsidR="000D0371" w:rsidRDefault="000D0371" w:rsidP="00F63963">
      <w:pPr>
        <w:pStyle w:val="ListParagraph"/>
        <w:numPr>
          <w:ilvl w:val="0"/>
          <w:numId w:val="146"/>
        </w:numPr>
      </w:pPr>
      <w:r>
        <w:t xml:space="preserve">IT IS USED TO ACHIVE </w:t>
      </w:r>
      <w:r w:rsidR="00F61878">
        <w:t>CODE REUSABILITY.</w:t>
      </w:r>
    </w:p>
    <w:p w14:paraId="44308187" w14:textId="4BBA0611" w:rsidR="00F61878" w:rsidRDefault="00F61878" w:rsidP="00F61878">
      <w:pPr>
        <w:pStyle w:val="Heading1"/>
      </w:pPr>
      <w:r>
        <w:t>IMPORT=</w:t>
      </w:r>
    </w:p>
    <w:p w14:paraId="00DB5162" w14:textId="63B48A32" w:rsidR="00F61878" w:rsidRDefault="00F61878" w:rsidP="00F63963">
      <w:pPr>
        <w:pStyle w:val="ListParagraph"/>
        <w:numPr>
          <w:ilvl w:val="0"/>
          <w:numId w:val="147"/>
        </w:numPr>
      </w:pPr>
      <w:r>
        <w:t xml:space="preserve">A JAVA PROGRAMME CAN CONTAIN </w:t>
      </w:r>
      <w:r w:rsidR="00390ED8">
        <w:t>MULTIPLE IMPORT STATEMENT .</w:t>
      </w:r>
    </w:p>
    <w:p w14:paraId="01486857" w14:textId="36C8A072" w:rsidR="00390ED8" w:rsidRDefault="00390ED8" w:rsidP="00F63963">
      <w:pPr>
        <w:pStyle w:val="ListParagraph"/>
        <w:numPr>
          <w:ilvl w:val="0"/>
          <w:numId w:val="147"/>
        </w:numPr>
      </w:pPr>
      <w:r>
        <w:t xml:space="preserve">IMPORT STATEMENT IS USED TO </w:t>
      </w:r>
      <w:r w:rsidR="007840B7">
        <w:t>IMPORT THE CLASS AND INTERFACE , WHICH IS PRESENT IN DEFFERENT PACKAGE.</w:t>
      </w:r>
    </w:p>
    <w:p w14:paraId="2381BC4F" w14:textId="063DC96A" w:rsidR="0083593F" w:rsidRDefault="0083593F" w:rsidP="00F63963">
      <w:pPr>
        <w:pStyle w:val="ListParagraph"/>
        <w:numPr>
          <w:ilvl w:val="0"/>
          <w:numId w:val="147"/>
        </w:numPr>
      </w:pPr>
      <w:r>
        <w:t xml:space="preserve">IMPORT STATEMENT SHOULD BE DECLARED </w:t>
      </w:r>
      <w:r w:rsidR="00572CFA">
        <w:t>BEFORE THE CLASS.</w:t>
      </w:r>
    </w:p>
    <w:p w14:paraId="2D7808C6" w14:textId="040939F1" w:rsidR="00572CFA" w:rsidRDefault="00572CFA" w:rsidP="00572CFA">
      <w:pPr>
        <w:pStyle w:val="Heading1"/>
      </w:pPr>
      <w:r>
        <w:t>AXCESS MODIFIER=</w:t>
      </w:r>
    </w:p>
    <w:p w14:paraId="3BC97039" w14:textId="10966FA8" w:rsidR="00572CFA" w:rsidRDefault="0049722A" w:rsidP="00F63963">
      <w:pPr>
        <w:pStyle w:val="ListParagraph"/>
        <w:numPr>
          <w:ilvl w:val="0"/>
          <w:numId w:val="148"/>
        </w:numPr>
      </w:pPr>
      <w:r>
        <w:t xml:space="preserve">AXCESS MODIFIER ARE USED TO CONTROL THE VISIBILITY LEVEL </w:t>
      </w:r>
      <w:r w:rsidR="0052258D">
        <w:t>OF A JAVA COMPONENTS.</w:t>
      </w:r>
    </w:p>
    <w:p w14:paraId="7EDF4C23" w14:textId="0F35A2CA" w:rsidR="0052258D" w:rsidRDefault="0052258D" w:rsidP="00F63963">
      <w:pPr>
        <w:pStyle w:val="ListParagraph"/>
        <w:numPr>
          <w:ilvl w:val="0"/>
          <w:numId w:val="148"/>
        </w:numPr>
      </w:pPr>
      <w:r>
        <w:t>ALL AXCESS MODIFIER</w:t>
      </w:r>
      <w:r w:rsidR="00B963C4">
        <w:t>S</w:t>
      </w:r>
      <w:r>
        <w:t xml:space="preserve"> ARE </w:t>
      </w:r>
      <w:r w:rsidR="00B963C4">
        <w:t>KEYWORDS IN JAVA .</w:t>
      </w:r>
    </w:p>
    <w:p w14:paraId="40E5E3E4" w14:textId="7DE3ACC2" w:rsidR="00B963C4" w:rsidRDefault="00B963C4" w:rsidP="00F63963">
      <w:pPr>
        <w:pStyle w:val="ListParagraph"/>
        <w:numPr>
          <w:ilvl w:val="0"/>
          <w:numId w:val="148"/>
        </w:numPr>
      </w:pPr>
      <w:r>
        <w:t xml:space="preserve">AXCESS MODIFIERS CAN BE DECLARED </w:t>
      </w:r>
      <w:r w:rsidR="0010490C">
        <w:t>TO CLASS , INTERFACE , DATA MEMBER  AND CONSTRUCTER.</w:t>
      </w:r>
    </w:p>
    <w:p w14:paraId="4E016D78" w14:textId="235294A9" w:rsidR="008C2ABF" w:rsidRDefault="008C2ABF" w:rsidP="00F63963">
      <w:pPr>
        <w:pStyle w:val="ListParagraph"/>
        <w:numPr>
          <w:ilvl w:val="0"/>
          <w:numId w:val="148"/>
        </w:numPr>
      </w:pPr>
      <w:r>
        <w:t xml:space="preserve">THE DIFFERENT LEVEL OF AXCESS MODIFIER ARE PRIVATE , DEFAULT , PROTECTED , PUBLIC </w:t>
      </w:r>
      <w:r w:rsidR="005C4821">
        <w:t>.</w:t>
      </w:r>
    </w:p>
    <w:p w14:paraId="4074AB36" w14:textId="04B648A7" w:rsidR="005C4821" w:rsidRDefault="005C4821" w:rsidP="005C4821">
      <w:r>
        <w:t>RULE 1=</w:t>
      </w:r>
    </w:p>
    <w:p w14:paraId="0D7050B9" w14:textId="2FED6D4F" w:rsidR="005C4821" w:rsidRDefault="005C4821" w:rsidP="00F63963">
      <w:pPr>
        <w:pStyle w:val="ListParagraph"/>
        <w:numPr>
          <w:ilvl w:val="0"/>
          <w:numId w:val="149"/>
        </w:numPr>
      </w:pPr>
      <w:r>
        <w:t xml:space="preserve">IN JAVA WE CAN HAVE NESTED CLASSES </w:t>
      </w:r>
    </w:p>
    <w:p w14:paraId="0BA5549E" w14:textId="58858D47" w:rsidR="005C7B00" w:rsidRDefault="005C7B00" w:rsidP="00F63963">
      <w:pPr>
        <w:pStyle w:val="ListParagraph"/>
        <w:numPr>
          <w:ilvl w:val="0"/>
          <w:numId w:val="149"/>
        </w:numPr>
      </w:pPr>
      <w:r>
        <w:t xml:space="preserve">A CLASS INSIDE A CLASS IS CALLED AS </w:t>
      </w:r>
      <w:r w:rsidR="00DE2D29">
        <w:t>NESTED CLASS.</w:t>
      </w:r>
    </w:p>
    <w:p w14:paraId="44B677F4" w14:textId="328D6F3A" w:rsidR="00DE2D29" w:rsidRDefault="00DE2D29" w:rsidP="00F63963">
      <w:pPr>
        <w:pStyle w:val="ListParagraph"/>
        <w:numPr>
          <w:ilvl w:val="0"/>
          <w:numId w:val="149"/>
        </w:numPr>
      </w:pPr>
      <w:r>
        <w:t xml:space="preserve">OUTER CLASS CAN GET ONLY </w:t>
      </w:r>
      <w:r w:rsidR="00E66193">
        <w:t>2 LEVEL OF EXCESS THAT IS  PUBLIC , DEFAULT.</w:t>
      </w:r>
    </w:p>
    <w:p w14:paraId="12445C65" w14:textId="79085506" w:rsidR="00E66193" w:rsidRDefault="00E66193" w:rsidP="00F63963">
      <w:pPr>
        <w:pStyle w:val="ListParagraph"/>
        <w:numPr>
          <w:ilvl w:val="0"/>
          <w:numId w:val="149"/>
        </w:numPr>
      </w:pPr>
      <w:r>
        <w:t xml:space="preserve">IN CLASS CAN GET ALL THE </w:t>
      </w:r>
      <w:r w:rsidR="00337962">
        <w:t>4 LEVEL OF AXCESS.</w:t>
      </w:r>
    </w:p>
    <w:p w14:paraId="169DE31D" w14:textId="62D4A896" w:rsidR="00337962" w:rsidRDefault="00337962" w:rsidP="00337962">
      <w:r w:rsidRPr="00B75CCB">
        <w:rPr>
          <w:color w:val="FF0000"/>
        </w:rPr>
        <w:t xml:space="preserve">PUBLIC / DEFAULT         </w:t>
      </w:r>
      <w:r>
        <w:t xml:space="preserve">CLASS DEMO     </w:t>
      </w:r>
      <w:r w:rsidRPr="00B75CCB">
        <w:rPr>
          <w:color w:val="FF0000"/>
        </w:rPr>
        <w:t>/ OUTER CLASS</w:t>
      </w:r>
    </w:p>
    <w:p w14:paraId="26C0168B" w14:textId="482AFEA1" w:rsidR="00337962" w:rsidRDefault="00D340E2" w:rsidP="00D340E2">
      <w:pPr>
        <w:pStyle w:val="NoSpacing"/>
      </w:pPr>
      <w:r w:rsidRPr="00B75CCB">
        <w:rPr>
          <w:color w:val="FF0000"/>
        </w:rPr>
        <w:t xml:space="preserve">PUBLIC / DEFAULT </w:t>
      </w:r>
      <w:r w:rsidR="001C5673">
        <w:t xml:space="preserve">                          {</w:t>
      </w:r>
    </w:p>
    <w:p w14:paraId="7CF6BC44" w14:textId="3417E345" w:rsidR="00D340E2" w:rsidRDefault="00D340E2" w:rsidP="00D340E2">
      <w:pPr>
        <w:pStyle w:val="NoSpacing"/>
      </w:pPr>
      <w:r w:rsidRPr="00B75CCB">
        <w:rPr>
          <w:color w:val="FF0000"/>
        </w:rPr>
        <w:t xml:space="preserve">PROTECTED /PRIVATE           </w:t>
      </w:r>
      <w:r w:rsidR="001C5673">
        <w:t xml:space="preserve">CLASS SAMPLE     </w:t>
      </w:r>
      <w:r w:rsidR="001C5673" w:rsidRPr="00B75CCB">
        <w:rPr>
          <w:color w:val="FF0000"/>
        </w:rPr>
        <w:t>/ INNER CLASS</w:t>
      </w:r>
    </w:p>
    <w:p w14:paraId="5C115D86" w14:textId="7112462A" w:rsidR="001C5673" w:rsidRDefault="001C5673" w:rsidP="00D340E2">
      <w:pPr>
        <w:pStyle w:val="NoSpacing"/>
      </w:pPr>
      <w:r>
        <w:t xml:space="preserve">                                                       {             </w:t>
      </w:r>
    </w:p>
    <w:p w14:paraId="48F14797" w14:textId="6F8DED38" w:rsidR="001C5673" w:rsidRDefault="001C5673" w:rsidP="00D340E2">
      <w:pPr>
        <w:pStyle w:val="NoSpacing"/>
      </w:pPr>
      <w:r>
        <w:t xml:space="preserve">                                                                       }             }</w:t>
      </w:r>
    </w:p>
    <w:p w14:paraId="3FA2AED2" w14:textId="0CECDEEE" w:rsidR="00DE2D29" w:rsidRDefault="00810BC3" w:rsidP="00D340E2">
      <w:pPr>
        <w:pStyle w:val="NoSpacing"/>
      </w:pPr>
      <w:r>
        <w:t>NOTE =</w:t>
      </w:r>
    </w:p>
    <w:p w14:paraId="52F20E87" w14:textId="06F616A0" w:rsidR="00810BC3" w:rsidRDefault="00810BC3" w:rsidP="00F63963">
      <w:pPr>
        <w:pStyle w:val="NoSpacing"/>
        <w:numPr>
          <w:ilvl w:val="0"/>
          <w:numId w:val="150"/>
        </w:numPr>
      </w:pPr>
      <w:r>
        <w:t>METHOD INSIDE METHOD IS NOT POSIBLE .(NESTED METHOD NOT POSSIBLE).</w:t>
      </w:r>
    </w:p>
    <w:p w14:paraId="792C9E05" w14:textId="5CB40582" w:rsidR="00810BC3" w:rsidRDefault="00AF332E" w:rsidP="00F63963">
      <w:pPr>
        <w:pStyle w:val="NoSpacing"/>
        <w:numPr>
          <w:ilvl w:val="0"/>
          <w:numId w:val="150"/>
        </w:numPr>
      </w:pPr>
      <w:r>
        <w:t>CONSTRUCTER IINSIDE CONSTRUCTER IS NOT POSIBLE (NESTED CONSTRUTER NOT POSSIBLE).</w:t>
      </w:r>
    </w:p>
    <w:p w14:paraId="31CDC54F" w14:textId="0611E2BC" w:rsidR="00AF332E" w:rsidRDefault="00E87EFE" w:rsidP="00AF332E">
      <w:pPr>
        <w:pStyle w:val="NoSpacing"/>
      </w:pPr>
      <w:r>
        <w:t>RULE 2=</w:t>
      </w:r>
    </w:p>
    <w:p w14:paraId="1FB1763A" w14:textId="6FA6786E" w:rsidR="00E87EFE" w:rsidRDefault="00E87EFE" w:rsidP="00F63963">
      <w:pPr>
        <w:pStyle w:val="NoSpacing"/>
        <w:numPr>
          <w:ilvl w:val="0"/>
          <w:numId w:val="151"/>
        </w:numPr>
      </w:pPr>
      <w:r>
        <w:t xml:space="preserve"> A PARTICULAR FILE IN JAVA </w:t>
      </w:r>
      <w:r w:rsidR="000F3A32">
        <w:t>CAN CONTAIN MULTIPLE CLASSES .</w:t>
      </w:r>
    </w:p>
    <w:p w14:paraId="6C806C62" w14:textId="5F945248" w:rsidR="000F3A32" w:rsidRDefault="000F3A32" w:rsidP="00F63963">
      <w:pPr>
        <w:pStyle w:val="NoSpacing"/>
        <w:numPr>
          <w:ilvl w:val="0"/>
          <w:numId w:val="151"/>
        </w:numPr>
      </w:pPr>
      <w:r>
        <w:t xml:space="preserve">ONLY ONE CLASS SHOULD </w:t>
      </w:r>
      <w:r w:rsidR="006A2AE4">
        <w:t>GET DECLARED WITH PUBLIC AXECSS.</w:t>
      </w:r>
    </w:p>
    <w:p w14:paraId="30021569" w14:textId="3D4A404C" w:rsidR="006A2AE4" w:rsidRDefault="006A2AE4" w:rsidP="00F63963">
      <w:pPr>
        <w:pStyle w:val="NoSpacing"/>
        <w:numPr>
          <w:ilvl w:val="0"/>
          <w:numId w:val="151"/>
        </w:numPr>
      </w:pPr>
      <w:r>
        <w:t xml:space="preserve">THE CLASS WHICH AS THE PUBLIC </w:t>
      </w:r>
      <w:r w:rsidR="00BE5561">
        <w:t>AXCESS SHOULD BE THE FILENAME.</w:t>
      </w:r>
    </w:p>
    <w:p w14:paraId="5EF14D84" w14:textId="77777777" w:rsidR="00B66C71" w:rsidRPr="00572CFA" w:rsidRDefault="00B66C71" w:rsidP="00B66C71">
      <w:pPr>
        <w:pStyle w:val="NoSpacing"/>
      </w:pPr>
    </w:p>
    <w:p w14:paraId="7BA446F9" w14:textId="7356C29D" w:rsidR="00D86802" w:rsidRDefault="00B66C71" w:rsidP="00D340E2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88" behindDoc="0" locked="0" layoutInCell="1" allowOverlap="1" wp14:anchorId="6274E86F" wp14:editId="7CAA33C1">
                <wp:simplePos x="0" y="0"/>
                <wp:positionH relativeFrom="column">
                  <wp:posOffset>586740</wp:posOffset>
                </wp:positionH>
                <wp:positionV relativeFrom="paragraph">
                  <wp:posOffset>5080</wp:posOffset>
                </wp:positionV>
                <wp:extent cx="1379220" cy="1607820"/>
                <wp:effectExtent l="0" t="0" r="11430" b="11430"/>
                <wp:wrapNone/>
                <wp:docPr id="54373097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9220" cy="1607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0936AD" w14:textId="3B05A898" w:rsidR="00B66C71" w:rsidRDefault="00B66C7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Class demo{</w:t>
                            </w:r>
                          </w:p>
                          <w:p w14:paraId="1C6E00FD" w14:textId="17EF49D2" w:rsidR="00B66C71" w:rsidRDefault="00B66C7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 }</w:t>
                            </w:r>
                            <w:r>
                              <w:rPr>
                                <w:lang w:val="en-US"/>
                              </w:rPr>
                              <w:br/>
                              <w:t xml:space="preserve"> </w:t>
                            </w:r>
                            <w:r w:rsidR="009642AE">
                              <w:rPr>
                                <w:lang w:val="en-US"/>
                              </w:rPr>
                              <w:t>public class sample{</w:t>
                            </w:r>
                          </w:p>
                          <w:p w14:paraId="75E3E3C6" w14:textId="4723FA37" w:rsidR="009642AE" w:rsidRDefault="009642A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   }</w:t>
                            </w:r>
                          </w:p>
                          <w:p w14:paraId="04EE4502" w14:textId="7B774DFF" w:rsidR="009642AE" w:rsidRDefault="009642A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Class test {</w:t>
                            </w:r>
                          </w:p>
                          <w:p w14:paraId="0E83E611" w14:textId="36509768" w:rsidR="009642AE" w:rsidRPr="00B66C71" w:rsidRDefault="009642A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   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74E86F" id="Text Box 49" o:spid="_x0000_s1051" type="#_x0000_t202" style="position:absolute;margin-left:46.2pt;margin-top:.4pt;width:108.6pt;height:126.6pt;z-index:25165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" fillcolor="white [3201]" strokeweight=".5pt">
                <v:textbox>
                  <w:txbxContent>
                    <w:p w14:paraId="490936AD" w14:textId="3B05A898" w:rsidR="00B66C71" w:rsidRDefault="00B66C7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Class demo{</w:t>
                      </w:r>
                    </w:p>
                    <w:p w14:paraId="1C6E00FD" w14:textId="17EF49D2" w:rsidR="00B66C71" w:rsidRDefault="00B66C7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      }</w:t>
                      </w:r>
                      <w:r>
                        <w:rPr>
                          <w:lang w:val="en-US"/>
                        </w:rPr>
                        <w:br/>
                        <w:t xml:space="preserve"> </w:t>
                      </w:r>
                      <w:r w:rsidR="009642AE">
                        <w:rPr>
                          <w:lang w:val="en-US"/>
                        </w:rPr>
                        <w:t>public class sample{</w:t>
                      </w:r>
                    </w:p>
                    <w:p w14:paraId="75E3E3C6" w14:textId="4723FA37" w:rsidR="009642AE" w:rsidRDefault="009642A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        }</w:t>
                      </w:r>
                    </w:p>
                    <w:p w14:paraId="04EE4502" w14:textId="7B774DFF" w:rsidR="009642AE" w:rsidRDefault="009642A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Class test {</w:t>
                      </w:r>
                    </w:p>
                    <w:p w14:paraId="0E83E611" w14:textId="36509768" w:rsidR="009642AE" w:rsidRPr="00B66C71" w:rsidRDefault="009642A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        }</w:t>
                      </w:r>
                    </w:p>
                  </w:txbxContent>
                </v:textbox>
              </v:shape>
            </w:pict>
          </mc:Fallback>
        </mc:AlternateContent>
      </w:r>
    </w:p>
    <w:p w14:paraId="41015873" w14:textId="77777777" w:rsidR="009642AE" w:rsidRPr="009642AE" w:rsidRDefault="009642AE" w:rsidP="009642AE"/>
    <w:p w14:paraId="1BA67E8A" w14:textId="77777777" w:rsidR="009642AE" w:rsidRPr="009642AE" w:rsidRDefault="009642AE" w:rsidP="009642AE"/>
    <w:p w14:paraId="0F7A458D" w14:textId="77777777" w:rsidR="009642AE" w:rsidRPr="009642AE" w:rsidRDefault="009642AE" w:rsidP="009642AE"/>
    <w:p w14:paraId="642286F4" w14:textId="77777777" w:rsidR="009642AE" w:rsidRPr="009642AE" w:rsidRDefault="009642AE" w:rsidP="009642AE"/>
    <w:p w14:paraId="6C1C4736" w14:textId="77777777" w:rsidR="009642AE" w:rsidRDefault="009642AE" w:rsidP="009642AE"/>
    <w:p w14:paraId="4A15DB21" w14:textId="63F72DFA" w:rsidR="009642AE" w:rsidRDefault="009642AE" w:rsidP="009642AE">
      <w:pPr>
        <w:tabs>
          <w:tab w:val="left" w:pos="1308"/>
        </w:tabs>
      </w:pPr>
      <w:r>
        <w:tab/>
        <w:t>Sample.java</w:t>
      </w:r>
    </w:p>
    <w:p w14:paraId="4737C39A" w14:textId="5997E801" w:rsidR="009642AE" w:rsidRDefault="001F506F" w:rsidP="009642AE">
      <w:pPr>
        <w:tabs>
          <w:tab w:val="left" w:pos="1308"/>
        </w:tabs>
      </w:pPr>
      <w:r>
        <w:t>RULE 3=</w:t>
      </w:r>
    </w:p>
    <w:p w14:paraId="74EA5295" w14:textId="742F9603" w:rsidR="001F506F" w:rsidRDefault="001F506F" w:rsidP="00F63963">
      <w:pPr>
        <w:pStyle w:val="ListParagraph"/>
        <w:numPr>
          <w:ilvl w:val="0"/>
          <w:numId w:val="152"/>
        </w:numPr>
        <w:tabs>
          <w:tab w:val="left" w:pos="1308"/>
        </w:tabs>
        <w:jc w:val="both"/>
      </w:pPr>
      <w:r>
        <w:t xml:space="preserve">IN JAVA PROGRAMME IF USER </w:t>
      </w:r>
      <w:r w:rsidR="002077B8">
        <w:t>DECLARE A CONSTRUCTER IT CAN GET ANY LEVEL OF AXCESS MODIFIER.</w:t>
      </w:r>
    </w:p>
    <w:p w14:paraId="04E5DF7E" w14:textId="201349E5" w:rsidR="006B6D90" w:rsidRDefault="006B6D90" w:rsidP="00F63963">
      <w:pPr>
        <w:pStyle w:val="ListParagraph"/>
        <w:numPr>
          <w:ilvl w:val="0"/>
          <w:numId w:val="152"/>
        </w:numPr>
        <w:tabs>
          <w:tab w:val="left" w:pos="1308"/>
        </w:tabs>
        <w:jc w:val="both"/>
      </w:pPr>
      <w:r>
        <w:t xml:space="preserve">IF IT IS A DEFAULT CONSTRUCTER IT WILL </w:t>
      </w:r>
      <w:r w:rsidR="00B71DBD">
        <w:t xml:space="preserve">IT WILL GET AN AXCESS AS PER </w:t>
      </w:r>
      <w:r w:rsidR="005854AC">
        <w:t>THE CLASS LEVEL.</w:t>
      </w:r>
    </w:p>
    <w:p w14:paraId="3259498A" w14:textId="4E9FD577" w:rsidR="005854AC" w:rsidRDefault="005854AC" w:rsidP="005854AC">
      <w:pPr>
        <w:tabs>
          <w:tab w:val="left" w:pos="1308"/>
        </w:tabs>
        <w:jc w:val="both"/>
      </w:pPr>
      <w:r>
        <w:t>RULE 4=</w:t>
      </w:r>
    </w:p>
    <w:p w14:paraId="2C91D5D2" w14:textId="100E39A1" w:rsidR="005854AC" w:rsidRDefault="00C821DC" w:rsidP="00F63963">
      <w:pPr>
        <w:pStyle w:val="ListParagraph"/>
        <w:numPr>
          <w:ilvl w:val="0"/>
          <w:numId w:val="153"/>
        </w:numPr>
        <w:tabs>
          <w:tab w:val="left" w:pos="1308"/>
        </w:tabs>
        <w:jc w:val="both"/>
      </w:pPr>
      <w:r>
        <w:t xml:space="preserve">WHEN WE OVERRIDE A METHOD AXCESS LEVEL SHOULD BE </w:t>
      </w:r>
      <w:r w:rsidR="001057ED">
        <w:t>RETAINED OR INCREASED BUT IT SHOULD NOT BE DECRE</w:t>
      </w:r>
      <w:r w:rsidR="002B5AA4">
        <w:t>ASED.</w:t>
      </w:r>
    </w:p>
    <w:p w14:paraId="7E6A7095" w14:textId="77777777" w:rsidR="00B24886" w:rsidRPr="00B24886" w:rsidRDefault="00B24886" w:rsidP="00B24886">
      <w:pPr>
        <w:pStyle w:val="NoSpacing"/>
      </w:pPr>
      <w:r w:rsidRPr="00B24886">
        <w:t>package green.ecoasia.search;</w:t>
      </w:r>
    </w:p>
    <w:p w14:paraId="546E0920" w14:textId="77777777" w:rsidR="00B24886" w:rsidRPr="00B24886" w:rsidRDefault="00B24886" w:rsidP="00B24886">
      <w:pPr>
        <w:pStyle w:val="NoSpacing"/>
      </w:pPr>
      <w:r w:rsidRPr="00B24886">
        <w:t>public class sample   {</w:t>
      </w:r>
    </w:p>
    <w:p w14:paraId="1C60FA5A" w14:textId="77777777" w:rsidR="00B24886" w:rsidRPr="00B24886" w:rsidRDefault="00B24886" w:rsidP="00B24886">
      <w:pPr>
        <w:pStyle w:val="NoSpacing"/>
      </w:pPr>
      <w:r w:rsidRPr="00B24886">
        <w:tab/>
        <w:t>private double d =3.5;</w:t>
      </w:r>
    </w:p>
    <w:p w14:paraId="4F710D7C" w14:textId="77777777" w:rsidR="00B24886" w:rsidRPr="00B24886" w:rsidRDefault="00B24886" w:rsidP="00B24886">
      <w:pPr>
        <w:pStyle w:val="NoSpacing"/>
      </w:pPr>
      <w:r w:rsidRPr="00B24886">
        <w:tab/>
        <w:t>int i=100;</w:t>
      </w:r>
    </w:p>
    <w:p w14:paraId="3F1F3021" w14:textId="77777777" w:rsidR="00B24886" w:rsidRPr="00B24886" w:rsidRDefault="00B24886" w:rsidP="00B24886">
      <w:pPr>
        <w:pStyle w:val="NoSpacing"/>
      </w:pPr>
      <w:r w:rsidRPr="00B24886">
        <w:tab/>
        <w:t>protected String s="java";</w:t>
      </w:r>
    </w:p>
    <w:p w14:paraId="2A8632EA" w14:textId="77777777" w:rsidR="00B24886" w:rsidRPr="00B24886" w:rsidRDefault="00B24886" w:rsidP="00B24886">
      <w:pPr>
        <w:pStyle w:val="NoSpacing"/>
      </w:pPr>
      <w:r w:rsidRPr="00B24886">
        <w:tab/>
        <w:t>public char ch='a';</w:t>
      </w:r>
    </w:p>
    <w:p w14:paraId="795BF513" w14:textId="77777777" w:rsidR="00B24886" w:rsidRPr="00B24886" w:rsidRDefault="00B24886" w:rsidP="00B24886">
      <w:pPr>
        <w:pStyle w:val="NoSpacing"/>
      </w:pPr>
    </w:p>
    <w:p w14:paraId="57D5D156" w14:textId="77777777" w:rsidR="00B24886" w:rsidRPr="00B24886" w:rsidRDefault="00B24886" w:rsidP="00B24886">
      <w:pPr>
        <w:pStyle w:val="NoSpacing"/>
      </w:pPr>
      <w:r w:rsidRPr="00B24886">
        <w:tab/>
        <w:t>public static void main (String [] args)</w:t>
      </w:r>
    </w:p>
    <w:p w14:paraId="40CCBEC3" w14:textId="77777777" w:rsidR="00B24886" w:rsidRPr="00B24886" w:rsidRDefault="00B24886" w:rsidP="00B24886">
      <w:pPr>
        <w:pStyle w:val="NoSpacing"/>
      </w:pPr>
      <w:r w:rsidRPr="00B24886">
        <w:tab/>
        <w:t>{ sample s1=new sample();</w:t>
      </w:r>
    </w:p>
    <w:p w14:paraId="09BF159C" w14:textId="77777777" w:rsidR="00B24886" w:rsidRPr="00B24886" w:rsidRDefault="00B24886" w:rsidP="00B24886">
      <w:pPr>
        <w:pStyle w:val="NoSpacing"/>
      </w:pPr>
      <w:r w:rsidRPr="00B24886">
        <w:tab/>
        <w:t>System.</w:t>
      </w:r>
      <w:r w:rsidRPr="00B24886">
        <w:rPr>
          <w:b/>
          <w:bCs/>
          <w:i/>
          <w:iCs/>
        </w:rPr>
        <w:t>out</w:t>
      </w:r>
      <w:r w:rsidRPr="00B24886">
        <w:t>.println(s1.d);</w:t>
      </w:r>
    </w:p>
    <w:p w14:paraId="02ACC230" w14:textId="77777777" w:rsidR="00B24886" w:rsidRPr="00B24886" w:rsidRDefault="00B24886" w:rsidP="00B24886">
      <w:pPr>
        <w:pStyle w:val="NoSpacing"/>
      </w:pPr>
      <w:r w:rsidRPr="00B24886">
        <w:tab/>
        <w:t>System.</w:t>
      </w:r>
      <w:r w:rsidRPr="00B24886">
        <w:rPr>
          <w:b/>
          <w:bCs/>
          <w:i/>
          <w:iCs/>
        </w:rPr>
        <w:t>out</w:t>
      </w:r>
      <w:r w:rsidRPr="00B24886">
        <w:t>.println(s1.i);</w:t>
      </w:r>
    </w:p>
    <w:p w14:paraId="38A26DF9" w14:textId="77777777" w:rsidR="00B24886" w:rsidRPr="00B24886" w:rsidRDefault="00B24886" w:rsidP="00B24886">
      <w:pPr>
        <w:pStyle w:val="NoSpacing"/>
      </w:pPr>
      <w:r w:rsidRPr="00B24886">
        <w:tab/>
        <w:t>System.</w:t>
      </w:r>
      <w:r w:rsidRPr="00B24886">
        <w:rPr>
          <w:b/>
          <w:bCs/>
          <w:i/>
          <w:iCs/>
        </w:rPr>
        <w:t>out</w:t>
      </w:r>
      <w:r w:rsidRPr="00B24886">
        <w:t>.println(s1.s);</w:t>
      </w:r>
    </w:p>
    <w:p w14:paraId="4A61CEB0" w14:textId="77777777" w:rsidR="00B24886" w:rsidRPr="00B24886" w:rsidRDefault="00B24886" w:rsidP="00B24886">
      <w:pPr>
        <w:pStyle w:val="NoSpacing"/>
      </w:pPr>
      <w:r w:rsidRPr="00B24886">
        <w:tab/>
        <w:t>System.</w:t>
      </w:r>
      <w:r w:rsidRPr="00B24886">
        <w:rPr>
          <w:b/>
          <w:bCs/>
          <w:i/>
          <w:iCs/>
        </w:rPr>
        <w:t>out</w:t>
      </w:r>
      <w:r w:rsidRPr="00B24886">
        <w:t>.println(s1.ch);</w:t>
      </w:r>
    </w:p>
    <w:p w14:paraId="25430FA1" w14:textId="77777777" w:rsidR="00B24886" w:rsidRPr="00B24886" w:rsidRDefault="00B24886" w:rsidP="00B24886">
      <w:pPr>
        <w:pStyle w:val="NoSpacing"/>
      </w:pPr>
      <w:r w:rsidRPr="00B24886">
        <w:tab/>
        <w:t>}</w:t>
      </w:r>
    </w:p>
    <w:p w14:paraId="18BB573A" w14:textId="4563E1B9" w:rsidR="00B24886" w:rsidRDefault="00B24886" w:rsidP="00B24886">
      <w:pPr>
        <w:pStyle w:val="NoSpacing"/>
      </w:pPr>
      <w:r w:rsidRPr="00B24886">
        <w:tab/>
        <w:t>}</w:t>
      </w:r>
      <w:r>
        <w:t xml:space="preserve">                                                                 </w:t>
      </w:r>
      <w:r w:rsidR="00565F2B">
        <w:t>0/p 3.5 , 100 , java , a</w:t>
      </w:r>
    </w:p>
    <w:p w14:paraId="0B593455" w14:textId="77777777" w:rsidR="00D04336" w:rsidRDefault="00D04336" w:rsidP="00B24886">
      <w:pPr>
        <w:pStyle w:val="NoSpacing"/>
      </w:pPr>
    </w:p>
    <w:p w14:paraId="13B40A3A" w14:textId="358AE0C1" w:rsidR="00565F2B" w:rsidRDefault="00565F2B" w:rsidP="00B24886">
      <w:pPr>
        <w:pStyle w:val="NoSpacing"/>
      </w:pPr>
      <w:r>
        <w:t>NOTE =</w:t>
      </w:r>
    </w:p>
    <w:p w14:paraId="5D7EB964" w14:textId="6668FFEE" w:rsidR="00565F2B" w:rsidRDefault="00565F2B" w:rsidP="00F63963">
      <w:pPr>
        <w:pStyle w:val="NoSpacing"/>
        <w:numPr>
          <w:ilvl w:val="0"/>
          <w:numId w:val="153"/>
        </w:numPr>
      </w:pPr>
      <w:r>
        <w:t xml:space="preserve">TO AXCESS </w:t>
      </w:r>
      <w:r w:rsidR="003B66D9">
        <w:t xml:space="preserve">PROTECTED MEMBER OUTSIDE THE CLASS INHERITENCE IS MANDETORY </w:t>
      </w:r>
      <w:r w:rsidR="00E93123">
        <w:t>AND WE NEED TO CREATE AN OBJECT FOR CHILD CLASS ..</w:t>
      </w:r>
    </w:p>
    <w:p w14:paraId="620B4CB4" w14:textId="19F63D18" w:rsidR="00E93123" w:rsidRPr="00B24886" w:rsidRDefault="00D04336" w:rsidP="00F63963">
      <w:pPr>
        <w:pStyle w:val="NoSpacing"/>
        <w:numPr>
          <w:ilvl w:val="0"/>
          <w:numId w:val="153"/>
        </w:numPr>
      </w:pPr>
      <w:r>
        <w:t>WITH CHILD CLASS PREFERENCE WE CAN AXCESS PROTECTED MEMBER.</w:t>
      </w:r>
    </w:p>
    <w:p w14:paraId="660E0756" w14:textId="77777777" w:rsidR="00B24886" w:rsidRPr="00B24886" w:rsidRDefault="00B24886" w:rsidP="00B24886">
      <w:pPr>
        <w:pStyle w:val="NoSpacing"/>
      </w:pPr>
    </w:p>
    <w:p w14:paraId="06411D95" w14:textId="77777777" w:rsidR="002669FE" w:rsidRPr="002669FE" w:rsidRDefault="002669FE" w:rsidP="002669FE">
      <w:pPr>
        <w:pStyle w:val="NoSpacing"/>
      </w:pPr>
      <w:r w:rsidRPr="002669FE">
        <w:t>package green.ecoasia.search;</w:t>
      </w:r>
    </w:p>
    <w:p w14:paraId="0B188465" w14:textId="77777777" w:rsidR="002669FE" w:rsidRPr="002669FE" w:rsidRDefault="002669FE" w:rsidP="002669FE">
      <w:pPr>
        <w:pStyle w:val="NoSpacing"/>
      </w:pPr>
      <w:r w:rsidRPr="002669FE">
        <w:t>public class demo</w:t>
      </w:r>
    </w:p>
    <w:p w14:paraId="469BD10F" w14:textId="77777777" w:rsidR="002669FE" w:rsidRPr="002669FE" w:rsidRDefault="002669FE" w:rsidP="002669FE">
      <w:pPr>
        <w:pStyle w:val="NoSpacing"/>
      </w:pPr>
      <w:r w:rsidRPr="002669FE">
        <w:t>{</w:t>
      </w:r>
    </w:p>
    <w:p w14:paraId="62B01965" w14:textId="77777777" w:rsidR="002669FE" w:rsidRPr="002669FE" w:rsidRDefault="002669FE" w:rsidP="002669FE">
      <w:pPr>
        <w:pStyle w:val="NoSpacing"/>
      </w:pPr>
      <w:r w:rsidRPr="002669FE">
        <w:tab/>
        <w:t xml:space="preserve"> public static void main (String [] args)</w:t>
      </w:r>
    </w:p>
    <w:p w14:paraId="18CB1594" w14:textId="77777777" w:rsidR="002669FE" w:rsidRPr="002669FE" w:rsidRDefault="002669FE" w:rsidP="002669FE">
      <w:pPr>
        <w:pStyle w:val="NoSpacing"/>
      </w:pPr>
      <w:r w:rsidRPr="002669FE">
        <w:tab/>
        <w:t xml:space="preserve"> {</w:t>
      </w:r>
    </w:p>
    <w:p w14:paraId="42079918" w14:textId="77777777" w:rsidR="002669FE" w:rsidRPr="002669FE" w:rsidRDefault="002669FE" w:rsidP="002669FE">
      <w:pPr>
        <w:pStyle w:val="NoSpacing"/>
      </w:pPr>
      <w:r w:rsidRPr="002669FE">
        <w:tab/>
      </w:r>
      <w:r w:rsidRPr="002669FE">
        <w:tab/>
        <w:t xml:space="preserve"> sample s1=new sample();</w:t>
      </w:r>
    </w:p>
    <w:p w14:paraId="38890EC0" w14:textId="77777777" w:rsidR="002669FE" w:rsidRPr="002669FE" w:rsidRDefault="002669FE" w:rsidP="002669FE">
      <w:pPr>
        <w:pStyle w:val="NoSpacing"/>
        <w:rPr>
          <w:color w:val="FF0000"/>
        </w:rPr>
      </w:pPr>
      <w:r w:rsidRPr="002669FE">
        <w:tab/>
      </w:r>
      <w:r w:rsidRPr="002669FE">
        <w:tab/>
        <w:t xml:space="preserve"> </w:t>
      </w:r>
      <w:r w:rsidRPr="00732B61">
        <w:rPr>
          <w:color w:val="70AD47" w:themeColor="accent6"/>
        </w:rPr>
        <w:t>//System.out.println(s1.d); since it is private</w:t>
      </w:r>
    </w:p>
    <w:p w14:paraId="7D07BE34" w14:textId="77777777" w:rsidR="002669FE" w:rsidRPr="002669FE" w:rsidRDefault="002669FE" w:rsidP="002669FE">
      <w:pPr>
        <w:pStyle w:val="NoSpacing"/>
      </w:pPr>
      <w:r w:rsidRPr="002669FE">
        <w:tab/>
      </w:r>
      <w:r w:rsidRPr="002669FE">
        <w:tab/>
        <w:t xml:space="preserve"> System.</w:t>
      </w:r>
      <w:r w:rsidRPr="002669FE">
        <w:rPr>
          <w:b/>
          <w:bCs/>
          <w:i/>
          <w:iCs/>
        </w:rPr>
        <w:t>out</w:t>
      </w:r>
      <w:r w:rsidRPr="002669FE">
        <w:t>.println(s1.i);</w:t>
      </w:r>
    </w:p>
    <w:p w14:paraId="2D18C4A8" w14:textId="77777777" w:rsidR="002669FE" w:rsidRPr="002669FE" w:rsidRDefault="002669FE" w:rsidP="002669FE">
      <w:pPr>
        <w:pStyle w:val="NoSpacing"/>
      </w:pPr>
      <w:r w:rsidRPr="002669FE">
        <w:tab/>
      </w:r>
      <w:r w:rsidRPr="002669FE">
        <w:tab/>
        <w:t xml:space="preserve"> System.</w:t>
      </w:r>
      <w:r w:rsidRPr="002669FE">
        <w:rPr>
          <w:b/>
          <w:bCs/>
          <w:i/>
          <w:iCs/>
        </w:rPr>
        <w:t>out</w:t>
      </w:r>
      <w:r w:rsidRPr="002669FE">
        <w:t>.println(s1.s);</w:t>
      </w:r>
    </w:p>
    <w:p w14:paraId="07F1A6BE" w14:textId="09701536" w:rsidR="002669FE" w:rsidRPr="002669FE" w:rsidRDefault="002669FE" w:rsidP="00B71D91">
      <w:pPr>
        <w:pStyle w:val="NoSpacing"/>
      </w:pPr>
      <w:r w:rsidRPr="002669FE">
        <w:tab/>
      </w:r>
      <w:r w:rsidRPr="002669FE">
        <w:tab/>
        <w:t xml:space="preserve"> System.</w:t>
      </w:r>
      <w:r w:rsidRPr="002669FE">
        <w:rPr>
          <w:b/>
          <w:bCs/>
          <w:i/>
          <w:iCs/>
        </w:rPr>
        <w:t>out</w:t>
      </w:r>
      <w:r w:rsidRPr="002669FE">
        <w:t xml:space="preserve">.println(s1.ch); </w:t>
      </w:r>
    </w:p>
    <w:p w14:paraId="13B8543E" w14:textId="5C791166" w:rsidR="002669FE" w:rsidRDefault="002669FE" w:rsidP="00B71D91">
      <w:pPr>
        <w:pStyle w:val="NoSpacing"/>
      </w:pPr>
      <w:r w:rsidRPr="002669FE">
        <w:tab/>
        <w:t xml:space="preserve"> </w:t>
      </w:r>
      <w:r w:rsidR="00B71D91">
        <w:t>}        }</w:t>
      </w:r>
    </w:p>
    <w:p w14:paraId="4CD55873" w14:textId="77777777" w:rsidR="00B71D91" w:rsidRDefault="00B71D91" w:rsidP="00B71D91">
      <w:pPr>
        <w:pStyle w:val="NoSpacing"/>
      </w:pPr>
    </w:p>
    <w:p w14:paraId="55186E23" w14:textId="77777777" w:rsidR="00EF74B2" w:rsidRPr="00EF74B2" w:rsidRDefault="00EF74B2" w:rsidP="00EF74B2">
      <w:pPr>
        <w:pStyle w:val="NoSpacing"/>
      </w:pPr>
      <w:r w:rsidRPr="00EF74B2">
        <w:t>package com.example;</w:t>
      </w:r>
    </w:p>
    <w:p w14:paraId="25461766" w14:textId="77777777" w:rsidR="00EF74B2" w:rsidRPr="00EF74B2" w:rsidRDefault="00EF74B2" w:rsidP="00EF74B2">
      <w:pPr>
        <w:pStyle w:val="NoSpacing"/>
      </w:pPr>
    </w:p>
    <w:p w14:paraId="0CFC6000" w14:textId="77777777" w:rsidR="00EF74B2" w:rsidRPr="00EF74B2" w:rsidRDefault="00EF74B2" w:rsidP="00EF74B2">
      <w:pPr>
        <w:pStyle w:val="NoSpacing"/>
      </w:pPr>
      <w:r w:rsidRPr="00EF74B2">
        <w:t>import green.ecoasia.search.*;</w:t>
      </w:r>
    </w:p>
    <w:p w14:paraId="48FB9F77" w14:textId="77777777" w:rsidR="00EF74B2" w:rsidRPr="00EF74B2" w:rsidRDefault="00EF74B2" w:rsidP="00EF74B2">
      <w:pPr>
        <w:pStyle w:val="NoSpacing"/>
      </w:pPr>
      <w:r w:rsidRPr="00EF74B2">
        <w:t xml:space="preserve"> public class test extends sample</w:t>
      </w:r>
    </w:p>
    <w:p w14:paraId="78216C4C" w14:textId="77777777" w:rsidR="00EF74B2" w:rsidRPr="00EF74B2" w:rsidRDefault="00EF74B2" w:rsidP="00EF74B2">
      <w:pPr>
        <w:pStyle w:val="NoSpacing"/>
      </w:pPr>
      <w:r w:rsidRPr="00EF74B2">
        <w:t xml:space="preserve"> {</w:t>
      </w:r>
    </w:p>
    <w:p w14:paraId="3544982C" w14:textId="77777777" w:rsidR="00EF74B2" w:rsidRPr="00EF74B2" w:rsidRDefault="00EF74B2" w:rsidP="00EF74B2">
      <w:pPr>
        <w:pStyle w:val="NoSpacing"/>
      </w:pPr>
      <w:r w:rsidRPr="00EF74B2">
        <w:tab/>
        <w:t xml:space="preserve"> public static void main(String [] args)</w:t>
      </w:r>
    </w:p>
    <w:p w14:paraId="238E8D81" w14:textId="77777777" w:rsidR="00EF74B2" w:rsidRPr="00EF74B2" w:rsidRDefault="00EF74B2" w:rsidP="00EF74B2">
      <w:pPr>
        <w:pStyle w:val="NoSpacing"/>
      </w:pPr>
      <w:r w:rsidRPr="00EF74B2">
        <w:tab/>
        <w:t xml:space="preserve"> {</w:t>
      </w:r>
    </w:p>
    <w:p w14:paraId="2ED74636" w14:textId="77777777" w:rsidR="00EF74B2" w:rsidRPr="00EF74B2" w:rsidRDefault="00EF74B2" w:rsidP="00EF74B2">
      <w:pPr>
        <w:pStyle w:val="NoSpacing"/>
      </w:pPr>
      <w:r w:rsidRPr="00EF74B2">
        <w:tab/>
      </w:r>
      <w:r w:rsidRPr="00EF74B2">
        <w:tab/>
        <w:t xml:space="preserve"> sample s1=new sample();</w:t>
      </w:r>
    </w:p>
    <w:p w14:paraId="13AD4FE0" w14:textId="7AF05415" w:rsidR="00EF74B2" w:rsidRPr="00732B61" w:rsidRDefault="00EF74B2" w:rsidP="00EF74B2">
      <w:pPr>
        <w:pStyle w:val="NoSpacing"/>
        <w:rPr>
          <w:color w:val="70AD47" w:themeColor="accent6"/>
        </w:rPr>
      </w:pPr>
      <w:r w:rsidRPr="00EF74B2">
        <w:tab/>
      </w:r>
      <w:r w:rsidRPr="00EF74B2">
        <w:tab/>
      </w:r>
      <w:r w:rsidRPr="00732B61">
        <w:rPr>
          <w:color w:val="70AD47" w:themeColor="accent6"/>
        </w:rPr>
        <w:t>// System.out.println(s1.d);                    cte</w:t>
      </w:r>
    </w:p>
    <w:p w14:paraId="7ADDF812" w14:textId="170EBF9B" w:rsidR="00EF74B2" w:rsidRPr="00732B61" w:rsidRDefault="00EF74B2" w:rsidP="00EF74B2">
      <w:pPr>
        <w:pStyle w:val="NoSpacing"/>
        <w:rPr>
          <w:color w:val="70AD47" w:themeColor="accent6"/>
        </w:rPr>
      </w:pPr>
      <w:r w:rsidRPr="00732B61">
        <w:rPr>
          <w:color w:val="70AD47" w:themeColor="accent6"/>
        </w:rPr>
        <w:tab/>
      </w:r>
      <w:r w:rsidRPr="00732B61">
        <w:rPr>
          <w:color w:val="70AD47" w:themeColor="accent6"/>
        </w:rPr>
        <w:tab/>
        <w:t xml:space="preserve">// System.out.println(s1.i);                     cte </w:t>
      </w:r>
    </w:p>
    <w:p w14:paraId="3082D77B" w14:textId="6C4E6347" w:rsidR="00EF74B2" w:rsidRPr="00732B61" w:rsidRDefault="00EF74B2" w:rsidP="00EF74B2">
      <w:pPr>
        <w:pStyle w:val="NoSpacing"/>
        <w:rPr>
          <w:color w:val="70AD47" w:themeColor="accent6"/>
        </w:rPr>
      </w:pPr>
      <w:r w:rsidRPr="00732B61">
        <w:rPr>
          <w:color w:val="70AD47" w:themeColor="accent6"/>
        </w:rPr>
        <w:tab/>
      </w:r>
      <w:r w:rsidRPr="00732B61">
        <w:rPr>
          <w:color w:val="70AD47" w:themeColor="accent6"/>
        </w:rPr>
        <w:tab/>
        <w:t>// System.out.println(s1.s);                    cte</w:t>
      </w:r>
    </w:p>
    <w:p w14:paraId="269156C9" w14:textId="77777777" w:rsidR="00EF74B2" w:rsidRPr="00EF74B2" w:rsidRDefault="00EF74B2" w:rsidP="00EF74B2">
      <w:pPr>
        <w:pStyle w:val="NoSpacing"/>
      </w:pPr>
      <w:r w:rsidRPr="00EF74B2">
        <w:tab/>
      </w:r>
      <w:r w:rsidRPr="00EF74B2">
        <w:tab/>
        <w:t xml:space="preserve"> System.</w:t>
      </w:r>
      <w:r w:rsidRPr="00EF74B2">
        <w:rPr>
          <w:b/>
          <w:bCs/>
          <w:i/>
          <w:iCs/>
        </w:rPr>
        <w:t>out</w:t>
      </w:r>
      <w:r w:rsidRPr="00EF74B2">
        <w:t>.println(s1.ch);</w:t>
      </w:r>
    </w:p>
    <w:p w14:paraId="30BB3357" w14:textId="77777777" w:rsidR="00EF74B2" w:rsidRPr="00EF74B2" w:rsidRDefault="00EF74B2" w:rsidP="00EF74B2">
      <w:pPr>
        <w:pStyle w:val="NoSpacing"/>
      </w:pPr>
      <w:r w:rsidRPr="00EF74B2">
        <w:tab/>
      </w:r>
      <w:r w:rsidRPr="00EF74B2">
        <w:tab/>
        <w:t xml:space="preserve"> test t1=new test();</w:t>
      </w:r>
    </w:p>
    <w:p w14:paraId="18AD4DAD" w14:textId="77777777" w:rsidR="00EF74B2" w:rsidRPr="00EF74B2" w:rsidRDefault="00EF74B2" w:rsidP="00EF74B2">
      <w:pPr>
        <w:pStyle w:val="NoSpacing"/>
      </w:pPr>
      <w:r w:rsidRPr="00EF74B2">
        <w:tab/>
      </w:r>
      <w:r w:rsidRPr="00EF74B2">
        <w:tab/>
        <w:t xml:space="preserve"> System.</w:t>
      </w:r>
      <w:r w:rsidRPr="00EF74B2">
        <w:rPr>
          <w:b/>
          <w:bCs/>
          <w:i/>
          <w:iCs/>
        </w:rPr>
        <w:t>out</w:t>
      </w:r>
      <w:r w:rsidRPr="00EF74B2">
        <w:t>.println(t1.s);}</w:t>
      </w:r>
    </w:p>
    <w:p w14:paraId="4B899ABF" w14:textId="07563596" w:rsidR="00EF74B2" w:rsidRDefault="00EF74B2" w:rsidP="00EF74B2">
      <w:pPr>
        <w:pStyle w:val="NoSpacing"/>
      </w:pPr>
      <w:r w:rsidRPr="00EF74B2">
        <w:t xml:space="preserve"> }</w:t>
      </w:r>
      <w:r>
        <w:t xml:space="preserve">                                                                                           0/p a, java</w:t>
      </w:r>
    </w:p>
    <w:p w14:paraId="36680ACF" w14:textId="77777777" w:rsidR="00EF74B2" w:rsidRDefault="00EF74B2" w:rsidP="00EF74B2">
      <w:pPr>
        <w:pStyle w:val="NoSpacing"/>
      </w:pPr>
    </w:p>
    <w:p w14:paraId="488797FF" w14:textId="1271C90E" w:rsidR="00732B61" w:rsidRDefault="00732B61" w:rsidP="00732B61">
      <w:pPr>
        <w:pStyle w:val="Heading1"/>
      </w:pPr>
      <w:r>
        <w:t>ENCAPSULATION</w:t>
      </w:r>
      <w:r w:rsidR="008670F4">
        <w:t>=</w:t>
      </w:r>
    </w:p>
    <w:p w14:paraId="16104CC8" w14:textId="59F7C715" w:rsidR="008670F4" w:rsidRDefault="008670F4" w:rsidP="008670F4">
      <w:pPr>
        <w:pStyle w:val="ListParagraph"/>
        <w:numPr>
          <w:ilvl w:val="0"/>
          <w:numId w:val="154"/>
        </w:numPr>
      </w:pPr>
      <w:r>
        <w:t xml:space="preserve">THE PROCESS OF BINDING DATA MEMBERS AND FUNCTION MEMBERS INTO A </w:t>
      </w:r>
      <w:r w:rsidR="00225921">
        <w:t>SINGLE UNIT IS CALLED AS ENCAPSULATION.</w:t>
      </w:r>
    </w:p>
    <w:p w14:paraId="5958B99C" w14:textId="378E6862" w:rsidR="00225921" w:rsidRDefault="00225921" w:rsidP="008670F4">
      <w:pPr>
        <w:pStyle w:val="ListParagraph"/>
        <w:numPr>
          <w:ilvl w:val="0"/>
          <w:numId w:val="154"/>
        </w:numPr>
      </w:pPr>
      <w:r>
        <w:t xml:space="preserve">WE CAN ACHIVE ENCAPULATION </w:t>
      </w:r>
      <w:r w:rsidR="00734AC9">
        <w:t>WITH THE HELP OF CLASS.</w:t>
      </w:r>
    </w:p>
    <w:p w14:paraId="62AD7D80" w14:textId="3A721D4E" w:rsidR="00734AC9" w:rsidRDefault="00734AC9" w:rsidP="008670F4">
      <w:pPr>
        <w:pStyle w:val="ListParagraph"/>
        <w:numPr>
          <w:ilvl w:val="0"/>
          <w:numId w:val="154"/>
        </w:numPr>
      </w:pPr>
      <w:r>
        <w:t>CLASS CONSITIS BOTH DATA MEMBERS AND FUNCTION MEMBERS.</w:t>
      </w:r>
    </w:p>
    <w:p w14:paraId="14EDE394" w14:textId="45790907" w:rsidR="009E2A77" w:rsidRDefault="009E2A77" w:rsidP="008670F4">
      <w:pPr>
        <w:pStyle w:val="ListParagraph"/>
        <w:numPr>
          <w:ilvl w:val="0"/>
          <w:numId w:val="154"/>
        </w:numPr>
      </w:pPr>
      <w:r>
        <w:t>IN JAVA DATA MEMBERS IS ALSO KNOWN AS VARIABLES.</w:t>
      </w:r>
    </w:p>
    <w:p w14:paraId="1D72065B" w14:textId="533890A9" w:rsidR="009E2A77" w:rsidRDefault="009E2A77" w:rsidP="008670F4">
      <w:pPr>
        <w:pStyle w:val="ListParagraph"/>
        <w:numPr>
          <w:ilvl w:val="0"/>
          <w:numId w:val="154"/>
        </w:numPr>
      </w:pPr>
      <w:r>
        <w:t>AND FUNCTION MEMBERS IS ALSO KNOW</w:t>
      </w:r>
      <w:r w:rsidR="005560DE">
        <w:t>N AS METHODS.</w:t>
      </w:r>
    </w:p>
    <w:p w14:paraId="2EF8FA56" w14:textId="2610624D" w:rsidR="005560DE" w:rsidRDefault="005560DE" w:rsidP="008670F4">
      <w:pPr>
        <w:pStyle w:val="ListParagraph"/>
        <w:numPr>
          <w:ilvl w:val="0"/>
          <w:numId w:val="154"/>
        </w:numPr>
      </w:pPr>
      <w:r>
        <w:t>WITH THE HELP OF ENCAPSULATION WE CAN ACHIVE DATA HIDING.</w:t>
      </w:r>
    </w:p>
    <w:p w14:paraId="2802A7FD" w14:textId="70D7332A" w:rsidR="005560DE" w:rsidRDefault="008775A2" w:rsidP="008775A2">
      <w:pPr>
        <w:pStyle w:val="Heading2"/>
      </w:pPr>
      <w:r>
        <w:t>DATA HIDING=</w:t>
      </w:r>
    </w:p>
    <w:p w14:paraId="543CF20F" w14:textId="085A8D07" w:rsidR="008775A2" w:rsidRDefault="008775A2" w:rsidP="008775A2">
      <w:pPr>
        <w:pStyle w:val="ListParagraph"/>
        <w:numPr>
          <w:ilvl w:val="0"/>
          <w:numId w:val="155"/>
        </w:numPr>
      </w:pPr>
      <w:r>
        <w:t xml:space="preserve">THE PROCESS OF RESTRICTING DIRECT AXCESS OF </w:t>
      </w:r>
      <w:r w:rsidR="00925303">
        <w:t xml:space="preserve">DATA MEMBERS AND PROVIDING INDIRECT SECURED AXCESS THROW </w:t>
      </w:r>
      <w:r w:rsidR="00244582">
        <w:t>HELPER METHODS CALLED AS GETTER AND SETTER METHOD.</w:t>
      </w:r>
    </w:p>
    <w:p w14:paraId="3BE34B2A" w14:textId="0EDD849D" w:rsidR="00E93475" w:rsidRDefault="00E93475" w:rsidP="008775A2">
      <w:pPr>
        <w:pStyle w:val="ListParagraph"/>
        <w:numPr>
          <w:ilvl w:val="0"/>
          <w:numId w:val="155"/>
        </w:numPr>
      </w:pPr>
      <w:r>
        <w:t xml:space="preserve">IN JAVA WE CAN RESTRICT DIRECT AXCESS </w:t>
      </w:r>
      <w:r w:rsidR="00A14B43">
        <w:t>OF DATA MEMBERS BY DECLARING AS PRIVATE.</w:t>
      </w:r>
    </w:p>
    <w:p w14:paraId="0B403E04" w14:textId="3CC37512" w:rsidR="00A14B43" w:rsidRDefault="00A14B43" w:rsidP="008775A2">
      <w:pPr>
        <w:pStyle w:val="ListParagraph"/>
        <w:numPr>
          <w:ilvl w:val="0"/>
          <w:numId w:val="155"/>
        </w:numPr>
      </w:pPr>
      <w:r>
        <w:t xml:space="preserve">ONCE ANY MEMBER IS DECLARED </w:t>
      </w:r>
      <w:r w:rsidR="00540C97">
        <w:t xml:space="preserve">AS PRIVATE WE CAN AXCESS DIRECTLY IN THE CLASS AND OUTSIDE OF THE CLASS </w:t>
      </w:r>
      <w:r w:rsidR="00040C5E">
        <w:t>WE CANNOT AXCESS DIRECTLY .</w:t>
      </w:r>
    </w:p>
    <w:p w14:paraId="58E3B9C2" w14:textId="6FD35997" w:rsidR="00E105C6" w:rsidRDefault="00E105C6" w:rsidP="008775A2">
      <w:pPr>
        <w:pStyle w:val="ListParagraph"/>
        <w:numPr>
          <w:ilvl w:val="0"/>
          <w:numId w:val="155"/>
        </w:numPr>
      </w:pPr>
      <w:r>
        <w:t xml:space="preserve">TO AXCESS THE PRIVATE </w:t>
      </w:r>
      <w:r w:rsidR="00926060">
        <w:t>DATA MEMBERS OF 1 CLASS IN ANOTHER CLASS WE NEED TO DECLARE PUBLIC HELPER METHOD</w:t>
      </w:r>
      <w:r w:rsidR="00135972">
        <w:t>S CALLED GETTER AND SETTER.</w:t>
      </w:r>
    </w:p>
    <w:p w14:paraId="182DD009" w14:textId="0642F860" w:rsidR="00135972" w:rsidRDefault="00F87B6E" w:rsidP="00F87B6E">
      <w:pPr>
        <w:pStyle w:val="Heading2"/>
      </w:pPr>
      <w:r>
        <w:t>GETTER=</w:t>
      </w:r>
    </w:p>
    <w:p w14:paraId="5EA55010" w14:textId="7A3A33EB" w:rsidR="00F87B6E" w:rsidRDefault="00F87B6E" w:rsidP="00F87B6E">
      <w:pPr>
        <w:pStyle w:val="ListParagraph"/>
        <w:numPr>
          <w:ilvl w:val="0"/>
          <w:numId w:val="156"/>
        </w:numPr>
      </w:pPr>
      <w:r>
        <w:t xml:space="preserve">IN JAVA GETTER METHOD IS USED TO READ OR FETCH THE </w:t>
      </w:r>
      <w:r w:rsidR="008C6682">
        <w:t>PRIVATE DATA MEMBERS.</w:t>
      </w:r>
    </w:p>
    <w:p w14:paraId="1DA8DBEB" w14:textId="5410A187" w:rsidR="008C6682" w:rsidRDefault="008C6682" w:rsidP="00F87B6E">
      <w:pPr>
        <w:pStyle w:val="ListParagraph"/>
        <w:numPr>
          <w:ilvl w:val="0"/>
          <w:numId w:val="156"/>
        </w:numPr>
      </w:pPr>
      <w:r>
        <w:t>SYNTAX=</w:t>
      </w:r>
    </w:p>
    <w:p w14:paraId="493578D2" w14:textId="0E7558AB" w:rsidR="008C6682" w:rsidRDefault="008C6682" w:rsidP="00F87B6E">
      <w:pPr>
        <w:pStyle w:val="ListParagraph"/>
        <w:numPr>
          <w:ilvl w:val="0"/>
          <w:numId w:val="156"/>
        </w:numPr>
      </w:pPr>
      <w:r>
        <w:t xml:space="preserve">                 </w:t>
      </w:r>
      <w:r w:rsidR="00AE478F">
        <w:t>AXCESS MODIFIER</w:t>
      </w:r>
      <w:r w:rsidR="00B17692">
        <w:t xml:space="preserve">                   </w:t>
      </w:r>
      <w:r w:rsidR="00AE478F">
        <w:t xml:space="preserve">  RETURN TYPE </w:t>
      </w:r>
      <w:r w:rsidR="00B17692">
        <w:t xml:space="preserve">                GETVARIABLE NAME()</w:t>
      </w:r>
    </w:p>
    <w:p w14:paraId="4E50892C" w14:textId="60EF2937" w:rsidR="00B17692" w:rsidRDefault="00FB1245" w:rsidP="00F87B6E">
      <w:pPr>
        <w:pStyle w:val="ListParagraph"/>
        <w:numPr>
          <w:ilvl w:val="0"/>
          <w:numId w:val="156"/>
        </w:numPr>
      </w:pPr>
      <w:r>
        <w:t xml:space="preserve">          </w:t>
      </w:r>
      <w:r w:rsidR="00B17692">
        <w:t>{</w:t>
      </w:r>
    </w:p>
    <w:p w14:paraId="658CB6C1" w14:textId="5B7E7A39" w:rsidR="00B17692" w:rsidRDefault="00B17692" w:rsidP="00F87B6E">
      <w:pPr>
        <w:pStyle w:val="ListParagraph"/>
        <w:numPr>
          <w:ilvl w:val="0"/>
          <w:numId w:val="156"/>
        </w:numPr>
      </w:pPr>
      <w:r>
        <w:t xml:space="preserve">                             RETRUN VARIABLE              }</w:t>
      </w:r>
    </w:p>
    <w:p w14:paraId="5F2F7BB7" w14:textId="21B3BD14" w:rsidR="00B17692" w:rsidRDefault="005675D4" w:rsidP="005675D4">
      <w:pPr>
        <w:pStyle w:val="ListParagraph"/>
        <w:numPr>
          <w:ilvl w:val="0"/>
          <w:numId w:val="156"/>
        </w:numPr>
      </w:pPr>
      <w:r>
        <w:t xml:space="preserve">THE RETURN TYPE OF GETTER </w:t>
      </w:r>
      <w:r w:rsidR="00EB6C6F">
        <w:t>METHOD IS ALWAYS BASED ON TYPE OF HIDDEN VALUE.</w:t>
      </w:r>
    </w:p>
    <w:p w14:paraId="73CB4D55" w14:textId="09410097" w:rsidR="00EB6C6F" w:rsidRDefault="00791F38" w:rsidP="005675D4">
      <w:pPr>
        <w:pStyle w:val="ListParagraph"/>
        <w:numPr>
          <w:ilvl w:val="0"/>
          <w:numId w:val="156"/>
        </w:numPr>
      </w:pPr>
      <w:r>
        <w:t>GETTER METHOD IS ALWAYS NON PARAMETERIZED METHOD .</w:t>
      </w:r>
    </w:p>
    <w:p w14:paraId="14042331" w14:textId="4DD8CDBE" w:rsidR="00EA3807" w:rsidRDefault="00791F38" w:rsidP="00EA3807">
      <w:pPr>
        <w:pStyle w:val="ListParagraph"/>
        <w:numPr>
          <w:ilvl w:val="0"/>
          <w:numId w:val="156"/>
        </w:numPr>
      </w:pPr>
      <w:r>
        <w:t xml:space="preserve">AXCESS MODIFIER OF GETTER </w:t>
      </w:r>
      <w:r w:rsidR="00EA3807">
        <w:t>METHOD SHOULD BE ALWAYS PUBLIC .</w:t>
      </w:r>
    </w:p>
    <w:p w14:paraId="3E787D3D" w14:textId="733F2B9C" w:rsidR="00EA3807" w:rsidRDefault="00EA3807" w:rsidP="00EA3807">
      <w:pPr>
        <w:pStyle w:val="Heading2"/>
      </w:pPr>
      <w:r>
        <w:t>SETTER=</w:t>
      </w:r>
    </w:p>
    <w:p w14:paraId="0DA49819" w14:textId="3162A201" w:rsidR="00EA3807" w:rsidRDefault="00D92684" w:rsidP="00EA3807">
      <w:pPr>
        <w:pStyle w:val="ListParagraph"/>
        <w:numPr>
          <w:ilvl w:val="0"/>
          <w:numId w:val="157"/>
        </w:numPr>
      </w:pPr>
      <w:r>
        <w:t xml:space="preserve">IN JAVA SETTER METHOD IS USED TO MODIFY </w:t>
      </w:r>
      <w:r w:rsidR="00A85859">
        <w:t>OR UPDATE THE PRIVATE DATA MEMBERS.</w:t>
      </w:r>
    </w:p>
    <w:p w14:paraId="50CAC63A" w14:textId="6EAF042A" w:rsidR="00A85859" w:rsidRDefault="00A85859" w:rsidP="00EA3807">
      <w:pPr>
        <w:pStyle w:val="ListParagraph"/>
        <w:numPr>
          <w:ilvl w:val="0"/>
          <w:numId w:val="157"/>
        </w:numPr>
      </w:pPr>
      <w:r>
        <w:t>SYNTAX=</w:t>
      </w:r>
    </w:p>
    <w:p w14:paraId="63AD1123" w14:textId="512BD091" w:rsidR="00A85859" w:rsidRDefault="00A85859" w:rsidP="00EA3807">
      <w:pPr>
        <w:pStyle w:val="ListParagraph"/>
        <w:numPr>
          <w:ilvl w:val="0"/>
          <w:numId w:val="157"/>
        </w:numPr>
      </w:pPr>
      <w:r>
        <w:t xml:space="preserve">               AXCESS MODIFIER     VOID     SETVARIABLE(</w:t>
      </w:r>
      <w:r w:rsidR="00FB1245">
        <w:t>DATA TYPE VARIABLE)</w:t>
      </w:r>
    </w:p>
    <w:p w14:paraId="5ED7D404" w14:textId="59A08076" w:rsidR="00FB1245" w:rsidRDefault="00FB1245" w:rsidP="00EA3807">
      <w:pPr>
        <w:pStyle w:val="ListParagraph"/>
        <w:numPr>
          <w:ilvl w:val="0"/>
          <w:numId w:val="157"/>
        </w:numPr>
      </w:pPr>
      <w:r>
        <w:t xml:space="preserve">        {</w:t>
      </w:r>
    </w:p>
    <w:p w14:paraId="3686CD87" w14:textId="7EBBD82B" w:rsidR="00FB1245" w:rsidRDefault="00FB1245" w:rsidP="00EA3807">
      <w:pPr>
        <w:pStyle w:val="ListParagraph"/>
        <w:numPr>
          <w:ilvl w:val="0"/>
          <w:numId w:val="157"/>
        </w:numPr>
      </w:pPr>
      <w:r>
        <w:t xml:space="preserve">           THIS.VARIABLE=VARIABLE         }</w:t>
      </w:r>
    </w:p>
    <w:p w14:paraId="292B55AE" w14:textId="48AF1615" w:rsidR="00FB1245" w:rsidRDefault="008D2132" w:rsidP="00EA3807">
      <w:pPr>
        <w:pStyle w:val="ListParagraph"/>
        <w:numPr>
          <w:ilvl w:val="0"/>
          <w:numId w:val="157"/>
        </w:numPr>
      </w:pPr>
      <w:r>
        <w:t>THE RETURN TYPE OF SETTER METHOD IS ALWAYS VOID .</w:t>
      </w:r>
    </w:p>
    <w:p w14:paraId="1005A4AE" w14:textId="54DB56BB" w:rsidR="008D2132" w:rsidRDefault="008D2132" w:rsidP="00EA3807">
      <w:pPr>
        <w:pStyle w:val="ListParagraph"/>
        <w:numPr>
          <w:ilvl w:val="0"/>
          <w:numId w:val="157"/>
        </w:numPr>
      </w:pPr>
      <w:r>
        <w:t xml:space="preserve">FORMAL ARGUMENTS OF </w:t>
      </w:r>
      <w:r w:rsidR="002C62C9">
        <w:t>SETTER METHOD IS ALWAYS BASED ON PRIVATE DATA MEMBERS.</w:t>
      </w:r>
    </w:p>
    <w:p w14:paraId="7C6A2974" w14:textId="62F3FCEE" w:rsidR="00CB4694" w:rsidRDefault="00CB4694" w:rsidP="00EA3807">
      <w:pPr>
        <w:pStyle w:val="ListParagraph"/>
        <w:numPr>
          <w:ilvl w:val="0"/>
          <w:numId w:val="157"/>
        </w:numPr>
      </w:pPr>
      <w:r>
        <w:t xml:space="preserve">THE AXCESS MODIFIER OF SETTER </w:t>
      </w:r>
      <w:r w:rsidR="00B45038">
        <w:t>METHOD SHOULD BE ALWAYS PUBLIC .</w:t>
      </w:r>
    </w:p>
    <w:p w14:paraId="02160184" w14:textId="2EA4FB3F" w:rsidR="00B45038" w:rsidRDefault="00B45038" w:rsidP="00B45038">
      <w:r>
        <w:t>NOTE=</w:t>
      </w:r>
    </w:p>
    <w:p w14:paraId="6FD9CB7C" w14:textId="5523D1FF" w:rsidR="00B45038" w:rsidRDefault="00D601A6" w:rsidP="00B45038">
      <w:pPr>
        <w:pStyle w:val="ListParagraph"/>
        <w:numPr>
          <w:ilvl w:val="0"/>
          <w:numId w:val="158"/>
        </w:numPr>
      </w:pPr>
      <w:r>
        <w:t>IN JAVA GETTER AND SETTER METHODS IS ALSO USED TO PERFORM VERIFICATION AND VALIDATION.</w:t>
      </w:r>
    </w:p>
    <w:p w14:paraId="0D3A0016" w14:textId="674A02F2" w:rsidR="0048744F" w:rsidRDefault="0048744F" w:rsidP="00B45038">
      <w:pPr>
        <w:pStyle w:val="ListParagraph"/>
        <w:numPr>
          <w:ilvl w:val="0"/>
          <w:numId w:val="158"/>
        </w:numPr>
      </w:pPr>
      <w:r>
        <w:t>IN JAVA GETTER AND SETTER METHOD SHOULD BE ALWAYS NON STATIC METHODS.</w:t>
      </w:r>
    </w:p>
    <w:p w14:paraId="577606C0" w14:textId="4B792155" w:rsidR="00F435C1" w:rsidRPr="00BD5BBB" w:rsidRDefault="00F435C1" w:rsidP="00BD5BBB">
      <w:pPr>
        <w:pStyle w:val="NoSpacing"/>
        <w:rPr>
          <w:b/>
          <w:bCs/>
          <w:color w:val="C00000"/>
        </w:rPr>
      </w:pPr>
      <w:r w:rsidRPr="00BD5BBB">
        <w:rPr>
          <w:b/>
          <w:bCs/>
          <w:color w:val="C00000"/>
        </w:rPr>
        <w:t xml:space="preserve">WHAT HAPPENS IF WE DECLARE GETTER </w:t>
      </w:r>
      <w:r w:rsidR="004C7A26" w:rsidRPr="00BD5BBB">
        <w:rPr>
          <w:b/>
          <w:bCs/>
          <w:color w:val="C00000"/>
        </w:rPr>
        <w:t>AND SETTER AS  STATIC.</w:t>
      </w:r>
    </w:p>
    <w:p w14:paraId="0D6C5450" w14:textId="69DAFC67" w:rsidR="004C7A26" w:rsidRDefault="004C7A26" w:rsidP="00B657E9">
      <w:pPr>
        <w:pStyle w:val="NoSpacing"/>
        <w:numPr>
          <w:ilvl w:val="0"/>
          <w:numId w:val="159"/>
        </w:numPr>
      </w:pPr>
      <w:r>
        <w:t xml:space="preserve">IN JAVA DECLARING GETTER AND SETTER METHOD AS STATIC IS NOT </w:t>
      </w:r>
      <w:r w:rsidR="000814C2">
        <w:t xml:space="preserve">RECOMMENDED TO USE BECOUSE INSIDE STATIC METHODS WE CAN’T CALL PRIVATE NON STATIC </w:t>
      </w:r>
      <w:r w:rsidR="00BD5BBB">
        <w:t>VARIABLE DIRCTLY.</w:t>
      </w:r>
    </w:p>
    <w:p w14:paraId="2426128F" w14:textId="77777777" w:rsidR="00CD3A56" w:rsidRPr="00EA3807" w:rsidRDefault="00CD3A56" w:rsidP="00CD3A56">
      <w:pPr>
        <w:pStyle w:val="NoSpacing"/>
        <w:ind w:left="720"/>
      </w:pPr>
    </w:p>
    <w:p w14:paraId="75F9FE8A" w14:textId="60EACF8D" w:rsidR="00EF74B2" w:rsidRDefault="00CD3A56" w:rsidP="00EF74B2">
      <w:pPr>
        <w:pStyle w:val="NoSpacing"/>
      </w:pPr>
      <w:r>
        <w:t>EXAMPLE=</w:t>
      </w:r>
    </w:p>
    <w:p w14:paraId="777F6DC0" w14:textId="77777777" w:rsidR="00CD3A56" w:rsidRDefault="00CD3A56" w:rsidP="00EF74B2">
      <w:pPr>
        <w:pStyle w:val="NoSpacing"/>
      </w:pPr>
    </w:p>
    <w:p w14:paraId="15C919DB" w14:textId="77777777" w:rsidR="00D05A51" w:rsidRPr="00D05A51" w:rsidRDefault="00D05A51" w:rsidP="00D05A51">
      <w:pPr>
        <w:pStyle w:val="NoSpacing"/>
      </w:pPr>
      <w:r w:rsidRPr="00D05A51">
        <w:t>package org.section2.encapsulation;</w:t>
      </w:r>
    </w:p>
    <w:p w14:paraId="5EF19F81" w14:textId="77777777" w:rsidR="00D05A51" w:rsidRPr="00D05A51" w:rsidRDefault="00D05A51" w:rsidP="00D05A51">
      <w:pPr>
        <w:pStyle w:val="NoSpacing"/>
      </w:pPr>
    </w:p>
    <w:p w14:paraId="7680F37F" w14:textId="77777777" w:rsidR="00D05A51" w:rsidRPr="00D05A51" w:rsidRDefault="00D05A51" w:rsidP="00D05A51">
      <w:pPr>
        <w:pStyle w:val="NoSpacing"/>
      </w:pPr>
      <w:r w:rsidRPr="00D05A51">
        <w:t>public class account {</w:t>
      </w:r>
    </w:p>
    <w:p w14:paraId="4C0A54F5" w14:textId="77777777" w:rsidR="00D05A51" w:rsidRPr="00D05A51" w:rsidRDefault="00D05A51" w:rsidP="00D05A51">
      <w:pPr>
        <w:pStyle w:val="NoSpacing"/>
      </w:pPr>
      <w:r w:rsidRPr="00D05A51">
        <w:t xml:space="preserve">      String holdername;</w:t>
      </w:r>
    </w:p>
    <w:p w14:paraId="436A24BA" w14:textId="77777777" w:rsidR="00D05A51" w:rsidRPr="00D05A51" w:rsidRDefault="00D05A51" w:rsidP="00D05A51">
      <w:pPr>
        <w:pStyle w:val="NoSpacing"/>
      </w:pPr>
      <w:r w:rsidRPr="00D05A51">
        <w:t xml:space="preserve">      private long acNo;</w:t>
      </w:r>
    </w:p>
    <w:p w14:paraId="5A0FD8B9" w14:textId="77777777" w:rsidR="00D05A51" w:rsidRPr="00D05A51" w:rsidRDefault="00D05A51" w:rsidP="00D05A51">
      <w:pPr>
        <w:pStyle w:val="NoSpacing"/>
      </w:pPr>
      <w:r w:rsidRPr="00D05A51">
        <w:t xml:space="preserve">      String ifsc;</w:t>
      </w:r>
    </w:p>
    <w:p w14:paraId="2CFA134A" w14:textId="77777777" w:rsidR="00D05A51" w:rsidRPr="00D05A51" w:rsidRDefault="00D05A51" w:rsidP="00D05A51">
      <w:pPr>
        <w:pStyle w:val="NoSpacing"/>
      </w:pPr>
      <w:r w:rsidRPr="00D05A51">
        <w:t xml:space="preserve">      // getter</w:t>
      </w:r>
    </w:p>
    <w:p w14:paraId="10C2CECF" w14:textId="77777777" w:rsidR="00D05A51" w:rsidRPr="00D05A51" w:rsidRDefault="00D05A51" w:rsidP="00D05A51">
      <w:pPr>
        <w:pStyle w:val="NoSpacing"/>
      </w:pPr>
      <w:r w:rsidRPr="00D05A51">
        <w:t xml:space="preserve">      public long getacNo()</w:t>
      </w:r>
    </w:p>
    <w:p w14:paraId="1C849545" w14:textId="77777777" w:rsidR="00D05A51" w:rsidRPr="00D05A51" w:rsidRDefault="00D05A51" w:rsidP="00D05A51">
      <w:pPr>
        <w:pStyle w:val="NoSpacing"/>
      </w:pPr>
      <w:r w:rsidRPr="00D05A51">
        <w:t xml:space="preserve">      {   return acNo;</w:t>
      </w:r>
    </w:p>
    <w:p w14:paraId="255F4924" w14:textId="77777777" w:rsidR="00D05A51" w:rsidRPr="00D05A51" w:rsidRDefault="00D05A51" w:rsidP="00D05A51">
      <w:pPr>
        <w:pStyle w:val="NoSpacing"/>
      </w:pPr>
      <w:r w:rsidRPr="00D05A51">
        <w:t xml:space="preserve">                       }</w:t>
      </w:r>
    </w:p>
    <w:p w14:paraId="5385B215" w14:textId="77777777" w:rsidR="00D05A51" w:rsidRPr="00D05A51" w:rsidRDefault="00D05A51" w:rsidP="00D05A51">
      <w:pPr>
        <w:pStyle w:val="NoSpacing"/>
      </w:pPr>
      <w:r w:rsidRPr="00D05A51">
        <w:t xml:space="preserve">      //setter</w:t>
      </w:r>
    </w:p>
    <w:p w14:paraId="4B0DBED2" w14:textId="77777777" w:rsidR="00D05A51" w:rsidRPr="00D05A51" w:rsidRDefault="00D05A51" w:rsidP="00D05A51">
      <w:pPr>
        <w:pStyle w:val="NoSpacing"/>
      </w:pPr>
      <w:r w:rsidRPr="00D05A51">
        <w:t xml:space="preserve">      public void setacno(long acNo)</w:t>
      </w:r>
    </w:p>
    <w:p w14:paraId="695E6D68" w14:textId="77777777" w:rsidR="00D05A51" w:rsidRPr="00D05A51" w:rsidRDefault="00D05A51" w:rsidP="00D05A51">
      <w:pPr>
        <w:pStyle w:val="NoSpacing"/>
      </w:pPr>
      <w:r w:rsidRPr="00D05A51">
        <w:t xml:space="preserve">      {    this.acNo=acNo;</w:t>
      </w:r>
    </w:p>
    <w:p w14:paraId="669816EE" w14:textId="77777777" w:rsidR="00D05A51" w:rsidRPr="00D05A51" w:rsidRDefault="00D05A51" w:rsidP="00D05A51">
      <w:pPr>
        <w:pStyle w:val="NoSpacing"/>
      </w:pPr>
      <w:r w:rsidRPr="00D05A51">
        <w:t xml:space="preserve">         }</w:t>
      </w:r>
    </w:p>
    <w:p w14:paraId="73B494BB" w14:textId="77777777" w:rsidR="00D05A51" w:rsidRPr="00D05A51" w:rsidRDefault="00D05A51" w:rsidP="00D05A51">
      <w:pPr>
        <w:pStyle w:val="NoSpacing"/>
      </w:pPr>
      <w:r w:rsidRPr="00D05A51">
        <w:t xml:space="preserve">      public account(String holdername, long acno , String ifsc)</w:t>
      </w:r>
    </w:p>
    <w:p w14:paraId="71BAB5D4" w14:textId="77777777" w:rsidR="00D05A51" w:rsidRPr="00D05A51" w:rsidRDefault="00D05A51" w:rsidP="00D05A51">
      <w:pPr>
        <w:pStyle w:val="NoSpacing"/>
      </w:pPr>
      <w:r w:rsidRPr="00D05A51">
        <w:t xml:space="preserve">      { this.holdername=holdername;</w:t>
      </w:r>
    </w:p>
    <w:p w14:paraId="22DE7570" w14:textId="77777777" w:rsidR="00D05A51" w:rsidRPr="00D05A51" w:rsidRDefault="00D05A51" w:rsidP="00D05A51">
      <w:pPr>
        <w:pStyle w:val="NoSpacing"/>
      </w:pPr>
      <w:r w:rsidRPr="00D05A51">
        <w:t xml:space="preserve">       this.acNo=acNo;</w:t>
      </w:r>
    </w:p>
    <w:p w14:paraId="4B4C010F" w14:textId="77777777" w:rsidR="00D05A51" w:rsidRPr="00D05A51" w:rsidRDefault="00D05A51" w:rsidP="00D05A51">
      <w:pPr>
        <w:pStyle w:val="NoSpacing"/>
      </w:pPr>
      <w:r w:rsidRPr="00D05A51">
        <w:t xml:space="preserve">       this.ifsc=ifsc;</w:t>
      </w:r>
    </w:p>
    <w:p w14:paraId="3DD17F35" w14:textId="77777777" w:rsidR="00D05A51" w:rsidRPr="00D05A51" w:rsidRDefault="00D05A51" w:rsidP="00D05A51">
      <w:pPr>
        <w:pStyle w:val="NoSpacing"/>
      </w:pPr>
      <w:r w:rsidRPr="00D05A51">
        <w:t xml:space="preserve">      }</w:t>
      </w:r>
    </w:p>
    <w:p w14:paraId="2909D72B" w14:textId="77777777" w:rsidR="00D05A51" w:rsidRPr="00D05A51" w:rsidRDefault="00D05A51" w:rsidP="00D05A51">
      <w:pPr>
        <w:pStyle w:val="NoSpacing"/>
      </w:pPr>
      <w:r w:rsidRPr="00D05A51">
        <w:t xml:space="preserve">           }</w:t>
      </w:r>
    </w:p>
    <w:p w14:paraId="5F1027E9" w14:textId="77777777" w:rsidR="00B60D28" w:rsidRPr="00B60D28" w:rsidRDefault="00D05A51" w:rsidP="00B60D28">
      <w:pPr>
        <w:pStyle w:val="NoSpacing"/>
      </w:pPr>
      <w:r w:rsidRPr="00D05A51">
        <w:t xml:space="preserve">      </w:t>
      </w:r>
      <w:r w:rsidR="00B60D28" w:rsidRPr="00B60D28">
        <w:t>package org.section2.encapsulation;</w:t>
      </w:r>
    </w:p>
    <w:p w14:paraId="09D802F8" w14:textId="77777777" w:rsidR="00B60D28" w:rsidRPr="00B60D28" w:rsidRDefault="00B60D28" w:rsidP="00B60D28">
      <w:pPr>
        <w:pStyle w:val="NoSpacing"/>
      </w:pPr>
    </w:p>
    <w:p w14:paraId="3EF69818" w14:textId="77777777" w:rsidR="00B60D28" w:rsidRPr="00B60D28" w:rsidRDefault="00B60D28" w:rsidP="00B60D28">
      <w:pPr>
        <w:pStyle w:val="NoSpacing"/>
      </w:pPr>
      <w:r w:rsidRPr="00B60D28">
        <w:t>public class accounttest  {</w:t>
      </w:r>
    </w:p>
    <w:p w14:paraId="1535ACCF" w14:textId="77777777" w:rsidR="00B60D28" w:rsidRPr="00B60D28" w:rsidRDefault="00B60D28" w:rsidP="00B60D28">
      <w:pPr>
        <w:pStyle w:val="NoSpacing"/>
      </w:pPr>
      <w:r w:rsidRPr="00B60D28">
        <w:t xml:space="preserve">      public static void main(String [] args) {</w:t>
      </w:r>
    </w:p>
    <w:p w14:paraId="47333DBE" w14:textId="77777777" w:rsidR="00B60D28" w:rsidRPr="00B60D28" w:rsidRDefault="00B60D28" w:rsidP="00B60D28">
      <w:pPr>
        <w:pStyle w:val="NoSpacing"/>
      </w:pPr>
      <w:r w:rsidRPr="00B60D28">
        <w:t xml:space="preserve">    </w:t>
      </w:r>
      <w:r w:rsidRPr="00B60D28">
        <w:tab/>
        <w:t xml:space="preserve">  account a=new account("meeem",458,"icic48584");</w:t>
      </w:r>
    </w:p>
    <w:p w14:paraId="13D472E0" w14:textId="77777777" w:rsidR="00B60D28" w:rsidRPr="00B60D28" w:rsidRDefault="00B60D28" w:rsidP="00B60D28">
      <w:pPr>
        <w:pStyle w:val="NoSpacing"/>
      </w:pPr>
      <w:r w:rsidRPr="00B60D28">
        <w:t xml:space="preserve">    </w:t>
      </w:r>
      <w:r w:rsidRPr="00B60D28">
        <w:tab/>
        <w:t xml:space="preserve">  System.</w:t>
      </w:r>
      <w:r w:rsidRPr="00B60D28">
        <w:rPr>
          <w:b/>
          <w:bCs/>
          <w:i/>
          <w:iCs/>
        </w:rPr>
        <w:t>out</w:t>
      </w:r>
      <w:r w:rsidRPr="00B60D28">
        <w:t>.println(a.holdername);</w:t>
      </w:r>
    </w:p>
    <w:p w14:paraId="5847AE7A" w14:textId="77777777" w:rsidR="00B60D28" w:rsidRPr="00B60D28" w:rsidRDefault="00B60D28" w:rsidP="00B60D28">
      <w:pPr>
        <w:pStyle w:val="NoSpacing"/>
      </w:pPr>
      <w:r w:rsidRPr="00B60D28">
        <w:t xml:space="preserve">    </w:t>
      </w:r>
      <w:r w:rsidRPr="00B60D28">
        <w:tab/>
        <w:t xml:space="preserve">  System.</w:t>
      </w:r>
      <w:r w:rsidRPr="00B60D28">
        <w:rPr>
          <w:b/>
          <w:bCs/>
          <w:i/>
          <w:iCs/>
        </w:rPr>
        <w:t>out</w:t>
      </w:r>
      <w:r w:rsidRPr="00B60D28">
        <w:t>.println(a.ifsc);</w:t>
      </w:r>
    </w:p>
    <w:p w14:paraId="50FD5383" w14:textId="77777777" w:rsidR="00B60D28" w:rsidRPr="00B60D28" w:rsidRDefault="00B60D28" w:rsidP="00B60D28">
      <w:pPr>
        <w:pStyle w:val="NoSpacing"/>
      </w:pPr>
      <w:r w:rsidRPr="00B60D28">
        <w:t xml:space="preserve">    </w:t>
      </w:r>
      <w:r w:rsidRPr="00B60D28">
        <w:tab/>
        <w:t xml:space="preserve">  System.</w:t>
      </w:r>
      <w:r w:rsidRPr="00B60D28">
        <w:rPr>
          <w:b/>
          <w:bCs/>
          <w:i/>
          <w:iCs/>
        </w:rPr>
        <w:t>out</w:t>
      </w:r>
      <w:r w:rsidRPr="00B60D28">
        <w:t>.println(a.getacNo());</w:t>
      </w:r>
    </w:p>
    <w:p w14:paraId="2179B696" w14:textId="77777777" w:rsidR="00B60D28" w:rsidRPr="00B60D28" w:rsidRDefault="00B60D28" w:rsidP="00B60D28">
      <w:pPr>
        <w:pStyle w:val="NoSpacing"/>
      </w:pPr>
      <w:r w:rsidRPr="00B60D28">
        <w:t xml:space="preserve">    </w:t>
      </w:r>
      <w:r w:rsidRPr="00B60D28">
        <w:tab/>
        <w:t xml:space="preserve">  a.setacno(5668);</w:t>
      </w:r>
    </w:p>
    <w:p w14:paraId="555E64D8" w14:textId="77777777" w:rsidR="00B60D28" w:rsidRPr="00B60D28" w:rsidRDefault="00B60D28" w:rsidP="00B60D28">
      <w:pPr>
        <w:pStyle w:val="NoSpacing"/>
      </w:pPr>
      <w:r w:rsidRPr="00B60D28">
        <w:t xml:space="preserve">    </w:t>
      </w:r>
      <w:r w:rsidRPr="00B60D28">
        <w:tab/>
        <w:t xml:space="preserve">  System.</w:t>
      </w:r>
      <w:r w:rsidRPr="00B60D28">
        <w:rPr>
          <w:b/>
          <w:bCs/>
          <w:i/>
          <w:iCs/>
        </w:rPr>
        <w:t>out</w:t>
      </w:r>
      <w:r w:rsidRPr="00B60D28">
        <w:t>.println(a.getacNo());</w:t>
      </w:r>
    </w:p>
    <w:p w14:paraId="214F8FD5" w14:textId="77777777" w:rsidR="00B60D28" w:rsidRPr="00B60D28" w:rsidRDefault="00B60D28" w:rsidP="00B60D28">
      <w:pPr>
        <w:pStyle w:val="NoSpacing"/>
      </w:pPr>
      <w:r w:rsidRPr="00B60D28">
        <w:t xml:space="preserve">      }</w:t>
      </w:r>
    </w:p>
    <w:p w14:paraId="044D9E4C" w14:textId="77777777" w:rsidR="00B60D28" w:rsidRPr="00B60D28" w:rsidRDefault="00B60D28" w:rsidP="00B60D28">
      <w:pPr>
        <w:pStyle w:val="NoSpacing"/>
      </w:pPr>
      <w:r w:rsidRPr="00B60D28">
        <w:t xml:space="preserve">      </w:t>
      </w:r>
    </w:p>
    <w:p w14:paraId="30BE7AC3" w14:textId="77777777" w:rsidR="00B60D28" w:rsidRPr="00B60D28" w:rsidRDefault="00B60D28" w:rsidP="00B60D28">
      <w:pPr>
        <w:pStyle w:val="NoSpacing"/>
      </w:pPr>
      <w:r w:rsidRPr="00B60D28">
        <w:t>}</w:t>
      </w:r>
    </w:p>
    <w:p w14:paraId="67A7B8A9" w14:textId="16786AAD" w:rsidR="00CD3A56" w:rsidRPr="00646DC5" w:rsidRDefault="00CD3A56" w:rsidP="00D05A51">
      <w:pPr>
        <w:pStyle w:val="NoSpacing"/>
        <w:rPr>
          <w:b/>
          <w:bCs/>
          <w:color w:val="FF0000"/>
        </w:rPr>
      </w:pPr>
    </w:p>
    <w:p w14:paraId="38FE8192" w14:textId="4FCD4CF2" w:rsidR="00BA5B79" w:rsidRPr="00646DC5" w:rsidRDefault="00B60D28" w:rsidP="00BA5B79">
      <w:pPr>
        <w:pStyle w:val="NoSpacing"/>
        <w:rPr>
          <w:b/>
          <w:bCs/>
          <w:color w:val="FF0000"/>
        </w:rPr>
      </w:pPr>
      <w:r w:rsidRPr="00646DC5">
        <w:rPr>
          <w:b/>
          <w:bCs/>
          <w:color w:val="FF0000"/>
        </w:rPr>
        <w:t xml:space="preserve">2 </w:t>
      </w:r>
      <w:r w:rsidR="00BA5B79" w:rsidRPr="00646DC5">
        <w:rPr>
          <w:b/>
          <w:bCs/>
          <w:color w:val="FF0000"/>
        </w:rPr>
        <w:t xml:space="preserve">CREATE A CLASS EMPLOYEE AND DECLARE PROPERTYS AS NAME , EID , SALARY AND DESIGNATION </w:t>
      </w:r>
    </w:p>
    <w:p w14:paraId="36E34D06" w14:textId="5B898BA8" w:rsidR="00BA5B79" w:rsidRPr="00646DC5" w:rsidRDefault="00BA5B79" w:rsidP="00B657E9">
      <w:pPr>
        <w:pStyle w:val="NoSpacing"/>
        <w:numPr>
          <w:ilvl w:val="0"/>
          <w:numId w:val="159"/>
        </w:numPr>
        <w:rPr>
          <w:b/>
          <w:bCs/>
          <w:color w:val="FF0000"/>
        </w:rPr>
      </w:pPr>
      <w:r w:rsidRPr="00646DC5">
        <w:rPr>
          <w:b/>
          <w:bCs/>
          <w:color w:val="FF0000"/>
        </w:rPr>
        <w:t xml:space="preserve">MAKE NAME AND SALARY </w:t>
      </w:r>
      <w:r w:rsidR="00303F5A" w:rsidRPr="00646DC5">
        <w:rPr>
          <w:b/>
          <w:bCs/>
          <w:color w:val="FF0000"/>
        </w:rPr>
        <w:t>AS PRIVATE AND GENERATE GETTER AND SETTERS.</w:t>
      </w:r>
    </w:p>
    <w:p w14:paraId="3D82420B" w14:textId="0FEFA458" w:rsidR="00303F5A" w:rsidRPr="00646DC5" w:rsidRDefault="00303F5A" w:rsidP="00B657E9">
      <w:pPr>
        <w:pStyle w:val="NoSpacing"/>
        <w:numPr>
          <w:ilvl w:val="0"/>
          <w:numId w:val="159"/>
        </w:numPr>
        <w:rPr>
          <w:b/>
          <w:bCs/>
          <w:color w:val="FF0000"/>
        </w:rPr>
      </w:pPr>
      <w:r w:rsidRPr="00646DC5">
        <w:rPr>
          <w:b/>
          <w:bCs/>
          <w:color w:val="FF0000"/>
        </w:rPr>
        <w:t xml:space="preserve">SALARY SHOULD BE MODIFIED </w:t>
      </w:r>
      <w:r w:rsidR="00646DC5" w:rsidRPr="00646DC5">
        <w:rPr>
          <w:b/>
          <w:bCs/>
          <w:color w:val="FF0000"/>
        </w:rPr>
        <w:t>ONLY WHEN  NEW SALARY IS MORETHAN THE CURRENT SALARY.</w:t>
      </w:r>
    </w:p>
    <w:p w14:paraId="598D4F57" w14:textId="77777777" w:rsidR="00AB1733" w:rsidRPr="00AB1733" w:rsidRDefault="00EF74B2" w:rsidP="00AB1733">
      <w:pPr>
        <w:pStyle w:val="NoSpacing"/>
      </w:pPr>
      <w:r w:rsidRPr="00AB1733">
        <w:t xml:space="preserve">                              </w:t>
      </w:r>
      <w:r w:rsidR="00AB1733" w:rsidRPr="00AB1733">
        <w:t>package org.section3.encapsulation;</w:t>
      </w:r>
    </w:p>
    <w:p w14:paraId="1D29B3AB" w14:textId="77777777" w:rsidR="00AB1733" w:rsidRPr="00AB1733" w:rsidRDefault="00AB1733" w:rsidP="00AB1733">
      <w:pPr>
        <w:pStyle w:val="NoSpacing"/>
      </w:pPr>
    </w:p>
    <w:p w14:paraId="63DE72A6" w14:textId="77777777" w:rsidR="00AB1733" w:rsidRPr="00AB1733" w:rsidRDefault="00AB1733" w:rsidP="00AB1733">
      <w:pPr>
        <w:pStyle w:val="NoSpacing"/>
      </w:pPr>
      <w:r w:rsidRPr="00AB1733">
        <w:t>public class employee {</w:t>
      </w:r>
    </w:p>
    <w:p w14:paraId="67E127BD" w14:textId="77777777" w:rsidR="00AB1733" w:rsidRPr="00AB1733" w:rsidRDefault="00AB1733" w:rsidP="00AB1733">
      <w:pPr>
        <w:pStyle w:val="NoSpacing"/>
      </w:pPr>
      <w:r w:rsidRPr="00AB1733">
        <w:t xml:space="preserve">   private   String name ;</w:t>
      </w:r>
    </w:p>
    <w:p w14:paraId="43BE6AE8" w14:textId="77777777" w:rsidR="00AB1733" w:rsidRPr="00AB1733" w:rsidRDefault="00AB1733" w:rsidP="00AB1733">
      <w:pPr>
        <w:pStyle w:val="NoSpacing"/>
      </w:pPr>
      <w:r w:rsidRPr="00AB1733">
        <w:t xml:space="preserve">               int id ;</w:t>
      </w:r>
    </w:p>
    <w:p w14:paraId="7B1819AC" w14:textId="77777777" w:rsidR="00AB1733" w:rsidRPr="00AB1733" w:rsidRDefault="00AB1733" w:rsidP="00AB1733">
      <w:pPr>
        <w:pStyle w:val="NoSpacing"/>
      </w:pPr>
      <w:r w:rsidRPr="00AB1733">
        <w:t xml:space="preserve">    private  double salary;</w:t>
      </w:r>
    </w:p>
    <w:p w14:paraId="669DE20E" w14:textId="77777777" w:rsidR="00AB1733" w:rsidRPr="00AB1733" w:rsidRDefault="00AB1733" w:rsidP="00AB1733">
      <w:pPr>
        <w:pStyle w:val="NoSpacing"/>
      </w:pPr>
      <w:r w:rsidRPr="00AB1733">
        <w:t xml:space="preserve">             String designation;</w:t>
      </w:r>
    </w:p>
    <w:p w14:paraId="51F6159E" w14:textId="77777777" w:rsidR="00AB1733" w:rsidRPr="00AB1733" w:rsidRDefault="00AB1733" w:rsidP="00AB1733">
      <w:pPr>
        <w:pStyle w:val="NoSpacing"/>
      </w:pPr>
      <w:r w:rsidRPr="00AB1733">
        <w:t xml:space="preserve">             </w:t>
      </w:r>
    </w:p>
    <w:p w14:paraId="68A822C4" w14:textId="77777777" w:rsidR="00AB1733" w:rsidRPr="00AB1733" w:rsidRDefault="00AB1733" w:rsidP="00AB1733">
      <w:pPr>
        <w:pStyle w:val="NoSpacing"/>
      </w:pPr>
      <w:r w:rsidRPr="00AB1733">
        <w:t xml:space="preserve">             //getter</w:t>
      </w:r>
    </w:p>
    <w:p w14:paraId="154AA747" w14:textId="77777777" w:rsidR="00AB1733" w:rsidRPr="00AB1733" w:rsidRDefault="00AB1733" w:rsidP="00AB1733">
      <w:pPr>
        <w:pStyle w:val="NoSpacing"/>
      </w:pPr>
      <w:r w:rsidRPr="00AB1733">
        <w:t xml:space="preserve">             public String getname()</w:t>
      </w:r>
    </w:p>
    <w:p w14:paraId="6BFFFBBF" w14:textId="77777777" w:rsidR="00AB1733" w:rsidRPr="00AB1733" w:rsidRDefault="00AB1733" w:rsidP="00AB1733">
      <w:pPr>
        <w:pStyle w:val="NoSpacing"/>
      </w:pPr>
      <w:r w:rsidRPr="00AB1733">
        <w:t xml:space="preserve">             {    return name;</w:t>
      </w:r>
    </w:p>
    <w:p w14:paraId="5669CDFD" w14:textId="77777777" w:rsidR="00AB1733" w:rsidRPr="00AB1733" w:rsidRDefault="00AB1733" w:rsidP="00AB1733">
      <w:pPr>
        <w:pStyle w:val="NoSpacing"/>
      </w:pPr>
      <w:r w:rsidRPr="00AB1733">
        <w:t xml:space="preserve">             }</w:t>
      </w:r>
    </w:p>
    <w:p w14:paraId="341049A3" w14:textId="77777777" w:rsidR="00AB1733" w:rsidRPr="00AB1733" w:rsidRDefault="00AB1733" w:rsidP="00AB1733">
      <w:pPr>
        <w:pStyle w:val="NoSpacing"/>
      </w:pPr>
      <w:r w:rsidRPr="00AB1733">
        <w:t>public double getsalary()</w:t>
      </w:r>
    </w:p>
    <w:p w14:paraId="6FE5CD2D" w14:textId="77777777" w:rsidR="00AB1733" w:rsidRPr="00AB1733" w:rsidRDefault="00AB1733" w:rsidP="00AB1733">
      <w:pPr>
        <w:pStyle w:val="NoSpacing"/>
      </w:pPr>
      <w:r w:rsidRPr="00AB1733">
        <w:t>{     return salary;</w:t>
      </w:r>
    </w:p>
    <w:p w14:paraId="5DFD24D1" w14:textId="77777777" w:rsidR="00AB1733" w:rsidRPr="00AB1733" w:rsidRDefault="00AB1733" w:rsidP="00AB1733">
      <w:pPr>
        <w:pStyle w:val="NoSpacing"/>
      </w:pPr>
      <w:r w:rsidRPr="00AB1733">
        <w:t>}</w:t>
      </w:r>
    </w:p>
    <w:p w14:paraId="537A4E4D" w14:textId="77777777" w:rsidR="00AB1733" w:rsidRPr="00AB1733" w:rsidRDefault="00AB1733" w:rsidP="00AB1733">
      <w:pPr>
        <w:pStyle w:val="NoSpacing"/>
      </w:pPr>
      <w:r w:rsidRPr="00AB1733">
        <w:t>//setter</w:t>
      </w:r>
    </w:p>
    <w:p w14:paraId="161ABACA" w14:textId="77777777" w:rsidR="00AB1733" w:rsidRPr="00AB1733" w:rsidRDefault="00AB1733" w:rsidP="00AB1733">
      <w:pPr>
        <w:pStyle w:val="NoSpacing"/>
      </w:pPr>
      <w:r w:rsidRPr="00AB1733">
        <w:t>public void setname(String name)</w:t>
      </w:r>
    </w:p>
    <w:p w14:paraId="1A7C908E" w14:textId="77777777" w:rsidR="00AB1733" w:rsidRPr="00AB1733" w:rsidRDefault="00AB1733" w:rsidP="00AB1733">
      <w:pPr>
        <w:pStyle w:val="NoSpacing"/>
      </w:pPr>
      <w:r w:rsidRPr="00AB1733">
        <w:t xml:space="preserve">{ </w:t>
      </w:r>
    </w:p>
    <w:p w14:paraId="37C261C4" w14:textId="77777777" w:rsidR="00AB1733" w:rsidRPr="00AB1733" w:rsidRDefault="00AB1733" w:rsidP="00AB1733">
      <w:pPr>
        <w:pStyle w:val="NoSpacing"/>
      </w:pPr>
      <w:r w:rsidRPr="00AB1733">
        <w:tab/>
        <w:t xml:space="preserve">  this.name=name;</w:t>
      </w:r>
    </w:p>
    <w:p w14:paraId="372D6F4D" w14:textId="77777777" w:rsidR="00AB1733" w:rsidRPr="00AB1733" w:rsidRDefault="00AB1733" w:rsidP="00AB1733">
      <w:pPr>
        <w:pStyle w:val="NoSpacing"/>
      </w:pPr>
      <w:r w:rsidRPr="00AB1733">
        <w:t>}</w:t>
      </w:r>
    </w:p>
    <w:p w14:paraId="6513A14E" w14:textId="77777777" w:rsidR="00AB1733" w:rsidRPr="00AB1733" w:rsidRDefault="00AB1733" w:rsidP="00AB1733">
      <w:pPr>
        <w:pStyle w:val="NoSpacing"/>
      </w:pPr>
      <w:r w:rsidRPr="00AB1733">
        <w:t xml:space="preserve">     public void setsalary(double salary)</w:t>
      </w:r>
    </w:p>
    <w:p w14:paraId="3D20205A" w14:textId="77777777" w:rsidR="00AB1733" w:rsidRPr="00AB1733" w:rsidRDefault="00AB1733" w:rsidP="00AB1733">
      <w:pPr>
        <w:pStyle w:val="NoSpacing"/>
      </w:pPr>
      <w:r w:rsidRPr="00AB1733">
        <w:t xml:space="preserve">     {</w:t>
      </w:r>
    </w:p>
    <w:p w14:paraId="1485EF92" w14:textId="77777777" w:rsidR="00AB1733" w:rsidRPr="00AB1733" w:rsidRDefault="00AB1733" w:rsidP="00AB1733">
      <w:pPr>
        <w:pStyle w:val="NoSpacing"/>
      </w:pPr>
      <w:r w:rsidRPr="00AB1733">
        <w:t xml:space="preserve">    </w:t>
      </w:r>
      <w:r w:rsidRPr="00AB1733">
        <w:tab/>
        <w:t xml:space="preserve"> if (salary&gt;this.salary)</w:t>
      </w:r>
    </w:p>
    <w:p w14:paraId="71446377" w14:textId="77777777" w:rsidR="00AB1733" w:rsidRPr="00AB1733" w:rsidRDefault="00AB1733" w:rsidP="00AB1733">
      <w:pPr>
        <w:pStyle w:val="NoSpacing"/>
      </w:pPr>
      <w:r w:rsidRPr="00AB1733">
        <w:t xml:space="preserve">    </w:t>
      </w:r>
      <w:r w:rsidRPr="00AB1733">
        <w:tab/>
      </w:r>
      <w:r w:rsidRPr="00AB1733">
        <w:tab/>
      </w:r>
      <w:r w:rsidRPr="00AB1733">
        <w:tab/>
        <w:t xml:space="preserve"> this.salary=salary;</w:t>
      </w:r>
    </w:p>
    <w:p w14:paraId="67A8CB9B" w14:textId="77777777" w:rsidR="00AB1733" w:rsidRPr="00AB1733" w:rsidRDefault="00AB1733" w:rsidP="00AB1733">
      <w:pPr>
        <w:pStyle w:val="NoSpacing"/>
      </w:pPr>
      <w:r w:rsidRPr="00AB1733">
        <w:t xml:space="preserve">    </w:t>
      </w:r>
      <w:r w:rsidRPr="00AB1733">
        <w:tab/>
        <w:t xml:space="preserve"> else </w:t>
      </w:r>
    </w:p>
    <w:p w14:paraId="5197F16B" w14:textId="77777777" w:rsidR="00AB1733" w:rsidRPr="00AB1733" w:rsidRDefault="00AB1733" w:rsidP="00AB1733">
      <w:pPr>
        <w:pStyle w:val="NoSpacing"/>
      </w:pPr>
      <w:r w:rsidRPr="00AB1733">
        <w:t xml:space="preserve">    </w:t>
      </w:r>
      <w:r w:rsidRPr="00AB1733">
        <w:tab/>
      </w:r>
      <w:r w:rsidRPr="00AB1733">
        <w:tab/>
        <w:t xml:space="preserve"> System.out.println("not morethan current salary");</w:t>
      </w:r>
    </w:p>
    <w:p w14:paraId="4D15763A" w14:textId="77777777" w:rsidR="00AB1733" w:rsidRPr="00AB1733" w:rsidRDefault="00AB1733" w:rsidP="00AB1733">
      <w:pPr>
        <w:pStyle w:val="NoSpacing"/>
      </w:pPr>
      <w:r w:rsidRPr="00AB1733">
        <w:t xml:space="preserve">     }</w:t>
      </w:r>
    </w:p>
    <w:p w14:paraId="4B657F8A" w14:textId="77777777" w:rsidR="00AB1733" w:rsidRPr="00AB1733" w:rsidRDefault="00AB1733" w:rsidP="00AB1733">
      <w:pPr>
        <w:pStyle w:val="NoSpacing"/>
      </w:pPr>
      <w:r w:rsidRPr="00AB1733">
        <w:t xml:space="preserve">     public employee(String name , int id , double salary, String designation)</w:t>
      </w:r>
    </w:p>
    <w:p w14:paraId="0FDA9D43" w14:textId="77777777" w:rsidR="00AB1733" w:rsidRPr="00AB1733" w:rsidRDefault="00AB1733" w:rsidP="00AB1733">
      <w:pPr>
        <w:pStyle w:val="NoSpacing"/>
      </w:pPr>
      <w:r w:rsidRPr="00AB1733">
        <w:t xml:space="preserve">     {</w:t>
      </w:r>
    </w:p>
    <w:p w14:paraId="50CFDBCB" w14:textId="77777777" w:rsidR="00AB1733" w:rsidRPr="00AB1733" w:rsidRDefault="00AB1733" w:rsidP="00AB1733">
      <w:pPr>
        <w:pStyle w:val="NoSpacing"/>
      </w:pPr>
      <w:r w:rsidRPr="00AB1733">
        <w:t xml:space="preserve">    </w:t>
      </w:r>
      <w:r w:rsidRPr="00AB1733">
        <w:tab/>
        <w:t xml:space="preserve">     this.name=name;</w:t>
      </w:r>
    </w:p>
    <w:p w14:paraId="512FED63" w14:textId="77777777" w:rsidR="00AB1733" w:rsidRPr="00AB1733" w:rsidRDefault="00AB1733" w:rsidP="00AB1733">
      <w:pPr>
        <w:pStyle w:val="NoSpacing"/>
      </w:pPr>
      <w:r w:rsidRPr="00AB1733">
        <w:t xml:space="preserve">    </w:t>
      </w:r>
      <w:r w:rsidRPr="00AB1733">
        <w:tab/>
        <w:t xml:space="preserve">     this.id=id;</w:t>
      </w:r>
    </w:p>
    <w:p w14:paraId="36B2C55C" w14:textId="77777777" w:rsidR="00AB1733" w:rsidRPr="00AB1733" w:rsidRDefault="00AB1733" w:rsidP="00AB1733">
      <w:pPr>
        <w:pStyle w:val="NoSpacing"/>
      </w:pPr>
      <w:r w:rsidRPr="00AB1733">
        <w:t xml:space="preserve">    </w:t>
      </w:r>
      <w:r w:rsidRPr="00AB1733">
        <w:tab/>
        <w:t xml:space="preserve">     this.salary=salary;</w:t>
      </w:r>
    </w:p>
    <w:p w14:paraId="4C1BFF11" w14:textId="11A16D7B" w:rsidR="000C69EB" w:rsidRPr="000C69EB" w:rsidRDefault="00AB1733" w:rsidP="000C69EB">
      <w:pPr>
        <w:pStyle w:val="NoSpacing"/>
      </w:pPr>
      <w:r w:rsidRPr="00AB1733">
        <w:t xml:space="preserve">    </w:t>
      </w:r>
      <w:r w:rsidRPr="00AB1733">
        <w:tab/>
        <w:t xml:space="preserve">     this.designation=designation</w:t>
      </w:r>
      <w:r w:rsidR="000C69EB">
        <w:t>;</w:t>
      </w:r>
    </w:p>
    <w:p w14:paraId="622C79B1" w14:textId="053C9EE6" w:rsidR="000C69EB" w:rsidRDefault="00AB1733" w:rsidP="00AB1733">
      <w:pPr>
        <w:pStyle w:val="NoSpacing"/>
      </w:pPr>
      <w:r w:rsidRPr="00AB1733">
        <w:t>}</w:t>
      </w:r>
      <w:r w:rsidR="000C69EB">
        <w:t xml:space="preserve">  }</w:t>
      </w:r>
    </w:p>
    <w:p w14:paraId="4E447E1D" w14:textId="77777777" w:rsidR="000C69EB" w:rsidRPr="000C69EB" w:rsidRDefault="000C69EB" w:rsidP="000C69EB">
      <w:pPr>
        <w:pStyle w:val="NoSpacing"/>
        <w:rPr>
          <w:sz w:val="24"/>
          <w:szCs w:val="24"/>
        </w:rPr>
      </w:pPr>
      <w:r w:rsidRPr="000C69EB">
        <w:rPr>
          <w:sz w:val="24"/>
          <w:szCs w:val="24"/>
        </w:rPr>
        <w:t>package org.section3.encapsulation;</w:t>
      </w:r>
    </w:p>
    <w:p w14:paraId="34A6F1A2" w14:textId="77777777" w:rsidR="000C69EB" w:rsidRPr="000C69EB" w:rsidRDefault="000C69EB" w:rsidP="000C69EB">
      <w:pPr>
        <w:pStyle w:val="NoSpacing"/>
        <w:rPr>
          <w:sz w:val="24"/>
          <w:szCs w:val="24"/>
        </w:rPr>
      </w:pPr>
    </w:p>
    <w:p w14:paraId="03909831" w14:textId="77777777" w:rsidR="000C69EB" w:rsidRPr="000C69EB" w:rsidRDefault="000C69EB" w:rsidP="000C69EB">
      <w:pPr>
        <w:pStyle w:val="NoSpacing"/>
        <w:rPr>
          <w:sz w:val="24"/>
          <w:szCs w:val="24"/>
        </w:rPr>
      </w:pPr>
      <w:r w:rsidRPr="000C69EB">
        <w:rPr>
          <w:sz w:val="24"/>
          <w:szCs w:val="24"/>
        </w:rPr>
        <w:t>public class employeetest {</w:t>
      </w:r>
    </w:p>
    <w:p w14:paraId="5D2B3616" w14:textId="77777777" w:rsidR="000C69EB" w:rsidRPr="000C69EB" w:rsidRDefault="000C69EB" w:rsidP="000C69EB">
      <w:pPr>
        <w:pStyle w:val="NoSpacing"/>
        <w:rPr>
          <w:sz w:val="24"/>
          <w:szCs w:val="24"/>
        </w:rPr>
      </w:pPr>
      <w:r w:rsidRPr="000C69EB">
        <w:rPr>
          <w:sz w:val="24"/>
          <w:szCs w:val="24"/>
        </w:rPr>
        <w:t xml:space="preserve">            public static void main(String[]args)</w:t>
      </w:r>
    </w:p>
    <w:p w14:paraId="5DC6E33A" w14:textId="77777777" w:rsidR="000C69EB" w:rsidRPr="000C69EB" w:rsidRDefault="000C69EB" w:rsidP="000C69EB">
      <w:pPr>
        <w:pStyle w:val="NoSpacing"/>
        <w:rPr>
          <w:sz w:val="24"/>
          <w:szCs w:val="24"/>
        </w:rPr>
      </w:pPr>
      <w:r w:rsidRPr="000C69EB">
        <w:rPr>
          <w:sz w:val="24"/>
          <w:szCs w:val="24"/>
        </w:rPr>
        <w:t xml:space="preserve">            {</w:t>
      </w:r>
    </w:p>
    <w:p w14:paraId="3207FDDD" w14:textId="77777777" w:rsidR="000C69EB" w:rsidRPr="000C69EB" w:rsidRDefault="000C69EB" w:rsidP="000C69EB">
      <w:pPr>
        <w:pStyle w:val="NoSpacing"/>
        <w:rPr>
          <w:sz w:val="24"/>
          <w:szCs w:val="24"/>
        </w:rPr>
      </w:pPr>
      <w:r w:rsidRPr="000C69EB">
        <w:rPr>
          <w:sz w:val="24"/>
          <w:szCs w:val="24"/>
        </w:rPr>
        <w:t xml:space="preserve">            </w:t>
      </w:r>
      <w:r w:rsidRPr="000C69EB">
        <w:rPr>
          <w:sz w:val="24"/>
          <w:szCs w:val="24"/>
        </w:rPr>
        <w:tab/>
        <w:t>employee e =new employee("lilla",420,120,"clean");</w:t>
      </w:r>
    </w:p>
    <w:p w14:paraId="77A2E04C" w14:textId="77777777" w:rsidR="000C69EB" w:rsidRPr="000C69EB" w:rsidRDefault="000C69EB" w:rsidP="000C69EB">
      <w:pPr>
        <w:pStyle w:val="NoSpacing"/>
        <w:rPr>
          <w:sz w:val="24"/>
          <w:szCs w:val="24"/>
        </w:rPr>
      </w:pPr>
      <w:r w:rsidRPr="000C69EB">
        <w:rPr>
          <w:sz w:val="24"/>
          <w:szCs w:val="24"/>
        </w:rPr>
        <w:t xml:space="preserve">            </w:t>
      </w:r>
      <w:r w:rsidRPr="000C69EB">
        <w:rPr>
          <w:sz w:val="24"/>
          <w:szCs w:val="24"/>
        </w:rPr>
        <w:tab/>
        <w:t>System.</w:t>
      </w:r>
      <w:r w:rsidRPr="000C69EB">
        <w:rPr>
          <w:b/>
          <w:bCs/>
          <w:i/>
          <w:iCs/>
          <w:sz w:val="24"/>
          <w:szCs w:val="24"/>
        </w:rPr>
        <w:t>out</w:t>
      </w:r>
      <w:r w:rsidRPr="000C69EB">
        <w:rPr>
          <w:sz w:val="24"/>
          <w:szCs w:val="24"/>
        </w:rPr>
        <w:t>.println(e.getname());</w:t>
      </w:r>
    </w:p>
    <w:p w14:paraId="3E83BBB8" w14:textId="77777777" w:rsidR="000C69EB" w:rsidRPr="000C69EB" w:rsidRDefault="000C69EB" w:rsidP="000C69EB">
      <w:pPr>
        <w:pStyle w:val="NoSpacing"/>
        <w:rPr>
          <w:sz w:val="24"/>
          <w:szCs w:val="24"/>
        </w:rPr>
      </w:pPr>
      <w:r w:rsidRPr="000C69EB">
        <w:rPr>
          <w:sz w:val="24"/>
          <w:szCs w:val="24"/>
        </w:rPr>
        <w:t xml:space="preserve">            </w:t>
      </w:r>
      <w:r w:rsidRPr="000C69EB">
        <w:rPr>
          <w:sz w:val="24"/>
          <w:szCs w:val="24"/>
        </w:rPr>
        <w:tab/>
        <w:t>System.</w:t>
      </w:r>
      <w:r w:rsidRPr="000C69EB">
        <w:rPr>
          <w:b/>
          <w:bCs/>
          <w:i/>
          <w:iCs/>
          <w:sz w:val="24"/>
          <w:szCs w:val="24"/>
        </w:rPr>
        <w:t>out</w:t>
      </w:r>
      <w:r w:rsidRPr="000C69EB">
        <w:rPr>
          <w:sz w:val="24"/>
          <w:szCs w:val="24"/>
        </w:rPr>
        <w:t>.println(e.id);</w:t>
      </w:r>
    </w:p>
    <w:p w14:paraId="5EC56246" w14:textId="77777777" w:rsidR="000C69EB" w:rsidRPr="000C69EB" w:rsidRDefault="000C69EB" w:rsidP="000C69EB">
      <w:pPr>
        <w:pStyle w:val="NoSpacing"/>
        <w:rPr>
          <w:sz w:val="24"/>
          <w:szCs w:val="24"/>
        </w:rPr>
      </w:pPr>
      <w:r w:rsidRPr="000C69EB">
        <w:rPr>
          <w:sz w:val="24"/>
          <w:szCs w:val="24"/>
        </w:rPr>
        <w:t xml:space="preserve">            </w:t>
      </w:r>
      <w:r w:rsidRPr="000C69EB">
        <w:rPr>
          <w:sz w:val="24"/>
          <w:szCs w:val="24"/>
        </w:rPr>
        <w:tab/>
        <w:t>System.</w:t>
      </w:r>
      <w:r w:rsidRPr="000C69EB">
        <w:rPr>
          <w:b/>
          <w:bCs/>
          <w:i/>
          <w:iCs/>
          <w:sz w:val="24"/>
          <w:szCs w:val="24"/>
        </w:rPr>
        <w:t>out</w:t>
      </w:r>
      <w:r w:rsidRPr="000C69EB">
        <w:rPr>
          <w:sz w:val="24"/>
          <w:szCs w:val="24"/>
        </w:rPr>
        <w:t>.println(e.getsalary());</w:t>
      </w:r>
    </w:p>
    <w:p w14:paraId="55580EDD" w14:textId="77777777" w:rsidR="000C69EB" w:rsidRPr="000C69EB" w:rsidRDefault="000C69EB" w:rsidP="000C69EB">
      <w:pPr>
        <w:pStyle w:val="NoSpacing"/>
        <w:rPr>
          <w:sz w:val="24"/>
          <w:szCs w:val="24"/>
        </w:rPr>
      </w:pPr>
      <w:r w:rsidRPr="000C69EB">
        <w:rPr>
          <w:sz w:val="24"/>
          <w:szCs w:val="24"/>
        </w:rPr>
        <w:t xml:space="preserve">            </w:t>
      </w:r>
      <w:r w:rsidRPr="000C69EB">
        <w:rPr>
          <w:sz w:val="24"/>
          <w:szCs w:val="24"/>
        </w:rPr>
        <w:tab/>
        <w:t>System.</w:t>
      </w:r>
      <w:r w:rsidRPr="000C69EB">
        <w:rPr>
          <w:b/>
          <w:bCs/>
          <w:i/>
          <w:iCs/>
          <w:sz w:val="24"/>
          <w:szCs w:val="24"/>
        </w:rPr>
        <w:t>out</w:t>
      </w:r>
      <w:r w:rsidRPr="000C69EB">
        <w:rPr>
          <w:sz w:val="24"/>
          <w:szCs w:val="24"/>
        </w:rPr>
        <w:t>.println(e.designation);</w:t>
      </w:r>
    </w:p>
    <w:p w14:paraId="2E3F22A8" w14:textId="77777777" w:rsidR="000C69EB" w:rsidRPr="000C69EB" w:rsidRDefault="000C69EB" w:rsidP="000C69EB">
      <w:pPr>
        <w:pStyle w:val="NoSpacing"/>
        <w:rPr>
          <w:sz w:val="24"/>
          <w:szCs w:val="24"/>
        </w:rPr>
      </w:pPr>
      <w:r w:rsidRPr="000C69EB">
        <w:rPr>
          <w:sz w:val="24"/>
          <w:szCs w:val="24"/>
        </w:rPr>
        <w:t xml:space="preserve">            </w:t>
      </w:r>
      <w:r w:rsidRPr="000C69EB">
        <w:rPr>
          <w:sz w:val="24"/>
          <w:szCs w:val="24"/>
        </w:rPr>
        <w:tab/>
        <w:t>e.setsalary(511);</w:t>
      </w:r>
    </w:p>
    <w:p w14:paraId="47214FDD" w14:textId="77777777" w:rsidR="000C69EB" w:rsidRPr="000C69EB" w:rsidRDefault="000C69EB" w:rsidP="000C69EB">
      <w:pPr>
        <w:pStyle w:val="NoSpacing"/>
        <w:rPr>
          <w:sz w:val="24"/>
          <w:szCs w:val="24"/>
        </w:rPr>
      </w:pPr>
      <w:r w:rsidRPr="000C69EB">
        <w:rPr>
          <w:sz w:val="24"/>
          <w:szCs w:val="24"/>
        </w:rPr>
        <w:t xml:space="preserve">            </w:t>
      </w:r>
      <w:r w:rsidRPr="000C69EB">
        <w:rPr>
          <w:sz w:val="24"/>
          <w:szCs w:val="24"/>
        </w:rPr>
        <w:tab/>
        <w:t>System.</w:t>
      </w:r>
      <w:r w:rsidRPr="000C69EB">
        <w:rPr>
          <w:b/>
          <w:bCs/>
          <w:i/>
          <w:iCs/>
          <w:sz w:val="24"/>
          <w:szCs w:val="24"/>
        </w:rPr>
        <w:t>out</w:t>
      </w:r>
      <w:r w:rsidRPr="000C69EB">
        <w:rPr>
          <w:sz w:val="24"/>
          <w:szCs w:val="24"/>
        </w:rPr>
        <w:t>.println(e.getsalary());</w:t>
      </w:r>
    </w:p>
    <w:p w14:paraId="64019A0A" w14:textId="12E119D6" w:rsidR="000C69EB" w:rsidRPr="000C69EB" w:rsidRDefault="000C69EB" w:rsidP="000C69EB">
      <w:pPr>
        <w:pStyle w:val="NoSpacing"/>
        <w:rPr>
          <w:sz w:val="24"/>
          <w:szCs w:val="24"/>
        </w:rPr>
      </w:pPr>
      <w:r w:rsidRPr="000C69EB">
        <w:rPr>
          <w:sz w:val="24"/>
          <w:szCs w:val="24"/>
        </w:rPr>
        <w:t xml:space="preserve">            }</w:t>
      </w:r>
      <w:r w:rsidR="00D43BF1">
        <w:rPr>
          <w:sz w:val="24"/>
          <w:szCs w:val="24"/>
        </w:rPr>
        <w:t xml:space="preserve"> </w:t>
      </w:r>
    </w:p>
    <w:p w14:paraId="123E0083" w14:textId="37A3B4C6" w:rsidR="00401EB1" w:rsidRPr="00401EB1" w:rsidRDefault="000C69EB" w:rsidP="00D43BF1">
      <w:pPr>
        <w:pStyle w:val="NoSpacing"/>
      </w:pPr>
      <w:r w:rsidRPr="000C69EB">
        <w:rPr>
          <w:sz w:val="24"/>
          <w:szCs w:val="24"/>
        </w:rPr>
        <w:t>}</w:t>
      </w:r>
      <w:r w:rsidR="00D43BF1">
        <w:t xml:space="preserve">                       0/p    lilla , 420 , 120.0 clean , 511.</w:t>
      </w:r>
    </w:p>
    <w:p w14:paraId="2C7F59C9" w14:textId="6FA66DF1" w:rsidR="000C69EB" w:rsidRPr="000C69EB" w:rsidRDefault="000C69EB" w:rsidP="000C69EB">
      <w:pPr>
        <w:pStyle w:val="NoSpacing"/>
        <w:rPr>
          <w:sz w:val="24"/>
          <w:szCs w:val="24"/>
        </w:rPr>
      </w:pPr>
    </w:p>
    <w:p w14:paraId="3ADC3110" w14:textId="77777777" w:rsidR="000C69EB" w:rsidRDefault="000C69EB" w:rsidP="00AB1733">
      <w:pPr>
        <w:pStyle w:val="NoSpacing"/>
        <w:rPr>
          <w:sz w:val="24"/>
          <w:szCs w:val="24"/>
        </w:rPr>
      </w:pPr>
    </w:p>
    <w:p w14:paraId="24FF86ED" w14:textId="499C3AE0" w:rsidR="001979A5" w:rsidRDefault="001979A5" w:rsidP="00AB1733">
      <w:pPr>
        <w:pStyle w:val="NoSpacing"/>
        <w:rPr>
          <w:b/>
          <w:bCs/>
          <w:color w:val="FF0000"/>
          <w:sz w:val="24"/>
          <w:szCs w:val="24"/>
        </w:rPr>
      </w:pPr>
      <w:r w:rsidRPr="0072585A">
        <w:rPr>
          <w:b/>
          <w:bCs/>
          <w:color w:val="FF0000"/>
          <w:sz w:val="24"/>
          <w:szCs w:val="24"/>
        </w:rPr>
        <w:t>1 ENCAPSULATION ON  BIKE</w:t>
      </w:r>
      <w:r w:rsidR="0072585A" w:rsidRPr="0072585A">
        <w:rPr>
          <w:b/>
          <w:bCs/>
          <w:color w:val="FF0000"/>
          <w:sz w:val="24"/>
          <w:szCs w:val="24"/>
        </w:rPr>
        <w:t>=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F2858" w14:paraId="53BB008B" w14:textId="77777777" w:rsidTr="002F2858">
        <w:tc>
          <w:tcPr>
            <w:tcW w:w="4508" w:type="dxa"/>
          </w:tcPr>
          <w:p w14:paraId="5DA077A9" w14:textId="77777777" w:rsidR="002F2858" w:rsidRPr="00424631" w:rsidRDefault="002F2858" w:rsidP="002F2858">
            <w:pPr>
              <w:pStyle w:val="NoSpacing"/>
            </w:pPr>
            <w:r w:rsidRPr="00424631">
              <w:t>package demo.sample.test;</w:t>
            </w:r>
          </w:p>
          <w:p w14:paraId="701B8168" w14:textId="77777777" w:rsidR="002F2858" w:rsidRPr="00424631" w:rsidRDefault="002F2858" w:rsidP="002F2858">
            <w:pPr>
              <w:pStyle w:val="NoSpacing"/>
            </w:pPr>
          </w:p>
          <w:p w14:paraId="6A406C03" w14:textId="77777777" w:rsidR="002F2858" w:rsidRPr="00424631" w:rsidRDefault="002F2858" w:rsidP="002F2858">
            <w:pPr>
              <w:pStyle w:val="NoSpacing"/>
            </w:pPr>
            <w:r w:rsidRPr="00424631">
              <w:t>public class bike {</w:t>
            </w:r>
          </w:p>
          <w:p w14:paraId="447CAB65" w14:textId="77777777" w:rsidR="002F2858" w:rsidRPr="00424631" w:rsidRDefault="002F2858" w:rsidP="002F2858">
            <w:pPr>
              <w:pStyle w:val="NoSpacing"/>
            </w:pPr>
            <w:r w:rsidRPr="00424631">
              <w:t xml:space="preserve">            private String brand;</w:t>
            </w:r>
          </w:p>
          <w:p w14:paraId="7DC828A4" w14:textId="77777777" w:rsidR="002F2858" w:rsidRPr="00424631" w:rsidRDefault="002F2858" w:rsidP="002F2858">
            <w:pPr>
              <w:pStyle w:val="NoSpacing"/>
            </w:pPr>
            <w:r w:rsidRPr="00424631">
              <w:t xml:space="preserve">            private int price;</w:t>
            </w:r>
          </w:p>
          <w:p w14:paraId="02CC0B73" w14:textId="77777777" w:rsidR="002F2858" w:rsidRPr="00424631" w:rsidRDefault="002F2858" w:rsidP="002F2858">
            <w:pPr>
              <w:pStyle w:val="NoSpacing"/>
            </w:pPr>
            <w:r w:rsidRPr="00424631">
              <w:t xml:space="preserve">            private String color;</w:t>
            </w:r>
          </w:p>
          <w:p w14:paraId="68DFF598" w14:textId="77777777" w:rsidR="002F2858" w:rsidRPr="00424631" w:rsidRDefault="002F2858" w:rsidP="002F2858">
            <w:pPr>
              <w:pStyle w:val="NoSpacing"/>
            </w:pPr>
            <w:r w:rsidRPr="00424631">
              <w:t xml:space="preserve">            </w:t>
            </w:r>
          </w:p>
          <w:p w14:paraId="72DDB89C" w14:textId="77777777" w:rsidR="002F2858" w:rsidRPr="00424631" w:rsidRDefault="002F2858" w:rsidP="002F2858">
            <w:pPr>
              <w:pStyle w:val="NoSpacing"/>
            </w:pPr>
            <w:r w:rsidRPr="00424631">
              <w:t xml:space="preserve">      //getter</w:t>
            </w:r>
          </w:p>
          <w:p w14:paraId="3F003B33" w14:textId="77777777" w:rsidR="002F2858" w:rsidRPr="00424631" w:rsidRDefault="002F2858" w:rsidP="002F2858">
            <w:pPr>
              <w:pStyle w:val="NoSpacing"/>
            </w:pPr>
            <w:r w:rsidRPr="00424631">
              <w:t xml:space="preserve">            public String getbrand()</w:t>
            </w:r>
          </w:p>
          <w:p w14:paraId="06EBD731" w14:textId="77777777" w:rsidR="002F2858" w:rsidRPr="00424631" w:rsidRDefault="002F2858" w:rsidP="002F2858">
            <w:pPr>
              <w:pStyle w:val="NoSpacing"/>
            </w:pPr>
            <w:r w:rsidRPr="00424631">
              <w:t xml:space="preserve">            {return brand;</w:t>
            </w:r>
          </w:p>
          <w:p w14:paraId="20AB271A" w14:textId="77777777" w:rsidR="002F2858" w:rsidRPr="00424631" w:rsidRDefault="002F2858" w:rsidP="002F2858">
            <w:pPr>
              <w:pStyle w:val="NoSpacing"/>
            </w:pPr>
            <w:r w:rsidRPr="00424631">
              <w:t xml:space="preserve">            }</w:t>
            </w:r>
          </w:p>
          <w:p w14:paraId="6107E20A" w14:textId="77777777" w:rsidR="002F2858" w:rsidRPr="00424631" w:rsidRDefault="002F2858" w:rsidP="002F2858">
            <w:pPr>
              <w:pStyle w:val="NoSpacing"/>
            </w:pPr>
            <w:r w:rsidRPr="00424631">
              <w:t xml:space="preserve">        public int getprice()</w:t>
            </w:r>
          </w:p>
          <w:p w14:paraId="0677926C" w14:textId="77777777" w:rsidR="002F2858" w:rsidRPr="00424631" w:rsidRDefault="002F2858" w:rsidP="002F2858">
            <w:pPr>
              <w:pStyle w:val="NoSpacing"/>
            </w:pPr>
            <w:r w:rsidRPr="00424631">
              <w:t>{        return price;</w:t>
            </w:r>
          </w:p>
          <w:p w14:paraId="3438E538" w14:textId="77777777" w:rsidR="002F2858" w:rsidRPr="00424631" w:rsidRDefault="002F2858" w:rsidP="002F2858">
            <w:pPr>
              <w:pStyle w:val="NoSpacing"/>
            </w:pPr>
            <w:r w:rsidRPr="00424631">
              <w:t>}</w:t>
            </w:r>
          </w:p>
          <w:p w14:paraId="05BE60BA" w14:textId="77777777" w:rsidR="002F2858" w:rsidRPr="00424631" w:rsidRDefault="002F2858" w:rsidP="002F2858">
            <w:pPr>
              <w:pStyle w:val="NoSpacing"/>
            </w:pPr>
            <w:r w:rsidRPr="00424631">
              <w:t xml:space="preserve">        public String getcolor()</w:t>
            </w:r>
          </w:p>
          <w:p w14:paraId="739168B4" w14:textId="77777777" w:rsidR="002F2858" w:rsidRPr="00424631" w:rsidRDefault="002F2858" w:rsidP="002F2858">
            <w:pPr>
              <w:pStyle w:val="NoSpacing"/>
            </w:pPr>
            <w:r w:rsidRPr="00424631">
              <w:t xml:space="preserve">        {return color;</w:t>
            </w:r>
          </w:p>
          <w:p w14:paraId="2C6AB6E1" w14:textId="77777777" w:rsidR="002F2858" w:rsidRPr="00424631" w:rsidRDefault="002F2858" w:rsidP="002F2858">
            <w:pPr>
              <w:pStyle w:val="NoSpacing"/>
            </w:pPr>
            <w:r w:rsidRPr="00424631">
              <w:t xml:space="preserve">        }</w:t>
            </w:r>
          </w:p>
          <w:p w14:paraId="14F6A863" w14:textId="77777777" w:rsidR="002F2858" w:rsidRPr="00424631" w:rsidRDefault="002F2858" w:rsidP="002F2858">
            <w:pPr>
              <w:pStyle w:val="NoSpacing"/>
            </w:pPr>
            <w:r w:rsidRPr="00424631">
              <w:t xml:space="preserve">        //setter</w:t>
            </w:r>
          </w:p>
          <w:p w14:paraId="55A69EDA" w14:textId="77777777" w:rsidR="002F2858" w:rsidRPr="00424631" w:rsidRDefault="002F2858" w:rsidP="002F2858">
            <w:pPr>
              <w:pStyle w:val="NoSpacing"/>
            </w:pPr>
            <w:r w:rsidRPr="00424631">
              <w:t xml:space="preserve">        public void setbrand(String brand)</w:t>
            </w:r>
          </w:p>
          <w:p w14:paraId="7428F692" w14:textId="77777777" w:rsidR="002F2858" w:rsidRPr="00424631" w:rsidRDefault="002F2858" w:rsidP="002F2858">
            <w:pPr>
              <w:pStyle w:val="NoSpacing"/>
            </w:pPr>
            <w:r w:rsidRPr="00424631">
              <w:t xml:space="preserve">        {     this.brand=brand;</w:t>
            </w:r>
          </w:p>
          <w:p w14:paraId="62883606" w14:textId="77777777" w:rsidR="002F2858" w:rsidRPr="00424631" w:rsidRDefault="002F2858" w:rsidP="002F2858">
            <w:pPr>
              <w:pStyle w:val="NoSpacing"/>
            </w:pPr>
            <w:r w:rsidRPr="00424631">
              <w:t xml:space="preserve">        }</w:t>
            </w:r>
          </w:p>
          <w:p w14:paraId="1E8D6F1B" w14:textId="77777777" w:rsidR="002F2858" w:rsidRPr="00424631" w:rsidRDefault="002F2858" w:rsidP="002F2858">
            <w:pPr>
              <w:pStyle w:val="NoSpacing"/>
            </w:pPr>
            <w:r w:rsidRPr="00424631">
              <w:t xml:space="preserve">        public void setprice (int price)</w:t>
            </w:r>
          </w:p>
          <w:p w14:paraId="32EC1A01" w14:textId="77777777" w:rsidR="002F2858" w:rsidRPr="00424631" w:rsidRDefault="002F2858" w:rsidP="002F2858">
            <w:pPr>
              <w:pStyle w:val="NoSpacing"/>
            </w:pPr>
            <w:r w:rsidRPr="00424631">
              <w:t xml:space="preserve">        { this.price=price;</w:t>
            </w:r>
          </w:p>
          <w:p w14:paraId="26AE5EDF" w14:textId="77777777" w:rsidR="002F2858" w:rsidRPr="00424631" w:rsidRDefault="002F2858" w:rsidP="002F2858">
            <w:pPr>
              <w:pStyle w:val="NoSpacing"/>
            </w:pPr>
            <w:r w:rsidRPr="00424631">
              <w:t xml:space="preserve">        }</w:t>
            </w:r>
          </w:p>
          <w:p w14:paraId="0A7A67EF" w14:textId="77777777" w:rsidR="002F2858" w:rsidRPr="00424631" w:rsidRDefault="002F2858" w:rsidP="002F2858">
            <w:pPr>
              <w:pStyle w:val="NoSpacing"/>
            </w:pPr>
            <w:r w:rsidRPr="00424631">
              <w:t xml:space="preserve">        public void setcolor(String color)</w:t>
            </w:r>
          </w:p>
          <w:p w14:paraId="14F1E3EA" w14:textId="77777777" w:rsidR="002F2858" w:rsidRPr="00424631" w:rsidRDefault="002F2858" w:rsidP="002F2858">
            <w:pPr>
              <w:pStyle w:val="NoSpacing"/>
            </w:pPr>
            <w:r w:rsidRPr="00424631">
              <w:t xml:space="preserve">        {  this.color=color;</w:t>
            </w:r>
          </w:p>
          <w:p w14:paraId="1EC1424E" w14:textId="77777777" w:rsidR="002F2858" w:rsidRPr="00424631" w:rsidRDefault="002F2858" w:rsidP="002F2858">
            <w:pPr>
              <w:pStyle w:val="NoSpacing"/>
            </w:pPr>
            <w:r w:rsidRPr="00424631">
              <w:t xml:space="preserve">        }</w:t>
            </w:r>
          </w:p>
          <w:p w14:paraId="771969F2" w14:textId="77777777" w:rsidR="002F2858" w:rsidRPr="00424631" w:rsidRDefault="002F2858" w:rsidP="002F2858">
            <w:pPr>
              <w:pStyle w:val="NoSpacing"/>
            </w:pPr>
            <w:r w:rsidRPr="00424631">
              <w:t xml:space="preserve">        public bike(String brand, int price , String color)</w:t>
            </w:r>
          </w:p>
          <w:p w14:paraId="25027149" w14:textId="77777777" w:rsidR="002F2858" w:rsidRPr="00424631" w:rsidRDefault="002F2858" w:rsidP="002F2858">
            <w:pPr>
              <w:pStyle w:val="NoSpacing"/>
            </w:pPr>
            <w:r w:rsidRPr="00424631">
              <w:t xml:space="preserve">        {     this.brand=brand;</w:t>
            </w:r>
          </w:p>
          <w:p w14:paraId="69C0C779" w14:textId="77777777" w:rsidR="002F2858" w:rsidRPr="00424631" w:rsidRDefault="002F2858" w:rsidP="002F2858">
            <w:pPr>
              <w:pStyle w:val="NoSpacing"/>
            </w:pPr>
            <w:r w:rsidRPr="00424631">
              <w:t xml:space="preserve">              this.price=price;</w:t>
            </w:r>
          </w:p>
          <w:p w14:paraId="23B15183" w14:textId="77777777" w:rsidR="002F2858" w:rsidRPr="00424631" w:rsidRDefault="002F2858" w:rsidP="002F2858">
            <w:pPr>
              <w:pStyle w:val="NoSpacing"/>
            </w:pPr>
            <w:r w:rsidRPr="00424631">
              <w:t xml:space="preserve">              this.color=color;</w:t>
            </w:r>
          </w:p>
          <w:p w14:paraId="0A0832A8" w14:textId="184E847B" w:rsidR="002F2858" w:rsidRPr="002F2858" w:rsidRDefault="002F2858" w:rsidP="002F2858">
            <w:pPr>
              <w:pStyle w:val="NoSpacing"/>
            </w:pPr>
            <w:r w:rsidRPr="00424631">
              <w:t xml:space="preserve">        } </w:t>
            </w:r>
            <w:r>
              <w:t>}</w:t>
            </w:r>
          </w:p>
        </w:tc>
        <w:tc>
          <w:tcPr>
            <w:tcW w:w="4508" w:type="dxa"/>
          </w:tcPr>
          <w:p w14:paraId="57522648" w14:textId="77777777" w:rsidR="002F2858" w:rsidRPr="00FD28F9" w:rsidRDefault="002F2858" w:rsidP="002F2858">
            <w:pPr>
              <w:pStyle w:val="NoSpacing"/>
            </w:pPr>
            <w:r w:rsidRPr="00FD28F9">
              <w:t>package demo.sample.test;</w:t>
            </w:r>
          </w:p>
          <w:p w14:paraId="0593717A" w14:textId="77777777" w:rsidR="002F2858" w:rsidRPr="00FD28F9" w:rsidRDefault="002F2858" w:rsidP="002F2858">
            <w:pPr>
              <w:pStyle w:val="NoSpacing"/>
            </w:pPr>
          </w:p>
          <w:p w14:paraId="0474F638" w14:textId="77777777" w:rsidR="002F2858" w:rsidRPr="00FD28F9" w:rsidRDefault="002F2858" w:rsidP="002F2858">
            <w:pPr>
              <w:pStyle w:val="NoSpacing"/>
            </w:pPr>
            <w:r w:rsidRPr="00FD28F9">
              <w:t>public class biketest {</w:t>
            </w:r>
          </w:p>
          <w:p w14:paraId="16166BDB" w14:textId="77777777" w:rsidR="002F2858" w:rsidRPr="00FD28F9" w:rsidRDefault="002F2858" w:rsidP="002F2858">
            <w:pPr>
              <w:pStyle w:val="NoSpacing"/>
            </w:pPr>
            <w:r w:rsidRPr="00FD28F9">
              <w:t xml:space="preserve">              public static void main(String[] args)</w:t>
            </w:r>
          </w:p>
          <w:p w14:paraId="75347C29" w14:textId="77777777" w:rsidR="002F2858" w:rsidRPr="00FD28F9" w:rsidRDefault="002F2858" w:rsidP="002F2858">
            <w:pPr>
              <w:pStyle w:val="NoSpacing"/>
            </w:pPr>
            <w:r w:rsidRPr="00FD28F9">
              <w:t xml:space="preserve">              {</w:t>
            </w:r>
          </w:p>
          <w:p w14:paraId="798C154C" w14:textId="77777777" w:rsidR="002F2858" w:rsidRPr="00FD28F9" w:rsidRDefault="002F2858" w:rsidP="002F2858">
            <w:pPr>
              <w:pStyle w:val="NoSpacing"/>
            </w:pPr>
            <w:r w:rsidRPr="00FD28F9">
              <w:t xml:space="preserve">              bike b=new bike("yiuc",75000,"red");</w:t>
            </w:r>
          </w:p>
          <w:p w14:paraId="0E19EDBD" w14:textId="77777777" w:rsidR="002F2858" w:rsidRPr="00FD28F9" w:rsidRDefault="002F2858" w:rsidP="002F2858">
            <w:pPr>
              <w:pStyle w:val="NoSpacing"/>
            </w:pPr>
            <w:r w:rsidRPr="00FD28F9">
              <w:t xml:space="preserve">              System.</w:t>
            </w:r>
            <w:r w:rsidRPr="00FD28F9">
              <w:rPr>
                <w:b/>
                <w:bCs/>
                <w:i/>
                <w:iCs/>
              </w:rPr>
              <w:t>out</w:t>
            </w:r>
            <w:r w:rsidRPr="00FD28F9">
              <w:t>.println(b.getbrand());</w:t>
            </w:r>
          </w:p>
          <w:p w14:paraId="13C21925" w14:textId="77777777" w:rsidR="002F2858" w:rsidRPr="00FD28F9" w:rsidRDefault="002F2858" w:rsidP="002F2858">
            <w:pPr>
              <w:pStyle w:val="NoSpacing"/>
            </w:pPr>
            <w:r w:rsidRPr="00FD28F9">
              <w:t xml:space="preserve">              System.</w:t>
            </w:r>
            <w:r w:rsidRPr="00FD28F9">
              <w:rPr>
                <w:b/>
                <w:bCs/>
                <w:i/>
                <w:iCs/>
              </w:rPr>
              <w:t>out</w:t>
            </w:r>
            <w:r w:rsidRPr="00FD28F9">
              <w:t>.println(b.getcolor());</w:t>
            </w:r>
          </w:p>
          <w:p w14:paraId="184B5DBC" w14:textId="77777777" w:rsidR="002F2858" w:rsidRPr="00FD28F9" w:rsidRDefault="002F2858" w:rsidP="002F2858">
            <w:pPr>
              <w:pStyle w:val="NoSpacing"/>
            </w:pPr>
            <w:r w:rsidRPr="00FD28F9">
              <w:t xml:space="preserve">              System.</w:t>
            </w:r>
            <w:r w:rsidRPr="00FD28F9">
              <w:rPr>
                <w:b/>
                <w:bCs/>
                <w:i/>
                <w:iCs/>
              </w:rPr>
              <w:t>out</w:t>
            </w:r>
            <w:r w:rsidRPr="00FD28F9">
              <w:t>.println(b.getprice());</w:t>
            </w:r>
          </w:p>
          <w:p w14:paraId="1E57BF1B" w14:textId="77777777" w:rsidR="002F2858" w:rsidRPr="00FD28F9" w:rsidRDefault="002F2858" w:rsidP="002F2858">
            <w:pPr>
              <w:pStyle w:val="NoSpacing"/>
            </w:pPr>
            <w:r w:rsidRPr="00FD28F9">
              <w:t xml:space="preserve">              b.setbrand("kawasaki");</w:t>
            </w:r>
          </w:p>
          <w:p w14:paraId="274B1F10" w14:textId="77777777" w:rsidR="002F2858" w:rsidRPr="00FD28F9" w:rsidRDefault="002F2858" w:rsidP="002F2858">
            <w:pPr>
              <w:pStyle w:val="NoSpacing"/>
            </w:pPr>
            <w:r w:rsidRPr="00FD28F9">
              <w:t xml:space="preserve">              b.setprice(50000);</w:t>
            </w:r>
          </w:p>
          <w:p w14:paraId="07F381C2" w14:textId="77777777" w:rsidR="002F2858" w:rsidRPr="00FD28F9" w:rsidRDefault="002F2858" w:rsidP="002F2858">
            <w:pPr>
              <w:pStyle w:val="NoSpacing"/>
            </w:pPr>
            <w:r w:rsidRPr="00FD28F9">
              <w:t xml:space="preserve">              b.setcolor("green");</w:t>
            </w:r>
          </w:p>
          <w:p w14:paraId="23C593E5" w14:textId="77777777" w:rsidR="002F2858" w:rsidRPr="00FD28F9" w:rsidRDefault="002F2858" w:rsidP="002F2858">
            <w:pPr>
              <w:pStyle w:val="NoSpacing"/>
            </w:pPr>
            <w:r w:rsidRPr="00FD28F9">
              <w:t xml:space="preserve">              System.</w:t>
            </w:r>
            <w:r w:rsidRPr="00FD28F9">
              <w:rPr>
                <w:b/>
                <w:bCs/>
                <w:i/>
                <w:iCs/>
              </w:rPr>
              <w:t>out</w:t>
            </w:r>
            <w:r w:rsidRPr="00FD28F9">
              <w:t>.println(b.getbrand());</w:t>
            </w:r>
          </w:p>
          <w:p w14:paraId="6DC7764E" w14:textId="77777777" w:rsidR="002F2858" w:rsidRPr="00FD28F9" w:rsidRDefault="002F2858" w:rsidP="002F2858">
            <w:pPr>
              <w:pStyle w:val="NoSpacing"/>
            </w:pPr>
            <w:r w:rsidRPr="00FD28F9">
              <w:t xml:space="preserve">              System.</w:t>
            </w:r>
            <w:r w:rsidRPr="00FD28F9">
              <w:rPr>
                <w:b/>
                <w:bCs/>
                <w:i/>
                <w:iCs/>
              </w:rPr>
              <w:t>out</w:t>
            </w:r>
            <w:r w:rsidRPr="00FD28F9">
              <w:t>.println(b.getprice());</w:t>
            </w:r>
          </w:p>
          <w:p w14:paraId="18127E6E" w14:textId="77777777" w:rsidR="002F2858" w:rsidRPr="00FD28F9" w:rsidRDefault="002F2858" w:rsidP="002F2858">
            <w:pPr>
              <w:pStyle w:val="NoSpacing"/>
            </w:pPr>
            <w:r w:rsidRPr="00FD28F9">
              <w:t xml:space="preserve">              System.</w:t>
            </w:r>
            <w:r w:rsidRPr="00FD28F9">
              <w:rPr>
                <w:b/>
                <w:bCs/>
                <w:i/>
                <w:iCs/>
              </w:rPr>
              <w:t>out</w:t>
            </w:r>
            <w:r w:rsidRPr="00FD28F9">
              <w:t>.println(b.getcolor()</w:t>
            </w:r>
            <w:r>
              <w:t xml:space="preserve">);      </w:t>
            </w:r>
          </w:p>
          <w:p w14:paraId="1889119D" w14:textId="77777777" w:rsidR="002F2858" w:rsidRDefault="002F2858" w:rsidP="002F2858">
            <w:pPr>
              <w:pStyle w:val="NoSpacing"/>
            </w:pPr>
            <w:r w:rsidRPr="00FD28F9">
              <w:t>}</w:t>
            </w:r>
            <w:r>
              <w:t xml:space="preserve">             </w:t>
            </w:r>
          </w:p>
          <w:p w14:paraId="5D756ABB" w14:textId="77777777" w:rsidR="002F2858" w:rsidRPr="00FD28F9" w:rsidRDefault="002F2858" w:rsidP="002F2858">
            <w:pPr>
              <w:pStyle w:val="NoSpacing"/>
            </w:pPr>
            <w:r>
              <w:t xml:space="preserve">  }                                                             //yiuc , 75000 , red , Kawasaki , 50000, green</w:t>
            </w:r>
          </w:p>
          <w:p w14:paraId="778C12D2" w14:textId="77777777" w:rsidR="002F2858" w:rsidRDefault="002F2858" w:rsidP="00AB1733">
            <w:pPr>
              <w:pStyle w:val="NoSpacing"/>
              <w:rPr>
                <w:b/>
                <w:bCs/>
                <w:color w:val="FF0000"/>
                <w:sz w:val="24"/>
                <w:szCs w:val="24"/>
              </w:rPr>
            </w:pPr>
          </w:p>
        </w:tc>
      </w:tr>
    </w:tbl>
    <w:p w14:paraId="7F60A171" w14:textId="77777777" w:rsidR="002F2858" w:rsidRDefault="002F2858" w:rsidP="00AB1733">
      <w:pPr>
        <w:pStyle w:val="NoSpacing"/>
        <w:rPr>
          <w:b/>
          <w:bCs/>
          <w:color w:val="FF0000"/>
          <w:sz w:val="24"/>
          <w:szCs w:val="24"/>
        </w:rPr>
      </w:pPr>
    </w:p>
    <w:p w14:paraId="7A7C14F3" w14:textId="11BE30CE" w:rsidR="000C69EB" w:rsidRDefault="000C69EB" w:rsidP="00424631">
      <w:pPr>
        <w:pStyle w:val="NoSpacing"/>
      </w:pPr>
    </w:p>
    <w:p w14:paraId="1C9EA84E" w14:textId="67E6A3BC" w:rsidR="00D43BF1" w:rsidRDefault="00D43BF1" w:rsidP="00424631">
      <w:pPr>
        <w:pStyle w:val="NoSpacing"/>
        <w:rPr>
          <w:b/>
          <w:bCs/>
          <w:color w:val="FF0000"/>
        </w:rPr>
      </w:pPr>
      <w:r w:rsidRPr="00777186">
        <w:rPr>
          <w:b/>
          <w:bCs/>
          <w:color w:val="FF0000"/>
        </w:rPr>
        <w:t>2 ENCAPSULATION ON BOOK</w:t>
      </w:r>
    </w:p>
    <w:p w14:paraId="1BEDF215" w14:textId="77777777" w:rsidR="00777186" w:rsidRPr="00777186" w:rsidRDefault="00777186" w:rsidP="00777186">
      <w:pPr>
        <w:pStyle w:val="NoSpacing"/>
      </w:pPr>
    </w:p>
    <w:p w14:paraId="160D77FA" w14:textId="77777777" w:rsidR="00AB1733" w:rsidRPr="000C69EB" w:rsidRDefault="00AB1733" w:rsidP="00424631">
      <w:pPr>
        <w:pStyle w:val="NoSpacing"/>
      </w:pPr>
    </w:p>
    <w:p w14:paraId="5F455417" w14:textId="77777777" w:rsidR="00AB1733" w:rsidRPr="00AB1733" w:rsidRDefault="00AB1733" w:rsidP="00AB1733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13F15" w14:paraId="556C3BC7" w14:textId="77777777" w:rsidTr="00313F15">
        <w:tc>
          <w:tcPr>
            <w:tcW w:w="4508" w:type="dxa"/>
          </w:tcPr>
          <w:p w14:paraId="4B79C672" w14:textId="77777777" w:rsidR="002F2858" w:rsidRPr="002F2858" w:rsidRDefault="002F2858" w:rsidP="002F2858">
            <w:pPr>
              <w:pStyle w:val="NoSpacing"/>
            </w:pPr>
            <w:r w:rsidRPr="002F2858">
              <w:t>package demo.sample.test;</w:t>
            </w:r>
          </w:p>
          <w:p w14:paraId="19BEDD41" w14:textId="77777777" w:rsidR="002F2858" w:rsidRPr="002F2858" w:rsidRDefault="002F2858" w:rsidP="002F2858">
            <w:pPr>
              <w:pStyle w:val="NoSpacing"/>
            </w:pPr>
          </w:p>
          <w:p w14:paraId="4A3AD849" w14:textId="77777777" w:rsidR="002F2858" w:rsidRPr="002F2858" w:rsidRDefault="002F2858" w:rsidP="002F2858">
            <w:pPr>
              <w:pStyle w:val="NoSpacing"/>
            </w:pPr>
            <w:r w:rsidRPr="002F2858">
              <w:t>public class book {</w:t>
            </w:r>
          </w:p>
          <w:p w14:paraId="4E8841E9" w14:textId="77777777" w:rsidR="002F2858" w:rsidRPr="002F2858" w:rsidRDefault="002F2858" w:rsidP="002F2858">
            <w:pPr>
              <w:pStyle w:val="NoSpacing"/>
            </w:pPr>
            <w:r w:rsidRPr="002F2858">
              <w:t xml:space="preserve">          private String authorname;</w:t>
            </w:r>
          </w:p>
          <w:p w14:paraId="5C5555DE" w14:textId="77777777" w:rsidR="002F2858" w:rsidRPr="002F2858" w:rsidRDefault="002F2858" w:rsidP="002F2858">
            <w:pPr>
              <w:pStyle w:val="NoSpacing"/>
            </w:pPr>
            <w:r w:rsidRPr="002F2858">
              <w:t xml:space="preserve">          private int price ;</w:t>
            </w:r>
          </w:p>
          <w:p w14:paraId="50CC17C3" w14:textId="77777777" w:rsidR="002F2858" w:rsidRPr="002F2858" w:rsidRDefault="002F2858" w:rsidP="002F2858">
            <w:pPr>
              <w:pStyle w:val="NoSpacing"/>
            </w:pPr>
            <w:r w:rsidRPr="002F2858">
              <w:t xml:space="preserve">          private  String bookname;</w:t>
            </w:r>
          </w:p>
          <w:p w14:paraId="40B8862E" w14:textId="77777777" w:rsidR="002F2858" w:rsidRPr="002F2858" w:rsidRDefault="002F2858" w:rsidP="002F2858">
            <w:pPr>
              <w:pStyle w:val="NoSpacing"/>
            </w:pPr>
            <w:r w:rsidRPr="002F2858">
              <w:t xml:space="preserve">          private String booktype;</w:t>
            </w:r>
          </w:p>
          <w:p w14:paraId="02007399" w14:textId="77777777" w:rsidR="002F2858" w:rsidRPr="002F2858" w:rsidRDefault="002F2858" w:rsidP="002F2858">
            <w:pPr>
              <w:pStyle w:val="NoSpacing"/>
            </w:pPr>
            <w:r w:rsidRPr="002F2858">
              <w:t xml:space="preserve">          //getter </w:t>
            </w:r>
          </w:p>
          <w:p w14:paraId="665F62BC" w14:textId="77777777" w:rsidR="002F2858" w:rsidRPr="002F2858" w:rsidRDefault="002F2858" w:rsidP="002F2858">
            <w:pPr>
              <w:pStyle w:val="NoSpacing"/>
            </w:pPr>
            <w:r w:rsidRPr="002F2858">
              <w:t xml:space="preserve">          public String getauthorname()</w:t>
            </w:r>
          </w:p>
          <w:p w14:paraId="745BC24D" w14:textId="77777777" w:rsidR="002F2858" w:rsidRPr="002F2858" w:rsidRDefault="002F2858" w:rsidP="002F2858">
            <w:pPr>
              <w:pStyle w:val="NoSpacing"/>
            </w:pPr>
            <w:r w:rsidRPr="002F2858">
              <w:t xml:space="preserve">          {    return authorname;</w:t>
            </w:r>
          </w:p>
          <w:p w14:paraId="7F3A0C6A" w14:textId="77777777" w:rsidR="002F2858" w:rsidRPr="002F2858" w:rsidRDefault="002F2858" w:rsidP="002F2858">
            <w:pPr>
              <w:pStyle w:val="NoSpacing"/>
            </w:pPr>
            <w:r w:rsidRPr="002F2858">
              <w:t xml:space="preserve">          }</w:t>
            </w:r>
          </w:p>
          <w:p w14:paraId="70FB35DE" w14:textId="77777777" w:rsidR="002F2858" w:rsidRPr="002F2858" w:rsidRDefault="002F2858" w:rsidP="002F2858">
            <w:pPr>
              <w:pStyle w:val="NoSpacing"/>
            </w:pPr>
            <w:r w:rsidRPr="002F2858">
              <w:t xml:space="preserve">          public int getprice()</w:t>
            </w:r>
          </w:p>
          <w:p w14:paraId="704E6D1F" w14:textId="77777777" w:rsidR="002F2858" w:rsidRPr="002F2858" w:rsidRDefault="002F2858" w:rsidP="002F2858">
            <w:pPr>
              <w:pStyle w:val="NoSpacing"/>
            </w:pPr>
            <w:r w:rsidRPr="002F2858">
              <w:t xml:space="preserve">          {  return price;</w:t>
            </w:r>
          </w:p>
          <w:p w14:paraId="0BBD38A0" w14:textId="77777777" w:rsidR="002F2858" w:rsidRPr="002F2858" w:rsidRDefault="002F2858" w:rsidP="002F2858">
            <w:pPr>
              <w:pStyle w:val="NoSpacing"/>
            </w:pPr>
            <w:r w:rsidRPr="002F2858">
              <w:t xml:space="preserve">          }</w:t>
            </w:r>
          </w:p>
          <w:p w14:paraId="7531F710" w14:textId="77777777" w:rsidR="002F2858" w:rsidRPr="002F2858" w:rsidRDefault="002F2858" w:rsidP="002F2858">
            <w:pPr>
              <w:pStyle w:val="NoSpacing"/>
            </w:pPr>
            <w:r w:rsidRPr="002F2858">
              <w:t xml:space="preserve">          public String getbookname()</w:t>
            </w:r>
          </w:p>
          <w:p w14:paraId="18E00FB6" w14:textId="77777777" w:rsidR="002F2858" w:rsidRPr="002F2858" w:rsidRDefault="002F2858" w:rsidP="002F2858">
            <w:pPr>
              <w:pStyle w:val="NoSpacing"/>
            </w:pPr>
            <w:r w:rsidRPr="002F2858">
              <w:t xml:space="preserve">          { return bookname;</w:t>
            </w:r>
          </w:p>
          <w:p w14:paraId="66C765FF" w14:textId="77777777" w:rsidR="002F2858" w:rsidRPr="002F2858" w:rsidRDefault="002F2858" w:rsidP="002F2858">
            <w:pPr>
              <w:pStyle w:val="NoSpacing"/>
            </w:pPr>
            <w:r w:rsidRPr="002F2858">
              <w:t xml:space="preserve">          }</w:t>
            </w:r>
          </w:p>
          <w:p w14:paraId="0AA0E046" w14:textId="77777777" w:rsidR="002F2858" w:rsidRPr="002F2858" w:rsidRDefault="002F2858" w:rsidP="002F2858">
            <w:pPr>
              <w:pStyle w:val="NoSpacing"/>
            </w:pPr>
            <w:r w:rsidRPr="002F2858">
              <w:t xml:space="preserve">          public String getbooktype()</w:t>
            </w:r>
          </w:p>
          <w:p w14:paraId="58C8A1D7" w14:textId="77777777" w:rsidR="002F2858" w:rsidRPr="002F2858" w:rsidRDefault="002F2858" w:rsidP="002F2858">
            <w:pPr>
              <w:pStyle w:val="NoSpacing"/>
            </w:pPr>
            <w:r w:rsidRPr="002F2858">
              <w:t xml:space="preserve">          {    return booktype;</w:t>
            </w:r>
          </w:p>
          <w:p w14:paraId="23F588BA" w14:textId="77777777" w:rsidR="002F2858" w:rsidRPr="002F2858" w:rsidRDefault="002F2858" w:rsidP="002F2858">
            <w:pPr>
              <w:pStyle w:val="NoSpacing"/>
            </w:pPr>
            <w:r w:rsidRPr="002F2858">
              <w:t xml:space="preserve">          }</w:t>
            </w:r>
          </w:p>
          <w:p w14:paraId="1D8B1653" w14:textId="77777777" w:rsidR="002F2858" w:rsidRPr="002F2858" w:rsidRDefault="002F2858" w:rsidP="002F2858">
            <w:pPr>
              <w:pStyle w:val="NoSpacing"/>
            </w:pPr>
            <w:r w:rsidRPr="002F2858">
              <w:t xml:space="preserve">          //setter</w:t>
            </w:r>
          </w:p>
          <w:p w14:paraId="7BE41DF4" w14:textId="77777777" w:rsidR="002F2858" w:rsidRPr="002F2858" w:rsidRDefault="002F2858" w:rsidP="002F2858">
            <w:pPr>
              <w:pStyle w:val="NoSpacing"/>
            </w:pPr>
            <w:r w:rsidRPr="002F2858">
              <w:t xml:space="preserve">          public void setauthorname(String authorname)</w:t>
            </w:r>
          </w:p>
          <w:p w14:paraId="795E157E" w14:textId="77777777" w:rsidR="002F2858" w:rsidRPr="002F2858" w:rsidRDefault="002F2858" w:rsidP="002F2858">
            <w:pPr>
              <w:pStyle w:val="NoSpacing"/>
            </w:pPr>
            <w:r w:rsidRPr="002F2858">
              <w:t xml:space="preserve">          {       this.authorname=authorname;</w:t>
            </w:r>
          </w:p>
          <w:p w14:paraId="296B8CB8" w14:textId="77777777" w:rsidR="002F2858" w:rsidRPr="002F2858" w:rsidRDefault="002F2858" w:rsidP="002F2858">
            <w:pPr>
              <w:pStyle w:val="NoSpacing"/>
            </w:pPr>
            <w:r w:rsidRPr="002F2858">
              <w:t xml:space="preserve">          }</w:t>
            </w:r>
          </w:p>
          <w:p w14:paraId="1E0231C2" w14:textId="77777777" w:rsidR="002F2858" w:rsidRPr="002F2858" w:rsidRDefault="002F2858" w:rsidP="002F2858">
            <w:pPr>
              <w:pStyle w:val="NoSpacing"/>
            </w:pPr>
            <w:r w:rsidRPr="002F2858">
              <w:t xml:space="preserve">          public void setprice(int price)</w:t>
            </w:r>
          </w:p>
          <w:p w14:paraId="553B9AD2" w14:textId="77777777" w:rsidR="002F2858" w:rsidRPr="002F2858" w:rsidRDefault="002F2858" w:rsidP="002F2858">
            <w:pPr>
              <w:pStyle w:val="NoSpacing"/>
            </w:pPr>
            <w:r w:rsidRPr="002F2858">
              <w:t xml:space="preserve">          {      this.price=price;</w:t>
            </w:r>
          </w:p>
          <w:p w14:paraId="6AAF3EBB" w14:textId="77777777" w:rsidR="002F2858" w:rsidRPr="002F2858" w:rsidRDefault="002F2858" w:rsidP="002F2858">
            <w:pPr>
              <w:pStyle w:val="NoSpacing"/>
            </w:pPr>
            <w:r w:rsidRPr="002F2858">
              <w:t xml:space="preserve">          }</w:t>
            </w:r>
          </w:p>
          <w:p w14:paraId="600680F8" w14:textId="77777777" w:rsidR="002F2858" w:rsidRPr="002F2858" w:rsidRDefault="002F2858" w:rsidP="002F2858">
            <w:pPr>
              <w:pStyle w:val="NoSpacing"/>
            </w:pPr>
            <w:r w:rsidRPr="002F2858">
              <w:t xml:space="preserve">          public void setbookname(String bookname)</w:t>
            </w:r>
          </w:p>
          <w:p w14:paraId="748E9FA7" w14:textId="77777777" w:rsidR="002F2858" w:rsidRPr="002F2858" w:rsidRDefault="002F2858" w:rsidP="002F2858">
            <w:pPr>
              <w:pStyle w:val="NoSpacing"/>
            </w:pPr>
            <w:r w:rsidRPr="002F2858">
              <w:t xml:space="preserve">          {       this.bookname=bookname;</w:t>
            </w:r>
          </w:p>
          <w:p w14:paraId="1E8FC9A6" w14:textId="77777777" w:rsidR="002F2858" w:rsidRPr="002F2858" w:rsidRDefault="002F2858" w:rsidP="002F2858">
            <w:pPr>
              <w:pStyle w:val="NoSpacing"/>
            </w:pPr>
            <w:r w:rsidRPr="002F2858">
              <w:t xml:space="preserve">          }</w:t>
            </w:r>
          </w:p>
          <w:p w14:paraId="0D37A213" w14:textId="77777777" w:rsidR="002F2858" w:rsidRPr="002F2858" w:rsidRDefault="002F2858" w:rsidP="002F2858">
            <w:pPr>
              <w:pStyle w:val="NoSpacing"/>
            </w:pPr>
            <w:r w:rsidRPr="002F2858">
              <w:t xml:space="preserve">          public void setbooktype(String booktype)</w:t>
            </w:r>
          </w:p>
          <w:p w14:paraId="2A51724B" w14:textId="77777777" w:rsidR="002F2858" w:rsidRPr="002F2858" w:rsidRDefault="002F2858" w:rsidP="002F2858">
            <w:pPr>
              <w:pStyle w:val="NoSpacing"/>
            </w:pPr>
            <w:r w:rsidRPr="002F2858">
              <w:t xml:space="preserve">          {       this.booktype=booktype;</w:t>
            </w:r>
          </w:p>
          <w:p w14:paraId="119A745A" w14:textId="77777777" w:rsidR="002F2858" w:rsidRPr="002F2858" w:rsidRDefault="002F2858" w:rsidP="002F2858">
            <w:pPr>
              <w:pStyle w:val="NoSpacing"/>
            </w:pPr>
            <w:r w:rsidRPr="002F2858">
              <w:t xml:space="preserve">          }</w:t>
            </w:r>
          </w:p>
          <w:p w14:paraId="6D6E50A6" w14:textId="77777777" w:rsidR="002F2858" w:rsidRPr="002F2858" w:rsidRDefault="002F2858" w:rsidP="002F2858">
            <w:pPr>
              <w:pStyle w:val="NoSpacing"/>
            </w:pPr>
            <w:r w:rsidRPr="002F2858">
              <w:t xml:space="preserve">          public book(String authorname, int price , String bookname , String booktype)</w:t>
            </w:r>
          </w:p>
          <w:p w14:paraId="3C18D3BC" w14:textId="77777777" w:rsidR="002F2858" w:rsidRPr="002F2858" w:rsidRDefault="002F2858" w:rsidP="002F2858">
            <w:pPr>
              <w:pStyle w:val="NoSpacing"/>
            </w:pPr>
            <w:r w:rsidRPr="002F2858">
              <w:t xml:space="preserve">          {           this.authorname=authorname;</w:t>
            </w:r>
          </w:p>
          <w:p w14:paraId="1F7FAEA3" w14:textId="77777777" w:rsidR="002F2858" w:rsidRPr="002F2858" w:rsidRDefault="002F2858" w:rsidP="002F2858">
            <w:pPr>
              <w:pStyle w:val="NoSpacing"/>
            </w:pPr>
            <w:r w:rsidRPr="002F2858">
              <w:t xml:space="preserve">                      this.price=price;</w:t>
            </w:r>
          </w:p>
          <w:p w14:paraId="005B66CE" w14:textId="77777777" w:rsidR="002F2858" w:rsidRPr="002F2858" w:rsidRDefault="002F2858" w:rsidP="002F2858">
            <w:pPr>
              <w:pStyle w:val="NoSpacing"/>
            </w:pPr>
            <w:r w:rsidRPr="002F2858">
              <w:t xml:space="preserve">                       this.bookname=bookname;</w:t>
            </w:r>
          </w:p>
          <w:p w14:paraId="4D839A2B" w14:textId="77777777" w:rsidR="002F2858" w:rsidRPr="002F2858" w:rsidRDefault="002F2858" w:rsidP="002F2858">
            <w:pPr>
              <w:pStyle w:val="NoSpacing"/>
            </w:pPr>
            <w:r w:rsidRPr="002F2858">
              <w:t xml:space="preserve">                       this.booktype=booktype;</w:t>
            </w:r>
          </w:p>
          <w:p w14:paraId="2594CEC3" w14:textId="1A10A71F" w:rsidR="002F2858" w:rsidRPr="002F2858" w:rsidRDefault="002F2858" w:rsidP="002F2858">
            <w:pPr>
              <w:pStyle w:val="NoSpacing"/>
            </w:pPr>
            <w:r w:rsidRPr="002F2858">
              <w:t xml:space="preserve">          }</w:t>
            </w:r>
            <w:r>
              <w:t xml:space="preserve">    }</w:t>
            </w:r>
          </w:p>
          <w:p w14:paraId="63D4F7CC" w14:textId="77777777" w:rsidR="00313F15" w:rsidRDefault="00313F15" w:rsidP="008D020C">
            <w:pPr>
              <w:pStyle w:val="NoSpacing"/>
            </w:pPr>
          </w:p>
        </w:tc>
        <w:tc>
          <w:tcPr>
            <w:tcW w:w="4508" w:type="dxa"/>
          </w:tcPr>
          <w:p w14:paraId="2233EB17" w14:textId="77777777" w:rsidR="00313F15" w:rsidRPr="00313F15" w:rsidRDefault="00313F15" w:rsidP="00313F15">
            <w:pPr>
              <w:pStyle w:val="NoSpacing"/>
            </w:pPr>
            <w:r w:rsidRPr="00313F15">
              <w:t>package demo.sample.test;</w:t>
            </w:r>
          </w:p>
          <w:p w14:paraId="3CCEA2CE" w14:textId="77777777" w:rsidR="00313F15" w:rsidRPr="00313F15" w:rsidRDefault="00313F15" w:rsidP="00313F15">
            <w:pPr>
              <w:pStyle w:val="NoSpacing"/>
            </w:pPr>
          </w:p>
          <w:p w14:paraId="5E487D52" w14:textId="77777777" w:rsidR="00313F15" w:rsidRPr="00313F15" w:rsidRDefault="00313F15" w:rsidP="00313F15">
            <w:pPr>
              <w:pStyle w:val="NoSpacing"/>
            </w:pPr>
            <w:r w:rsidRPr="00313F15">
              <w:rPr>
                <w:u w:val="single"/>
              </w:rPr>
              <w:t xml:space="preserve">public class </w:t>
            </w:r>
            <w:r w:rsidRPr="00313F15">
              <w:t>booktest {</w:t>
            </w:r>
          </w:p>
          <w:p w14:paraId="1DFC8D61" w14:textId="77777777" w:rsidR="00313F15" w:rsidRPr="00313F15" w:rsidRDefault="00313F15" w:rsidP="00313F15">
            <w:pPr>
              <w:pStyle w:val="NoSpacing"/>
            </w:pPr>
            <w:r w:rsidRPr="00313F15">
              <w:t xml:space="preserve">             public static void main(String [] args)</w:t>
            </w:r>
          </w:p>
          <w:p w14:paraId="7CC88CDD" w14:textId="77777777" w:rsidR="00313F15" w:rsidRPr="00313F15" w:rsidRDefault="00313F15" w:rsidP="00313F15">
            <w:pPr>
              <w:pStyle w:val="NoSpacing"/>
            </w:pPr>
            <w:r w:rsidRPr="00313F15">
              <w:t xml:space="preserve">             {     book b1=new book("huuu", 0000,"args","educational");</w:t>
            </w:r>
          </w:p>
          <w:p w14:paraId="34D0F731" w14:textId="77777777" w:rsidR="00313F15" w:rsidRPr="00313F15" w:rsidRDefault="00313F15" w:rsidP="00313F15">
            <w:pPr>
              <w:pStyle w:val="NoSpacing"/>
            </w:pPr>
            <w:r w:rsidRPr="00313F15">
              <w:t xml:space="preserve">             System.</w:t>
            </w:r>
            <w:r w:rsidRPr="00313F15">
              <w:rPr>
                <w:b/>
                <w:bCs/>
                <w:i/>
                <w:iCs/>
              </w:rPr>
              <w:t>out</w:t>
            </w:r>
            <w:r w:rsidRPr="00313F15">
              <w:t>.println(b1.getauthorname());</w:t>
            </w:r>
          </w:p>
          <w:p w14:paraId="4FA7E4D9" w14:textId="77777777" w:rsidR="00313F15" w:rsidRPr="00313F15" w:rsidRDefault="00313F15" w:rsidP="00313F15">
            <w:pPr>
              <w:pStyle w:val="NoSpacing"/>
            </w:pPr>
            <w:r w:rsidRPr="00313F15">
              <w:t xml:space="preserve">             System.</w:t>
            </w:r>
            <w:r w:rsidRPr="00313F15">
              <w:rPr>
                <w:b/>
                <w:bCs/>
                <w:i/>
                <w:iCs/>
              </w:rPr>
              <w:t>out</w:t>
            </w:r>
            <w:r w:rsidRPr="00313F15">
              <w:t>.println(b1.getprice());</w:t>
            </w:r>
          </w:p>
          <w:p w14:paraId="77032EB2" w14:textId="77777777" w:rsidR="00313F15" w:rsidRPr="00313F15" w:rsidRDefault="00313F15" w:rsidP="00313F15">
            <w:pPr>
              <w:pStyle w:val="NoSpacing"/>
            </w:pPr>
            <w:r w:rsidRPr="00313F15">
              <w:t xml:space="preserve">             System.</w:t>
            </w:r>
            <w:r w:rsidRPr="00313F15">
              <w:rPr>
                <w:b/>
                <w:bCs/>
                <w:i/>
                <w:iCs/>
              </w:rPr>
              <w:t>out</w:t>
            </w:r>
            <w:r w:rsidRPr="00313F15">
              <w:t>.println(b1.getbookname());</w:t>
            </w:r>
          </w:p>
          <w:p w14:paraId="50236903" w14:textId="77777777" w:rsidR="00313F15" w:rsidRPr="00313F15" w:rsidRDefault="00313F15" w:rsidP="00313F15">
            <w:pPr>
              <w:pStyle w:val="NoSpacing"/>
            </w:pPr>
            <w:r w:rsidRPr="00313F15">
              <w:t xml:space="preserve">             System.</w:t>
            </w:r>
            <w:r w:rsidRPr="00313F15">
              <w:rPr>
                <w:b/>
                <w:bCs/>
                <w:i/>
                <w:iCs/>
              </w:rPr>
              <w:t>out</w:t>
            </w:r>
            <w:r w:rsidRPr="00313F15">
              <w:t>.println(b1.getbooktype());</w:t>
            </w:r>
          </w:p>
          <w:p w14:paraId="798065CA" w14:textId="77777777" w:rsidR="00313F15" w:rsidRPr="00313F15" w:rsidRDefault="00313F15" w:rsidP="00313F15">
            <w:pPr>
              <w:pStyle w:val="NoSpacing"/>
            </w:pPr>
            <w:r w:rsidRPr="00313F15">
              <w:t xml:space="preserve">             b1.setauthorname("luuuu");</w:t>
            </w:r>
          </w:p>
          <w:p w14:paraId="4DCDDE15" w14:textId="77777777" w:rsidR="00313F15" w:rsidRPr="00313F15" w:rsidRDefault="00313F15" w:rsidP="00313F15">
            <w:pPr>
              <w:pStyle w:val="NoSpacing"/>
            </w:pPr>
            <w:r w:rsidRPr="00313F15">
              <w:t xml:space="preserve">             b1.setprice(100);</w:t>
            </w:r>
          </w:p>
          <w:p w14:paraId="6DCDB473" w14:textId="77777777" w:rsidR="00313F15" w:rsidRPr="00313F15" w:rsidRDefault="00313F15" w:rsidP="00313F15">
            <w:pPr>
              <w:pStyle w:val="NoSpacing"/>
            </w:pPr>
            <w:r w:rsidRPr="00313F15">
              <w:t xml:space="preserve">             b1.setbookname("unknown");</w:t>
            </w:r>
          </w:p>
          <w:p w14:paraId="0790A467" w14:textId="77777777" w:rsidR="00313F15" w:rsidRPr="00313F15" w:rsidRDefault="00313F15" w:rsidP="00313F15">
            <w:pPr>
              <w:pStyle w:val="NoSpacing"/>
            </w:pPr>
            <w:r w:rsidRPr="00313F15">
              <w:t xml:space="preserve">             b1.setbooktype("waste");</w:t>
            </w:r>
          </w:p>
          <w:p w14:paraId="52FFCA60" w14:textId="77777777" w:rsidR="00313F15" w:rsidRPr="00313F15" w:rsidRDefault="00313F15" w:rsidP="00313F15">
            <w:pPr>
              <w:pStyle w:val="NoSpacing"/>
            </w:pPr>
            <w:r w:rsidRPr="00313F15">
              <w:t xml:space="preserve">             System.</w:t>
            </w:r>
            <w:r w:rsidRPr="00313F15">
              <w:rPr>
                <w:b/>
                <w:bCs/>
                <w:i/>
                <w:iCs/>
              </w:rPr>
              <w:t>out</w:t>
            </w:r>
            <w:r w:rsidRPr="00313F15">
              <w:t>.println(b1.getauthorname());</w:t>
            </w:r>
          </w:p>
          <w:p w14:paraId="3A039F3D" w14:textId="77777777" w:rsidR="00313F15" w:rsidRPr="00313F15" w:rsidRDefault="00313F15" w:rsidP="00313F15">
            <w:pPr>
              <w:pStyle w:val="NoSpacing"/>
            </w:pPr>
            <w:r w:rsidRPr="00313F15">
              <w:t xml:space="preserve">             System.</w:t>
            </w:r>
            <w:r w:rsidRPr="00313F15">
              <w:rPr>
                <w:b/>
                <w:bCs/>
                <w:i/>
                <w:iCs/>
              </w:rPr>
              <w:t>out</w:t>
            </w:r>
            <w:r w:rsidRPr="00313F15">
              <w:t>.println(b1.getprice());</w:t>
            </w:r>
          </w:p>
          <w:p w14:paraId="3800C33F" w14:textId="77777777" w:rsidR="00313F15" w:rsidRPr="00313F15" w:rsidRDefault="00313F15" w:rsidP="00313F15">
            <w:pPr>
              <w:pStyle w:val="NoSpacing"/>
            </w:pPr>
            <w:r w:rsidRPr="00313F15">
              <w:t xml:space="preserve">             System.</w:t>
            </w:r>
            <w:r w:rsidRPr="00313F15">
              <w:rPr>
                <w:b/>
                <w:bCs/>
                <w:i/>
                <w:iCs/>
              </w:rPr>
              <w:t>out</w:t>
            </w:r>
            <w:r w:rsidRPr="00313F15">
              <w:t>.println(b1.getbookname());</w:t>
            </w:r>
          </w:p>
          <w:p w14:paraId="104F2ACC" w14:textId="77777777" w:rsidR="00313F15" w:rsidRPr="00313F15" w:rsidRDefault="00313F15" w:rsidP="00313F15">
            <w:pPr>
              <w:pStyle w:val="NoSpacing"/>
            </w:pPr>
            <w:r w:rsidRPr="00313F15">
              <w:t xml:space="preserve">             System.</w:t>
            </w:r>
            <w:r w:rsidRPr="00313F15">
              <w:rPr>
                <w:b/>
                <w:bCs/>
                <w:i/>
                <w:iCs/>
              </w:rPr>
              <w:t>out</w:t>
            </w:r>
            <w:r w:rsidRPr="00313F15">
              <w:t>.println(b1.getbooktype());</w:t>
            </w:r>
          </w:p>
          <w:p w14:paraId="48297E98" w14:textId="77777777" w:rsidR="00313F15" w:rsidRPr="00313F15" w:rsidRDefault="00313F15" w:rsidP="00313F15">
            <w:pPr>
              <w:pStyle w:val="NoSpacing"/>
            </w:pPr>
            <w:r w:rsidRPr="00313F15">
              <w:t xml:space="preserve">             }</w:t>
            </w:r>
          </w:p>
          <w:p w14:paraId="7AEA66AE" w14:textId="77777777" w:rsidR="00313F15" w:rsidRPr="00313F15" w:rsidRDefault="00313F15" w:rsidP="00313F15">
            <w:pPr>
              <w:pStyle w:val="NoSpacing"/>
            </w:pPr>
            <w:r w:rsidRPr="00313F15">
              <w:t xml:space="preserve">             }</w:t>
            </w:r>
          </w:p>
          <w:p w14:paraId="0D721CC5" w14:textId="77777777" w:rsidR="00313F15" w:rsidRPr="00313F15" w:rsidRDefault="00313F15" w:rsidP="00313F15">
            <w:pPr>
              <w:pStyle w:val="NoSpacing"/>
            </w:pPr>
          </w:p>
          <w:p w14:paraId="7C3341B2" w14:textId="77777777" w:rsidR="00313F15" w:rsidRDefault="00313F15" w:rsidP="008D020C">
            <w:pPr>
              <w:pStyle w:val="NoSpacing"/>
            </w:pPr>
          </w:p>
        </w:tc>
      </w:tr>
    </w:tbl>
    <w:p w14:paraId="3051CE25" w14:textId="6D61E8E7" w:rsidR="008D020C" w:rsidRDefault="008D020C" w:rsidP="008D020C">
      <w:pPr>
        <w:pStyle w:val="NoSpacing"/>
      </w:pPr>
    </w:p>
    <w:p w14:paraId="1EDB254F" w14:textId="350F49A6" w:rsidR="002F2858" w:rsidRDefault="002F2858" w:rsidP="008D020C">
      <w:pPr>
        <w:pStyle w:val="NoSpacing"/>
        <w:rPr>
          <w:b/>
          <w:bCs/>
          <w:color w:val="FF0000"/>
        </w:rPr>
      </w:pPr>
      <w:r w:rsidRPr="008516E1">
        <w:rPr>
          <w:b/>
          <w:bCs/>
          <w:color w:val="FF0000"/>
        </w:rPr>
        <w:t>3</w:t>
      </w:r>
      <w:r w:rsidR="008516E1" w:rsidRPr="008516E1">
        <w:rPr>
          <w:b/>
          <w:bCs/>
          <w:color w:val="FF0000"/>
        </w:rPr>
        <w:t xml:space="preserve"> ENCAPSULATIION ON BANK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80CD6" w:rsidRPr="00114AFB" w14:paraId="3CAB1E50" w14:textId="77777777" w:rsidTr="00C80CD6">
        <w:tc>
          <w:tcPr>
            <w:tcW w:w="4508" w:type="dxa"/>
          </w:tcPr>
          <w:p w14:paraId="4A9953E3" w14:textId="77777777" w:rsidR="00C80CD6" w:rsidRPr="00C80CD6" w:rsidRDefault="00C80CD6" w:rsidP="00C80CD6">
            <w:pPr>
              <w:pStyle w:val="NoSpacing"/>
            </w:pPr>
            <w:r w:rsidRPr="00C80CD6">
              <w:t>package demo.sample.test;</w:t>
            </w:r>
          </w:p>
          <w:p w14:paraId="77341A48" w14:textId="77777777" w:rsidR="00C80CD6" w:rsidRPr="00C80CD6" w:rsidRDefault="00C80CD6" w:rsidP="00C80CD6">
            <w:pPr>
              <w:pStyle w:val="NoSpacing"/>
            </w:pPr>
          </w:p>
          <w:p w14:paraId="24E12ECC" w14:textId="77777777" w:rsidR="00C80CD6" w:rsidRPr="00C80CD6" w:rsidRDefault="00C80CD6" w:rsidP="00C80CD6">
            <w:pPr>
              <w:pStyle w:val="NoSpacing"/>
            </w:pPr>
            <w:r w:rsidRPr="00C80CD6">
              <w:t>public class bank {</w:t>
            </w:r>
          </w:p>
          <w:p w14:paraId="6DCD1EA6" w14:textId="77777777" w:rsidR="00C80CD6" w:rsidRPr="00C80CD6" w:rsidRDefault="00C80CD6" w:rsidP="00C80CD6">
            <w:pPr>
              <w:pStyle w:val="NoSpacing"/>
            </w:pPr>
            <w:r w:rsidRPr="00C80CD6">
              <w:t xml:space="preserve">           private String bankname;</w:t>
            </w:r>
          </w:p>
          <w:p w14:paraId="711DBEA3" w14:textId="77777777" w:rsidR="00C80CD6" w:rsidRPr="00C80CD6" w:rsidRDefault="00C80CD6" w:rsidP="00C80CD6">
            <w:pPr>
              <w:pStyle w:val="NoSpacing"/>
            </w:pPr>
            <w:r w:rsidRPr="00C80CD6">
              <w:t xml:space="preserve">           private String branchname;</w:t>
            </w:r>
          </w:p>
          <w:p w14:paraId="1D2768A1" w14:textId="77777777" w:rsidR="00C80CD6" w:rsidRPr="00C80CD6" w:rsidRDefault="00C80CD6" w:rsidP="00C80CD6">
            <w:pPr>
              <w:pStyle w:val="NoSpacing"/>
            </w:pPr>
            <w:r w:rsidRPr="00C80CD6">
              <w:t xml:space="preserve">           private String managername;</w:t>
            </w:r>
          </w:p>
          <w:p w14:paraId="0BE5B43F" w14:textId="77777777" w:rsidR="00C80CD6" w:rsidRPr="00C80CD6" w:rsidRDefault="00C80CD6" w:rsidP="00C80CD6">
            <w:pPr>
              <w:pStyle w:val="NoSpacing"/>
            </w:pPr>
            <w:r w:rsidRPr="00C80CD6">
              <w:t xml:space="preserve">           private String ifsc;</w:t>
            </w:r>
          </w:p>
          <w:p w14:paraId="06407A81" w14:textId="77777777" w:rsidR="00C80CD6" w:rsidRPr="00C80CD6" w:rsidRDefault="00C80CD6" w:rsidP="00C80CD6">
            <w:pPr>
              <w:pStyle w:val="NoSpacing"/>
            </w:pPr>
            <w:r w:rsidRPr="00C80CD6">
              <w:t xml:space="preserve">           //getter</w:t>
            </w:r>
          </w:p>
          <w:p w14:paraId="72A86161" w14:textId="77777777" w:rsidR="00C80CD6" w:rsidRPr="00C80CD6" w:rsidRDefault="00C80CD6" w:rsidP="00C80CD6">
            <w:pPr>
              <w:pStyle w:val="NoSpacing"/>
            </w:pPr>
            <w:r w:rsidRPr="00C80CD6">
              <w:t xml:space="preserve">           public String getbankname()</w:t>
            </w:r>
          </w:p>
          <w:p w14:paraId="40ACC11F" w14:textId="77777777" w:rsidR="00C80CD6" w:rsidRPr="00C80CD6" w:rsidRDefault="00C80CD6" w:rsidP="00C80CD6">
            <w:pPr>
              <w:pStyle w:val="NoSpacing"/>
            </w:pPr>
            <w:r w:rsidRPr="00C80CD6">
              <w:t xml:space="preserve">           {   return bankname;</w:t>
            </w:r>
          </w:p>
          <w:p w14:paraId="3E7997E8" w14:textId="77777777" w:rsidR="00C80CD6" w:rsidRPr="00C80CD6" w:rsidRDefault="00C80CD6" w:rsidP="00C80CD6">
            <w:pPr>
              <w:pStyle w:val="NoSpacing"/>
            </w:pPr>
            <w:r w:rsidRPr="00C80CD6">
              <w:t xml:space="preserve">           }</w:t>
            </w:r>
          </w:p>
          <w:p w14:paraId="59C56A5C" w14:textId="77777777" w:rsidR="00C80CD6" w:rsidRPr="00C80CD6" w:rsidRDefault="00C80CD6" w:rsidP="00C80CD6">
            <w:pPr>
              <w:pStyle w:val="NoSpacing"/>
            </w:pPr>
            <w:r w:rsidRPr="00C80CD6">
              <w:t xml:space="preserve">           public String getbranchname()</w:t>
            </w:r>
          </w:p>
          <w:p w14:paraId="058E256A" w14:textId="77777777" w:rsidR="00C80CD6" w:rsidRPr="00C80CD6" w:rsidRDefault="00C80CD6" w:rsidP="00C80CD6">
            <w:pPr>
              <w:pStyle w:val="NoSpacing"/>
            </w:pPr>
            <w:r w:rsidRPr="00C80CD6">
              <w:t xml:space="preserve">           {    return branchname;</w:t>
            </w:r>
          </w:p>
          <w:p w14:paraId="393E0CC1" w14:textId="77777777" w:rsidR="00C80CD6" w:rsidRPr="00C80CD6" w:rsidRDefault="00C80CD6" w:rsidP="00C80CD6">
            <w:pPr>
              <w:pStyle w:val="NoSpacing"/>
            </w:pPr>
            <w:r w:rsidRPr="00C80CD6">
              <w:t xml:space="preserve">           }</w:t>
            </w:r>
          </w:p>
          <w:p w14:paraId="1C7C1943" w14:textId="77777777" w:rsidR="00C80CD6" w:rsidRPr="00C80CD6" w:rsidRDefault="00C80CD6" w:rsidP="00C80CD6">
            <w:pPr>
              <w:pStyle w:val="NoSpacing"/>
            </w:pPr>
            <w:r w:rsidRPr="00C80CD6">
              <w:t xml:space="preserve">           public String getmanagername()</w:t>
            </w:r>
          </w:p>
          <w:p w14:paraId="5FE1EE50" w14:textId="77777777" w:rsidR="00C80CD6" w:rsidRPr="00C80CD6" w:rsidRDefault="00C80CD6" w:rsidP="00C80CD6">
            <w:pPr>
              <w:pStyle w:val="NoSpacing"/>
            </w:pPr>
            <w:r w:rsidRPr="00C80CD6">
              <w:t xml:space="preserve">           {   return managername;</w:t>
            </w:r>
          </w:p>
          <w:p w14:paraId="79805E22" w14:textId="77777777" w:rsidR="00C80CD6" w:rsidRPr="00C80CD6" w:rsidRDefault="00C80CD6" w:rsidP="00C80CD6">
            <w:pPr>
              <w:pStyle w:val="NoSpacing"/>
            </w:pPr>
            <w:r w:rsidRPr="00C80CD6">
              <w:t xml:space="preserve">           }</w:t>
            </w:r>
          </w:p>
          <w:p w14:paraId="4CA82DD8" w14:textId="77777777" w:rsidR="00C80CD6" w:rsidRPr="00C80CD6" w:rsidRDefault="00C80CD6" w:rsidP="00C80CD6">
            <w:pPr>
              <w:pStyle w:val="NoSpacing"/>
            </w:pPr>
            <w:r w:rsidRPr="00C80CD6">
              <w:t xml:space="preserve">           public String getifsc()</w:t>
            </w:r>
          </w:p>
          <w:p w14:paraId="6AF39C18" w14:textId="77777777" w:rsidR="00C80CD6" w:rsidRPr="00C80CD6" w:rsidRDefault="00C80CD6" w:rsidP="00C80CD6">
            <w:pPr>
              <w:pStyle w:val="NoSpacing"/>
            </w:pPr>
            <w:r w:rsidRPr="00C80CD6">
              <w:t xml:space="preserve">           { return ifsc;</w:t>
            </w:r>
          </w:p>
          <w:p w14:paraId="1EB842C0" w14:textId="77777777" w:rsidR="00C80CD6" w:rsidRPr="00C80CD6" w:rsidRDefault="00C80CD6" w:rsidP="00C80CD6">
            <w:pPr>
              <w:pStyle w:val="NoSpacing"/>
            </w:pPr>
            <w:r w:rsidRPr="00C80CD6">
              <w:t xml:space="preserve">           }</w:t>
            </w:r>
          </w:p>
          <w:p w14:paraId="1DE5874F" w14:textId="77777777" w:rsidR="00C80CD6" w:rsidRPr="00C80CD6" w:rsidRDefault="00C80CD6" w:rsidP="00C80CD6">
            <w:pPr>
              <w:pStyle w:val="NoSpacing"/>
            </w:pPr>
            <w:r w:rsidRPr="00C80CD6">
              <w:t xml:space="preserve">           //setter</w:t>
            </w:r>
          </w:p>
          <w:p w14:paraId="0984A716" w14:textId="77777777" w:rsidR="00C80CD6" w:rsidRPr="00C80CD6" w:rsidRDefault="00C80CD6" w:rsidP="00C80CD6">
            <w:pPr>
              <w:pStyle w:val="NoSpacing"/>
            </w:pPr>
            <w:r w:rsidRPr="00C80CD6">
              <w:t xml:space="preserve">           public void setbankname(String  bankname)</w:t>
            </w:r>
          </w:p>
          <w:p w14:paraId="410AB21C" w14:textId="77777777" w:rsidR="00C80CD6" w:rsidRPr="00C80CD6" w:rsidRDefault="00C80CD6" w:rsidP="00C80CD6">
            <w:pPr>
              <w:pStyle w:val="NoSpacing"/>
            </w:pPr>
            <w:r w:rsidRPr="00C80CD6">
              <w:t xml:space="preserve">           {      this.bankname=bankname;</w:t>
            </w:r>
          </w:p>
          <w:p w14:paraId="525FC213" w14:textId="77777777" w:rsidR="00C80CD6" w:rsidRPr="00C80CD6" w:rsidRDefault="00C80CD6" w:rsidP="00C80CD6">
            <w:pPr>
              <w:pStyle w:val="NoSpacing"/>
            </w:pPr>
            <w:r w:rsidRPr="00C80CD6">
              <w:t xml:space="preserve">           }</w:t>
            </w:r>
          </w:p>
          <w:p w14:paraId="3EA52DF1" w14:textId="77777777" w:rsidR="00C80CD6" w:rsidRPr="00C80CD6" w:rsidRDefault="00C80CD6" w:rsidP="00C80CD6">
            <w:pPr>
              <w:pStyle w:val="NoSpacing"/>
            </w:pPr>
            <w:r w:rsidRPr="00C80CD6">
              <w:t xml:space="preserve">           public void setbranchname(String branchname)</w:t>
            </w:r>
          </w:p>
          <w:p w14:paraId="61E044A0" w14:textId="77777777" w:rsidR="00C80CD6" w:rsidRPr="00C80CD6" w:rsidRDefault="00C80CD6" w:rsidP="00C80CD6">
            <w:pPr>
              <w:pStyle w:val="NoSpacing"/>
            </w:pPr>
            <w:r w:rsidRPr="00C80CD6">
              <w:t xml:space="preserve">           {      this.branchname=branchname;</w:t>
            </w:r>
          </w:p>
          <w:p w14:paraId="73B5924D" w14:textId="77777777" w:rsidR="00C80CD6" w:rsidRPr="00C80CD6" w:rsidRDefault="00C80CD6" w:rsidP="00C80CD6">
            <w:pPr>
              <w:pStyle w:val="NoSpacing"/>
            </w:pPr>
            <w:r w:rsidRPr="00C80CD6">
              <w:t xml:space="preserve">           }</w:t>
            </w:r>
          </w:p>
          <w:p w14:paraId="17BA8E8F" w14:textId="77777777" w:rsidR="00C80CD6" w:rsidRPr="00C80CD6" w:rsidRDefault="00C80CD6" w:rsidP="00C80CD6">
            <w:pPr>
              <w:pStyle w:val="NoSpacing"/>
            </w:pPr>
            <w:r w:rsidRPr="00C80CD6">
              <w:t xml:space="preserve">           public void setmanagername(String managername)</w:t>
            </w:r>
          </w:p>
          <w:p w14:paraId="6AFBBDB7" w14:textId="77777777" w:rsidR="00C80CD6" w:rsidRPr="00C80CD6" w:rsidRDefault="00C80CD6" w:rsidP="00C80CD6">
            <w:pPr>
              <w:pStyle w:val="NoSpacing"/>
            </w:pPr>
            <w:r w:rsidRPr="00C80CD6">
              <w:t xml:space="preserve">           {       this.managername=managername;</w:t>
            </w:r>
          </w:p>
          <w:p w14:paraId="56AA1768" w14:textId="77777777" w:rsidR="00C80CD6" w:rsidRPr="00C80CD6" w:rsidRDefault="00C80CD6" w:rsidP="00C80CD6">
            <w:pPr>
              <w:pStyle w:val="NoSpacing"/>
            </w:pPr>
            <w:r w:rsidRPr="00C80CD6">
              <w:t xml:space="preserve">           }</w:t>
            </w:r>
          </w:p>
          <w:p w14:paraId="5650C96C" w14:textId="77777777" w:rsidR="00C80CD6" w:rsidRPr="00C80CD6" w:rsidRDefault="00C80CD6" w:rsidP="00C80CD6">
            <w:pPr>
              <w:pStyle w:val="NoSpacing"/>
            </w:pPr>
            <w:r w:rsidRPr="00C80CD6">
              <w:t xml:space="preserve">           public void setifsc(String ifsc)</w:t>
            </w:r>
          </w:p>
          <w:p w14:paraId="744C0980" w14:textId="77777777" w:rsidR="00C80CD6" w:rsidRPr="00C80CD6" w:rsidRDefault="00C80CD6" w:rsidP="00C80CD6">
            <w:pPr>
              <w:pStyle w:val="NoSpacing"/>
            </w:pPr>
            <w:r w:rsidRPr="00C80CD6">
              <w:t xml:space="preserve">           {       this.ifsc=ifsc;</w:t>
            </w:r>
          </w:p>
          <w:p w14:paraId="24156877" w14:textId="77777777" w:rsidR="00C80CD6" w:rsidRPr="00C80CD6" w:rsidRDefault="00C80CD6" w:rsidP="00C80CD6">
            <w:pPr>
              <w:pStyle w:val="NoSpacing"/>
            </w:pPr>
            <w:r w:rsidRPr="00C80CD6">
              <w:t xml:space="preserve">           }</w:t>
            </w:r>
          </w:p>
          <w:p w14:paraId="64556589" w14:textId="77777777" w:rsidR="00C80CD6" w:rsidRPr="00C80CD6" w:rsidRDefault="00C80CD6" w:rsidP="00C80CD6">
            <w:pPr>
              <w:pStyle w:val="NoSpacing"/>
            </w:pPr>
            <w:r w:rsidRPr="00C80CD6">
              <w:t xml:space="preserve">   public bank(String bankname, String branchname,String managername , String ifsc)</w:t>
            </w:r>
          </w:p>
          <w:p w14:paraId="3B251D79" w14:textId="77777777" w:rsidR="00C80CD6" w:rsidRPr="00C80CD6" w:rsidRDefault="00C80CD6" w:rsidP="00C80CD6">
            <w:pPr>
              <w:pStyle w:val="NoSpacing"/>
            </w:pPr>
            <w:r w:rsidRPr="00C80CD6">
              <w:t xml:space="preserve">   {                     this.branchname=branchname;</w:t>
            </w:r>
          </w:p>
          <w:p w14:paraId="19E88998" w14:textId="77777777" w:rsidR="00C80CD6" w:rsidRPr="00C80CD6" w:rsidRDefault="00C80CD6" w:rsidP="00C80CD6">
            <w:pPr>
              <w:pStyle w:val="NoSpacing"/>
            </w:pPr>
            <w:r w:rsidRPr="00C80CD6">
              <w:t xml:space="preserve">                         this.bankname=bankname;</w:t>
            </w:r>
          </w:p>
          <w:p w14:paraId="08F34F82" w14:textId="77777777" w:rsidR="00C80CD6" w:rsidRPr="00C80CD6" w:rsidRDefault="00C80CD6" w:rsidP="00C80CD6">
            <w:pPr>
              <w:pStyle w:val="NoSpacing"/>
            </w:pPr>
            <w:r w:rsidRPr="00C80CD6">
              <w:t xml:space="preserve">                         this.managername=managername;</w:t>
            </w:r>
          </w:p>
          <w:p w14:paraId="793DE60C" w14:textId="77777777" w:rsidR="00C80CD6" w:rsidRPr="00C80CD6" w:rsidRDefault="00C80CD6" w:rsidP="00C80CD6">
            <w:pPr>
              <w:pStyle w:val="NoSpacing"/>
            </w:pPr>
            <w:r w:rsidRPr="00C80CD6">
              <w:t xml:space="preserve">                         this.ifsc=ifsc;</w:t>
            </w:r>
          </w:p>
          <w:p w14:paraId="172C3E0D" w14:textId="1C47E09C" w:rsidR="00C80CD6" w:rsidRPr="00114AFB" w:rsidRDefault="00C80CD6" w:rsidP="00114AFB">
            <w:pPr>
              <w:pStyle w:val="NoSpacing"/>
            </w:pPr>
            <w:r w:rsidRPr="00C80CD6">
              <w:t xml:space="preserve">   }</w:t>
            </w:r>
            <w:r w:rsidR="00114AFB">
              <w:t xml:space="preserve">     }</w:t>
            </w:r>
          </w:p>
        </w:tc>
        <w:tc>
          <w:tcPr>
            <w:tcW w:w="4508" w:type="dxa"/>
          </w:tcPr>
          <w:p w14:paraId="1E45A516" w14:textId="77777777" w:rsidR="00114AFB" w:rsidRPr="00114AFB" w:rsidRDefault="00114AFB" w:rsidP="00114AFB">
            <w:pPr>
              <w:pStyle w:val="NoSpacing"/>
            </w:pPr>
            <w:r w:rsidRPr="00114AFB">
              <w:t>package demo.sample.test;</w:t>
            </w:r>
          </w:p>
          <w:p w14:paraId="70DAF6E9" w14:textId="77777777" w:rsidR="00114AFB" w:rsidRPr="00114AFB" w:rsidRDefault="00114AFB" w:rsidP="00114AFB">
            <w:pPr>
              <w:pStyle w:val="NoSpacing"/>
            </w:pPr>
          </w:p>
          <w:p w14:paraId="1B3F3225" w14:textId="77777777" w:rsidR="00114AFB" w:rsidRPr="00114AFB" w:rsidRDefault="00114AFB" w:rsidP="00114AFB">
            <w:pPr>
              <w:pStyle w:val="NoSpacing"/>
            </w:pPr>
            <w:r w:rsidRPr="00114AFB">
              <w:t>public class banktest {</w:t>
            </w:r>
          </w:p>
          <w:p w14:paraId="627385B0" w14:textId="77777777" w:rsidR="00114AFB" w:rsidRPr="00114AFB" w:rsidRDefault="00114AFB" w:rsidP="00114AFB">
            <w:pPr>
              <w:pStyle w:val="NoSpacing"/>
            </w:pPr>
            <w:r w:rsidRPr="00114AFB">
              <w:t xml:space="preserve">                public static void main(String [] args)</w:t>
            </w:r>
          </w:p>
          <w:p w14:paraId="04DC9F63" w14:textId="77777777" w:rsidR="00114AFB" w:rsidRPr="00114AFB" w:rsidRDefault="00114AFB" w:rsidP="00114AFB">
            <w:pPr>
              <w:pStyle w:val="NoSpacing"/>
            </w:pPr>
            <w:r w:rsidRPr="00114AFB">
              <w:t xml:space="preserve">      {    bank b2=new bank("canara","vcity","bug","cni0039");</w:t>
            </w:r>
          </w:p>
          <w:p w14:paraId="1EDB4267" w14:textId="77777777" w:rsidR="00114AFB" w:rsidRPr="00114AFB" w:rsidRDefault="00114AFB" w:rsidP="00114AFB">
            <w:pPr>
              <w:pStyle w:val="NoSpacing"/>
            </w:pPr>
            <w:r w:rsidRPr="00114AFB">
              <w:t xml:space="preserve">          System.out.println(b2.getbankname());</w:t>
            </w:r>
          </w:p>
          <w:p w14:paraId="5C8F2E0D" w14:textId="77777777" w:rsidR="00114AFB" w:rsidRPr="00114AFB" w:rsidRDefault="00114AFB" w:rsidP="00114AFB">
            <w:pPr>
              <w:pStyle w:val="NoSpacing"/>
            </w:pPr>
            <w:r w:rsidRPr="00114AFB">
              <w:t xml:space="preserve">          System.out.println(b2.getbranchname());</w:t>
            </w:r>
          </w:p>
          <w:p w14:paraId="7BE6913F" w14:textId="77777777" w:rsidR="00114AFB" w:rsidRPr="00114AFB" w:rsidRDefault="00114AFB" w:rsidP="00114AFB">
            <w:pPr>
              <w:pStyle w:val="NoSpacing"/>
            </w:pPr>
            <w:r w:rsidRPr="00114AFB">
              <w:t xml:space="preserve">          System.out.println(b2.getmanagername());</w:t>
            </w:r>
          </w:p>
          <w:p w14:paraId="575F06A3" w14:textId="77777777" w:rsidR="00114AFB" w:rsidRPr="00114AFB" w:rsidRDefault="00114AFB" w:rsidP="00114AFB">
            <w:pPr>
              <w:pStyle w:val="NoSpacing"/>
            </w:pPr>
            <w:r w:rsidRPr="00114AFB">
              <w:t xml:space="preserve">          System.out.println(b2.getifsc());</w:t>
            </w:r>
          </w:p>
          <w:p w14:paraId="738E72A7" w14:textId="77777777" w:rsidR="00114AFB" w:rsidRPr="00114AFB" w:rsidRDefault="00114AFB" w:rsidP="00114AFB">
            <w:pPr>
              <w:pStyle w:val="NoSpacing"/>
            </w:pPr>
            <w:r w:rsidRPr="00114AFB">
              <w:t xml:space="preserve">          b2.setbankname("axis");</w:t>
            </w:r>
          </w:p>
          <w:p w14:paraId="3AD16FE6" w14:textId="77777777" w:rsidR="00114AFB" w:rsidRPr="00114AFB" w:rsidRDefault="00114AFB" w:rsidP="00114AFB">
            <w:pPr>
              <w:pStyle w:val="NoSpacing"/>
            </w:pPr>
            <w:r w:rsidRPr="00114AFB">
              <w:t xml:space="preserve">          b2.setbranchname("acity");</w:t>
            </w:r>
          </w:p>
          <w:p w14:paraId="0FBE8E85" w14:textId="77777777" w:rsidR="00114AFB" w:rsidRPr="00114AFB" w:rsidRDefault="00114AFB" w:rsidP="00114AFB">
            <w:pPr>
              <w:pStyle w:val="NoSpacing"/>
            </w:pPr>
            <w:r w:rsidRPr="00114AFB">
              <w:t xml:space="preserve">          b2.setmanagername("debug");</w:t>
            </w:r>
          </w:p>
          <w:p w14:paraId="1C6E2E21" w14:textId="77777777" w:rsidR="00114AFB" w:rsidRPr="00114AFB" w:rsidRDefault="00114AFB" w:rsidP="00114AFB">
            <w:pPr>
              <w:pStyle w:val="NoSpacing"/>
            </w:pPr>
            <w:r w:rsidRPr="00114AFB">
              <w:t xml:space="preserve">          b2.setifsc("ax06869");</w:t>
            </w:r>
          </w:p>
          <w:p w14:paraId="49EC691A" w14:textId="77777777" w:rsidR="00114AFB" w:rsidRPr="00114AFB" w:rsidRDefault="00114AFB" w:rsidP="00114AFB">
            <w:pPr>
              <w:pStyle w:val="NoSpacing"/>
            </w:pPr>
            <w:r w:rsidRPr="00114AFB">
              <w:t xml:space="preserve">          System.out.println(b2.getbankname());</w:t>
            </w:r>
          </w:p>
          <w:p w14:paraId="0D88DE5E" w14:textId="77777777" w:rsidR="00114AFB" w:rsidRPr="00114AFB" w:rsidRDefault="00114AFB" w:rsidP="00114AFB">
            <w:pPr>
              <w:pStyle w:val="NoSpacing"/>
            </w:pPr>
            <w:r w:rsidRPr="00114AFB">
              <w:t xml:space="preserve">          System.out.println(b2.getbranchname());</w:t>
            </w:r>
          </w:p>
          <w:p w14:paraId="56C78068" w14:textId="77777777" w:rsidR="00114AFB" w:rsidRPr="00114AFB" w:rsidRDefault="00114AFB" w:rsidP="00114AFB">
            <w:pPr>
              <w:pStyle w:val="NoSpacing"/>
            </w:pPr>
            <w:r w:rsidRPr="00114AFB">
              <w:t xml:space="preserve">          System.out.println(b2.getmanagername());</w:t>
            </w:r>
          </w:p>
          <w:p w14:paraId="3E9601D4" w14:textId="77777777" w:rsidR="00114AFB" w:rsidRPr="00114AFB" w:rsidRDefault="00114AFB" w:rsidP="00114AFB">
            <w:pPr>
              <w:pStyle w:val="NoSpacing"/>
            </w:pPr>
            <w:r w:rsidRPr="00114AFB">
              <w:t xml:space="preserve">          System.out.println(b2.getifsc());</w:t>
            </w:r>
          </w:p>
          <w:p w14:paraId="1BD0F903" w14:textId="77777777" w:rsidR="00114AFB" w:rsidRPr="00114AFB" w:rsidRDefault="00114AFB" w:rsidP="00114AFB">
            <w:pPr>
              <w:pStyle w:val="NoSpacing"/>
            </w:pPr>
            <w:r w:rsidRPr="00114AFB">
              <w:t xml:space="preserve">         </w:t>
            </w:r>
          </w:p>
          <w:p w14:paraId="3AED9725" w14:textId="77777777" w:rsidR="00114AFB" w:rsidRPr="00114AFB" w:rsidRDefault="00114AFB" w:rsidP="00114AFB">
            <w:pPr>
              <w:pStyle w:val="NoSpacing"/>
            </w:pPr>
            <w:r w:rsidRPr="00114AFB">
              <w:t xml:space="preserve">          </w:t>
            </w:r>
          </w:p>
          <w:p w14:paraId="47CC42FA" w14:textId="77777777" w:rsidR="00114AFB" w:rsidRPr="00114AFB" w:rsidRDefault="00114AFB" w:rsidP="00114AFB">
            <w:pPr>
              <w:pStyle w:val="NoSpacing"/>
            </w:pPr>
            <w:r w:rsidRPr="00114AFB">
              <w:t xml:space="preserve">      }</w:t>
            </w:r>
          </w:p>
          <w:p w14:paraId="0232572D" w14:textId="77777777" w:rsidR="00114AFB" w:rsidRPr="00114AFB" w:rsidRDefault="00114AFB" w:rsidP="00114AFB">
            <w:pPr>
              <w:pStyle w:val="NoSpacing"/>
            </w:pPr>
            <w:r w:rsidRPr="00114AFB">
              <w:t>}</w:t>
            </w:r>
          </w:p>
          <w:p w14:paraId="175540FE" w14:textId="77777777" w:rsidR="00C80CD6" w:rsidRPr="00114AFB" w:rsidRDefault="00C80CD6" w:rsidP="00114AFB">
            <w:pPr>
              <w:pStyle w:val="NoSpacing"/>
            </w:pPr>
          </w:p>
        </w:tc>
      </w:tr>
    </w:tbl>
    <w:p w14:paraId="781A9933" w14:textId="77777777" w:rsidR="008516E1" w:rsidRDefault="008516E1" w:rsidP="008D020C">
      <w:pPr>
        <w:pStyle w:val="NoSpacing"/>
        <w:rPr>
          <w:b/>
          <w:bCs/>
          <w:color w:val="FF0000"/>
        </w:rPr>
      </w:pPr>
    </w:p>
    <w:p w14:paraId="3AA65CEE" w14:textId="6D3D10A8" w:rsidR="00114AFB" w:rsidRDefault="00114AFB" w:rsidP="008D020C">
      <w:pPr>
        <w:pStyle w:val="NoSpacing"/>
        <w:rPr>
          <w:b/>
          <w:bCs/>
          <w:color w:val="FF0000"/>
        </w:rPr>
      </w:pPr>
      <w:r>
        <w:rPr>
          <w:b/>
          <w:bCs/>
          <w:color w:val="FF0000"/>
        </w:rPr>
        <w:t>4 ENCAPSULATION ON STUDENT</w:t>
      </w:r>
      <w:r w:rsidR="00911293">
        <w:rPr>
          <w:b/>
          <w:bCs/>
          <w:color w:val="FF0000"/>
        </w:rPr>
        <w:t xml:space="preserve"> DETAILS.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B1576" w14:paraId="7A5A268A" w14:textId="77777777" w:rsidTr="002B1576">
        <w:tc>
          <w:tcPr>
            <w:tcW w:w="4508" w:type="dxa"/>
          </w:tcPr>
          <w:p w14:paraId="57CB63CC" w14:textId="77777777" w:rsidR="002B1576" w:rsidRPr="002B1576" w:rsidRDefault="002B1576" w:rsidP="002B1576">
            <w:pPr>
              <w:pStyle w:val="NoSpacing"/>
            </w:pPr>
            <w:r w:rsidRPr="002B1576">
              <w:t>package demo.sample.test;</w:t>
            </w:r>
          </w:p>
          <w:p w14:paraId="30C05E01" w14:textId="77777777" w:rsidR="002B1576" w:rsidRPr="002B1576" w:rsidRDefault="002B1576" w:rsidP="002B1576">
            <w:pPr>
              <w:pStyle w:val="NoSpacing"/>
            </w:pPr>
          </w:p>
          <w:p w14:paraId="5EE31E7C" w14:textId="77777777" w:rsidR="002B1576" w:rsidRPr="002B1576" w:rsidRDefault="002B1576" w:rsidP="002B1576">
            <w:pPr>
              <w:pStyle w:val="NoSpacing"/>
            </w:pPr>
            <w:r w:rsidRPr="002B1576">
              <w:t>public class student {</w:t>
            </w:r>
          </w:p>
          <w:p w14:paraId="4A1557E2" w14:textId="77777777" w:rsidR="002B1576" w:rsidRPr="002B1576" w:rsidRDefault="002B1576" w:rsidP="002B1576">
            <w:pPr>
              <w:pStyle w:val="NoSpacing"/>
            </w:pPr>
            <w:r w:rsidRPr="002B1576">
              <w:t xml:space="preserve">                   private String name;</w:t>
            </w:r>
          </w:p>
          <w:p w14:paraId="2FD954F7" w14:textId="77777777" w:rsidR="002B1576" w:rsidRPr="002B1576" w:rsidRDefault="002B1576" w:rsidP="002B1576">
            <w:pPr>
              <w:pStyle w:val="NoSpacing"/>
            </w:pPr>
            <w:r w:rsidRPr="002B1576">
              <w:t xml:space="preserve">                   private int id;</w:t>
            </w:r>
          </w:p>
          <w:p w14:paraId="3F9D55BB" w14:textId="77777777" w:rsidR="002B1576" w:rsidRPr="002B1576" w:rsidRDefault="002B1576" w:rsidP="002B1576">
            <w:pPr>
              <w:pStyle w:val="NoSpacing"/>
            </w:pPr>
            <w:r w:rsidRPr="002B1576">
              <w:t xml:space="preserve">                   private int age;</w:t>
            </w:r>
          </w:p>
          <w:p w14:paraId="11EEC426" w14:textId="77777777" w:rsidR="002B1576" w:rsidRPr="002B1576" w:rsidRDefault="002B1576" w:rsidP="002B1576">
            <w:pPr>
              <w:pStyle w:val="NoSpacing"/>
            </w:pPr>
            <w:r w:rsidRPr="002B1576">
              <w:t xml:space="preserve">                   private char classroom;</w:t>
            </w:r>
          </w:p>
          <w:p w14:paraId="0FE797C9" w14:textId="77777777" w:rsidR="002B1576" w:rsidRPr="002B1576" w:rsidRDefault="002B1576" w:rsidP="002B1576">
            <w:pPr>
              <w:pStyle w:val="NoSpacing"/>
            </w:pPr>
            <w:r w:rsidRPr="002B1576">
              <w:t xml:space="preserve">                   private String dob;</w:t>
            </w:r>
          </w:p>
          <w:p w14:paraId="42B6B36A" w14:textId="77777777" w:rsidR="002B1576" w:rsidRPr="002B1576" w:rsidRDefault="002B1576" w:rsidP="002B1576">
            <w:pPr>
              <w:pStyle w:val="NoSpacing"/>
            </w:pPr>
            <w:r w:rsidRPr="002B1576">
              <w:t xml:space="preserve">                   //getter</w:t>
            </w:r>
          </w:p>
          <w:p w14:paraId="760DC897" w14:textId="77777777" w:rsidR="002B1576" w:rsidRPr="002B1576" w:rsidRDefault="002B1576" w:rsidP="002B1576">
            <w:pPr>
              <w:pStyle w:val="NoSpacing"/>
            </w:pPr>
            <w:r w:rsidRPr="002B1576">
              <w:t xml:space="preserve">                   public String getname()</w:t>
            </w:r>
          </w:p>
          <w:p w14:paraId="09D535F4" w14:textId="77777777" w:rsidR="002B1576" w:rsidRPr="002B1576" w:rsidRDefault="002B1576" w:rsidP="002B1576">
            <w:pPr>
              <w:pStyle w:val="NoSpacing"/>
            </w:pPr>
            <w:r w:rsidRPr="002B1576">
              <w:t xml:space="preserve">                   {   return name;</w:t>
            </w:r>
          </w:p>
          <w:p w14:paraId="53839719" w14:textId="77777777" w:rsidR="002B1576" w:rsidRPr="002B1576" w:rsidRDefault="002B1576" w:rsidP="002B1576">
            <w:pPr>
              <w:pStyle w:val="NoSpacing"/>
            </w:pPr>
            <w:r w:rsidRPr="002B1576">
              <w:t xml:space="preserve">                   }</w:t>
            </w:r>
          </w:p>
          <w:p w14:paraId="7A488287" w14:textId="77777777" w:rsidR="002B1576" w:rsidRPr="002B1576" w:rsidRDefault="002B1576" w:rsidP="002B1576">
            <w:pPr>
              <w:pStyle w:val="NoSpacing"/>
            </w:pPr>
            <w:r w:rsidRPr="002B1576">
              <w:t xml:space="preserve">                   public int getid()</w:t>
            </w:r>
          </w:p>
          <w:p w14:paraId="4AC47D30" w14:textId="77777777" w:rsidR="002B1576" w:rsidRPr="002B1576" w:rsidRDefault="002B1576" w:rsidP="002B1576">
            <w:pPr>
              <w:pStyle w:val="NoSpacing"/>
            </w:pPr>
            <w:r w:rsidRPr="002B1576">
              <w:t xml:space="preserve">                   {     return id;</w:t>
            </w:r>
          </w:p>
          <w:p w14:paraId="6F0375EC" w14:textId="77777777" w:rsidR="002B1576" w:rsidRPr="002B1576" w:rsidRDefault="002B1576" w:rsidP="002B1576">
            <w:pPr>
              <w:pStyle w:val="NoSpacing"/>
            </w:pPr>
            <w:r w:rsidRPr="002B1576">
              <w:t xml:space="preserve">                   }</w:t>
            </w:r>
          </w:p>
          <w:p w14:paraId="72CFD69E" w14:textId="77777777" w:rsidR="002B1576" w:rsidRPr="002B1576" w:rsidRDefault="002B1576" w:rsidP="002B1576">
            <w:pPr>
              <w:pStyle w:val="NoSpacing"/>
            </w:pPr>
            <w:r w:rsidRPr="002B1576">
              <w:t xml:space="preserve">                   public int getage()</w:t>
            </w:r>
          </w:p>
          <w:p w14:paraId="2A695D37" w14:textId="77777777" w:rsidR="002B1576" w:rsidRPr="002B1576" w:rsidRDefault="002B1576" w:rsidP="002B1576">
            <w:pPr>
              <w:pStyle w:val="NoSpacing"/>
            </w:pPr>
            <w:r w:rsidRPr="002B1576">
              <w:t xml:space="preserve">                   {      return age;</w:t>
            </w:r>
          </w:p>
          <w:p w14:paraId="2729DD86" w14:textId="77777777" w:rsidR="002B1576" w:rsidRPr="002B1576" w:rsidRDefault="002B1576" w:rsidP="002B1576">
            <w:pPr>
              <w:pStyle w:val="NoSpacing"/>
            </w:pPr>
            <w:r w:rsidRPr="002B1576">
              <w:t xml:space="preserve">                   }</w:t>
            </w:r>
          </w:p>
          <w:p w14:paraId="0C242FA8" w14:textId="77777777" w:rsidR="002B1576" w:rsidRPr="002B1576" w:rsidRDefault="002B1576" w:rsidP="002B1576">
            <w:pPr>
              <w:pStyle w:val="NoSpacing"/>
            </w:pPr>
            <w:r w:rsidRPr="002B1576">
              <w:t xml:space="preserve">                   public char getclassroom()</w:t>
            </w:r>
          </w:p>
          <w:p w14:paraId="6344E891" w14:textId="77777777" w:rsidR="002B1576" w:rsidRPr="002B1576" w:rsidRDefault="002B1576" w:rsidP="002B1576">
            <w:pPr>
              <w:pStyle w:val="NoSpacing"/>
            </w:pPr>
            <w:r w:rsidRPr="002B1576">
              <w:t xml:space="preserve">                   {    return classroom;</w:t>
            </w:r>
          </w:p>
          <w:p w14:paraId="659AE6C7" w14:textId="77777777" w:rsidR="002B1576" w:rsidRPr="002B1576" w:rsidRDefault="002B1576" w:rsidP="002B1576">
            <w:pPr>
              <w:pStyle w:val="NoSpacing"/>
            </w:pPr>
            <w:r w:rsidRPr="002B1576">
              <w:t xml:space="preserve">                   }</w:t>
            </w:r>
          </w:p>
          <w:p w14:paraId="029453E9" w14:textId="77777777" w:rsidR="002B1576" w:rsidRPr="002B1576" w:rsidRDefault="002B1576" w:rsidP="002B1576">
            <w:pPr>
              <w:pStyle w:val="NoSpacing"/>
            </w:pPr>
            <w:r w:rsidRPr="002B1576">
              <w:t xml:space="preserve">                   public String getdob()</w:t>
            </w:r>
          </w:p>
          <w:p w14:paraId="0F63CF8A" w14:textId="77777777" w:rsidR="002B1576" w:rsidRPr="002B1576" w:rsidRDefault="002B1576" w:rsidP="002B1576">
            <w:pPr>
              <w:pStyle w:val="NoSpacing"/>
            </w:pPr>
            <w:r w:rsidRPr="002B1576">
              <w:t xml:space="preserve">                   {    return dob;</w:t>
            </w:r>
          </w:p>
          <w:p w14:paraId="031D95F7" w14:textId="77777777" w:rsidR="002B1576" w:rsidRPr="002B1576" w:rsidRDefault="002B1576" w:rsidP="002B1576">
            <w:pPr>
              <w:pStyle w:val="NoSpacing"/>
            </w:pPr>
            <w:r w:rsidRPr="002B1576">
              <w:t xml:space="preserve">                   }</w:t>
            </w:r>
          </w:p>
          <w:p w14:paraId="210ECB05" w14:textId="77777777" w:rsidR="002B1576" w:rsidRPr="002B1576" w:rsidRDefault="002B1576" w:rsidP="002B1576">
            <w:pPr>
              <w:pStyle w:val="NoSpacing"/>
            </w:pPr>
            <w:r w:rsidRPr="002B1576">
              <w:t xml:space="preserve">                   //setter</w:t>
            </w:r>
          </w:p>
          <w:p w14:paraId="4F8F51B0" w14:textId="77777777" w:rsidR="002B1576" w:rsidRPr="002B1576" w:rsidRDefault="002B1576" w:rsidP="002B1576">
            <w:pPr>
              <w:pStyle w:val="NoSpacing"/>
            </w:pPr>
            <w:r w:rsidRPr="002B1576">
              <w:t xml:space="preserve">                   public void setname(String name)</w:t>
            </w:r>
          </w:p>
          <w:p w14:paraId="483DB9BC" w14:textId="77777777" w:rsidR="002B1576" w:rsidRPr="002B1576" w:rsidRDefault="002B1576" w:rsidP="002B1576">
            <w:pPr>
              <w:pStyle w:val="NoSpacing"/>
            </w:pPr>
            <w:r w:rsidRPr="002B1576">
              <w:t xml:space="preserve">                   {   this.name=name;</w:t>
            </w:r>
          </w:p>
          <w:p w14:paraId="030B3140" w14:textId="77777777" w:rsidR="002B1576" w:rsidRPr="002B1576" w:rsidRDefault="002B1576" w:rsidP="002B1576">
            <w:pPr>
              <w:pStyle w:val="NoSpacing"/>
            </w:pPr>
            <w:r w:rsidRPr="002B1576">
              <w:t xml:space="preserve">                   }</w:t>
            </w:r>
          </w:p>
          <w:p w14:paraId="5F6D1075" w14:textId="77777777" w:rsidR="002B1576" w:rsidRPr="002B1576" w:rsidRDefault="002B1576" w:rsidP="002B1576">
            <w:pPr>
              <w:pStyle w:val="NoSpacing"/>
            </w:pPr>
            <w:r w:rsidRPr="002B1576">
              <w:t xml:space="preserve">                   public void setid(int id)</w:t>
            </w:r>
          </w:p>
          <w:p w14:paraId="761D38C9" w14:textId="77777777" w:rsidR="002B1576" w:rsidRPr="002B1576" w:rsidRDefault="002B1576" w:rsidP="002B1576">
            <w:pPr>
              <w:pStyle w:val="NoSpacing"/>
            </w:pPr>
            <w:r w:rsidRPr="002B1576">
              <w:t xml:space="preserve">                   {    this.id=id;</w:t>
            </w:r>
          </w:p>
          <w:p w14:paraId="5A187785" w14:textId="77777777" w:rsidR="002B1576" w:rsidRPr="002B1576" w:rsidRDefault="002B1576" w:rsidP="002B1576">
            <w:pPr>
              <w:pStyle w:val="NoSpacing"/>
            </w:pPr>
            <w:r w:rsidRPr="002B1576">
              <w:t xml:space="preserve">                   }</w:t>
            </w:r>
          </w:p>
          <w:p w14:paraId="77AE16EF" w14:textId="77777777" w:rsidR="002B1576" w:rsidRPr="002B1576" w:rsidRDefault="002B1576" w:rsidP="002B1576">
            <w:pPr>
              <w:pStyle w:val="NoSpacing"/>
            </w:pPr>
            <w:r w:rsidRPr="002B1576">
              <w:t xml:space="preserve">                   public void setage(int age)</w:t>
            </w:r>
          </w:p>
          <w:p w14:paraId="6CB2C50F" w14:textId="77777777" w:rsidR="002B1576" w:rsidRPr="002B1576" w:rsidRDefault="002B1576" w:rsidP="002B1576">
            <w:pPr>
              <w:pStyle w:val="NoSpacing"/>
            </w:pPr>
            <w:r w:rsidRPr="002B1576">
              <w:t xml:space="preserve">                   {   this.age=age;</w:t>
            </w:r>
          </w:p>
          <w:p w14:paraId="213EC291" w14:textId="77777777" w:rsidR="002B1576" w:rsidRPr="002B1576" w:rsidRDefault="002B1576" w:rsidP="002B1576">
            <w:pPr>
              <w:pStyle w:val="NoSpacing"/>
            </w:pPr>
            <w:r w:rsidRPr="002B1576">
              <w:t xml:space="preserve">                   }</w:t>
            </w:r>
          </w:p>
          <w:p w14:paraId="7FBB00B9" w14:textId="77777777" w:rsidR="002B1576" w:rsidRPr="002B1576" w:rsidRDefault="002B1576" w:rsidP="002B1576">
            <w:pPr>
              <w:pStyle w:val="NoSpacing"/>
            </w:pPr>
            <w:r w:rsidRPr="002B1576">
              <w:t xml:space="preserve">                   public void setclassroom(char classroom)</w:t>
            </w:r>
          </w:p>
          <w:p w14:paraId="4417C76C" w14:textId="77777777" w:rsidR="002B1576" w:rsidRPr="002B1576" w:rsidRDefault="002B1576" w:rsidP="002B1576">
            <w:pPr>
              <w:pStyle w:val="NoSpacing"/>
            </w:pPr>
            <w:r w:rsidRPr="002B1576">
              <w:t xml:space="preserve">                   {       this.classroom=classroom;</w:t>
            </w:r>
          </w:p>
          <w:p w14:paraId="5F4A4AC8" w14:textId="77777777" w:rsidR="002B1576" w:rsidRPr="002B1576" w:rsidRDefault="002B1576" w:rsidP="002B1576">
            <w:pPr>
              <w:pStyle w:val="NoSpacing"/>
            </w:pPr>
            <w:r w:rsidRPr="002B1576">
              <w:t xml:space="preserve">                   }</w:t>
            </w:r>
          </w:p>
          <w:p w14:paraId="4023BE9C" w14:textId="77777777" w:rsidR="002B1576" w:rsidRPr="002B1576" w:rsidRDefault="002B1576" w:rsidP="002B1576">
            <w:pPr>
              <w:pStyle w:val="NoSpacing"/>
            </w:pPr>
            <w:r w:rsidRPr="002B1576">
              <w:t xml:space="preserve">                   public void setdob(String dob)</w:t>
            </w:r>
          </w:p>
          <w:p w14:paraId="36544C5A" w14:textId="77777777" w:rsidR="002B1576" w:rsidRPr="002B1576" w:rsidRDefault="002B1576" w:rsidP="002B1576">
            <w:pPr>
              <w:pStyle w:val="NoSpacing"/>
            </w:pPr>
            <w:r w:rsidRPr="002B1576">
              <w:t xml:space="preserve">                   {    this.dob=dob;</w:t>
            </w:r>
          </w:p>
          <w:p w14:paraId="5B01DED4" w14:textId="77777777" w:rsidR="002B1576" w:rsidRPr="002B1576" w:rsidRDefault="002B1576" w:rsidP="002B1576">
            <w:pPr>
              <w:pStyle w:val="NoSpacing"/>
            </w:pPr>
            <w:r w:rsidRPr="002B1576">
              <w:t xml:space="preserve">                   }</w:t>
            </w:r>
          </w:p>
          <w:p w14:paraId="71CE4574" w14:textId="77777777" w:rsidR="002B1576" w:rsidRPr="002B1576" w:rsidRDefault="002B1576" w:rsidP="002B1576">
            <w:pPr>
              <w:pStyle w:val="NoSpacing"/>
            </w:pPr>
            <w:r w:rsidRPr="002B1576">
              <w:t>public student(String name, int id , int age , char classroom,String dob)</w:t>
            </w:r>
          </w:p>
          <w:p w14:paraId="114B5633" w14:textId="77777777" w:rsidR="002B1576" w:rsidRPr="002B1576" w:rsidRDefault="002B1576" w:rsidP="002B1576">
            <w:pPr>
              <w:pStyle w:val="NoSpacing"/>
            </w:pPr>
            <w:r w:rsidRPr="002B1576">
              <w:t>{                 this.name=name;</w:t>
            </w:r>
          </w:p>
          <w:p w14:paraId="12369B1A" w14:textId="77777777" w:rsidR="002B1576" w:rsidRPr="002B1576" w:rsidRDefault="002B1576" w:rsidP="002B1576">
            <w:pPr>
              <w:pStyle w:val="NoSpacing"/>
            </w:pPr>
            <w:r w:rsidRPr="002B1576">
              <w:t xml:space="preserve">                 this.id=id;</w:t>
            </w:r>
          </w:p>
          <w:p w14:paraId="53E8ED3D" w14:textId="77777777" w:rsidR="002B1576" w:rsidRPr="002B1576" w:rsidRDefault="002B1576" w:rsidP="002B1576">
            <w:pPr>
              <w:pStyle w:val="NoSpacing"/>
            </w:pPr>
            <w:r w:rsidRPr="002B1576">
              <w:t xml:space="preserve">                 this.age=age;</w:t>
            </w:r>
          </w:p>
          <w:p w14:paraId="29E2313A" w14:textId="77777777" w:rsidR="002B1576" w:rsidRPr="002B1576" w:rsidRDefault="002B1576" w:rsidP="002B1576">
            <w:pPr>
              <w:pStyle w:val="NoSpacing"/>
            </w:pPr>
            <w:r w:rsidRPr="002B1576">
              <w:t xml:space="preserve">                 this.classroom=classroom;</w:t>
            </w:r>
          </w:p>
          <w:p w14:paraId="65873F68" w14:textId="77777777" w:rsidR="002B1576" w:rsidRPr="002B1576" w:rsidRDefault="002B1576" w:rsidP="002B1576">
            <w:pPr>
              <w:pStyle w:val="NoSpacing"/>
            </w:pPr>
            <w:r w:rsidRPr="002B1576">
              <w:t xml:space="preserve">                 this.dob=dob;</w:t>
            </w:r>
          </w:p>
          <w:p w14:paraId="1098619C" w14:textId="77777777" w:rsidR="002B1576" w:rsidRPr="002B1576" w:rsidRDefault="002B1576" w:rsidP="002B1576">
            <w:pPr>
              <w:pStyle w:val="NoSpacing"/>
            </w:pPr>
            <w:r w:rsidRPr="002B1576">
              <w:t>}</w:t>
            </w:r>
          </w:p>
          <w:p w14:paraId="40E55592" w14:textId="77777777" w:rsidR="002B1576" w:rsidRPr="002B1576" w:rsidRDefault="002B1576" w:rsidP="002B1576">
            <w:pPr>
              <w:pStyle w:val="NoSpacing"/>
            </w:pPr>
            <w:r w:rsidRPr="002B1576">
              <w:t>}</w:t>
            </w:r>
          </w:p>
          <w:p w14:paraId="6202EF8E" w14:textId="77777777" w:rsidR="002B1576" w:rsidRDefault="002B1576" w:rsidP="002B1576">
            <w:pPr>
              <w:pStyle w:val="NoSpacing"/>
            </w:pPr>
          </w:p>
        </w:tc>
        <w:tc>
          <w:tcPr>
            <w:tcW w:w="4508" w:type="dxa"/>
          </w:tcPr>
          <w:p w14:paraId="4BD535C1" w14:textId="77777777" w:rsidR="005E6DBA" w:rsidRPr="005E6DBA" w:rsidRDefault="005E6DBA" w:rsidP="005E6DBA">
            <w:pPr>
              <w:pStyle w:val="NoSpacing"/>
            </w:pPr>
            <w:r w:rsidRPr="005E6DBA">
              <w:t>package demo.sample.test;</w:t>
            </w:r>
          </w:p>
          <w:p w14:paraId="4D7C0DEC" w14:textId="77777777" w:rsidR="005E6DBA" w:rsidRPr="005E6DBA" w:rsidRDefault="005E6DBA" w:rsidP="005E6DBA">
            <w:pPr>
              <w:pStyle w:val="NoSpacing"/>
            </w:pPr>
          </w:p>
          <w:p w14:paraId="2B2EE449" w14:textId="77777777" w:rsidR="005E6DBA" w:rsidRPr="005E6DBA" w:rsidRDefault="005E6DBA" w:rsidP="005E6DBA">
            <w:pPr>
              <w:pStyle w:val="NoSpacing"/>
            </w:pPr>
            <w:r w:rsidRPr="005E6DBA">
              <w:t>public class studenttest {</w:t>
            </w:r>
          </w:p>
          <w:p w14:paraId="40F89E49" w14:textId="77777777" w:rsidR="005E6DBA" w:rsidRPr="005E6DBA" w:rsidRDefault="005E6DBA" w:rsidP="005E6DBA">
            <w:pPr>
              <w:pStyle w:val="NoSpacing"/>
            </w:pPr>
            <w:r w:rsidRPr="005E6DBA">
              <w:t xml:space="preserve">             public static void main (String [] args)</w:t>
            </w:r>
          </w:p>
          <w:p w14:paraId="1CDD213A" w14:textId="77777777" w:rsidR="005E6DBA" w:rsidRPr="005E6DBA" w:rsidRDefault="005E6DBA" w:rsidP="005E6DBA">
            <w:pPr>
              <w:pStyle w:val="NoSpacing"/>
            </w:pPr>
            <w:r w:rsidRPr="005E6DBA">
              <w:t xml:space="preserve">             { student s1=new student("quack",768,24,'c',"23-jun-2000");</w:t>
            </w:r>
          </w:p>
          <w:p w14:paraId="6A506537" w14:textId="77777777" w:rsidR="005E6DBA" w:rsidRPr="005E6DBA" w:rsidRDefault="005E6DBA" w:rsidP="005E6DBA">
            <w:pPr>
              <w:pStyle w:val="NoSpacing"/>
            </w:pPr>
            <w:r w:rsidRPr="005E6DBA">
              <w:t xml:space="preserve">             System.out.println(s1.getname());</w:t>
            </w:r>
          </w:p>
          <w:p w14:paraId="2947E332" w14:textId="77777777" w:rsidR="005E6DBA" w:rsidRPr="005E6DBA" w:rsidRDefault="005E6DBA" w:rsidP="005E6DBA">
            <w:pPr>
              <w:pStyle w:val="NoSpacing"/>
            </w:pPr>
            <w:r w:rsidRPr="005E6DBA">
              <w:t xml:space="preserve">             System.out.println(s1.getid());</w:t>
            </w:r>
          </w:p>
          <w:p w14:paraId="45E3C470" w14:textId="77777777" w:rsidR="005E6DBA" w:rsidRPr="005E6DBA" w:rsidRDefault="005E6DBA" w:rsidP="005E6DBA">
            <w:pPr>
              <w:pStyle w:val="NoSpacing"/>
            </w:pPr>
            <w:r w:rsidRPr="005E6DBA">
              <w:t xml:space="preserve">             System.out.println(s1.getage());</w:t>
            </w:r>
          </w:p>
          <w:p w14:paraId="4DF3DD45" w14:textId="77777777" w:rsidR="005E6DBA" w:rsidRPr="005E6DBA" w:rsidRDefault="005E6DBA" w:rsidP="005E6DBA">
            <w:pPr>
              <w:pStyle w:val="NoSpacing"/>
            </w:pPr>
            <w:r w:rsidRPr="005E6DBA">
              <w:t xml:space="preserve">             System.out.println(s1.getclassroom());</w:t>
            </w:r>
          </w:p>
          <w:p w14:paraId="1F7C7F14" w14:textId="77777777" w:rsidR="005E6DBA" w:rsidRPr="005E6DBA" w:rsidRDefault="005E6DBA" w:rsidP="005E6DBA">
            <w:pPr>
              <w:pStyle w:val="NoSpacing"/>
            </w:pPr>
            <w:r w:rsidRPr="005E6DBA">
              <w:t xml:space="preserve">             System.out.println(s1.getdob());</w:t>
            </w:r>
          </w:p>
          <w:p w14:paraId="0623E209" w14:textId="77777777" w:rsidR="005E6DBA" w:rsidRPr="005E6DBA" w:rsidRDefault="005E6DBA" w:rsidP="005E6DBA">
            <w:pPr>
              <w:pStyle w:val="NoSpacing"/>
            </w:pPr>
            <w:r w:rsidRPr="005E6DBA">
              <w:t xml:space="preserve">             s1.setname("bucks");</w:t>
            </w:r>
          </w:p>
          <w:p w14:paraId="29A3167D" w14:textId="77777777" w:rsidR="005E6DBA" w:rsidRPr="005E6DBA" w:rsidRDefault="005E6DBA" w:rsidP="005E6DBA">
            <w:pPr>
              <w:pStyle w:val="NoSpacing"/>
            </w:pPr>
            <w:r w:rsidRPr="005E6DBA">
              <w:t xml:space="preserve">             s1.setid(657);</w:t>
            </w:r>
          </w:p>
          <w:p w14:paraId="70A27B1F" w14:textId="77777777" w:rsidR="005E6DBA" w:rsidRPr="005E6DBA" w:rsidRDefault="005E6DBA" w:rsidP="005E6DBA">
            <w:pPr>
              <w:pStyle w:val="NoSpacing"/>
            </w:pPr>
            <w:r w:rsidRPr="005E6DBA">
              <w:t xml:space="preserve">             s1.setage(23);</w:t>
            </w:r>
          </w:p>
          <w:p w14:paraId="245A3991" w14:textId="77777777" w:rsidR="005E6DBA" w:rsidRPr="005E6DBA" w:rsidRDefault="005E6DBA" w:rsidP="005E6DBA">
            <w:pPr>
              <w:pStyle w:val="NoSpacing"/>
            </w:pPr>
            <w:r w:rsidRPr="005E6DBA">
              <w:t xml:space="preserve">             s1.setclassroom('d');</w:t>
            </w:r>
          </w:p>
          <w:p w14:paraId="345F3955" w14:textId="77777777" w:rsidR="005E6DBA" w:rsidRPr="005E6DBA" w:rsidRDefault="005E6DBA" w:rsidP="005E6DBA">
            <w:pPr>
              <w:pStyle w:val="NoSpacing"/>
            </w:pPr>
            <w:r w:rsidRPr="005E6DBA">
              <w:t xml:space="preserve">             s1.setdob("25-06-2025");</w:t>
            </w:r>
          </w:p>
          <w:p w14:paraId="44273A8F" w14:textId="77777777" w:rsidR="005E6DBA" w:rsidRPr="005E6DBA" w:rsidRDefault="005E6DBA" w:rsidP="005E6DBA">
            <w:pPr>
              <w:pStyle w:val="NoSpacing"/>
            </w:pPr>
            <w:r w:rsidRPr="005E6DBA">
              <w:t xml:space="preserve">             System.out.println(s1.getname());</w:t>
            </w:r>
          </w:p>
          <w:p w14:paraId="2FFE6122" w14:textId="77777777" w:rsidR="005E6DBA" w:rsidRPr="005E6DBA" w:rsidRDefault="005E6DBA" w:rsidP="005E6DBA">
            <w:pPr>
              <w:pStyle w:val="NoSpacing"/>
            </w:pPr>
            <w:r w:rsidRPr="005E6DBA">
              <w:t xml:space="preserve">             System.out.println(s1.getid());</w:t>
            </w:r>
          </w:p>
          <w:p w14:paraId="4CE11F61" w14:textId="77777777" w:rsidR="005E6DBA" w:rsidRPr="005E6DBA" w:rsidRDefault="005E6DBA" w:rsidP="005E6DBA">
            <w:pPr>
              <w:pStyle w:val="NoSpacing"/>
            </w:pPr>
            <w:r w:rsidRPr="005E6DBA">
              <w:t xml:space="preserve">             System.out.println(s1.getage());</w:t>
            </w:r>
          </w:p>
          <w:p w14:paraId="737DB7C2" w14:textId="77777777" w:rsidR="005E6DBA" w:rsidRPr="005E6DBA" w:rsidRDefault="005E6DBA" w:rsidP="005E6DBA">
            <w:pPr>
              <w:pStyle w:val="NoSpacing"/>
            </w:pPr>
            <w:r w:rsidRPr="005E6DBA">
              <w:t xml:space="preserve">             System.out.println(s1.getclassroom());</w:t>
            </w:r>
          </w:p>
          <w:p w14:paraId="38FF806B" w14:textId="77777777" w:rsidR="005E6DBA" w:rsidRPr="005E6DBA" w:rsidRDefault="005E6DBA" w:rsidP="005E6DBA">
            <w:pPr>
              <w:pStyle w:val="NoSpacing"/>
            </w:pPr>
            <w:r w:rsidRPr="005E6DBA">
              <w:t xml:space="preserve">             System.out.println(s1.getdob());</w:t>
            </w:r>
          </w:p>
          <w:p w14:paraId="3CEE54EC" w14:textId="77777777" w:rsidR="005E6DBA" w:rsidRPr="005E6DBA" w:rsidRDefault="005E6DBA" w:rsidP="005E6DBA">
            <w:pPr>
              <w:pStyle w:val="NoSpacing"/>
            </w:pPr>
            <w:r w:rsidRPr="005E6DBA">
              <w:t xml:space="preserve">             }</w:t>
            </w:r>
          </w:p>
          <w:p w14:paraId="1E3CC996" w14:textId="77777777" w:rsidR="005E6DBA" w:rsidRPr="005E6DBA" w:rsidRDefault="005E6DBA" w:rsidP="005E6DBA">
            <w:pPr>
              <w:pStyle w:val="NoSpacing"/>
            </w:pPr>
            <w:r w:rsidRPr="005E6DBA">
              <w:t>}</w:t>
            </w:r>
          </w:p>
          <w:p w14:paraId="25AD09B5" w14:textId="77777777" w:rsidR="002B1576" w:rsidRDefault="002B1576" w:rsidP="008D020C">
            <w:pPr>
              <w:pStyle w:val="NoSpacing"/>
              <w:rPr>
                <w:b/>
                <w:bCs/>
                <w:color w:val="FF0000"/>
              </w:rPr>
            </w:pPr>
          </w:p>
        </w:tc>
      </w:tr>
    </w:tbl>
    <w:p w14:paraId="69501BFA" w14:textId="77777777" w:rsidR="00911293" w:rsidRDefault="00911293" w:rsidP="008D020C">
      <w:pPr>
        <w:pStyle w:val="NoSpacing"/>
        <w:rPr>
          <w:b/>
          <w:bCs/>
          <w:color w:val="FF0000"/>
        </w:rPr>
      </w:pPr>
    </w:p>
    <w:p w14:paraId="60B6BAF7" w14:textId="1700AC91" w:rsidR="005E6DBA" w:rsidRDefault="005E6DBA" w:rsidP="008D020C">
      <w:pPr>
        <w:pStyle w:val="NoSpacing"/>
        <w:rPr>
          <w:b/>
          <w:bCs/>
          <w:color w:val="FF0000"/>
        </w:rPr>
      </w:pPr>
      <w:r>
        <w:rPr>
          <w:b/>
          <w:bCs/>
          <w:color w:val="FF0000"/>
        </w:rPr>
        <w:t xml:space="preserve">5 ENCAPSULATION </w:t>
      </w:r>
      <w:r w:rsidR="00CE2D06">
        <w:rPr>
          <w:b/>
          <w:bCs/>
          <w:color w:val="FF0000"/>
        </w:rPr>
        <w:t>ON MOBILE</w:t>
      </w:r>
    </w:p>
    <w:p w14:paraId="7987BC81" w14:textId="77777777" w:rsidR="00CE2D06" w:rsidRDefault="00CE2D06" w:rsidP="008D020C">
      <w:pPr>
        <w:pStyle w:val="NoSpacing"/>
        <w:rPr>
          <w:b/>
          <w:bCs/>
          <w:color w:val="FF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C2CE1" w14:paraId="40CB71A8" w14:textId="77777777" w:rsidTr="00BC2CE1">
        <w:tc>
          <w:tcPr>
            <w:tcW w:w="4508" w:type="dxa"/>
          </w:tcPr>
          <w:p w14:paraId="4F699F16" w14:textId="77777777" w:rsidR="00BC2CE1" w:rsidRPr="00BC2CE1" w:rsidRDefault="00BC2CE1" w:rsidP="00BC2CE1">
            <w:pPr>
              <w:pStyle w:val="NoSpacing"/>
            </w:pPr>
            <w:r w:rsidRPr="00BC2CE1">
              <w:t>package demo.sample.test;</w:t>
            </w:r>
          </w:p>
          <w:p w14:paraId="2208EE74" w14:textId="77777777" w:rsidR="00BC2CE1" w:rsidRPr="00BC2CE1" w:rsidRDefault="00BC2CE1" w:rsidP="00BC2CE1">
            <w:pPr>
              <w:pStyle w:val="NoSpacing"/>
            </w:pPr>
          </w:p>
          <w:p w14:paraId="4BB09B5A" w14:textId="77777777" w:rsidR="00BC2CE1" w:rsidRPr="00BC2CE1" w:rsidRDefault="00BC2CE1" w:rsidP="00BC2CE1">
            <w:pPr>
              <w:pStyle w:val="NoSpacing"/>
            </w:pPr>
            <w:r w:rsidRPr="00BC2CE1">
              <w:t>public class mobile {</w:t>
            </w:r>
          </w:p>
          <w:p w14:paraId="5144A2E9" w14:textId="77777777" w:rsidR="00BC2CE1" w:rsidRPr="00BC2CE1" w:rsidRDefault="00BC2CE1" w:rsidP="00BC2CE1">
            <w:pPr>
              <w:pStyle w:val="NoSpacing"/>
            </w:pPr>
            <w:r w:rsidRPr="00BC2CE1">
              <w:t xml:space="preserve">           private String brand;</w:t>
            </w:r>
          </w:p>
          <w:p w14:paraId="512AAEF8" w14:textId="77777777" w:rsidR="00BC2CE1" w:rsidRPr="00BC2CE1" w:rsidRDefault="00BC2CE1" w:rsidP="00BC2CE1">
            <w:pPr>
              <w:pStyle w:val="NoSpacing"/>
            </w:pPr>
            <w:r w:rsidRPr="00BC2CE1">
              <w:t xml:space="preserve">           private int price;</w:t>
            </w:r>
          </w:p>
          <w:p w14:paraId="6D873044" w14:textId="77777777" w:rsidR="00BC2CE1" w:rsidRPr="00BC2CE1" w:rsidRDefault="00BC2CE1" w:rsidP="00BC2CE1">
            <w:pPr>
              <w:pStyle w:val="NoSpacing"/>
            </w:pPr>
            <w:r w:rsidRPr="00BC2CE1">
              <w:t xml:space="preserve">           private String color;</w:t>
            </w:r>
          </w:p>
          <w:p w14:paraId="7653882D" w14:textId="77777777" w:rsidR="00BC2CE1" w:rsidRPr="00BC2CE1" w:rsidRDefault="00BC2CE1" w:rsidP="00BC2CE1">
            <w:pPr>
              <w:pStyle w:val="NoSpacing"/>
            </w:pPr>
            <w:r w:rsidRPr="00BC2CE1">
              <w:t xml:space="preserve">           private String model;</w:t>
            </w:r>
          </w:p>
          <w:p w14:paraId="7D9C20B4" w14:textId="77777777" w:rsidR="00BC2CE1" w:rsidRPr="00BC2CE1" w:rsidRDefault="00BC2CE1" w:rsidP="00BC2CE1">
            <w:pPr>
              <w:pStyle w:val="NoSpacing"/>
            </w:pPr>
            <w:r w:rsidRPr="00BC2CE1">
              <w:t xml:space="preserve">           private int ram;</w:t>
            </w:r>
          </w:p>
          <w:p w14:paraId="699F8B0E" w14:textId="77777777" w:rsidR="00BC2CE1" w:rsidRPr="00BC2CE1" w:rsidRDefault="00BC2CE1" w:rsidP="00BC2CE1">
            <w:pPr>
              <w:pStyle w:val="NoSpacing"/>
            </w:pPr>
            <w:r w:rsidRPr="00BC2CE1">
              <w:t xml:space="preserve">  public mobile(String brand, int price, String color, String model, int ram)</w:t>
            </w:r>
          </w:p>
          <w:p w14:paraId="28A6870E" w14:textId="77777777" w:rsidR="00BC2CE1" w:rsidRPr="00BC2CE1" w:rsidRDefault="00BC2CE1" w:rsidP="00BC2CE1">
            <w:pPr>
              <w:pStyle w:val="NoSpacing"/>
            </w:pPr>
            <w:r w:rsidRPr="00BC2CE1">
              <w:t xml:space="preserve">  {</w:t>
            </w:r>
          </w:p>
          <w:p w14:paraId="1797FE4D" w14:textId="77777777" w:rsidR="00BC2CE1" w:rsidRPr="00BC2CE1" w:rsidRDefault="00BC2CE1" w:rsidP="00BC2CE1">
            <w:pPr>
              <w:pStyle w:val="NoSpacing"/>
            </w:pPr>
            <w:r w:rsidRPr="00BC2CE1">
              <w:tab/>
              <w:t xml:space="preserve">        this.brand=brand;</w:t>
            </w:r>
          </w:p>
          <w:p w14:paraId="3D039E20" w14:textId="77777777" w:rsidR="00BC2CE1" w:rsidRPr="00BC2CE1" w:rsidRDefault="00BC2CE1" w:rsidP="00BC2CE1">
            <w:pPr>
              <w:pStyle w:val="NoSpacing"/>
            </w:pPr>
            <w:r w:rsidRPr="00BC2CE1">
              <w:tab/>
              <w:t xml:space="preserve">        this.price=price;</w:t>
            </w:r>
          </w:p>
          <w:p w14:paraId="4ED5F669" w14:textId="77777777" w:rsidR="00BC2CE1" w:rsidRPr="00BC2CE1" w:rsidRDefault="00BC2CE1" w:rsidP="00BC2CE1">
            <w:pPr>
              <w:pStyle w:val="NoSpacing"/>
            </w:pPr>
            <w:r w:rsidRPr="00BC2CE1">
              <w:tab/>
              <w:t xml:space="preserve">        this.color=color;</w:t>
            </w:r>
          </w:p>
          <w:p w14:paraId="015AEA3F" w14:textId="77777777" w:rsidR="00BC2CE1" w:rsidRPr="00BC2CE1" w:rsidRDefault="00BC2CE1" w:rsidP="00BC2CE1">
            <w:pPr>
              <w:pStyle w:val="NoSpacing"/>
            </w:pPr>
            <w:r w:rsidRPr="00BC2CE1">
              <w:tab/>
              <w:t xml:space="preserve">        this.model=model;</w:t>
            </w:r>
          </w:p>
          <w:p w14:paraId="17D92D09" w14:textId="77777777" w:rsidR="00BC2CE1" w:rsidRPr="00BC2CE1" w:rsidRDefault="00BC2CE1" w:rsidP="00BC2CE1">
            <w:pPr>
              <w:pStyle w:val="NoSpacing"/>
            </w:pPr>
            <w:r w:rsidRPr="00BC2CE1">
              <w:tab/>
              <w:t xml:space="preserve">        this.ram=ram;</w:t>
            </w:r>
          </w:p>
          <w:p w14:paraId="01A163F4" w14:textId="77777777" w:rsidR="00BC2CE1" w:rsidRPr="00BC2CE1" w:rsidRDefault="00BC2CE1" w:rsidP="00BC2CE1">
            <w:pPr>
              <w:pStyle w:val="NoSpacing"/>
            </w:pPr>
            <w:r w:rsidRPr="00BC2CE1">
              <w:t xml:space="preserve">  }</w:t>
            </w:r>
          </w:p>
          <w:p w14:paraId="278430AA" w14:textId="77777777" w:rsidR="00BC2CE1" w:rsidRPr="00BC2CE1" w:rsidRDefault="00BC2CE1" w:rsidP="00BC2CE1">
            <w:pPr>
              <w:pStyle w:val="NoSpacing"/>
            </w:pPr>
            <w:r w:rsidRPr="00BC2CE1">
              <w:t xml:space="preserve">  //getter</w:t>
            </w:r>
          </w:p>
          <w:p w14:paraId="154BC19E" w14:textId="77777777" w:rsidR="00BC2CE1" w:rsidRPr="00BC2CE1" w:rsidRDefault="00BC2CE1" w:rsidP="00BC2CE1">
            <w:pPr>
              <w:pStyle w:val="NoSpacing"/>
            </w:pPr>
            <w:r w:rsidRPr="00BC2CE1">
              <w:t xml:space="preserve">  public String getbrand()</w:t>
            </w:r>
          </w:p>
          <w:p w14:paraId="164F752F" w14:textId="77777777" w:rsidR="00BC2CE1" w:rsidRPr="00BC2CE1" w:rsidRDefault="00BC2CE1" w:rsidP="00BC2CE1">
            <w:pPr>
              <w:pStyle w:val="NoSpacing"/>
            </w:pPr>
            <w:r w:rsidRPr="00BC2CE1">
              <w:t xml:space="preserve">  {return brand;</w:t>
            </w:r>
          </w:p>
          <w:p w14:paraId="014F5B0E" w14:textId="77777777" w:rsidR="00BC2CE1" w:rsidRPr="00BC2CE1" w:rsidRDefault="00BC2CE1" w:rsidP="00BC2CE1">
            <w:pPr>
              <w:pStyle w:val="NoSpacing"/>
            </w:pPr>
            <w:r w:rsidRPr="00BC2CE1">
              <w:t xml:space="preserve">  }</w:t>
            </w:r>
          </w:p>
          <w:p w14:paraId="5C64C66E" w14:textId="77777777" w:rsidR="00BC2CE1" w:rsidRPr="00BC2CE1" w:rsidRDefault="00BC2CE1" w:rsidP="00BC2CE1">
            <w:pPr>
              <w:pStyle w:val="NoSpacing"/>
            </w:pPr>
            <w:r w:rsidRPr="00BC2CE1">
              <w:t xml:space="preserve">  public int getprice()</w:t>
            </w:r>
          </w:p>
          <w:p w14:paraId="211D5975" w14:textId="77777777" w:rsidR="00BC2CE1" w:rsidRPr="00BC2CE1" w:rsidRDefault="00BC2CE1" w:rsidP="00BC2CE1">
            <w:pPr>
              <w:pStyle w:val="NoSpacing"/>
            </w:pPr>
            <w:r w:rsidRPr="00BC2CE1">
              <w:t xml:space="preserve">  { return price;</w:t>
            </w:r>
          </w:p>
          <w:p w14:paraId="7DFDA73B" w14:textId="77777777" w:rsidR="00BC2CE1" w:rsidRPr="00BC2CE1" w:rsidRDefault="00BC2CE1" w:rsidP="00BC2CE1">
            <w:pPr>
              <w:pStyle w:val="NoSpacing"/>
            </w:pPr>
            <w:r w:rsidRPr="00BC2CE1">
              <w:t xml:space="preserve">  }</w:t>
            </w:r>
          </w:p>
          <w:p w14:paraId="07057873" w14:textId="77777777" w:rsidR="00BC2CE1" w:rsidRPr="00BC2CE1" w:rsidRDefault="00BC2CE1" w:rsidP="00BC2CE1">
            <w:pPr>
              <w:pStyle w:val="NoSpacing"/>
            </w:pPr>
            <w:r w:rsidRPr="00BC2CE1">
              <w:t xml:space="preserve">  public String getcolor()</w:t>
            </w:r>
          </w:p>
          <w:p w14:paraId="77EA8A8C" w14:textId="77777777" w:rsidR="00BC2CE1" w:rsidRPr="00BC2CE1" w:rsidRDefault="00BC2CE1" w:rsidP="00BC2CE1">
            <w:pPr>
              <w:pStyle w:val="NoSpacing"/>
            </w:pPr>
            <w:r w:rsidRPr="00BC2CE1">
              <w:t xml:space="preserve">  { return color;</w:t>
            </w:r>
          </w:p>
          <w:p w14:paraId="7BD21497" w14:textId="77777777" w:rsidR="00BC2CE1" w:rsidRPr="00BC2CE1" w:rsidRDefault="00BC2CE1" w:rsidP="00BC2CE1">
            <w:pPr>
              <w:pStyle w:val="NoSpacing"/>
            </w:pPr>
            <w:r w:rsidRPr="00BC2CE1">
              <w:t xml:space="preserve">  }</w:t>
            </w:r>
          </w:p>
          <w:p w14:paraId="456CEF3F" w14:textId="77777777" w:rsidR="00BC2CE1" w:rsidRPr="00BC2CE1" w:rsidRDefault="00BC2CE1" w:rsidP="00BC2CE1">
            <w:pPr>
              <w:pStyle w:val="NoSpacing"/>
            </w:pPr>
            <w:r w:rsidRPr="00BC2CE1">
              <w:t xml:space="preserve">  public String getmodel()</w:t>
            </w:r>
          </w:p>
          <w:p w14:paraId="7F23309B" w14:textId="77777777" w:rsidR="00BC2CE1" w:rsidRPr="00BC2CE1" w:rsidRDefault="00BC2CE1" w:rsidP="00BC2CE1">
            <w:pPr>
              <w:pStyle w:val="NoSpacing"/>
            </w:pPr>
            <w:r w:rsidRPr="00BC2CE1">
              <w:t xml:space="preserve">  { return model;</w:t>
            </w:r>
          </w:p>
          <w:p w14:paraId="040C99A8" w14:textId="77777777" w:rsidR="00BC2CE1" w:rsidRPr="00BC2CE1" w:rsidRDefault="00BC2CE1" w:rsidP="00BC2CE1">
            <w:pPr>
              <w:pStyle w:val="NoSpacing"/>
            </w:pPr>
            <w:r w:rsidRPr="00BC2CE1">
              <w:t xml:space="preserve">  }</w:t>
            </w:r>
          </w:p>
          <w:p w14:paraId="726F7282" w14:textId="77777777" w:rsidR="00BC2CE1" w:rsidRPr="00BC2CE1" w:rsidRDefault="00BC2CE1" w:rsidP="00BC2CE1">
            <w:pPr>
              <w:pStyle w:val="NoSpacing"/>
            </w:pPr>
            <w:r w:rsidRPr="00BC2CE1">
              <w:t xml:space="preserve">  public int getram()</w:t>
            </w:r>
          </w:p>
          <w:p w14:paraId="3888D312" w14:textId="77777777" w:rsidR="00BC2CE1" w:rsidRPr="00BC2CE1" w:rsidRDefault="00BC2CE1" w:rsidP="00BC2CE1">
            <w:pPr>
              <w:pStyle w:val="NoSpacing"/>
            </w:pPr>
            <w:r w:rsidRPr="00BC2CE1">
              <w:t xml:space="preserve">  {    return ram;</w:t>
            </w:r>
          </w:p>
          <w:p w14:paraId="74163E77" w14:textId="77777777" w:rsidR="00BC2CE1" w:rsidRPr="00BC2CE1" w:rsidRDefault="00BC2CE1" w:rsidP="00BC2CE1">
            <w:pPr>
              <w:pStyle w:val="NoSpacing"/>
            </w:pPr>
            <w:r w:rsidRPr="00BC2CE1">
              <w:t xml:space="preserve">  } </w:t>
            </w:r>
          </w:p>
          <w:p w14:paraId="14674EC6" w14:textId="77777777" w:rsidR="00BC2CE1" w:rsidRPr="00BC2CE1" w:rsidRDefault="00BC2CE1" w:rsidP="00BC2CE1">
            <w:pPr>
              <w:pStyle w:val="NoSpacing"/>
            </w:pPr>
            <w:r w:rsidRPr="00BC2CE1">
              <w:t xml:space="preserve">  //setter </w:t>
            </w:r>
          </w:p>
          <w:p w14:paraId="5A45B900" w14:textId="77777777" w:rsidR="00BC2CE1" w:rsidRPr="00BC2CE1" w:rsidRDefault="00BC2CE1" w:rsidP="00BC2CE1">
            <w:pPr>
              <w:pStyle w:val="NoSpacing"/>
            </w:pPr>
            <w:r w:rsidRPr="00BC2CE1">
              <w:t>public void setbrand(String brand)</w:t>
            </w:r>
          </w:p>
          <w:p w14:paraId="3FD7223F" w14:textId="77777777" w:rsidR="00BC2CE1" w:rsidRPr="00BC2CE1" w:rsidRDefault="00BC2CE1" w:rsidP="00BC2CE1">
            <w:pPr>
              <w:pStyle w:val="NoSpacing"/>
            </w:pPr>
            <w:r w:rsidRPr="00BC2CE1">
              <w:t>{        this.brand=brand;</w:t>
            </w:r>
          </w:p>
          <w:p w14:paraId="3B499E48" w14:textId="77777777" w:rsidR="00BC2CE1" w:rsidRPr="00BC2CE1" w:rsidRDefault="00BC2CE1" w:rsidP="00BC2CE1">
            <w:pPr>
              <w:pStyle w:val="NoSpacing"/>
            </w:pPr>
            <w:r w:rsidRPr="00BC2CE1">
              <w:t>}</w:t>
            </w:r>
          </w:p>
          <w:p w14:paraId="124A105E" w14:textId="77777777" w:rsidR="00BC2CE1" w:rsidRPr="00BC2CE1" w:rsidRDefault="00BC2CE1" w:rsidP="00BC2CE1">
            <w:pPr>
              <w:pStyle w:val="NoSpacing"/>
            </w:pPr>
            <w:r w:rsidRPr="00BC2CE1">
              <w:t xml:space="preserve">public void setprice(int price) {           </w:t>
            </w:r>
          </w:p>
          <w:p w14:paraId="3E62A251" w14:textId="77777777" w:rsidR="00BC2CE1" w:rsidRPr="00BC2CE1" w:rsidRDefault="00BC2CE1" w:rsidP="00BC2CE1">
            <w:pPr>
              <w:pStyle w:val="NoSpacing"/>
            </w:pPr>
            <w:r w:rsidRPr="00BC2CE1">
              <w:tab/>
              <w:t>this .price=price;</w:t>
            </w:r>
          </w:p>
          <w:p w14:paraId="68F9D1CB" w14:textId="77777777" w:rsidR="00BC2CE1" w:rsidRPr="00BC2CE1" w:rsidRDefault="00BC2CE1" w:rsidP="00BC2CE1">
            <w:pPr>
              <w:pStyle w:val="NoSpacing"/>
            </w:pPr>
            <w:r w:rsidRPr="00BC2CE1">
              <w:t>}</w:t>
            </w:r>
          </w:p>
          <w:p w14:paraId="52F246D1" w14:textId="77777777" w:rsidR="00BC2CE1" w:rsidRPr="00BC2CE1" w:rsidRDefault="00BC2CE1" w:rsidP="00BC2CE1">
            <w:pPr>
              <w:pStyle w:val="NoSpacing"/>
            </w:pPr>
            <w:r w:rsidRPr="00BC2CE1">
              <w:t>public void  setcolor(String color)</w:t>
            </w:r>
          </w:p>
          <w:p w14:paraId="3393933F" w14:textId="77777777" w:rsidR="00BC2CE1" w:rsidRPr="00BC2CE1" w:rsidRDefault="00BC2CE1" w:rsidP="00BC2CE1">
            <w:pPr>
              <w:pStyle w:val="NoSpacing"/>
            </w:pPr>
            <w:r w:rsidRPr="00BC2CE1">
              <w:t>{       this.color=color;</w:t>
            </w:r>
          </w:p>
          <w:p w14:paraId="3F84B120" w14:textId="77777777" w:rsidR="00BC2CE1" w:rsidRPr="00BC2CE1" w:rsidRDefault="00BC2CE1" w:rsidP="00BC2CE1">
            <w:pPr>
              <w:pStyle w:val="NoSpacing"/>
            </w:pPr>
            <w:r w:rsidRPr="00BC2CE1">
              <w:t>}</w:t>
            </w:r>
          </w:p>
          <w:p w14:paraId="608BFF46" w14:textId="77777777" w:rsidR="00BC2CE1" w:rsidRPr="00BC2CE1" w:rsidRDefault="00BC2CE1" w:rsidP="00BC2CE1">
            <w:pPr>
              <w:pStyle w:val="NoSpacing"/>
            </w:pPr>
            <w:r w:rsidRPr="00BC2CE1">
              <w:t>public void setmodel(String model)</w:t>
            </w:r>
          </w:p>
          <w:p w14:paraId="75CD1AC9" w14:textId="77777777" w:rsidR="00BC2CE1" w:rsidRPr="00BC2CE1" w:rsidRDefault="00BC2CE1" w:rsidP="00BC2CE1">
            <w:pPr>
              <w:pStyle w:val="NoSpacing"/>
            </w:pPr>
            <w:r w:rsidRPr="00BC2CE1">
              <w:t>{    this.model=model;</w:t>
            </w:r>
          </w:p>
          <w:p w14:paraId="5889829C" w14:textId="77777777" w:rsidR="00BC2CE1" w:rsidRPr="00BC2CE1" w:rsidRDefault="00BC2CE1" w:rsidP="00BC2CE1">
            <w:pPr>
              <w:pStyle w:val="NoSpacing"/>
            </w:pPr>
            <w:r w:rsidRPr="00BC2CE1">
              <w:t>}</w:t>
            </w:r>
          </w:p>
          <w:p w14:paraId="2E648299" w14:textId="77777777" w:rsidR="00BC2CE1" w:rsidRPr="00BC2CE1" w:rsidRDefault="00BC2CE1" w:rsidP="00BC2CE1">
            <w:pPr>
              <w:pStyle w:val="NoSpacing"/>
            </w:pPr>
            <w:r w:rsidRPr="00BC2CE1">
              <w:t>public void setram(int ram)</w:t>
            </w:r>
          </w:p>
          <w:p w14:paraId="60F2FEF2" w14:textId="77777777" w:rsidR="00BC2CE1" w:rsidRPr="00BC2CE1" w:rsidRDefault="00BC2CE1" w:rsidP="00BC2CE1">
            <w:pPr>
              <w:pStyle w:val="NoSpacing"/>
            </w:pPr>
            <w:r w:rsidRPr="00BC2CE1">
              <w:t>{       this.ram=ram;</w:t>
            </w:r>
          </w:p>
          <w:p w14:paraId="53A2AED7" w14:textId="2A4483F2" w:rsidR="00BC2CE1" w:rsidRPr="00BC2CE1" w:rsidRDefault="00BC2CE1" w:rsidP="00BC2CE1">
            <w:pPr>
              <w:pStyle w:val="NoSpacing"/>
              <w:rPr>
                <w:sz w:val="24"/>
                <w:szCs w:val="24"/>
              </w:rPr>
            </w:pPr>
            <w:r w:rsidRPr="00BC2CE1">
              <w:t>}</w:t>
            </w:r>
            <w:r>
              <w:rPr>
                <w:sz w:val="24"/>
                <w:szCs w:val="24"/>
              </w:rPr>
              <w:t>}</w:t>
            </w:r>
          </w:p>
        </w:tc>
        <w:tc>
          <w:tcPr>
            <w:tcW w:w="4508" w:type="dxa"/>
          </w:tcPr>
          <w:p w14:paraId="2DE8B532" w14:textId="77777777" w:rsidR="00514BFF" w:rsidRPr="00514BFF" w:rsidRDefault="00514BFF" w:rsidP="00514BFF">
            <w:pPr>
              <w:pStyle w:val="NoSpacing"/>
            </w:pPr>
            <w:r w:rsidRPr="00514BFF">
              <w:t>package demo.sample.test;</w:t>
            </w:r>
          </w:p>
          <w:p w14:paraId="537C00BA" w14:textId="77777777" w:rsidR="00514BFF" w:rsidRPr="00514BFF" w:rsidRDefault="00514BFF" w:rsidP="00514BFF">
            <w:pPr>
              <w:pStyle w:val="NoSpacing"/>
            </w:pPr>
          </w:p>
          <w:p w14:paraId="5734B6F0" w14:textId="77777777" w:rsidR="00514BFF" w:rsidRPr="00514BFF" w:rsidRDefault="00514BFF" w:rsidP="00514BFF">
            <w:pPr>
              <w:pStyle w:val="NoSpacing"/>
            </w:pPr>
            <w:r w:rsidRPr="00514BFF">
              <w:t>public class mobiletest {</w:t>
            </w:r>
          </w:p>
          <w:p w14:paraId="1C5AE716" w14:textId="77777777" w:rsidR="00514BFF" w:rsidRPr="00514BFF" w:rsidRDefault="00514BFF" w:rsidP="00514BFF">
            <w:pPr>
              <w:pStyle w:val="NoSpacing"/>
            </w:pPr>
            <w:r w:rsidRPr="00514BFF">
              <w:t xml:space="preserve">        public static void main(String [] args)</w:t>
            </w:r>
          </w:p>
          <w:p w14:paraId="665FFEEC" w14:textId="77777777" w:rsidR="00514BFF" w:rsidRPr="00514BFF" w:rsidRDefault="00514BFF" w:rsidP="00514BFF">
            <w:pPr>
              <w:pStyle w:val="NoSpacing"/>
            </w:pPr>
            <w:r w:rsidRPr="00514BFF">
              <w:t xml:space="preserve">        { mobile m1=new mobile("samsung",100000, "pink", "gp34",18);</w:t>
            </w:r>
          </w:p>
          <w:p w14:paraId="0BC38BF7" w14:textId="77777777" w:rsidR="00514BFF" w:rsidRPr="00514BFF" w:rsidRDefault="00514BFF" w:rsidP="00514BFF">
            <w:pPr>
              <w:pStyle w:val="NoSpacing"/>
            </w:pPr>
            <w:r w:rsidRPr="00514BFF">
              <w:t xml:space="preserve">        System.</w:t>
            </w:r>
            <w:r w:rsidRPr="00514BFF">
              <w:rPr>
                <w:b/>
                <w:bCs/>
                <w:i/>
                <w:iCs/>
              </w:rPr>
              <w:t>out</w:t>
            </w:r>
            <w:r w:rsidRPr="00514BFF">
              <w:t>.println(m1.getbrand());</w:t>
            </w:r>
          </w:p>
          <w:p w14:paraId="67DD293E" w14:textId="77777777" w:rsidR="00514BFF" w:rsidRPr="00514BFF" w:rsidRDefault="00514BFF" w:rsidP="00514BFF">
            <w:pPr>
              <w:pStyle w:val="NoSpacing"/>
            </w:pPr>
            <w:r w:rsidRPr="00514BFF">
              <w:t xml:space="preserve">        System.</w:t>
            </w:r>
            <w:r w:rsidRPr="00514BFF">
              <w:rPr>
                <w:b/>
                <w:bCs/>
                <w:i/>
                <w:iCs/>
              </w:rPr>
              <w:t>out</w:t>
            </w:r>
            <w:r w:rsidRPr="00514BFF">
              <w:t>.println(m1.getprice() );</w:t>
            </w:r>
          </w:p>
          <w:p w14:paraId="2A84174D" w14:textId="77777777" w:rsidR="00514BFF" w:rsidRPr="00514BFF" w:rsidRDefault="00514BFF" w:rsidP="00514BFF">
            <w:pPr>
              <w:pStyle w:val="NoSpacing"/>
            </w:pPr>
            <w:r w:rsidRPr="00514BFF">
              <w:t xml:space="preserve">        System.</w:t>
            </w:r>
            <w:r w:rsidRPr="00514BFF">
              <w:rPr>
                <w:b/>
                <w:bCs/>
                <w:i/>
                <w:iCs/>
              </w:rPr>
              <w:t>out</w:t>
            </w:r>
            <w:r w:rsidRPr="00514BFF">
              <w:t>.println(m1.getcolor());</w:t>
            </w:r>
          </w:p>
          <w:p w14:paraId="287EAE67" w14:textId="77777777" w:rsidR="00514BFF" w:rsidRPr="00514BFF" w:rsidRDefault="00514BFF" w:rsidP="00514BFF">
            <w:pPr>
              <w:pStyle w:val="NoSpacing"/>
            </w:pPr>
            <w:r w:rsidRPr="00514BFF">
              <w:t xml:space="preserve">        System.</w:t>
            </w:r>
            <w:r w:rsidRPr="00514BFF">
              <w:rPr>
                <w:b/>
                <w:bCs/>
                <w:i/>
                <w:iCs/>
              </w:rPr>
              <w:t>out</w:t>
            </w:r>
            <w:r w:rsidRPr="00514BFF">
              <w:t>.println(m1.getmodel());</w:t>
            </w:r>
          </w:p>
          <w:p w14:paraId="1EF57F8F" w14:textId="77777777" w:rsidR="00514BFF" w:rsidRPr="00514BFF" w:rsidRDefault="00514BFF" w:rsidP="00514BFF">
            <w:pPr>
              <w:pStyle w:val="NoSpacing"/>
            </w:pPr>
            <w:r w:rsidRPr="00514BFF">
              <w:t xml:space="preserve">        System.</w:t>
            </w:r>
            <w:r w:rsidRPr="00514BFF">
              <w:rPr>
                <w:b/>
                <w:bCs/>
                <w:i/>
                <w:iCs/>
              </w:rPr>
              <w:t>out</w:t>
            </w:r>
            <w:r w:rsidRPr="00514BFF">
              <w:t>.println(m1.getram());</w:t>
            </w:r>
          </w:p>
          <w:p w14:paraId="4B2B5821" w14:textId="77777777" w:rsidR="00514BFF" w:rsidRPr="00514BFF" w:rsidRDefault="00514BFF" w:rsidP="00514BFF">
            <w:pPr>
              <w:pStyle w:val="NoSpacing"/>
            </w:pPr>
            <w:r w:rsidRPr="00514BFF">
              <w:t xml:space="preserve">        m1.setbrand("google");</w:t>
            </w:r>
          </w:p>
          <w:p w14:paraId="58E0D941" w14:textId="77777777" w:rsidR="00514BFF" w:rsidRPr="00514BFF" w:rsidRDefault="00514BFF" w:rsidP="00514BFF">
            <w:pPr>
              <w:pStyle w:val="NoSpacing"/>
            </w:pPr>
            <w:r w:rsidRPr="00514BFF">
              <w:t xml:space="preserve">        m1.setprice(20000);</w:t>
            </w:r>
          </w:p>
          <w:p w14:paraId="44FB88B3" w14:textId="77777777" w:rsidR="00514BFF" w:rsidRPr="00514BFF" w:rsidRDefault="00514BFF" w:rsidP="00514BFF">
            <w:pPr>
              <w:pStyle w:val="NoSpacing"/>
            </w:pPr>
            <w:r w:rsidRPr="00514BFF">
              <w:t xml:space="preserve">        m1.setcolor("white");</w:t>
            </w:r>
          </w:p>
          <w:p w14:paraId="00B81F10" w14:textId="77777777" w:rsidR="00514BFF" w:rsidRPr="00514BFF" w:rsidRDefault="00514BFF" w:rsidP="00514BFF">
            <w:pPr>
              <w:pStyle w:val="NoSpacing"/>
            </w:pPr>
            <w:r w:rsidRPr="00514BFF">
              <w:t xml:space="preserve">        m1.setmodel("z34");</w:t>
            </w:r>
          </w:p>
          <w:p w14:paraId="328C48BC" w14:textId="77777777" w:rsidR="00514BFF" w:rsidRPr="00514BFF" w:rsidRDefault="00514BFF" w:rsidP="00514BFF">
            <w:pPr>
              <w:pStyle w:val="NoSpacing"/>
            </w:pPr>
            <w:r w:rsidRPr="00514BFF">
              <w:t xml:space="preserve">        m1.setram(45);</w:t>
            </w:r>
          </w:p>
          <w:p w14:paraId="4ACF164F" w14:textId="77777777" w:rsidR="00514BFF" w:rsidRPr="00514BFF" w:rsidRDefault="00514BFF" w:rsidP="00514BFF">
            <w:pPr>
              <w:pStyle w:val="NoSpacing"/>
            </w:pPr>
            <w:r w:rsidRPr="00514BFF">
              <w:t xml:space="preserve">        System.</w:t>
            </w:r>
            <w:r w:rsidRPr="00514BFF">
              <w:rPr>
                <w:b/>
                <w:bCs/>
                <w:i/>
                <w:iCs/>
              </w:rPr>
              <w:t>out</w:t>
            </w:r>
            <w:r w:rsidRPr="00514BFF">
              <w:t>.println(m1.getbrand());</w:t>
            </w:r>
          </w:p>
          <w:p w14:paraId="0597BB05" w14:textId="77777777" w:rsidR="00514BFF" w:rsidRPr="00514BFF" w:rsidRDefault="00514BFF" w:rsidP="00514BFF">
            <w:pPr>
              <w:pStyle w:val="NoSpacing"/>
            </w:pPr>
            <w:r w:rsidRPr="00514BFF">
              <w:t xml:space="preserve">        System.</w:t>
            </w:r>
            <w:r w:rsidRPr="00514BFF">
              <w:rPr>
                <w:b/>
                <w:bCs/>
                <w:i/>
                <w:iCs/>
              </w:rPr>
              <w:t>out</w:t>
            </w:r>
            <w:r w:rsidRPr="00514BFF">
              <w:t>.println(m1.getprice() );</w:t>
            </w:r>
          </w:p>
          <w:p w14:paraId="28EE503C" w14:textId="77777777" w:rsidR="00514BFF" w:rsidRPr="00514BFF" w:rsidRDefault="00514BFF" w:rsidP="00514BFF">
            <w:pPr>
              <w:pStyle w:val="NoSpacing"/>
            </w:pPr>
            <w:r w:rsidRPr="00514BFF">
              <w:t xml:space="preserve">        System.</w:t>
            </w:r>
            <w:r w:rsidRPr="00514BFF">
              <w:rPr>
                <w:b/>
                <w:bCs/>
                <w:i/>
                <w:iCs/>
              </w:rPr>
              <w:t>out</w:t>
            </w:r>
            <w:r w:rsidRPr="00514BFF">
              <w:t>.println(m1.getcolor());</w:t>
            </w:r>
          </w:p>
          <w:p w14:paraId="5988E816" w14:textId="77777777" w:rsidR="00514BFF" w:rsidRPr="00514BFF" w:rsidRDefault="00514BFF" w:rsidP="00514BFF">
            <w:pPr>
              <w:pStyle w:val="NoSpacing"/>
            </w:pPr>
            <w:r w:rsidRPr="00514BFF">
              <w:t xml:space="preserve">        System.</w:t>
            </w:r>
            <w:r w:rsidRPr="00514BFF">
              <w:rPr>
                <w:b/>
                <w:bCs/>
                <w:i/>
                <w:iCs/>
              </w:rPr>
              <w:t>out</w:t>
            </w:r>
            <w:r w:rsidRPr="00514BFF">
              <w:t>.println(m1.getmodel());</w:t>
            </w:r>
          </w:p>
          <w:p w14:paraId="743C691C" w14:textId="77777777" w:rsidR="00514BFF" w:rsidRPr="00514BFF" w:rsidRDefault="00514BFF" w:rsidP="00514BFF">
            <w:pPr>
              <w:pStyle w:val="NoSpacing"/>
            </w:pPr>
            <w:r w:rsidRPr="00514BFF">
              <w:t xml:space="preserve">        System.</w:t>
            </w:r>
            <w:r w:rsidRPr="00514BFF">
              <w:rPr>
                <w:b/>
                <w:bCs/>
                <w:i/>
                <w:iCs/>
              </w:rPr>
              <w:t>out</w:t>
            </w:r>
            <w:r w:rsidRPr="00514BFF">
              <w:t>.println(m1.getram());</w:t>
            </w:r>
          </w:p>
          <w:p w14:paraId="4C993E33" w14:textId="77777777" w:rsidR="00514BFF" w:rsidRPr="00514BFF" w:rsidRDefault="00514BFF" w:rsidP="00514BFF">
            <w:pPr>
              <w:pStyle w:val="NoSpacing"/>
            </w:pPr>
            <w:r w:rsidRPr="00514BFF">
              <w:t xml:space="preserve">        }</w:t>
            </w:r>
          </w:p>
          <w:p w14:paraId="2DF3FB14" w14:textId="77777777" w:rsidR="00514BFF" w:rsidRPr="00514BFF" w:rsidRDefault="00514BFF" w:rsidP="00514BFF">
            <w:pPr>
              <w:pStyle w:val="NoSpacing"/>
            </w:pPr>
            <w:r w:rsidRPr="00514BFF">
              <w:t>}</w:t>
            </w:r>
          </w:p>
          <w:p w14:paraId="231A3E0E" w14:textId="77777777" w:rsidR="00BC2CE1" w:rsidRDefault="00BC2CE1" w:rsidP="00CE2D06">
            <w:pPr>
              <w:pStyle w:val="NoSpacing"/>
            </w:pPr>
          </w:p>
        </w:tc>
      </w:tr>
    </w:tbl>
    <w:p w14:paraId="25E7F0A7" w14:textId="77777777" w:rsidR="00CE2D06" w:rsidRDefault="00CE2D06" w:rsidP="00CE2D06">
      <w:pPr>
        <w:pStyle w:val="NoSpacing"/>
      </w:pPr>
    </w:p>
    <w:p w14:paraId="3700DFAA" w14:textId="0D197967" w:rsidR="00051B7E" w:rsidRDefault="00C771F4" w:rsidP="00C771F4">
      <w:pPr>
        <w:pStyle w:val="Heading2"/>
      </w:pPr>
      <w:r>
        <w:t>SINGLE TON CLASS=</w:t>
      </w:r>
    </w:p>
    <w:p w14:paraId="7FEDDC2E" w14:textId="3729683C" w:rsidR="00C771F4" w:rsidRDefault="00C771F4" w:rsidP="00C771F4">
      <w:r>
        <w:t xml:space="preserve">SINGLE TON CLASS IS A </w:t>
      </w:r>
      <w:r w:rsidR="007F0702">
        <w:t>CLASS WHICH ALLOWS USER TO CREATE ONLY 1 OBJECT.</w:t>
      </w:r>
    </w:p>
    <w:p w14:paraId="4BB73431" w14:textId="4193FB74" w:rsidR="00406CC3" w:rsidRDefault="00406CC3" w:rsidP="00406CC3">
      <w:pPr>
        <w:pStyle w:val="Heading2"/>
      </w:pPr>
      <w:r>
        <w:t>STEPS TO CREATE SINGLE TON CLASS</w:t>
      </w:r>
    </w:p>
    <w:p w14:paraId="727AC75B" w14:textId="10FBFEF2" w:rsidR="00406CC3" w:rsidRDefault="00406CC3" w:rsidP="00B657E9">
      <w:pPr>
        <w:pStyle w:val="ListParagraph"/>
        <w:numPr>
          <w:ilvl w:val="0"/>
          <w:numId w:val="160"/>
        </w:numPr>
      </w:pPr>
      <w:r>
        <w:t>1 CREATE A CLASS</w:t>
      </w:r>
    </w:p>
    <w:p w14:paraId="25C1768B" w14:textId="7CC7F7BB" w:rsidR="00406CC3" w:rsidRDefault="00406CC3" w:rsidP="00B657E9">
      <w:pPr>
        <w:pStyle w:val="ListParagraph"/>
        <w:numPr>
          <w:ilvl w:val="0"/>
          <w:numId w:val="160"/>
        </w:numPr>
      </w:pPr>
      <w:r>
        <w:t>2 DECLARE PROPERTYS</w:t>
      </w:r>
    </w:p>
    <w:p w14:paraId="5EEECC04" w14:textId="483F4B74" w:rsidR="001C18EC" w:rsidRDefault="001C18EC" w:rsidP="00B657E9">
      <w:pPr>
        <w:pStyle w:val="ListParagraph"/>
        <w:numPr>
          <w:ilvl w:val="0"/>
          <w:numId w:val="160"/>
        </w:numPr>
      </w:pPr>
      <w:r>
        <w:t>3 CREATE A STATIC VARIABLE OF CLASS TYPE.</w:t>
      </w:r>
    </w:p>
    <w:p w14:paraId="4CCB7DD6" w14:textId="60B185E3" w:rsidR="00071047" w:rsidRDefault="00071047" w:rsidP="00B657E9">
      <w:pPr>
        <w:pStyle w:val="ListParagraph"/>
        <w:numPr>
          <w:ilvl w:val="0"/>
          <w:numId w:val="160"/>
        </w:numPr>
      </w:pPr>
      <w:r>
        <w:t>4 DECLARE PRIVATE CONSTRUCTER .</w:t>
      </w:r>
    </w:p>
    <w:p w14:paraId="2948EB1C" w14:textId="4E3284D2" w:rsidR="00071047" w:rsidRDefault="00071047" w:rsidP="00B657E9">
      <w:pPr>
        <w:pStyle w:val="ListParagraph"/>
        <w:numPr>
          <w:ilvl w:val="0"/>
          <w:numId w:val="160"/>
        </w:numPr>
      </w:pPr>
      <w:r>
        <w:t xml:space="preserve">5 </w:t>
      </w:r>
      <w:r w:rsidR="007166C2">
        <w:t xml:space="preserve">CREATE  A STATIC METHOD IN ORDER TO INTENCE 8 </w:t>
      </w:r>
      <w:r w:rsidR="007C6C89">
        <w:t>/ CREATING OBJECT.</w:t>
      </w:r>
    </w:p>
    <w:p w14:paraId="3DD6963E" w14:textId="6A9C61E2" w:rsidR="007C6C89" w:rsidRDefault="007C6C89" w:rsidP="00B657E9">
      <w:pPr>
        <w:pStyle w:val="ListParagraph"/>
        <w:numPr>
          <w:ilvl w:val="0"/>
          <w:numId w:val="160"/>
        </w:numPr>
      </w:pPr>
      <w:r>
        <w:t>6 RETURN OBJECT REFERENCE.</w:t>
      </w:r>
    </w:p>
    <w:p w14:paraId="7749C06C" w14:textId="77777777" w:rsidR="00E822A6" w:rsidRDefault="00E822A6" w:rsidP="00B657E9">
      <w:pPr>
        <w:pStyle w:val="NormalWeb"/>
        <w:numPr>
          <w:ilvl w:val="0"/>
          <w:numId w:val="16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blue_single_tonCLASS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367E7CB" w14:textId="77777777" w:rsidR="00E822A6" w:rsidRDefault="00E822A6" w:rsidP="00B657E9">
      <w:pPr>
        <w:pStyle w:val="NormalWeb"/>
        <w:numPr>
          <w:ilvl w:val="0"/>
          <w:numId w:val="16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4343AA1" w14:textId="77777777" w:rsidR="00E822A6" w:rsidRDefault="00E822A6" w:rsidP="00B657E9">
      <w:pPr>
        <w:pStyle w:val="NormalWeb"/>
        <w:numPr>
          <w:ilvl w:val="0"/>
          <w:numId w:val="16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Student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2B9EAD7" w14:textId="77777777" w:rsidR="00E822A6" w:rsidRDefault="00E822A6" w:rsidP="00B657E9">
      <w:pPr>
        <w:pStyle w:val="NormalWeb"/>
        <w:numPr>
          <w:ilvl w:val="0"/>
          <w:numId w:val="16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name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172DDFF" w14:textId="77777777" w:rsidR="00E822A6" w:rsidRDefault="00E822A6" w:rsidP="00B657E9">
      <w:pPr>
        <w:pStyle w:val="NormalWeb"/>
        <w:numPr>
          <w:ilvl w:val="0"/>
          <w:numId w:val="16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id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EBB59B5" w14:textId="77777777" w:rsidR="00E822A6" w:rsidRDefault="00E822A6" w:rsidP="00B657E9">
      <w:pPr>
        <w:pStyle w:val="NormalWeb"/>
        <w:numPr>
          <w:ilvl w:val="0"/>
          <w:numId w:val="16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46D259C" w14:textId="77777777" w:rsidR="00E822A6" w:rsidRDefault="00E822A6" w:rsidP="00B657E9">
      <w:pPr>
        <w:pStyle w:val="NormalWeb"/>
        <w:numPr>
          <w:ilvl w:val="0"/>
          <w:numId w:val="16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Student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8DDAF8"/>
          <w:sz w:val="20"/>
          <w:szCs w:val="20"/>
        </w:rPr>
        <w:t>s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A4895A2" w14:textId="77777777" w:rsidR="00E822A6" w:rsidRDefault="00E822A6" w:rsidP="00B657E9">
      <w:pPr>
        <w:pStyle w:val="NormalWeb"/>
        <w:numPr>
          <w:ilvl w:val="0"/>
          <w:numId w:val="16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DA13807" w14:textId="77777777" w:rsidR="00E822A6" w:rsidRDefault="00E822A6" w:rsidP="00B657E9">
      <w:pPr>
        <w:pStyle w:val="NormalWeb"/>
        <w:numPr>
          <w:ilvl w:val="0"/>
          <w:numId w:val="16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Student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name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id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CEF25A7" w14:textId="77777777" w:rsidR="00E822A6" w:rsidRDefault="00E822A6" w:rsidP="00B657E9">
      <w:pPr>
        <w:pStyle w:val="NormalWeb"/>
        <w:numPr>
          <w:ilvl w:val="0"/>
          <w:numId w:val="16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name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name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D8471F3" w14:textId="77777777" w:rsidR="00E822A6" w:rsidRDefault="00E822A6" w:rsidP="00B657E9">
      <w:pPr>
        <w:pStyle w:val="NormalWeb"/>
        <w:numPr>
          <w:ilvl w:val="0"/>
          <w:numId w:val="16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id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D1461E6" w14:textId="77777777" w:rsidR="00E822A6" w:rsidRDefault="00E822A6" w:rsidP="00B657E9">
      <w:pPr>
        <w:pStyle w:val="NormalWeb"/>
        <w:numPr>
          <w:ilvl w:val="0"/>
          <w:numId w:val="16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1FCA0AC" w14:textId="77777777" w:rsidR="00E822A6" w:rsidRDefault="00E822A6" w:rsidP="00B657E9">
      <w:pPr>
        <w:pStyle w:val="NormalWeb"/>
        <w:numPr>
          <w:ilvl w:val="0"/>
          <w:numId w:val="16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3ACEAD0" w14:textId="765D8CC7" w:rsidR="00E822A6" w:rsidRDefault="0070245B" w:rsidP="00B657E9">
      <w:pPr>
        <w:pStyle w:val="NormalWeb"/>
        <w:numPr>
          <w:ilvl w:val="0"/>
          <w:numId w:val="16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noProof/>
          <w:color w:val="D9E8F7"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58502" behindDoc="0" locked="0" layoutInCell="1" allowOverlap="1" wp14:anchorId="7DEEB83C" wp14:editId="60B81994">
                <wp:simplePos x="0" y="0"/>
                <wp:positionH relativeFrom="column">
                  <wp:posOffset>117382</wp:posOffset>
                </wp:positionH>
                <wp:positionV relativeFrom="paragraph">
                  <wp:posOffset>5710</wp:posOffset>
                </wp:positionV>
                <wp:extent cx="360" cy="360"/>
                <wp:effectExtent l="38100" t="38100" r="38100" b="38100"/>
                <wp:wrapNone/>
                <wp:docPr id="1456416080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F17EF5" id="Ink 65" o:spid="_x0000_s1026" type="#_x0000_t75" style="position:absolute;margin-left:8.9pt;margin-top:.1pt;width:.75pt;height:.75pt;z-index:25165850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">
                <v:imagedata r:id="rId267" o:title=""/>
              </v:shape>
            </w:pict>
          </mc:Fallback>
        </mc:AlternateContent>
      </w:r>
      <w:r w:rsidR="00E822A6">
        <w:rPr>
          <w:rFonts w:ascii="Consolas" w:hAnsi="Consolas"/>
          <w:color w:val="D9E8F7"/>
          <w:sz w:val="20"/>
          <w:szCs w:val="20"/>
        </w:rPr>
        <w:t xml:space="preserve">    </w:t>
      </w:r>
      <w:r w:rsidR="00E822A6">
        <w:rPr>
          <w:rFonts w:ascii="Consolas" w:hAnsi="Consolas"/>
          <w:color w:val="CC6C1D"/>
          <w:sz w:val="20"/>
          <w:szCs w:val="20"/>
        </w:rPr>
        <w:t>public</w:t>
      </w:r>
      <w:r w:rsidR="00E822A6">
        <w:rPr>
          <w:rFonts w:ascii="Consolas" w:hAnsi="Consolas"/>
          <w:color w:val="D9E8F7"/>
          <w:sz w:val="20"/>
          <w:szCs w:val="20"/>
        </w:rPr>
        <w:t xml:space="preserve"> </w:t>
      </w:r>
      <w:r w:rsidR="00E822A6">
        <w:rPr>
          <w:rFonts w:ascii="Consolas" w:hAnsi="Consolas"/>
          <w:color w:val="CC6C1D"/>
          <w:sz w:val="20"/>
          <w:szCs w:val="20"/>
        </w:rPr>
        <w:t>static</w:t>
      </w:r>
      <w:r w:rsidR="00E822A6">
        <w:rPr>
          <w:rFonts w:ascii="Consolas" w:hAnsi="Consolas"/>
          <w:color w:val="D9E8F7"/>
          <w:sz w:val="20"/>
          <w:szCs w:val="20"/>
        </w:rPr>
        <w:t xml:space="preserve"> </w:t>
      </w:r>
      <w:r w:rsidR="00E822A6">
        <w:rPr>
          <w:rFonts w:ascii="Consolas" w:hAnsi="Consolas"/>
          <w:color w:val="1290C3"/>
          <w:sz w:val="20"/>
          <w:szCs w:val="20"/>
        </w:rPr>
        <w:t>Student</w:t>
      </w:r>
      <w:r w:rsidR="00E822A6">
        <w:rPr>
          <w:rFonts w:ascii="Consolas" w:hAnsi="Consolas"/>
          <w:color w:val="D9E8F7"/>
          <w:sz w:val="20"/>
          <w:szCs w:val="20"/>
        </w:rPr>
        <w:t xml:space="preserve"> </w:t>
      </w:r>
      <w:r w:rsidR="00E822A6">
        <w:rPr>
          <w:rFonts w:ascii="Consolas" w:hAnsi="Consolas"/>
          <w:color w:val="1EB540"/>
          <w:sz w:val="20"/>
          <w:szCs w:val="20"/>
        </w:rPr>
        <w:t>addStudent</w:t>
      </w:r>
      <w:r w:rsidR="00E822A6">
        <w:rPr>
          <w:rFonts w:ascii="Consolas" w:hAnsi="Consolas"/>
          <w:color w:val="F9FAF4"/>
          <w:sz w:val="20"/>
          <w:szCs w:val="20"/>
        </w:rPr>
        <w:t>(</w:t>
      </w:r>
      <w:r w:rsidR="00E822A6">
        <w:rPr>
          <w:rFonts w:ascii="Consolas" w:hAnsi="Consolas"/>
          <w:color w:val="1290C3"/>
          <w:sz w:val="20"/>
          <w:szCs w:val="20"/>
        </w:rPr>
        <w:t>String</w:t>
      </w:r>
      <w:r w:rsidR="00E822A6">
        <w:rPr>
          <w:rFonts w:ascii="Consolas" w:hAnsi="Consolas"/>
          <w:color w:val="D9E8F7"/>
          <w:sz w:val="20"/>
          <w:szCs w:val="20"/>
        </w:rPr>
        <w:t xml:space="preserve"> </w:t>
      </w:r>
      <w:r w:rsidR="00E822A6">
        <w:rPr>
          <w:rFonts w:ascii="Consolas" w:hAnsi="Consolas"/>
          <w:color w:val="79ABFF"/>
          <w:sz w:val="20"/>
          <w:szCs w:val="20"/>
        </w:rPr>
        <w:t>name</w:t>
      </w:r>
      <w:r w:rsidR="00E822A6">
        <w:rPr>
          <w:rFonts w:ascii="Consolas" w:hAnsi="Consolas"/>
          <w:color w:val="E6E6FA"/>
          <w:sz w:val="20"/>
          <w:szCs w:val="20"/>
        </w:rPr>
        <w:t>,</w:t>
      </w:r>
      <w:r w:rsidR="00E822A6">
        <w:rPr>
          <w:rFonts w:ascii="Consolas" w:hAnsi="Consolas"/>
          <w:color w:val="D9E8F7"/>
          <w:sz w:val="20"/>
          <w:szCs w:val="20"/>
        </w:rPr>
        <w:t xml:space="preserve"> </w:t>
      </w:r>
      <w:r w:rsidR="00E822A6">
        <w:rPr>
          <w:rFonts w:ascii="Consolas" w:hAnsi="Consolas"/>
          <w:color w:val="CC6C1D"/>
          <w:sz w:val="20"/>
          <w:szCs w:val="20"/>
        </w:rPr>
        <w:t>int</w:t>
      </w:r>
      <w:r w:rsidR="00E822A6">
        <w:rPr>
          <w:rFonts w:ascii="Consolas" w:hAnsi="Consolas"/>
          <w:color w:val="D9E8F7"/>
          <w:sz w:val="20"/>
          <w:szCs w:val="20"/>
        </w:rPr>
        <w:t xml:space="preserve"> </w:t>
      </w:r>
      <w:r w:rsidR="00E822A6">
        <w:rPr>
          <w:rFonts w:ascii="Consolas" w:hAnsi="Consolas"/>
          <w:color w:val="79ABFF"/>
          <w:sz w:val="20"/>
          <w:szCs w:val="20"/>
        </w:rPr>
        <w:t>id</w:t>
      </w:r>
      <w:r w:rsidR="00E822A6">
        <w:rPr>
          <w:rFonts w:ascii="Consolas" w:hAnsi="Consolas"/>
          <w:color w:val="F9FAF4"/>
          <w:sz w:val="20"/>
          <w:szCs w:val="20"/>
        </w:rPr>
        <w:t>)</w:t>
      </w:r>
      <w:r w:rsidR="00E822A6">
        <w:rPr>
          <w:rFonts w:ascii="Consolas" w:hAnsi="Consolas"/>
          <w:color w:val="D9E8F7"/>
          <w:sz w:val="20"/>
          <w:szCs w:val="20"/>
        </w:rPr>
        <w:t xml:space="preserve"> </w:t>
      </w:r>
      <w:r w:rsidR="00E822A6">
        <w:rPr>
          <w:rFonts w:ascii="Consolas" w:hAnsi="Consolas"/>
          <w:color w:val="F9FAF4"/>
          <w:sz w:val="20"/>
          <w:szCs w:val="20"/>
        </w:rPr>
        <w:t>{</w:t>
      </w:r>
    </w:p>
    <w:p w14:paraId="1BB8D8A6" w14:textId="77777777" w:rsidR="00E822A6" w:rsidRDefault="00E822A6" w:rsidP="00B657E9">
      <w:pPr>
        <w:pStyle w:val="NormalWeb"/>
        <w:numPr>
          <w:ilvl w:val="0"/>
          <w:numId w:val="16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i/>
          <w:iCs/>
          <w:color w:val="8DDAF8"/>
          <w:sz w:val="20"/>
          <w:szCs w:val="20"/>
        </w:rPr>
        <w:t>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null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D5C1CCB" w14:textId="77777777" w:rsidR="00E822A6" w:rsidRDefault="00E822A6" w:rsidP="00B657E9">
      <w:pPr>
        <w:pStyle w:val="NormalWeb"/>
        <w:numPr>
          <w:ilvl w:val="0"/>
          <w:numId w:val="16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i/>
          <w:iCs/>
          <w:color w:val="8DDAF8"/>
          <w:sz w:val="20"/>
          <w:szCs w:val="20"/>
        </w:rPr>
        <w:t>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Student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name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id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1C94BF8" w14:textId="77777777" w:rsidR="00E822A6" w:rsidRDefault="00E822A6" w:rsidP="00B657E9">
      <w:pPr>
        <w:pStyle w:val="NormalWeb"/>
        <w:numPr>
          <w:ilvl w:val="0"/>
          <w:numId w:val="16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2745A16" w14:textId="77777777" w:rsidR="00E822A6" w:rsidRDefault="00E822A6" w:rsidP="00B657E9">
      <w:pPr>
        <w:pStyle w:val="NormalWeb"/>
        <w:numPr>
          <w:ilvl w:val="0"/>
          <w:numId w:val="16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8DDAF8"/>
          <w:sz w:val="20"/>
          <w:szCs w:val="20"/>
        </w:rPr>
        <w:t>s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4B0D489" w14:textId="77777777" w:rsidR="00E822A6" w:rsidRDefault="00E822A6" w:rsidP="00B657E9">
      <w:pPr>
        <w:pStyle w:val="NormalWeb"/>
        <w:numPr>
          <w:ilvl w:val="0"/>
          <w:numId w:val="16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ED65DBE" w14:textId="77777777" w:rsidR="00E822A6" w:rsidRDefault="00E822A6" w:rsidP="00B657E9">
      <w:pPr>
        <w:pStyle w:val="NormalWeb"/>
        <w:numPr>
          <w:ilvl w:val="0"/>
          <w:numId w:val="16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74808463" w14:textId="77777777" w:rsidR="00323081" w:rsidRDefault="00323081" w:rsidP="00B657E9">
      <w:pPr>
        <w:pStyle w:val="NormalWeb"/>
        <w:numPr>
          <w:ilvl w:val="0"/>
          <w:numId w:val="16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blue_single_tonCLASS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163B99D" w14:textId="77777777" w:rsidR="00323081" w:rsidRDefault="00323081" w:rsidP="00B657E9">
      <w:pPr>
        <w:pStyle w:val="NormalWeb"/>
        <w:numPr>
          <w:ilvl w:val="0"/>
          <w:numId w:val="16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9D46206" w14:textId="77777777" w:rsidR="00323081" w:rsidRDefault="00323081" w:rsidP="00B657E9">
      <w:pPr>
        <w:pStyle w:val="NormalWeb"/>
        <w:numPr>
          <w:ilvl w:val="0"/>
          <w:numId w:val="16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studenttest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3C15D8B" w14:textId="77777777" w:rsidR="00323081" w:rsidRDefault="00323081" w:rsidP="00B657E9">
      <w:pPr>
        <w:pStyle w:val="NormalWeb"/>
        <w:numPr>
          <w:ilvl w:val="0"/>
          <w:numId w:val="16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args</w:t>
      </w:r>
      <w:r>
        <w:rPr>
          <w:rFonts w:ascii="Consolas" w:hAnsi="Consolas"/>
          <w:color w:val="F9FAF4"/>
          <w:sz w:val="20"/>
          <w:szCs w:val="20"/>
        </w:rPr>
        <w:t>)</w:t>
      </w:r>
    </w:p>
    <w:p w14:paraId="7C2E68DF" w14:textId="77777777" w:rsidR="00323081" w:rsidRDefault="00323081" w:rsidP="00B657E9">
      <w:pPr>
        <w:pStyle w:val="NormalWeb"/>
        <w:numPr>
          <w:ilvl w:val="0"/>
          <w:numId w:val="16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Student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s1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1290C3"/>
          <w:sz w:val="20"/>
          <w:szCs w:val="20"/>
        </w:rPr>
        <w:t>Student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addStudent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"pushpa"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65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B7A28E0" w14:textId="77777777" w:rsidR="00323081" w:rsidRDefault="00323081" w:rsidP="00B657E9">
      <w:pPr>
        <w:pStyle w:val="NormalWeb"/>
        <w:numPr>
          <w:ilvl w:val="0"/>
          <w:numId w:val="16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</w:t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s1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name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87EE893" w14:textId="77777777" w:rsidR="00323081" w:rsidRDefault="00323081" w:rsidP="00B657E9">
      <w:pPr>
        <w:pStyle w:val="NormalWeb"/>
        <w:numPr>
          <w:ilvl w:val="0"/>
          <w:numId w:val="16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</w:t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s1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id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7AD2903" w14:textId="6EE49D04" w:rsidR="00323081" w:rsidRDefault="00323081" w:rsidP="00B657E9">
      <w:pPr>
        <w:pStyle w:val="NormalWeb"/>
        <w:numPr>
          <w:ilvl w:val="0"/>
          <w:numId w:val="16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</w:t>
      </w:r>
      <w:r>
        <w:rPr>
          <w:rFonts w:ascii="Consolas" w:hAnsi="Consolas"/>
          <w:color w:val="1290C3"/>
          <w:sz w:val="20"/>
          <w:szCs w:val="20"/>
        </w:rPr>
        <w:t>Student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s2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1290C3"/>
          <w:sz w:val="20"/>
          <w:szCs w:val="20"/>
        </w:rPr>
        <w:t>Student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addStudent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"valli"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900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90B6195" w14:textId="77777777" w:rsidR="00323081" w:rsidRDefault="00323081" w:rsidP="00B657E9">
      <w:pPr>
        <w:pStyle w:val="NormalWeb"/>
        <w:numPr>
          <w:ilvl w:val="0"/>
          <w:numId w:val="16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</w:t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s2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name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4AB76F5" w14:textId="77777777" w:rsidR="00323081" w:rsidRDefault="00323081" w:rsidP="00B657E9">
      <w:pPr>
        <w:pStyle w:val="NormalWeb"/>
        <w:numPr>
          <w:ilvl w:val="0"/>
          <w:numId w:val="16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</w:t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s2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id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0FF6913" w14:textId="5641EC81" w:rsidR="00323081" w:rsidRDefault="00323081" w:rsidP="00B657E9">
      <w:pPr>
        <w:pStyle w:val="NormalWeb"/>
        <w:numPr>
          <w:ilvl w:val="0"/>
          <w:numId w:val="16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16ED019" w14:textId="77777777" w:rsidR="00323081" w:rsidRDefault="00323081" w:rsidP="00B657E9">
      <w:pPr>
        <w:pStyle w:val="NormalWeb"/>
        <w:numPr>
          <w:ilvl w:val="0"/>
          <w:numId w:val="16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33232E3" w14:textId="1531F87B" w:rsidR="00323081" w:rsidRDefault="00323081" w:rsidP="00B657E9">
      <w:pPr>
        <w:pStyle w:val="NormalWeb"/>
        <w:numPr>
          <w:ilvl w:val="0"/>
          <w:numId w:val="160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  <w:r w:rsidR="002A0339">
        <w:rPr>
          <w:rFonts w:ascii="Consolas" w:hAnsi="Consolas"/>
          <w:color w:val="F9FAF4"/>
          <w:sz w:val="20"/>
          <w:szCs w:val="20"/>
        </w:rPr>
        <w:t xml:space="preserve">0/P PUSHPA </w:t>
      </w:r>
      <w:r w:rsidR="0070245B">
        <w:rPr>
          <w:rFonts w:ascii="Consolas" w:hAnsi="Consolas"/>
          <w:color w:val="F9FAF4"/>
          <w:sz w:val="20"/>
          <w:szCs w:val="20"/>
        </w:rPr>
        <w:t>65 , PUSHPA 65</w:t>
      </w:r>
    </w:p>
    <w:p w14:paraId="73CC5B4B" w14:textId="36656546" w:rsidR="007C6C89" w:rsidRDefault="00314758" w:rsidP="007C6C89">
      <w:r>
        <w:rPr>
          <w:rFonts w:ascii="Consolas" w:hAnsi="Consolas"/>
          <w:noProof/>
          <w:color w:val="D9E8F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89" behindDoc="0" locked="0" layoutInCell="1" allowOverlap="1" wp14:anchorId="713DF439" wp14:editId="2BBD384D">
                <wp:simplePos x="0" y="0"/>
                <wp:positionH relativeFrom="margin">
                  <wp:align>right</wp:align>
                </wp:positionH>
                <wp:positionV relativeFrom="paragraph">
                  <wp:posOffset>215611</wp:posOffset>
                </wp:positionV>
                <wp:extent cx="1218853" cy="1315432"/>
                <wp:effectExtent l="0" t="0" r="19685" b="18415"/>
                <wp:wrapNone/>
                <wp:docPr id="143426535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8853" cy="13154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1F5AFD" w14:textId="70B7972A" w:rsidR="00314758" w:rsidRDefault="002A033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NAME</w:t>
                            </w:r>
                          </w:p>
                          <w:p w14:paraId="01567508" w14:textId="67718510" w:rsidR="002A0339" w:rsidRDefault="002A033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PUSPA</w:t>
                            </w:r>
                          </w:p>
                          <w:p w14:paraId="6BB4851B" w14:textId="27FF2625" w:rsidR="002A0339" w:rsidRPr="002A0339" w:rsidRDefault="002A0339" w:rsidP="002A033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ID = 65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3DF439" id="_x0000_s1052" type="#_x0000_t202" style="position:absolute;margin-left:44.75pt;margin-top:17pt;width:95.95pt;height:103.6pt;z-index:251658289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" fillcolor="white [3201]" strokeweight=".5pt">
                <v:textbox>
                  <w:txbxContent>
                    <w:p w14:paraId="611F5AFD" w14:textId="70B7972A" w:rsidR="00314758" w:rsidRDefault="002A033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NAME</w:t>
                      </w:r>
                    </w:p>
                    <w:p w14:paraId="01567508" w14:textId="67718510" w:rsidR="002A0339" w:rsidRDefault="002A033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PUSPA</w:t>
                      </w:r>
                    </w:p>
                    <w:p w14:paraId="6BB4851B" w14:textId="27FF2625" w:rsidR="002A0339" w:rsidRPr="002A0339" w:rsidRDefault="002A0339" w:rsidP="002A033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ID = 65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B9E391C" w14:textId="11B1C7B6" w:rsidR="00E822A6" w:rsidRDefault="0070245B" w:rsidP="007C6C89">
      <w:r>
        <w:rPr>
          <w:noProof/>
        </w:rPr>
        <mc:AlternateContent>
          <mc:Choice Requires="wpi">
            <w:drawing>
              <wp:anchor distT="0" distB="0" distL="114300" distR="114300" simplePos="0" relativeHeight="251658503" behindDoc="0" locked="0" layoutInCell="1" allowOverlap="1" wp14:anchorId="6AB57362" wp14:editId="668D0B82">
                <wp:simplePos x="0" y="0"/>
                <wp:positionH relativeFrom="column">
                  <wp:posOffset>4072890</wp:posOffset>
                </wp:positionH>
                <wp:positionV relativeFrom="paragraph">
                  <wp:posOffset>199390</wp:posOffset>
                </wp:positionV>
                <wp:extent cx="435145" cy="132840"/>
                <wp:effectExtent l="38100" t="38100" r="41275" b="38735"/>
                <wp:wrapNone/>
                <wp:docPr id="1168250462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">
                      <w14:nvContentPartPr>
                        <w14:cNvContentPartPr/>
                      </w14:nvContentPartPr>
                      <w14:xfrm>
                        <a:off x="0" y="0"/>
                        <a:ext cx="435145" cy="13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9AA76F" id="Ink 56" o:spid="_x0000_s1026" type="#_x0000_t75" style="position:absolute;margin-left:320.35pt;margin-top:15.35pt;width:34.95pt;height:11.15pt;z-index:25165850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">
                <v:imagedata r:id="rId269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91" behindDoc="0" locked="0" layoutInCell="1" allowOverlap="1" wp14:anchorId="3CA37798" wp14:editId="71401FD3">
                <wp:simplePos x="0" y="0"/>
                <wp:positionH relativeFrom="column">
                  <wp:posOffset>2777836</wp:posOffset>
                </wp:positionH>
                <wp:positionV relativeFrom="paragraph">
                  <wp:posOffset>456334</wp:posOffset>
                </wp:positionV>
                <wp:extent cx="1322705" cy="235527"/>
                <wp:effectExtent l="0" t="0" r="10795" b="12700"/>
                <wp:wrapNone/>
                <wp:docPr id="1003514511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2705" cy="2355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E430F3" w14:textId="0706953B" w:rsidR="00314758" w:rsidRPr="00754F93" w:rsidRDefault="00754F9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0*1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A37798" id="_x0000_s1053" type="#_x0000_t202" style="position:absolute;margin-left:218.75pt;margin-top:35.95pt;width:104.15pt;height:18.55pt;z-index:25165829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" fillcolor="white [3201]" strokeweight=".5pt">
                <v:textbox>
                  <w:txbxContent>
                    <w:p w14:paraId="66E430F3" w14:textId="0706953B" w:rsidR="00314758" w:rsidRPr="00754F93" w:rsidRDefault="00754F9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0*1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92" behindDoc="0" locked="0" layoutInCell="1" allowOverlap="1" wp14:anchorId="5AF8E850" wp14:editId="09A7FEE3">
                <wp:simplePos x="0" y="0"/>
                <wp:positionH relativeFrom="column">
                  <wp:posOffset>2826327</wp:posOffset>
                </wp:positionH>
                <wp:positionV relativeFrom="paragraph">
                  <wp:posOffset>844260</wp:posOffset>
                </wp:positionV>
                <wp:extent cx="1274214" cy="277091"/>
                <wp:effectExtent l="0" t="0" r="21590" b="27940"/>
                <wp:wrapNone/>
                <wp:docPr id="378206436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4214" cy="2770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41AEFF" w14:textId="52AB7490" w:rsidR="00314758" w:rsidRPr="00754F93" w:rsidRDefault="00754F9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0*1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F8E850" id="_x0000_s1054" type="#_x0000_t202" style="position:absolute;margin-left:222.55pt;margin-top:66.5pt;width:100.35pt;height:21.8pt;z-index:2516582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" fillcolor="white [3201]" strokeweight=".5pt">
                <v:textbox>
                  <w:txbxContent>
                    <w:p w14:paraId="7F41AEFF" w14:textId="52AB7490" w:rsidR="00314758" w:rsidRPr="00754F93" w:rsidRDefault="00754F9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0*1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90" behindDoc="0" locked="0" layoutInCell="1" allowOverlap="1" wp14:anchorId="14093782" wp14:editId="55148E6D">
                <wp:simplePos x="0" y="0"/>
                <wp:positionH relativeFrom="column">
                  <wp:posOffset>2798214</wp:posOffset>
                </wp:positionH>
                <wp:positionV relativeFrom="paragraph">
                  <wp:posOffset>130406</wp:posOffset>
                </wp:positionV>
                <wp:extent cx="1274618" cy="228600"/>
                <wp:effectExtent l="0" t="0" r="20955" b="19050"/>
                <wp:wrapNone/>
                <wp:docPr id="1026401345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4618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41AE02" w14:textId="0D911AAF" w:rsidR="00314758" w:rsidRPr="00754F93" w:rsidRDefault="00754F9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NULL       0*1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093782" id="_x0000_s1055" type="#_x0000_t202" style="position:absolute;margin-left:220.35pt;margin-top:10.25pt;width:100.35pt;height:18pt;z-index:2516582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" fillcolor="white [3201]" strokeweight=".5pt">
                <v:textbox>
                  <w:txbxContent>
                    <w:p w14:paraId="0D41AE02" w14:textId="0D911AAF" w:rsidR="00314758" w:rsidRPr="00754F93" w:rsidRDefault="00754F9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NULL       0*1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                                                                                       S</w:t>
      </w:r>
    </w:p>
    <w:p w14:paraId="5E0286DA" w14:textId="5F79E55E" w:rsidR="0070245B" w:rsidRDefault="0070245B" w:rsidP="0070245B">
      <w:r>
        <w:rPr>
          <w:noProof/>
        </w:rPr>
        <mc:AlternateContent>
          <mc:Choice Requires="wpi">
            <w:drawing>
              <wp:anchor distT="0" distB="0" distL="114300" distR="114300" simplePos="0" relativeHeight="251658504" behindDoc="0" locked="0" layoutInCell="1" allowOverlap="1" wp14:anchorId="62611EF6" wp14:editId="4A98BDD9">
                <wp:simplePos x="0" y="0"/>
                <wp:positionH relativeFrom="column">
                  <wp:posOffset>2340742</wp:posOffset>
                </wp:positionH>
                <wp:positionV relativeFrom="paragraph">
                  <wp:posOffset>-98345</wp:posOffset>
                </wp:positionV>
                <wp:extent cx="443160" cy="761040"/>
                <wp:effectExtent l="38100" t="38100" r="33655" b="39370"/>
                <wp:wrapNone/>
                <wp:docPr id="1985153147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">
                      <w14:nvContentPartPr>
                        <w14:cNvContentPartPr/>
                      </w14:nvContentPartPr>
                      <w14:xfrm>
                        <a:off x="0" y="0"/>
                        <a:ext cx="443160" cy="76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622B23" id="Ink 64" o:spid="_x0000_s1026" type="#_x0000_t75" style="position:absolute;margin-left:183.95pt;margin-top:-8.1pt;width:35.6pt;height:60.6pt;z-index:251658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">
                <v:imagedata r:id="rId2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505" behindDoc="0" locked="0" layoutInCell="1" allowOverlap="1" wp14:anchorId="646AD781" wp14:editId="1D7C74C7">
                <wp:simplePos x="0" y="0"/>
                <wp:positionH relativeFrom="column">
                  <wp:posOffset>2506342</wp:posOffset>
                </wp:positionH>
                <wp:positionV relativeFrom="paragraph">
                  <wp:posOffset>-124625</wp:posOffset>
                </wp:positionV>
                <wp:extent cx="273600" cy="531360"/>
                <wp:effectExtent l="38100" t="38100" r="31750" b="40640"/>
                <wp:wrapNone/>
                <wp:docPr id="90421825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">
                      <w14:nvContentPartPr>
                        <w14:cNvContentPartPr/>
                      </w14:nvContentPartPr>
                      <w14:xfrm>
                        <a:off x="0" y="0"/>
                        <a:ext cx="273600" cy="53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BC5E85" id="Ink 63" o:spid="_x0000_s1026" type="#_x0000_t75" style="position:absolute;margin-left:197pt;margin-top:-10.15pt;width:22.25pt;height:42.55pt;z-index:25165850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">
                <v:imagedata r:id="rId273" o:title=""/>
              </v:shape>
            </w:pict>
          </mc:Fallback>
        </mc:AlternateContent>
      </w:r>
    </w:p>
    <w:p w14:paraId="4B877EC2" w14:textId="796DA60D" w:rsidR="0070245B" w:rsidRDefault="0070245B" w:rsidP="0070245B">
      <w:r>
        <w:rPr>
          <w:noProof/>
        </w:rPr>
        <mc:AlternateContent>
          <mc:Choice Requires="wpi">
            <w:drawing>
              <wp:anchor distT="0" distB="0" distL="114300" distR="114300" simplePos="0" relativeHeight="251658506" behindDoc="0" locked="0" layoutInCell="1" allowOverlap="1" wp14:anchorId="5740AA8A" wp14:editId="4BFF6214">
                <wp:simplePos x="0" y="0"/>
                <wp:positionH relativeFrom="column">
                  <wp:posOffset>4114165</wp:posOffset>
                </wp:positionH>
                <wp:positionV relativeFrom="paragraph">
                  <wp:posOffset>-31115</wp:posOffset>
                </wp:positionV>
                <wp:extent cx="353060" cy="82440"/>
                <wp:effectExtent l="38100" t="38100" r="27940" b="32385"/>
                <wp:wrapNone/>
                <wp:docPr id="1860589589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">
                      <w14:nvContentPartPr>
                        <w14:cNvContentPartPr/>
                      </w14:nvContentPartPr>
                      <w14:xfrm>
                        <a:off x="0" y="0"/>
                        <a:ext cx="353060" cy="8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92C45A" id="Ink 59" o:spid="_x0000_s1026" type="#_x0000_t75" style="position:absolute;margin-left:323.6pt;margin-top:-2.8pt;width:28.5pt;height:7.2pt;z-index:2516585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">
                <v:imagedata r:id="rId275" o:title=""/>
              </v:shape>
            </w:pict>
          </mc:Fallback>
        </mc:AlternateContent>
      </w:r>
      <w:r>
        <w:t xml:space="preserve">                                                                                    S1</w:t>
      </w:r>
    </w:p>
    <w:p w14:paraId="4C061D30" w14:textId="6F3DD3A4" w:rsidR="0070245B" w:rsidRDefault="0070245B" w:rsidP="0070245B">
      <w:r>
        <w:rPr>
          <w:noProof/>
        </w:rPr>
        <mc:AlternateContent>
          <mc:Choice Requires="wpi">
            <w:drawing>
              <wp:anchor distT="0" distB="0" distL="114300" distR="114300" simplePos="0" relativeHeight="251658507" behindDoc="0" locked="0" layoutInCell="1" allowOverlap="1" wp14:anchorId="4337BD99" wp14:editId="1F6269AA">
                <wp:simplePos x="0" y="0"/>
                <wp:positionH relativeFrom="column">
                  <wp:posOffset>4135120</wp:posOffset>
                </wp:positionH>
                <wp:positionV relativeFrom="paragraph">
                  <wp:posOffset>56515</wp:posOffset>
                </wp:positionV>
                <wp:extent cx="355600" cy="136440"/>
                <wp:effectExtent l="38100" t="38100" r="44450" b="35560"/>
                <wp:wrapNone/>
                <wp:docPr id="2036174141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">
                      <w14:nvContentPartPr>
                        <w14:cNvContentPartPr/>
                      </w14:nvContentPartPr>
                      <w14:xfrm>
                        <a:off x="0" y="0"/>
                        <a:ext cx="355600" cy="13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01F7FA" id="Ink 62" o:spid="_x0000_s1026" type="#_x0000_t75" style="position:absolute;margin-left:325.25pt;margin-top:4.1pt;width:28.7pt;height:11.45pt;z-index:25165850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">
                <v:imagedata r:id="rId277" o:title=""/>
              </v:shape>
            </w:pict>
          </mc:Fallback>
        </mc:AlternateContent>
      </w:r>
      <w:r>
        <w:t xml:space="preserve">                                                                                     S2</w:t>
      </w:r>
    </w:p>
    <w:p w14:paraId="7084FE88" w14:textId="77777777" w:rsidR="0070245B" w:rsidRDefault="0070245B" w:rsidP="0070245B"/>
    <w:p w14:paraId="70675DE3" w14:textId="2C3B1C8B" w:rsidR="0070245B" w:rsidRPr="00AB0E68" w:rsidRDefault="0070245B" w:rsidP="0070245B">
      <w:pPr>
        <w:rPr>
          <w:color w:val="FF0000"/>
        </w:rPr>
      </w:pPr>
      <w:r w:rsidRPr="00AB0E68">
        <w:rPr>
          <w:color w:val="FF0000"/>
        </w:rPr>
        <w:t>NOTE=</w:t>
      </w:r>
    </w:p>
    <w:p w14:paraId="60DB5C2C" w14:textId="29909D18" w:rsidR="0089355D" w:rsidRDefault="0089355D" w:rsidP="0070245B">
      <w:r>
        <w:t xml:space="preserve">IN THE ABOVE EXAMPLE WE CAN CALL ADDSTUDENT </w:t>
      </w:r>
      <w:r w:rsidR="000F78FE">
        <w:t xml:space="preserve">METHOD STUDENT MULTIPLE TIMES BUT ONLY ONE OBJECT WILL BE CREATED AND ALL REFERENCE </w:t>
      </w:r>
      <w:r w:rsidR="00AB0E68">
        <w:t>VARIABLE WILL HAVE SAME OBJECT REFERENCES.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806C5" w14:paraId="3CE29C75" w14:textId="77777777" w:rsidTr="008806C5">
        <w:tc>
          <w:tcPr>
            <w:tcW w:w="4508" w:type="dxa"/>
          </w:tcPr>
          <w:p w14:paraId="5A491A7A" w14:textId="4F9546D9" w:rsidR="008806C5" w:rsidRPr="008806C5" w:rsidRDefault="008806C5" w:rsidP="008806C5">
            <w:r w:rsidRPr="008806C5">
              <w:t>package blue_single_tonCLASS;</w:t>
            </w:r>
          </w:p>
          <w:p w14:paraId="418994AF" w14:textId="77777777" w:rsidR="008806C5" w:rsidRPr="008806C5" w:rsidRDefault="008806C5" w:rsidP="008806C5"/>
          <w:p w14:paraId="5619D9A9" w14:textId="77777777" w:rsidR="008806C5" w:rsidRPr="008806C5" w:rsidRDefault="008806C5" w:rsidP="008806C5">
            <w:r w:rsidRPr="008806C5">
              <w:t>public class TELEVISION {</w:t>
            </w:r>
          </w:p>
          <w:p w14:paraId="38C00B4D" w14:textId="77777777" w:rsidR="008806C5" w:rsidRPr="008806C5" w:rsidRDefault="008806C5" w:rsidP="008806C5">
            <w:r w:rsidRPr="008806C5">
              <w:t xml:space="preserve">    private boolean power;</w:t>
            </w:r>
          </w:p>
          <w:p w14:paraId="3A7E59D2" w14:textId="77777777" w:rsidR="008806C5" w:rsidRPr="008806C5" w:rsidRDefault="008806C5" w:rsidP="008806C5">
            <w:r w:rsidRPr="008806C5">
              <w:t xml:space="preserve">    private int volume;</w:t>
            </w:r>
          </w:p>
          <w:p w14:paraId="1C48A6C2" w14:textId="77777777" w:rsidR="008806C5" w:rsidRPr="008806C5" w:rsidRDefault="008806C5" w:rsidP="008806C5">
            <w:r w:rsidRPr="008806C5">
              <w:t xml:space="preserve">    private String channel;</w:t>
            </w:r>
          </w:p>
          <w:p w14:paraId="2A320F4F" w14:textId="77777777" w:rsidR="008806C5" w:rsidRPr="008806C5" w:rsidRDefault="008806C5" w:rsidP="008806C5"/>
          <w:p w14:paraId="5D821154" w14:textId="77777777" w:rsidR="008806C5" w:rsidRPr="008806C5" w:rsidRDefault="008806C5" w:rsidP="008806C5">
            <w:r w:rsidRPr="008806C5">
              <w:t xml:space="preserve">    public boolean isPower() {</w:t>
            </w:r>
          </w:p>
          <w:p w14:paraId="61DFB63B" w14:textId="77777777" w:rsidR="008806C5" w:rsidRPr="008806C5" w:rsidRDefault="008806C5" w:rsidP="008806C5">
            <w:r w:rsidRPr="008806C5">
              <w:t xml:space="preserve">        return power;</w:t>
            </w:r>
          </w:p>
          <w:p w14:paraId="5E5ED2CB" w14:textId="77777777" w:rsidR="008806C5" w:rsidRPr="008806C5" w:rsidRDefault="008806C5" w:rsidP="008806C5">
            <w:r w:rsidRPr="008806C5">
              <w:t xml:space="preserve">    }</w:t>
            </w:r>
          </w:p>
          <w:p w14:paraId="76C99C05" w14:textId="77777777" w:rsidR="008806C5" w:rsidRPr="008806C5" w:rsidRDefault="008806C5" w:rsidP="008806C5"/>
          <w:p w14:paraId="2F7369B3" w14:textId="77777777" w:rsidR="008806C5" w:rsidRPr="008806C5" w:rsidRDefault="008806C5" w:rsidP="008806C5">
            <w:r w:rsidRPr="008806C5">
              <w:t xml:space="preserve">    public void setPower() {</w:t>
            </w:r>
          </w:p>
          <w:p w14:paraId="79AAB17F" w14:textId="77777777" w:rsidR="008806C5" w:rsidRPr="008806C5" w:rsidRDefault="008806C5" w:rsidP="008806C5">
            <w:r w:rsidRPr="008806C5">
              <w:t xml:space="preserve">        if (!power) {</w:t>
            </w:r>
          </w:p>
          <w:p w14:paraId="24683B31" w14:textId="77777777" w:rsidR="008806C5" w:rsidRPr="008806C5" w:rsidRDefault="008806C5" w:rsidP="008806C5">
            <w:r w:rsidRPr="008806C5">
              <w:t xml:space="preserve">            power = true;</w:t>
            </w:r>
          </w:p>
          <w:p w14:paraId="4DB38990" w14:textId="77777777" w:rsidR="008806C5" w:rsidRPr="008806C5" w:rsidRDefault="008806C5" w:rsidP="008806C5">
            <w:r w:rsidRPr="008806C5">
              <w:t xml:space="preserve">            System.</w:t>
            </w:r>
            <w:r w:rsidRPr="008806C5">
              <w:rPr>
                <w:b/>
                <w:bCs/>
                <w:i/>
                <w:iCs/>
              </w:rPr>
              <w:t>out</w:t>
            </w:r>
            <w:r w:rsidRPr="008806C5">
              <w:t>.println("Television on");</w:t>
            </w:r>
          </w:p>
          <w:p w14:paraId="7BB12D14" w14:textId="77777777" w:rsidR="008806C5" w:rsidRPr="008806C5" w:rsidRDefault="008806C5" w:rsidP="008806C5">
            <w:r w:rsidRPr="008806C5">
              <w:t xml:space="preserve">        } else {</w:t>
            </w:r>
          </w:p>
          <w:p w14:paraId="571B5B50" w14:textId="77777777" w:rsidR="008806C5" w:rsidRPr="008806C5" w:rsidRDefault="008806C5" w:rsidP="008806C5">
            <w:r w:rsidRPr="008806C5">
              <w:t xml:space="preserve">            power = false;</w:t>
            </w:r>
          </w:p>
          <w:p w14:paraId="4F8B006D" w14:textId="77777777" w:rsidR="008806C5" w:rsidRPr="008806C5" w:rsidRDefault="008806C5" w:rsidP="008806C5">
            <w:r w:rsidRPr="008806C5">
              <w:t xml:space="preserve">            System.</w:t>
            </w:r>
            <w:r w:rsidRPr="008806C5">
              <w:rPr>
                <w:b/>
                <w:bCs/>
                <w:i/>
                <w:iCs/>
              </w:rPr>
              <w:t>out</w:t>
            </w:r>
            <w:r w:rsidRPr="008806C5">
              <w:t>.println("Television off");</w:t>
            </w:r>
          </w:p>
          <w:p w14:paraId="229C32D0" w14:textId="77777777" w:rsidR="008806C5" w:rsidRPr="008806C5" w:rsidRDefault="008806C5" w:rsidP="008806C5">
            <w:r w:rsidRPr="008806C5">
              <w:t xml:space="preserve">        }</w:t>
            </w:r>
          </w:p>
          <w:p w14:paraId="5D56078A" w14:textId="77777777" w:rsidR="008806C5" w:rsidRPr="008806C5" w:rsidRDefault="008806C5" w:rsidP="008806C5">
            <w:r w:rsidRPr="008806C5">
              <w:t xml:space="preserve">    }</w:t>
            </w:r>
          </w:p>
          <w:p w14:paraId="486C18E4" w14:textId="77777777" w:rsidR="008806C5" w:rsidRPr="008806C5" w:rsidRDefault="008806C5" w:rsidP="008806C5"/>
          <w:p w14:paraId="7603C1E9" w14:textId="77777777" w:rsidR="008806C5" w:rsidRPr="008806C5" w:rsidRDefault="008806C5" w:rsidP="008806C5">
            <w:r w:rsidRPr="008806C5">
              <w:t xml:space="preserve">    public int getVolume() {</w:t>
            </w:r>
          </w:p>
          <w:p w14:paraId="0932F4BE" w14:textId="77777777" w:rsidR="008806C5" w:rsidRPr="008806C5" w:rsidRDefault="008806C5" w:rsidP="008806C5">
            <w:r w:rsidRPr="008806C5">
              <w:t xml:space="preserve">        return volume;</w:t>
            </w:r>
          </w:p>
          <w:p w14:paraId="02E3E27C" w14:textId="77777777" w:rsidR="008806C5" w:rsidRPr="008806C5" w:rsidRDefault="008806C5" w:rsidP="008806C5">
            <w:r w:rsidRPr="008806C5">
              <w:t xml:space="preserve">    }</w:t>
            </w:r>
          </w:p>
          <w:p w14:paraId="7B747121" w14:textId="77777777" w:rsidR="008806C5" w:rsidRPr="008806C5" w:rsidRDefault="008806C5" w:rsidP="008806C5"/>
          <w:p w14:paraId="3D250723" w14:textId="77777777" w:rsidR="008806C5" w:rsidRPr="008806C5" w:rsidRDefault="008806C5" w:rsidP="008806C5">
            <w:r w:rsidRPr="008806C5">
              <w:t xml:space="preserve">    public void setVolume(int value) {</w:t>
            </w:r>
          </w:p>
          <w:p w14:paraId="508F95C4" w14:textId="77777777" w:rsidR="008806C5" w:rsidRPr="008806C5" w:rsidRDefault="008806C5" w:rsidP="008806C5">
            <w:r w:rsidRPr="008806C5">
              <w:t xml:space="preserve">        this.volume = value;</w:t>
            </w:r>
          </w:p>
          <w:p w14:paraId="2F71680E" w14:textId="77777777" w:rsidR="008806C5" w:rsidRPr="008806C5" w:rsidRDefault="008806C5" w:rsidP="008806C5">
            <w:r w:rsidRPr="008806C5">
              <w:t xml:space="preserve">    }</w:t>
            </w:r>
          </w:p>
          <w:p w14:paraId="2CB1B17C" w14:textId="77777777" w:rsidR="008806C5" w:rsidRPr="008806C5" w:rsidRDefault="008806C5" w:rsidP="008806C5"/>
          <w:p w14:paraId="37F2B811" w14:textId="77777777" w:rsidR="008806C5" w:rsidRPr="008806C5" w:rsidRDefault="008806C5" w:rsidP="008806C5">
            <w:r w:rsidRPr="008806C5">
              <w:t xml:space="preserve">    public String getChannel() {</w:t>
            </w:r>
          </w:p>
          <w:p w14:paraId="758C2BBB" w14:textId="77777777" w:rsidR="008806C5" w:rsidRPr="008806C5" w:rsidRDefault="008806C5" w:rsidP="008806C5">
            <w:r w:rsidRPr="008806C5">
              <w:t xml:space="preserve">        return channel;</w:t>
            </w:r>
          </w:p>
          <w:p w14:paraId="1D7690AF" w14:textId="77777777" w:rsidR="008806C5" w:rsidRPr="008806C5" w:rsidRDefault="008806C5" w:rsidP="008806C5">
            <w:r w:rsidRPr="008806C5">
              <w:t xml:space="preserve">    }</w:t>
            </w:r>
          </w:p>
          <w:p w14:paraId="689944D7" w14:textId="77777777" w:rsidR="008806C5" w:rsidRPr="008806C5" w:rsidRDefault="008806C5" w:rsidP="008806C5"/>
          <w:p w14:paraId="5AF2DFF1" w14:textId="77777777" w:rsidR="008806C5" w:rsidRPr="008806C5" w:rsidRDefault="008806C5" w:rsidP="008806C5">
            <w:r w:rsidRPr="008806C5">
              <w:t xml:space="preserve">    public void setChannel(String channel) {</w:t>
            </w:r>
          </w:p>
          <w:p w14:paraId="328619B6" w14:textId="77777777" w:rsidR="008806C5" w:rsidRPr="008806C5" w:rsidRDefault="008806C5" w:rsidP="008806C5">
            <w:r w:rsidRPr="008806C5">
              <w:t xml:space="preserve">        this.channel = channel;</w:t>
            </w:r>
          </w:p>
          <w:p w14:paraId="5D9529F1" w14:textId="77777777" w:rsidR="008806C5" w:rsidRPr="008806C5" w:rsidRDefault="008806C5" w:rsidP="008806C5">
            <w:r w:rsidRPr="008806C5">
              <w:t xml:space="preserve">        System.</w:t>
            </w:r>
            <w:r w:rsidRPr="008806C5">
              <w:rPr>
                <w:b/>
                <w:bCs/>
                <w:i/>
                <w:iCs/>
              </w:rPr>
              <w:t>out</w:t>
            </w:r>
            <w:r w:rsidRPr="008806C5">
              <w:t>.println("Channel: " + channel);</w:t>
            </w:r>
          </w:p>
          <w:p w14:paraId="3E76DFB0" w14:textId="77777777" w:rsidR="008806C5" w:rsidRPr="008806C5" w:rsidRDefault="008806C5" w:rsidP="008806C5">
            <w:r w:rsidRPr="008806C5">
              <w:t xml:space="preserve">    }</w:t>
            </w:r>
          </w:p>
          <w:p w14:paraId="7170344F" w14:textId="77777777" w:rsidR="008806C5" w:rsidRPr="008806C5" w:rsidRDefault="008806C5" w:rsidP="008806C5"/>
          <w:p w14:paraId="78939E93" w14:textId="77777777" w:rsidR="008806C5" w:rsidRPr="008806C5" w:rsidRDefault="008806C5" w:rsidP="008806C5">
            <w:r w:rsidRPr="008806C5">
              <w:t xml:space="preserve">    public TELEVISION() {</w:t>
            </w:r>
          </w:p>
          <w:p w14:paraId="5237728D" w14:textId="77777777" w:rsidR="008806C5" w:rsidRPr="008806C5" w:rsidRDefault="008806C5" w:rsidP="008806C5">
            <w:r w:rsidRPr="008806C5">
              <w:t xml:space="preserve">        power = false;</w:t>
            </w:r>
          </w:p>
          <w:p w14:paraId="34325C85" w14:textId="77777777" w:rsidR="008806C5" w:rsidRPr="008806C5" w:rsidRDefault="008806C5" w:rsidP="008806C5">
            <w:r w:rsidRPr="008806C5">
              <w:t xml:space="preserve">        volume = 5;</w:t>
            </w:r>
          </w:p>
          <w:p w14:paraId="4E51FDCC" w14:textId="65F28078" w:rsidR="008806C5" w:rsidRPr="008806C5" w:rsidRDefault="008806C5" w:rsidP="008806C5">
            <w:r w:rsidRPr="008806C5">
              <w:t xml:space="preserve">        channel = "Hungama";</w:t>
            </w:r>
          </w:p>
          <w:p w14:paraId="37A52013" w14:textId="77777777" w:rsidR="008806C5" w:rsidRDefault="008806C5" w:rsidP="008806C5"/>
        </w:tc>
        <w:tc>
          <w:tcPr>
            <w:tcW w:w="4508" w:type="dxa"/>
          </w:tcPr>
          <w:p w14:paraId="5284E6F9" w14:textId="77777777" w:rsidR="008806C5" w:rsidRPr="008806C5" w:rsidRDefault="008806C5" w:rsidP="008806C5">
            <w:r w:rsidRPr="008806C5">
              <w:t xml:space="preserve">    public void increaseVolume() {</w:t>
            </w:r>
          </w:p>
          <w:p w14:paraId="4F9DC136" w14:textId="77777777" w:rsidR="008806C5" w:rsidRPr="008806C5" w:rsidRDefault="008806C5" w:rsidP="008806C5">
            <w:r w:rsidRPr="008806C5">
              <w:t xml:space="preserve">        if (power) {</w:t>
            </w:r>
          </w:p>
          <w:p w14:paraId="720A1DE4" w14:textId="77777777" w:rsidR="008806C5" w:rsidRPr="008806C5" w:rsidRDefault="008806C5" w:rsidP="008806C5">
            <w:r w:rsidRPr="008806C5">
              <w:t xml:space="preserve">            volume++;</w:t>
            </w:r>
          </w:p>
          <w:p w14:paraId="0929958A" w14:textId="77777777" w:rsidR="008806C5" w:rsidRPr="008806C5" w:rsidRDefault="008806C5" w:rsidP="008806C5">
            <w:r w:rsidRPr="008806C5">
              <w:t xml:space="preserve">            System.</w:t>
            </w:r>
            <w:r w:rsidRPr="008806C5">
              <w:rPr>
                <w:b/>
                <w:bCs/>
                <w:i/>
                <w:iCs/>
              </w:rPr>
              <w:t>out</w:t>
            </w:r>
            <w:r w:rsidRPr="008806C5">
              <w:t>.println("Increase volume: " + volume);</w:t>
            </w:r>
          </w:p>
          <w:p w14:paraId="1B5A7D37" w14:textId="77777777" w:rsidR="008806C5" w:rsidRPr="008806C5" w:rsidRDefault="008806C5" w:rsidP="008806C5">
            <w:r w:rsidRPr="008806C5">
              <w:t xml:space="preserve">        } else {</w:t>
            </w:r>
          </w:p>
          <w:p w14:paraId="798275A7" w14:textId="77777777" w:rsidR="008806C5" w:rsidRPr="008806C5" w:rsidRDefault="008806C5" w:rsidP="008806C5">
            <w:r w:rsidRPr="008806C5">
              <w:t xml:space="preserve">            System.</w:t>
            </w:r>
            <w:r w:rsidRPr="008806C5">
              <w:rPr>
                <w:b/>
                <w:bCs/>
                <w:i/>
                <w:iCs/>
              </w:rPr>
              <w:t>out</w:t>
            </w:r>
            <w:r w:rsidRPr="008806C5">
              <w:t>.println("Television off");</w:t>
            </w:r>
          </w:p>
          <w:p w14:paraId="1CE87D3C" w14:textId="77777777" w:rsidR="008806C5" w:rsidRPr="008806C5" w:rsidRDefault="008806C5" w:rsidP="008806C5">
            <w:r w:rsidRPr="008806C5">
              <w:t xml:space="preserve">        }</w:t>
            </w:r>
          </w:p>
          <w:p w14:paraId="1E191A20" w14:textId="77777777" w:rsidR="008806C5" w:rsidRPr="008806C5" w:rsidRDefault="008806C5" w:rsidP="008806C5">
            <w:r w:rsidRPr="008806C5">
              <w:t xml:space="preserve">    }</w:t>
            </w:r>
          </w:p>
          <w:p w14:paraId="440C015C" w14:textId="77777777" w:rsidR="008806C5" w:rsidRPr="008806C5" w:rsidRDefault="008806C5" w:rsidP="008806C5"/>
          <w:p w14:paraId="1B9D080E" w14:textId="77777777" w:rsidR="008806C5" w:rsidRPr="008806C5" w:rsidRDefault="008806C5" w:rsidP="008806C5">
            <w:r w:rsidRPr="008806C5">
              <w:t xml:space="preserve">    public void decreaseVolume() {</w:t>
            </w:r>
          </w:p>
          <w:p w14:paraId="724ACE8F" w14:textId="77777777" w:rsidR="008806C5" w:rsidRPr="008806C5" w:rsidRDefault="008806C5" w:rsidP="008806C5">
            <w:r w:rsidRPr="008806C5">
              <w:t xml:space="preserve">        if (power) {</w:t>
            </w:r>
          </w:p>
          <w:p w14:paraId="3AE33D1C" w14:textId="77777777" w:rsidR="008806C5" w:rsidRPr="008806C5" w:rsidRDefault="008806C5" w:rsidP="008806C5">
            <w:r w:rsidRPr="008806C5">
              <w:t xml:space="preserve">            volume--;</w:t>
            </w:r>
          </w:p>
          <w:p w14:paraId="3AAC2A12" w14:textId="77777777" w:rsidR="008806C5" w:rsidRPr="008806C5" w:rsidRDefault="008806C5" w:rsidP="008806C5">
            <w:r w:rsidRPr="008806C5">
              <w:t xml:space="preserve">            System.</w:t>
            </w:r>
            <w:r w:rsidRPr="008806C5">
              <w:rPr>
                <w:b/>
                <w:bCs/>
                <w:i/>
                <w:iCs/>
              </w:rPr>
              <w:t>out</w:t>
            </w:r>
            <w:r w:rsidRPr="008806C5">
              <w:t>.println("Decrease volume: " + volume);</w:t>
            </w:r>
          </w:p>
          <w:p w14:paraId="79D6D8A4" w14:textId="77777777" w:rsidR="008806C5" w:rsidRPr="008806C5" w:rsidRDefault="008806C5" w:rsidP="008806C5">
            <w:r w:rsidRPr="008806C5">
              <w:t xml:space="preserve">        } else {</w:t>
            </w:r>
          </w:p>
          <w:p w14:paraId="4241FF31" w14:textId="77777777" w:rsidR="008806C5" w:rsidRPr="008806C5" w:rsidRDefault="008806C5" w:rsidP="008806C5">
            <w:r w:rsidRPr="008806C5">
              <w:t xml:space="preserve">            System.</w:t>
            </w:r>
            <w:r w:rsidRPr="008806C5">
              <w:rPr>
                <w:b/>
                <w:bCs/>
                <w:i/>
                <w:iCs/>
              </w:rPr>
              <w:t>out</w:t>
            </w:r>
            <w:r w:rsidRPr="008806C5">
              <w:t>.println("Television off");</w:t>
            </w:r>
          </w:p>
          <w:p w14:paraId="78E7DF20" w14:textId="77777777" w:rsidR="008806C5" w:rsidRPr="008806C5" w:rsidRDefault="008806C5" w:rsidP="008806C5">
            <w:r w:rsidRPr="008806C5">
              <w:t xml:space="preserve">        }</w:t>
            </w:r>
          </w:p>
          <w:p w14:paraId="7267D724" w14:textId="77777777" w:rsidR="008806C5" w:rsidRPr="008806C5" w:rsidRDefault="008806C5" w:rsidP="008806C5">
            <w:r w:rsidRPr="008806C5">
              <w:t xml:space="preserve">    }</w:t>
            </w:r>
          </w:p>
          <w:p w14:paraId="14B57E7C" w14:textId="77777777" w:rsidR="008806C5" w:rsidRPr="008806C5" w:rsidRDefault="008806C5" w:rsidP="008806C5"/>
          <w:p w14:paraId="11C21F03" w14:textId="77777777" w:rsidR="008806C5" w:rsidRPr="008806C5" w:rsidRDefault="008806C5" w:rsidP="008806C5">
            <w:r w:rsidRPr="008806C5">
              <w:t xml:space="preserve">    public void changeChannel(String channel) {</w:t>
            </w:r>
          </w:p>
          <w:p w14:paraId="5F2C5FE6" w14:textId="77777777" w:rsidR="008806C5" w:rsidRPr="008806C5" w:rsidRDefault="008806C5" w:rsidP="008806C5">
            <w:r w:rsidRPr="008806C5">
              <w:t xml:space="preserve">        if (power) {</w:t>
            </w:r>
          </w:p>
          <w:p w14:paraId="4467E208" w14:textId="77777777" w:rsidR="008806C5" w:rsidRPr="008806C5" w:rsidRDefault="008806C5" w:rsidP="008806C5">
            <w:r w:rsidRPr="008806C5">
              <w:t xml:space="preserve">            setChannel(channel);</w:t>
            </w:r>
          </w:p>
          <w:p w14:paraId="605720D3" w14:textId="77777777" w:rsidR="008806C5" w:rsidRPr="008806C5" w:rsidRDefault="008806C5" w:rsidP="008806C5">
            <w:r w:rsidRPr="008806C5">
              <w:t xml:space="preserve">        } else {</w:t>
            </w:r>
          </w:p>
          <w:p w14:paraId="09932947" w14:textId="77777777" w:rsidR="008806C5" w:rsidRPr="008806C5" w:rsidRDefault="008806C5" w:rsidP="008806C5">
            <w:r w:rsidRPr="008806C5">
              <w:t xml:space="preserve">            System.</w:t>
            </w:r>
            <w:r w:rsidRPr="008806C5">
              <w:rPr>
                <w:b/>
                <w:bCs/>
                <w:i/>
                <w:iCs/>
              </w:rPr>
              <w:t>out</w:t>
            </w:r>
            <w:r w:rsidRPr="008806C5">
              <w:t>.println("Television off");</w:t>
            </w:r>
          </w:p>
          <w:p w14:paraId="6DA34E79" w14:textId="77777777" w:rsidR="008806C5" w:rsidRPr="008806C5" w:rsidRDefault="008806C5" w:rsidP="008806C5">
            <w:r w:rsidRPr="008806C5">
              <w:t xml:space="preserve">        }</w:t>
            </w:r>
          </w:p>
          <w:p w14:paraId="2D067550" w14:textId="77777777" w:rsidR="008806C5" w:rsidRDefault="008806C5" w:rsidP="008806C5">
            <w:r w:rsidRPr="008806C5">
              <w:t xml:space="preserve">    }</w:t>
            </w:r>
          </w:p>
          <w:p w14:paraId="2A226CA9" w14:textId="77777777" w:rsidR="00CF08C2" w:rsidRPr="00CF08C2" w:rsidRDefault="00CF08C2" w:rsidP="00CF08C2">
            <w:r w:rsidRPr="00CF08C2">
              <w:t>package blue_single_tonCLASS;</w:t>
            </w:r>
          </w:p>
          <w:p w14:paraId="05AF4A71" w14:textId="77777777" w:rsidR="00CF08C2" w:rsidRPr="00CF08C2" w:rsidRDefault="00CF08C2" w:rsidP="00CF08C2"/>
          <w:p w14:paraId="30C7899F" w14:textId="77777777" w:rsidR="00CF08C2" w:rsidRPr="00CF08C2" w:rsidRDefault="00CF08C2" w:rsidP="00CF08C2">
            <w:r w:rsidRPr="00CF08C2">
              <w:t>public class televisiontest {</w:t>
            </w:r>
          </w:p>
          <w:p w14:paraId="71F777EB" w14:textId="77777777" w:rsidR="00CF08C2" w:rsidRPr="00CF08C2" w:rsidRDefault="00CF08C2" w:rsidP="00CF08C2">
            <w:r w:rsidRPr="00CF08C2">
              <w:tab/>
              <w:t>public static void main(String [] args)</w:t>
            </w:r>
          </w:p>
          <w:p w14:paraId="3DC0666F" w14:textId="77777777" w:rsidR="00CF08C2" w:rsidRPr="00CF08C2" w:rsidRDefault="00CF08C2" w:rsidP="00CF08C2">
            <w:r w:rsidRPr="00CF08C2">
              <w:tab/>
              <w:t>{  TELEVISION t=new TELEVISION();</w:t>
            </w:r>
          </w:p>
          <w:p w14:paraId="1926981A" w14:textId="77777777" w:rsidR="00CF08C2" w:rsidRPr="00CF08C2" w:rsidRDefault="00CF08C2" w:rsidP="00CF08C2">
            <w:r w:rsidRPr="00CF08C2">
              <w:tab/>
              <w:t>t.setPower();</w:t>
            </w:r>
          </w:p>
          <w:p w14:paraId="78A5E6DF" w14:textId="77777777" w:rsidR="00CF08C2" w:rsidRPr="00CF08C2" w:rsidRDefault="00CF08C2" w:rsidP="00CF08C2">
            <w:r w:rsidRPr="00CF08C2">
              <w:tab/>
              <w:t>System.</w:t>
            </w:r>
            <w:r w:rsidRPr="00CF08C2">
              <w:rPr>
                <w:b/>
                <w:bCs/>
                <w:i/>
                <w:iCs/>
              </w:rPr>
              <w:t>out</w:t>
            </w:r>
            <w:r w:rsidRPr="00CF08C2">
              <w:t>.println(t.getChannel());</w:t>
            </w:r>
          </w:p>
          <w:p w14:paraId="0F96F984" w14:textId="77777777" w:rsidR="00CF08C2" w:rsidRPr="00CF08C2" w:rsidRDefault="00CF08C2" w:rsidP="00CF08C2">
            <w:r w:rsidRPr="00CF08C2">
              <w:tab/>
              <w:t>System.</w:t>
            </w:r>
            <w:r w:rsidRPr="00CF08C2">
              <w:rPr>
                <w:b/>
                <w:bCs/>
                <w:i/>
                <w:iCs/>
              </w:rPr>
              <w:t>out</w:t>
            </w:r>
            <w:r w:rsidRPr="00CF08C2">
              <w:t>.println(t.getVolume());</w:t>
            </w:r>
          </w:p>
          <w:p w14:paraId="2DEF0436" w14:textId="77777777" w:rsidR="00CF08C2" w:rsidRPr="00CF08C2" w:rsidRDefault="00CF08C2" w:rsidP="00CF08C2">
            <w:r w:rsidRPr="00CF08C2">
              <w:tab/>
              <w:t>t.increaseVolume();</w:t>
            </w:r>
          </w:p>
          <w:p w14:paraId="45815B7E" w14:textId="77777777" w:rsidR="00CF08C2" w:rsidRPr="00CF08C2" w:rsidRDefault="00CF08C2" w:rsidP="00CF08C2">
            <w:r w:rsidRPr="00CF08C2">
              <w:tab/>
              <w:t>t.changeChannel("discovery");</w:t>
            </w:r>
          </w:p>
          <w:p w14:paraId="0E9FBC61" w14:textId="77777777" w:rsidR="00CF08C2" w:rsidRPr="00CF08C2" w:rsidRDefault="00CF08C2" w:rsidP="00CF08C2">
            <w:r w:rsidRPr="00CF08C2">
              <w:tab/>
              <w:t>t.decreaseVolume();</w:t>
            </w:r>
          </w:p>
          <w:p w14:paraId="210A9348" w14:textId="77777777" w:rsidR="00CF08C2" w:rsidRPr="00CF08C2" w:rsidRDefault="00CF08C2" w:rsidP="00CF08C2">
            <w:r w:rsidRPr="00CF08C2">
              <w:tab/>
              <w:t xml:space="preserve">t.setPower();       </w:t>
            </w:r>
          </w:p>
          <w:p w14:paraId="2DC0F3EB" w14:textId="77777777" w:rsidR="00CF08C2" w:rsidRPr="00CF08C2" w:rsidRDefault="00CF08C2" w:rsidP="00CF08C2">
            <w:r w:rsidRPr="00CF08C2">
              <w:tab/>
              <w:t>}</w:t>
            </w:r>
          </w:p>
          <w:p w14:paraId="04F078B9" w14:textId="77777777" w:rsidR="00CF08C2" w:rsidRPr="00CF08C2" w:rsidRDefault="00CF08C2" w:rsidP="00CF08C2"/>
          <w:p w14:paraId="0FBCA999" w14:textId="77777777" w:rsidR="00CF08C2" w:rsidRPr="008806C5" w:rsidRDefault="00CF08C2" w:rsidP="008806C5"/>
          <w:p w14:paraId="54CC4E3F" w14:textId="77777777" w:rsidR="008806C5" w:rsidRDefault="008806C5" w:rsidP="008806C5"/>
        </w:tc>
      </w:tr>
    </w:tbl>
    <w:p w14:paraId="65CA64AD" w14:textId="50F255BF" w:rsidR="00AB0E68" w:rsidRDefault="00CF08C2" w:rsidP="008806C5">
      <w:r>
        <w:t>o</w:t>
      </w:r>
      <w:r w:rsidR="00692914">
        <w:t xml:space="preserve">\p </w:t>
      </w:r>
      <w:r w:rsidR="00AA7188">
        <w:t xml:space="preserve">  </w:t>
      </w:r>
      <w:r w:rsidR="00692914">
        <w:t xml:space="preserve">television on </w:t>
      </w:r>
      <w:r w:rsidR="007372A8">
        <w:t xml:space="preserve">,hangama , </w:t>
      </w:r>
      <w:r w:rsidR="00692914">
        <w:t xml:space="preserve"> volume=5 , voume increase =6 , </w:t>
      </w:r>
      <w:r w:rsidR="007372A8">
        <w:t>discovery , volume decrease=</w:t>
      </w:r>
      <w:r w:rsidR="00AA7188">
        <w:t>5 , television off</w:t>
      </w:r>
      <w:r w:rsidR="00B15C46">
        <w:t xml:space="preserve"> </w:t>
      </w:r>
    </w:p>
    <w:p w14:paraId="3B91908E" w14:textId="73986804" w:rsidR="006B4F0D" w:rsidRDefault="006B4F0D" w:rsidP="006B4F0D">
      <w:pPr>
        <w:pStyle w:val="Heading1"/>
      </w:pPr>
      <w:r>
        <w:t>POLYMORPHISUM=</w:t>
      </w:r>
    </w:p>
    <w:p w14:paraId="4F9525F0" w14:textId="36CC4AE0" w:rsidR="006B4F0D" w:rsidRDefault="00FA0C99" w:rsidP="00B657E9">
      <w:pPr>
        <w:pStyle w:val="ListParagraph"/>
        <w:numPr>
          <w:ilvl w:val="0"/>
          <w:numId w:val="161"/>
        </w:numPr>
      </w:pPr>
      <w:r>
        <w:t>IT IS USED FOR SEARCHING A PERSON IN DIFFERENT WAYS.</w:t>
      </w:r>
    </w:p>
    <w:p w14:paraId="6A4FB184" w14:textId="01883F2B" w:rsidR="00FA0C99" w:rsidRDefault="009741F6" w:rsidP="00B657E9">
      <w:pPr>
        <w:pStyle w:val="ListParagraph"/>
        <w:numPr>
          <w:ilvl w:val="0"/>
          <w:numId w:val="161"/>
        </w:numPr>
      </w:pPr>
      <w:r>
        <w:t xml:space="preserve">IT </w:t>
      </w:r>
      <w:r w:rsidRPr="00A66ECE">
        <w:rPr>
          <w:highlight w:val="yellow"/>
        </w:rPr>
        <w:t>IS ONE OF THE OOPS PRINCIPALS</w:t>
      </w:r>
      <w:r>
        <w:t xml:space="preserve"> .</w:t>
      </w:r>
    </w:p>
    <w:p w14:paraId="15CE43F0" w14:textId="465038AC" w:rsidR="009741F6" w:rsidRDefault="009741F6" w:rsidP="00B657E9">
      <w:pPr>
        <w:pStyle w:val="ListParagraph"/>
        <w:numPr>
          <w:ilvl w:val="0"/>
          <w:numId w:val="161"/>
        </w:numPr>
      </w:pPr>
      <w:r>
        <w:t xml:space="preserve">AN </w:t>
      </w:r>
      <w:r w:rsidRPr="00A66ECE">
        <w:rPr>
          <w:highlight w:val="yellow"/>
        </w:rPr>
        <w:t xml:space="preserve">OBJECT </w:t>
      </w:r>
      <w:r w:rsidR="00ED70C5" w:rsidRPr="00A66ECE">
        <w:rPr>
          <w:highlight w:val="yellow"/>
        </w:rPr>
        <w:t xml:space="preserve">SHOWING DIFFERENT BEHAVIOURS AT DIFFERENT STAGES </w:t>
      </w:r>
      <w:r w:rsidR="00DE276B" w:rsidRPr="00A66ECE">
        <w:rPr>
          <w:highlight w:val="yellow"/>
        </w:rPr>
        <w:t>OF ITS LIFE CYCLE</w:t>
      </w:r>
      <w:r w:rsidR="00DE276B">
        <w:t xml:space="preserve"> IS CALLED AS POLYMORPHISUM .</w:t>
      </w:r>
    </w:p>
    <w:p w14:paraId="6949A46D" w14:textId="3B566A43" w:rsidR="00DE276B" w:rsidRDefault="00DE276B" w:rsidP="00B657E9">
      <w:pPr>
        <w:pStyle w:val="ListParagraph"/>
        <w:numPr>
          <w:ilvl w:val="0"/>
          <w:numId w:val="161"/>
        </w:numPr>
      </w:pPr>
      <w:r>
        <w:t xml:space="preserve">IN JAVA POLYMORPHISUM </w:t>
      </w:r>
      <w:r w:rsidRPr="00A66ECE">
        <w:rPr>
          <w:highlight w:val="yellow"/>
        </w:rPr>
        <w:t xml:space="preserve">IS </w:t>
      </w:r>
      <w:r w:rsidR="00780741" w:rsidRPr="00A66ECE">
        <w:rPr>
          <w:highlight w:val="yellow"/>
        </w:rPr>
        <w:t xml:space="preserve">PERFORMED BY METHOD THAT MEANS A METHOD SHOWING DIFFERENT </w:t>
      </w:r>
      <w:r w:rsidR="00FC2EEB" w:rsidRPr="00A66ECE">
        <w:rPr>
          <w:highlight w:val="yellow"/>
        </w:rPr>
        <w:t>BEHAVIOUR AT DIFFERENT STAGES</w:t>
      </w:r>
      <w:r w:rsidR="00FC2EEB">
        <w:t>.</w:t>
      </w:r>
    </w:p>
    <w:p w14:paraId="4F46DC2E" w14:textId="13F0CB7D" w:rsidR="00FC2EEB" w:rsidRDefault="00FC2EEB" w:rsidP="00FC2EEB">
      <w:pPr>
        <w:pStyle w:val="Heading2"/>
      </w:pPr>
      <w:r>
        <w:t>TYPES OF POLYMORPHISM=</w:t>
      </w:r>
    </w:p>
    <w:p w14:paraId="0246B5DE" w14:textId="2917C4EE" w:rsidR="00FC2EEB" w:rsidRDefault="00FC2EEB" w:rsidP="00B657E9">
      <w:pPr>
        <w:pStyle w:val="ListParagraph"/>
        <w:numPr>
          <w:ilvl w:val="0"/>
          <w:numId w:val="162"/>
        </w:numPr>
      </w:pPr>
      <w:r>
        <w:t xml:space="preserve">1 </w:t>
      </w:r>
      <w:r w:rsidR="00C06BEA">
        <w:t xml:space="preserve">COMPILE TIME POLYMORPHISM </w:t>
      </w:r>
    </w:p>
    <w:p w14:paraId="03BF36B8" w14:textId="2156F124" w:rsidR="00D80421" w:rsidRPr="00D80421" w:rsidRDefault="00C06BEA" w:rsidP="00D80421">
      <w:pPr>
        <w:pStyle w:val="ListParagraph"/>
        <w:numPr>
          <w:ilvl w:val="0"/>
          <w:numId w:val="162"/>
        </w:numPr>
      </w:pPr>
      <w:r>
        <w:t>2 RUN TIME POLYMORPHISM</w:t>
      </w:r>
    </w:p>
    <w:p w14:paraId="3951634B" w14:textId="5A4B9747" w:rsidR="00C06BEA" w:rsidRDefault="00F44567" w:rsidP="00F44567">
      <w:pPr>
        <w:pStyle w:val="Heading3"/>
      </w:pPr>
      <w:r>
        <w:t>1 COMPILE TIME POLYMORPHISM</w:t>
      </w:r>
      <w:r w:rsidR="005D59CB">
        <w:t xml:space="preserve"> </w:t>
      </w:r>
      <w:r w:rsidR="0044728C">
        <w:t>/</w:t>
      </w:r>
      <w:r w:rsidR="005D59CB">
        <w:t xml:space="preserve"> EARLY BINDING </w:t>
      </w:r>
      <w:r w:rsidR="00A66ECE">
        <w:t>/STATIC BINDING</w:t>
      </w:r>
      <w:r>
        <w:t>=</w:t>
      </w:r>
    </w:p>
    <w:p w14:paraId="4EDAB04C" w14:textId="28CA52E5" w:rsidR="00F44567" w:rsidRDefault="00F17FC3" w:rsidP="00B657E9">
      <w:pPr>
        <w:pStyle w:val="ListParagraph"/>
        <w:numPr>
          <w:ilvl w:val="0"/>
          <w:numId w:val="163"/>
        </w:numPr>
      </w:pPr>
      <w:r w:rsidRPr="00A66ECE">
        <w:rPr>
          <w:highlight w:val="yellow"/>
        </w:rPr>
        <w:t xml:space="preserve">METHOD DECLARATION IS GOING TO GET BINDED </w:t>
      </w:r>
      <w:r w:rsidR="005417C3" w:rsidRPr="00A66ECE">
        <w:rPr>
          <w:highlight w:val="yellow"/>
        </w:rPr>
        <w:t>WITH ITS DEFINATION</w:t>
      </w:r>
      <w:r w:rsidR="005417C3">
        <w:t xml:space="preserve"> BY </w:t>
      </w:r>
      <w:r w:rsidR="005417C3" w:rsidRPr="00A66ECE">
        <w:rPr>
          <w:highlight w:val="yellow"/>
        </w:rPr>
        <w:t xml:space="preserve">COMPILER DURING COMPILIATION </w:t>
      </w:r>
      <w:r w:rsidR="00612416" w:rsidRPr="00A66ECE">
        <w:rPr>
          <w:highlight w:val="yellow"/>
        </w:rPr>
        <w:t>BASED ON ARGUMETNS</w:t>
      </w:r>
      <w:r w:rsidR="00612416">
        <w:t xml:space="preserve"> IS KNOWN AS COMPILE TIME POLYMORPHISM.</w:t>
      </w:r>
    </w:p>
    <w:p w14:paraId="0D871623" w14:textId="2A06324A" w:rsidR="00612416" w:rsidRDefault="00A9368B" w:rsidP="00B657E9">
      <w:pPr>
        <w:pStyle w:val="ListParagraph"/>
        <w:numPr>
          <w:ilvl w:val="0"/>
          <w:numId w:val="163"/>
        </w:numPr>
      </w:pPr>
      <w:r>
        <w:t xml:space="preserve">HERE </w:t>
      </w:r>
      <w:r w:rsidRPr="00A66ECE">
        <w:rPr>
          <w:highlight w:val="yellow"/>
        </w:rPr>
        <w:t xml:space="preserve">BINDING TAKES PLACE </w:t>
      </w:r>
      <w:r w:rsidR="00DE6684" w:rsidRPr="00A66ECE">
        <w:rPr>
          <w:highlight w:val="yellow"/>
        </w:rPr>
        <w:t>BEFORE EXECUTION</w:t>
      </w:r>
      <w:r w:rsidR="00DE6684">
        <w:t xml:space="preserve"> HENCE IT IS ALSO KNOWN AS </w:t>
      </w:r>
      <w:r w:rsidR="00DE6684" w:rsidRPr="00A66ECE">
        <w:rPr>
          <w:highlight w:val="yellow"/>
        </w:rPr>
        <w:t>EARLY BINDING</w:t>
      </w:r>
      <w:r w:rsidR="00DE6684">
        <w:t>.</w:t>
      </w:r>
    </w:p>
    <w:p w14:paraId="29F5F5CF" w14:textId="2210984E" w:rsidR="00BD5613" w:rsidRDefault="00BD5613" w:rsidP="00B657E9">
      <w:pPr>
        <w:pStyle w:val="ListParagraph"/>
        <w:numPr>
          <w:ilvl w:val="0"/>
          <w:numId w:val="163"/>
        </w:numPr>
      </w:pPr>
      <w:r>
        <w:t xml:space="preserve">HERE </w:t>
      </w:r>
      <w:r w:rsidRPr="00A66ECE">
        <w:rPr>
          <w:highlight w:val="yellow"/>
        </w:rPr>
        <w:t xml:space="preserve">BINDING TAKES PLACE ONLY </w:t>
      </w:r>
      <w:r w:rsidR="00F32A21" w:rsidRPr="00A66ECE">
        <w:rPr>
          <w:highlight w:val="yellow"/>
        </w:rPr>
        <w:t>ONCE IN ITS LIFECYCLE</w:t>
      </w:r>
      <w:r w:rsidR="00F32A21">
        <w:t xml:space="preserve"> .</w:t>
      </w:r>
    </w:p>
    <w:p w14:paraId="7CB2035A" w14:textId="5D1E0936" w:rsidR="00F32A21" w:rsidRDefault="00F32A21" w:rsidP="00B657E9">
      <w:pPr>
        <w:pStyle w:val="ListParagraph"/>
        <w:numPr>
          <w:ilvl w:val="0"/>
          <w:numId w:val="163"/>
        </w:numPr>
      </w:pPr>
      <w:r>
        <w:t>BECOUSE OF</w:t>
      </w:r>
      <w:r w:rsidR="00170C13">
        <w:t xml:space="preserve"> THIS </w:t>
      </w:r>
      <w:r w:rsidR="00170C13" w:rsidRPr="00A66ECE">
        <w:rPr>
          <w:highlight w:val="yellow"/>
        </w:rPr>
        <w:t>REBINDING IS NOT POSSIBLE   S</w:t>
      </w:r>
      <w:r w:rsidR="00170C13">
        <w:t xml:space="preserve">O IT IS CALLED AS STATIC </w:t>
      </w:r>
      <w:r w:rsidR="00DC4977">
        <w:t>BINDING.</w:t>
      </w:r>
    </w:p>
    <w:p w14:paraId="224CC736" w14:textId="0CE406ED" w:rsidR="0076573E" w:rsidRDefault="00DC4977" w:rsidP="00B657E9">
      <w:pPr>
        <w:pStyle w:val="ListParagraph"/>
        <w:numPr>
          <w:ilvl w:val="0"/>
          <w:numId w:val="163"/>
        </w:numPr>
      </w:pPr>
      <w:r>
        <w:t xml:space="preserve">TO ACHIVE COMPILE TIME POLYMORPHISM </w:t>
      </w:r>
      <w:r w:rsidRPr="00A66ECE">
        <w:rPr>
          <w:highlight w:val="yellow"/>
        </w:rPr>
        <w:t xml:space="preserve">METHOD </w:t>
      </w:r>
      <w:r w:rsidR="0076573E" w:rsidRPr="00A66ECE">
        <w:rPr>
          <w:highlight w:val="yellow"/>
        </w:rPr>
        <w:t>OVERLOADING IS MANDETORY</w:t>
      </w:r>
      <w:r w:rsidR="0076573E">
        <w:t xml:space="preserve"> .</w:t>
      </w:r>
    </w:p>
    <w:p w14:paraId="0FEC2126" w14:textId="5F1649BB" w:rsidR="00BB331D" w:rsidRDefault="00BB331D" w:rsidP="00B657E9">
      <w:pPr>
        <w:pStyle w:val="ListParagraph"/>
        <w:numPr>
          <w:ilvl w:val="0"/>
          <w:numId w:val="163"/>
        </w:numPr>
      </w:pPr>
      <w:r>
        <w:t>Based on object reference</w:t>
      </w:r>
    </w:p>
    <w:p w14:paraId="1433967E" w14:textId="3430EE21" w:rsidR="0076573E" w:rsidRDefault="0076573E" w:rsidP="0076573E">
      <w:pPr>
        <w:pStyle w:val="Heading3"/>
      </w:pPr>
      <w:r>
        <w:t>METHO OVERLOADING=</w:t>
      </w:r>
    </w:p>
    <w:p w14:paraId="03595E6B" w14:textId="77777777" w:rsidR="00BA1AA3" w:rsidRDefault="00B851EC" w:rsidP="00B657E9">
      <w:pPr>
        <w:pStyle w:val="ListParagraph"/>
        <w:numPr>
          <w:ilvl w:val="0"/>
          <w:numId w:val="164"/>
        </w:numPr>
      </w:pPr>
      <w:r>
        <w:t xml:space="preserve">DEVELOPING MULTIPLE METHODS WITH SAME NAME INSIDE A CLASS BY </w:t>
      </w:r>
    </w:p>
    <w:p w14:paraId="3C93857A" w14:textId="1D55E5B0" w:rsidR="0076573E" w:rsidRDefault="00B851EC" w:rsidP="00B657E9">
      <w:pPr>
        <w:pStyle w:val="ListParagraph"/>
        <w:numPr>
          <w:ilvl w:val="0"/>
          <w:numId w:val="164"/>
        </w:numPr>
      </w:pPr>
      <w:r>
        <w:t xml:space="preserve">PASSING </w:t>
      </w:r>
      <w:r w:rsidR="00BA1AA3" w:rsidRPr="00A66ECE">
        <w:rPr>
          <w:highlight w:val="yellow"/>
        </w:rPr>
        <w:t>DIFFERENT PARAMETERS</w:t>
      </w:r>
      <w:r w:rsidR="00BA1AA3">
        <w:t xml:space="preserve"> IS KNOWN AS METHOD OVERLOADING .</w:t>
      </w:r>
    </w:p>
    <w:p w14:paraId="33E7E677" w14:textId="5A4512DE" w:rsidR="00382920" w:rsidRDefault="00382920" w:rsidP="00382920">
      <w:pPr>
        <w:pStyle w:val="Heading3"/>
      </w:pPr>
      <w:r>
        <w:t>RULES OF METHOD OVERLOADING =</w:t>
      </w:r>
    </w:p>
    <w:p w14:paraId="1FB436C4" w14:textId="24DB896F" w:rsidR="00382920" w:rsidRDefault="00382920" w:rsidP="00B657E9">
      <w:pPr>
        <w:pStyle w:val="ListParagraph"/>
        <w:numPr>
          <w:ilvl w:val="0"/>
          <w:numId w:val="165"/>
        </w:numPr>
      </w:pPr>
      <w:r>
        <w:t>NUMBER OF ARGUMETNS SHOULD DEFER .</w:t>
      </w:r>
    </w:p>
    <w:p w14:paraId="0D39A206" w14:textId="572D07AD" w:rsidR="00382920" w:rsidRDefault="00664EBA" w:rsidP="00B657E9">
      <w:pPr>
        <w:pStyle w:val="ListParagraph"/>
        <w:numPr>
          <w:ilvl w:val="0"/>
          <w:numId w:val="165"/>
        </w:numPr>
      </w:pPr>
      <w:r>
        <w:t>TYPE OF ARGUMETNS SHOULD DEFER .</w:t>
      </w:r>
    </w:p>
    <w:p w14:paraId="22DBE1F9" w14:textId="7E79DAE9" w:rsidR="00664EBA" w:rsidRDefault="00664EBA" w:rsidP="00B657E9">
      <w:pPr>
        <w:pStyle w:val="ListParagraph"/>
        <w:numPr>
          <w:ilvl w:val="0"/>
          <w:numId w:val="165"/>
        </w:numPr>
      </w:pPr>
      <w:r>
        <w:t>POSITION OF ARGUMENT SHOULD DEFER.</w:t>
      </w:r>
    </w:p>
    <w:p w14:paraId="69E58EB7" w14:textId="77777777" w:rsidR="001E6DCC" w:rsidRDefault="001E6DCC" w:rsidP="001E6DCC">
      <w:pPr>
        <w:pStyle w:val="NormalWeb"/>
        <w:numPr>
          <w:ilvl w:val="0"/>
          <w:numId w:val="165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polymorphisum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6A0FEF0" w14:textId="77777777" w:rsidR="001E6DCC" w:rsidRDefault="001E6DCC" w:rsidP="001E6DCC">
      <w:pPr>
        <w:pStyle w:val="NormalWeb"/>
        <w:numPr>
          <w:ilvl w:val="0"/>
          <w:numId w:val="165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9610BB7" w14:textId="77777777" w:rsidR="001E6DCC" w:rsidRDefault="001E6DCC" w:rsidP="001E6DCC">
      <w:pPr>
        <w:pStyle w:val="NormalWeb"/>
        <w:numPr>
          <w:ilvl w:val="0"/>
          <w:numId w:val="165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sample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B0B2CBE" w14:textId="77777777" w:rsidR="001E6DCC" w:rsidRDefault="001E6DCC" w:rsidP="001E6DCC">
      <w:pPr>
        <w:pStyle w:val="NormalWeb"/>
        <w:numPr>
          <w:ilvl w:val="0"/>
          <w:numId w:val="165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display</w:t>
      </w:r>
      <w:r>
        <w:rPr>
          <w:rFonts w:ascii="Consolas" w:hAnsi="Consolas"/>
          <w:color w:val="F9FAF4"/>
          <w:sz w:val="20"/>
          <w:szCs w:val="20"/>
        </w:rPr>
        <w:t>()</w:t>
      </w:r>
    </w:p>
    <w:p w14:paraId="26C056E2" w14:textId="77777777" w:rsidR="001E6DCC" w:rsidRDefault="001E6DCC" w:rsidP="001E6DCC">
      <w:pPr>
        <w:pStyle w:val="NormalWeb"/>
        <w:numPr>
          <w:ilvl w:val="0"/>
          <w:numId w:val="165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F9FAF4"/>
          <w:sz w:val="20"/>
          <w:szCs w:val="20"/>
        </w:rPr>
        <w:t>{</w:t>
      </w:r>
      <w:r>
        <w:rPr>
          <w:rFonts w:ascii="Consolas" w:hAnsi="Consolas"/>
          <w:color w:val="D9E8F7"/>
          <w:sz w:val="20"/>
          <w:szCs w:val="20"/>
        </w:rPr>
        <w:t xml:space="preserve">   </w:t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"np"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BD1D845" w14:textId="77777777" w:rsidR="001E6DCC" w:rsidRDefault="001E6DCC" w:rsidP="001E6DCC">
      <w:pPr>
        <w:pStyle w:val="NormalWeb"/>
        <w:numPr>
          <w:ilvl w:val="0"/>
          <w:numId w:val="165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display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i</w:t>
      </w:r>
      <w:r>
        <w:rPr>
          <w:rFonts w:ascii="Consolas" w:hAnsi="Consolas"/>
          <w:color w:val="F9FAF4"/>
          <w:sz w:val="20"/>
          <w:szCs w:val="20"/>
        </w:rPr>
        <w:t>)</w:t>
      </w:r>
    </w:p>
    <w:p w14:paraId="7C62A36F" w14:textId="77777777" w:rsidR="001E6DCC" w:rsidRDefault="001E6DCC" w:rsidP="001E6DCC">
      <w:pPr>
        <w:pStyle w:val="NormalWeb"/>
        <w:numPr>
          <w:ilvl w:val="0"/>
          <w:numId w:val="165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F9FAF4"/>
          <w:sz w:val="20"/>
          <w:szCs w:val="20"/>
        </w:rPr>
        <w:t>{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"int type"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F24C764" w14:textId="77777777" w:rsidR="001E6DCC" w:rsidRDefault="001E6DCC" w:rsidP="001E6DCC">
      <w:pPr>
        <w:pStyle w:val="NormalWeb"/>
        <w:numPr>
          <w:ilvl w:val="0"/>
          <w:numId w:val="165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display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s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d</w:t>
      </w:r>
      <w:r>
        <w:rPr>
          <w:rFonts w:ascii="Consolas" w:hAnsi="Consolas"/>
          <w:color w:val="F9FAF4"/>
          <w:sz w:val="20"/>
          <w:szCs w:val="20"/>
        </w:rPr>
        <w:t>)</w:t>
      </w:r>
    </w:p>
    <w:p w14:paraId="71024115" w14:textId="77777777" w:rsidR="001E6DCC" w:rsidRDefault="001E6DCC" w:rsidP="001E6DCC">
      <w:pPr>
        <w:pStyle w:val="NormalWeb"/>
        <w:numPr>
          <w:ilvl w:val="0"/>
          <w:numId w:val="165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F9FAF4"/>
          <w:sz w:val="20"/>
          <w:szCs w:val="20"/>
        </w:rPr>
        <w:t>{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"Stirng and double"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E87C946" w14:textId="77777777" w:rsidR="001E6DCC" w:rsidRDefault="001E6DCC" w:rsidP="001E6DCC">
      <w:pPr>
        <w:pStyle w:val="NormalWeb"/>
        <w:numPr>
          <w:ilvl w:val="0"/>
          <w:numId w:val="165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A416C01" w14:textId="77777777" w:rsidR="001E6DCC" w:rsidRDefault="001E6DCC" w:rsidP="001E6DCC">
      <w:pPr>
        <w:pStyle w:val="NormalWeb"/>
        <w:numPr>
          <w:ilvl w:val="0"/>
          <w:numId w:val="165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args</w:t>
      </w:r>
      <w:r>
        <w:rPr>
          <w:rFonts w:ascii="Consolas" w:hAnsi="Consolas"/>
          <w:color w:val="F9FAF4"/>
          <w:sz w:val="20"/>
          <w:szCs w:val="20"/>
        </w:rPr>
        <w:t>)</w:t>
      </w:r>
    </w:p>
    <w:p w14:paraId="7AD939A7" w14:textId="77777777" w:rsidR="001E6DCC" w:rsidRDefault="001E6DCC" w:rsidP="001E6DCC">
      <w:pPr>
        <w:pStyle w:val="NormalWeb"/>
        <w:numPr>
          <w:ilvl w:val="0"/>
          <w:numId w:val="165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{</w:t>
      </w: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1290C3"/>
          <w:sz w:val="20"/>
          <w:szCs w:val="20"/>
        </w:rPr>
        <w:t>sample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s1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sample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A85ACF5" w14:textId="24D68657" w:rsidR="001E6DCC" w:rsidRDefault="001E6DCC" w:rsidP="001E6DCC">
      <w:pPr>
        <w:pStyle w:val="NormalWeb"/>
        <w:numPr>
          <w:ilvl w:val="0"/>
          <w:numId w:val="165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3EC79"/>
          <w:sz w:val="20"/>
          <w:szCs w:val="20"/>
        </w:rPr>
        <w:t>s1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display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                       0/p    np</w:t>
      </w:r>
    </w:p>
    <w:p w14:paraId="7549256B" w14:textId="313063EE" w:rsidR="001E6DCC" w:rsidRDefault="001E6DCC" w:rsidP="001E6DCC">
      <w:pPr>
        <w:pStyle w:val="NormalWeb"/>
        <w:numPr>
          <w:ilvl w:val="0"/>
          <w:numId w:val="165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3EC79"/>
          <w:sz w:val="20"/>
          <w:szCs w:val="20"/>
        </w:rPr>
        <w:t>s1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display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                              np</w:t>
      </w:r>
    </w:p>
    <w:p w14:paraId="122D61CD" w14:textId="100DE88E" w:rsidR="001E6DCC" w:rsidRDefault="001E6DCC" w:rsidP="001E6DCC">
      <w:pPr>
        <w:pStyle w:val="NormalWeb"/>
        <w:numPr>
          <w:ilvl w:val="0"/>
          <w:numId w:val="165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3EC79"/>
          <w:sz w:val="20"/>
          <w:szCs w:val="20"/>
        </w:rPr>
        <w:t>s1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display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100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                          int type</w:t>
      </w:r>
    </w:p>
    <w:p w14:paraId="720DA68C" w14:textId="63176BDC" w:rsidR="001E6DCC" w:rsidRDefault="001E6DCC" w:rsidP="001E6DCC">
      <w:pPr>
        <w:pStyle w:val="NormalWeb"/>
        <w:numPr>
          <w:ilvl w:val="0"/>
          <w:numId w:val="165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3EC79"/>
          <w:sz w:val="20"/>
          <w:szCs w:val="20"/>
        </w:rPr>
        <w:t>s1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display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"msoi"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57.854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              string ,double type</w:t>
      </w:r>
    </w:p>
    <w:p w14:paraId="10BB4817" w14:textId="77777777" w:rsidR="001E6DCC" w:rsidRDefault="001E6DCC" w:rsidP="001E6DCC">
      <w:pPr>
        <w:pStyle w:val="NormalWeb"/>
        <w:numPr>
          <w:ilvl w:val="0"/>
          <w:numId w:val="165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 </w:t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 </w:t>
      </w:r>
    </w:p>
    <w:p w14:paraId="7BC95E50" w14:textId="77777777" w:rsidR="001E6DCC" w:rsidRDefault="001E6DCC" w:rsidP="001E6DCC">
      <w:pPr>
        <w:pStyle w:val="NormalWeb"/>
        <w:numPr>
          <w:ilvl w:val="0"/>
          <w:numId w:val="165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E1819D0" w14:textId="20CC1CF1" w:rsidR="00AA7188" w:rsidRDefault="00CF5EBD" w:rsidP="008806C5">
      <w:pPr>
        <w:rPr>
          <w:b/>
          <w:bCs/>
          <w:color w:val="FF0000"/>
        </w:rPr>
      </w:pPr>
      <w:r>
        <w:rPr>
          <w:b/>
          <w:bCs/>
          <w:color w:val="FF0000"/>
        </w:rPr>
        <w:t xml:space="preserve">1 </w:t>
      </w:r>
      <w:r w:rsidRPr="00CF5EBD">
        <w:rPr>
          <w:b/>
          <w:bCs/>
          <w:color w:val="FF0000"/>
        </w:rPr>
        <w:t>EXAMPLE FOR STATIC METHOD OVERLOADING .</w:t>
      </w:r>
    </w:p>
    <w:p w14:paraId="4D27A41B" w14:textId="77777777" w:rsidR="00EE21BF" w:rsidRPr="00EE21BF" w:rsidRDefault="00EE21BF" w:rsidP="00EE21BF">
      <w:pPr>
        <w:pStyle w:val="NoSpacing"/>
      </w:pPr>
      <w:r w:rsidRPr="00EE21BF">
        <w:t>package polymorphisum;</w:t>
      </w:r>
    </w:p>
    <w:p w14:paraId="04CF8FC1" w14:textId="77777777" w:rsidR="00EE21BF" w:rsidRPr="00EE21BF" w:rsidRDefault="00EE21BF" w:rsidP="00EE21BF">
      <w:pPr>
        <w:pStyle w:val="NoSpacing"/>
      </w:pPr>
    </w:p>
    <w:p w14:paraId="29CAA0D4" w14:textId="77777777" w:rsidR="00EE21BF" w:rsidRPr="00EE21BF" w:rsidRDefault="00EE21BF" w:rsidP="00EE21BF">
      <w:pPr>
        <w:pStyle w:val="NoSpacing"/>
      </w:pPr>
      <w:r w:rsidRPr="00EE21BF">
        <w:t>public class Static_method_overloading {</w:t>
      </w:r>
    </w:p>
    <w:p w14:paraId="5D88A3F4" w14:textId="77777777" w:rsidR="00EE21BF" w:rsidRPr="00EE21BF" w:rsidRDefault="00EE21BF" w:rsidP="00EE21BF">
      <w:pPr>
        <w:pStyle w:val="NoSpacing"/>
      </w:pPr>
      <w:r w:rsidRPr="00EE21BF">
        <w:tab/>
        <w:t>public static void show()</w:t>
      </w:r>
    </w:p>
    <w:p w14:paraId="5E06B7A8" w14:textId="77777777" w:rsidR="00EE21BF" w:rsidRPr="00EE21BF" w:rsidRDefault="00EE21BF" w:rsidP="00EE21BF">
      <w:pPr>
        <w:pStyle w:val="NoSpacing"/>
      </w:pPr>
      <w:r w:rsidRPr="00EE21BF">
        <w:tab/>
        <w:t>{ System.</w:t>
      </w:r>
      <w:r w:rsidRPr="00EE21BF">
        <w:rPr>
          <w:b/>
          <w:bCs/>
          <w:i/>
          <w:iCs/>
        </w:rPr>
        <w:t>out</w:t>
      </w:r>
      <w:r w:rsidRPr="00EE21BF">
        <w:t>.println("np"); }</w:t>
      </w:r>
    </w:p>
    <w:p w14:paraId="42C09713" w14:textId="77777777" w:rsidR="00EE21BF" w:rsidRPr="00EE21BF" w:rsidRDefault="00EE21BF" w:rsidP="00EE21BF">
      <w:pPr>
        <w:pStyle w:val="NoSpacing"/>
      </w:pPr>
      <w:r w:rsidRPr="00EE21BF">
        <w:tab/>
        <w:t>public static void show(char ch)</w:t>
      </w:r>
    </w:p>
    <w:p w14:paraId="71709515" w14:textId="77777777" w:rsidR="00EE21BF" w:rsidRPr="00EE21BF" w:rsidRDefault="00EE21BF" w:rsidP="00EE21BF">
      <w:pPr>
        <w:pStyle w:val="NoSpacing"/>
      </w:pPr>
      <w:r w:rsidRPr="00EE21BF">
        <w:tab/>
        <w:t>{ System.</w:t>
      </w:r>
      <w:r w:rsidRPr="00EE21BF">
        <w:rPr>
          <w:b/>
          <w:bCs/>
          <w:i/>
          <w:iCs/>
        </w:rPr>
        <w:t>out</w:t>
      </w:r>
      <w:r w:rsidRPr="00EE21BF">
        <w:t>.println("char type"); }</w:t>
      </w:r>
    </w:p>
    <w:p w14:paraId="07143706" w14:textId="77777777" w:rsidR="00EE21BF" w:rsidRPr="00EE21BF" w:rsidRDefault="00EE21BF" w:rsidP="00EE21BF">
      <w:pPr>
        <w:pStyle w:val="NoSpacing"/>
      </w:pPr>
      <w:r w:rsidRPr="00EE21BF">
        <w:tab/>
        <w:t>public static void main (String [] args)</w:t>
      </w:r>
    </w:p>
    <w:p w14:paraId="2D8FA657" w14:textId="77777777" w:rsidR="00EE21BF" w:rsidRPr="00EE21BF" w:rsidRDefault="00EE21BF" w:rsidP="00EE21BF">
      <w:pPr>
        <w:pStyle w:val="NoSpacing"/>
      </w:pPr>
      <w:r w:rsidRPr="00EE21BF">
        <w:tab/>
        <w:t>{ Static_method_overloading s1=new Static_method_overloading();</w:t>
      </w:r>
    </w:p>
    <w:p w14:paraId="7AED242E" w14:textId="77777777" w:rsidR="00EE21BF" w:rsidRPr="00EE21BF" w:rsidRDefault="00EE21BF" w:rsidP="00EE21BF">
      <w:pPr>
        <w:pStyle w:val="NoSpacing"/>
      </w:pPr>
      <w:r w:rsidRPr="00EE21BF">
        <w:tab/>
      </w:r>
      <w:r w:rsidRPr="00EE21BF">
        <w:rPr>
          <w:u w:val="single"/>
        </w:rPr>
        <w:t>s1.</w:t>
      </w:r>
      <w:r w:rsidRPr="00EE21BF">
        <w:rPr>
          <w:i/>
          <w:iCs/>
          <w:u w:val="single"/>
        </w:rPr>
        <w:t>show</w:t>
      </w:r>
      <w:r w:rsidRPr="00EE21BF">
        <w:rPr>
          <w:u w:val="single"/>
        </w:rPr>
        <w:t>()</w:t>
      </w:r>
      <w:r w:rsidRPr="00EE21BF">
        <w:t>;</w:t>
      </w:r>
    </w:p>
    <w:p w14:paraId="7691EAF9" w14:textId="77777777" w:rsidR="00EE21BF" w:rsidRPr="00EE21BF" w:rsidRDefault="00EE21BF" w:rsidP="00EE21BF">
      <w:pPr>
        <w:pStyle w:val="NoSpacing"/>
      </w:pPr>
      <w:r w:rsidRPr="00EE21BF">
        <w:tab/>
      </w:r>
      <w:r w:rsidRPr="00EE21BF">
        <w:rPr>
          <w:u w:val="single"/>
        </w:rPr>
        <w:t>s1.</w:t>
      </w:r>
      <w:r w:rsidRPr="00EE21BF">
        <w:rPr>
          <w:i/>
          <w:iCs/>
          <w:u w:val="single"/>
        </w:rPr>
        <w:t>show</w:t>
      </w:r>
      <w:r w:rsidRPr="00EE21BF">
        <w:rPr>
          <w:u w:val="single"/>
        </w:rPr>
        <w:t>('j')</w:t>
      </w:r>
      <w:r w:rsidRPr="00EE21BF">
        <w:t>;</w:t>
      </w:r>
    </w:p>
    <w:p w14:paraId="126FA82E" w14:textId="1F0C6B57" w:rsidR="00CF5EBD" w:rsidRDefault="00EE21BF" w:rsidP="00EE21BF">
      <w:pPr>
        <w:pStyle w:val="NoSpacing"/>
        <w:rPr>
          <w:sz w:val="26"/>
          <w:szCs w:val="26"/>
        </w:rPr>
      </w:pPr>
      <w:r w:rsidRPr="00EE21BF">
        <w:tab/>
        <w:t>}</w:t>
      </w:r>
      <w:r>
        <w:t xml:space="preserve">  </w:t>
      </w:r>
      <w:r>
        <w:rPr>
          <w:sz w:val="26"/>
          <w:szCs w:val="26"/>
        </w:rPr>
        <w:t>}</w:t>
      </w:r>
    </w:p>
    <w:p w14:paraId="26EBBB28" w14:textId="77777777" w:rsidR="00EE21BF" w:rsidRDefault="00EE21BF" w:rsidP="00EE21BF">
      <w:pPr>
        <w:pStyle w:val="NoSpacing"/>
        <w:rPr>
          <w:sz w:val="26"/>
          <w:szCs w:val="26"/>
        </w:rPr>
      </w:pPr>
    </w:p>
    <w:p w14:paraId="55AD6CC9" w14:textId="510B0271" w:rsidR="00EE21BF" w:rsidRPr="00BC7E65" w:rsidRDefault="00EE21BF" w:rsidP="00EE21BF">
      <w:pPr>
        <w:pStyle w:val="NoSpacing"/>
        <w:rPr>
          <w:b/>
          <w:bCs/>
          <w:color w:val="FF0000"/>
          <w:sz w:val="26"/>
          <w:szCs w:val="26"/>
        </w:rPr>
      </w:pPr>
      <w:r w:rsidRPr="00BC7E65">
        <w:rPr>
          <w:b/>
          <w:bCs/>
          <w:color w:val="FF0000"/>
          <w:sz w:val="26"/>
          <w:szCs w:val="26"/>
        </w:rPr>
        <w:t xml:space="preserve">2 example for </w:t>
      </w:r>
      <w:r w:rsidR="0039576D" w:rsidRPr="00BC7E65">
        <w:rPr>
          <w:b/>
          <w:bCs/>
          <w:color w:val="FF0000"/>
          <w:sz w:val="26"/>
          <w:szCs w:val="26"/>
        </w:rPr>
        <w:t>method overloading with change in return type.</w:t>
      </w:r>
    </w:p>
    <w:p w14:paraId="5B211D3B" w14:textId="77777777" w:rsidR="00A076B5" w:rsidRPr="00A076B5" w:rsidRDefault="00A076B5" w:rsidP="00A076B5">
      <w:pPr>
        <w:pStyle w:val="NoSpacing"/>
      </w:pPr>
      <w:r w:rsidRPr="00A076B5">
        <w:t>package polymorphisum;</w:t>
      </w:r>
    </w:p>
    <w:p w14:paraId="206B3F85" w14:textId="77777777" w:rsidR="00A076B5" w:rsidRPr="00A076B5" w:rsidRDefault="00A076B5" w:rsidP="00A076B5">
      <w:pPr>
        <w:pStyle w:val="NoSpacing"/>
      </w:pPr>
    </w:p>
    <w:p w14:paraId="4D70980C" w14:textId="77777777" w:rsidR="00A076B5" w:rsidRPr="00A076B5" w:rsidRDefault="00A076B5" w:rsidP="00A076B5">
      <w:pPr>
        <w:pStyle w:val="NoSpacing"/>
      </w:pPr>
      <w:r w:rsidRPr="00A076B5">
        <w:t>public class methodoverloading_with_return_type {</w:t>
      </w:r>
    </w:p>
    <w:p w14:paraId="7385F02E" w14:textId="77777777" w:rsidR="00A076B5" w:rsidRPr="00A076B5" w:rsidRDefault="00A076B5" w:rsidP="00A076B5">
      <w:pPr>
        <w:pStyle w:val="NoSpacing"/>
      </w:pPr>
      <w:r w:rsidRPr="00A076B5">
        <w:t xml:space="preserve">                 public void fly()</w:t>
      </w:r>
    </w:p>
    <w:p w14:paraId="745BFD28" w14:textId="77777777" w:rsidR="00A076B5" w:rsidRPr="00A076B5" w:rsidRDefault="00A076B5" w:rsidP="00A076B5">
      <w:pPr>
        <w:pStyle w:val="NoSpacing"/>
      </w:pPr>
      <w:r w:rsidRPr="00A076B5">
        <w:t xml:space="preserve">                 { System.out.println("np");   }</w:t>
      </w:r>
    </w:p>
    <w:p w14:paraId="52CFF25E" w14:textId="77777777" w:rsidR="00A076B5" w:rsidRPr="00A076B5" w:rsidRDefault="00A076B5" w:rsidP="00A076B5">
      <w:pPr>
        <w:pStyle w:val="NoSpacing"/>
      </w:pPr>
    </w:p>
    <w:p w14:paraId="080BEFD4" w14:textId="06D08B16" w:rsidR="00A076B5" w:rsidRPr="00A076B5" w:rsidRDefault="00A076B5" w:rsidP="00A076B5">
      <w:pPr>
        <w:pStyle w:val="NoSpacing"/>
      </w:pPr>
      <w:r w:rsidRPr="00A076B5">
        <w:t xml:space="preserve">                                              public int fly(double d)</w:t>
      </w:r>
    </w:p>
    <w:p w14:paraId="4CFC5B13" w14:textId="5A206686" w:rsidR="00A076B5" w:rsidRPr="00A076B5" w:rsidRDefault="00A076B5" w:rsidP="00A076B5">
      <w:pPr>
        <w:pStyle w:val="NoSpacing"/>
      </w:pPr>
      <w:r w:rsidRPr="00A076B5">
        <w:t xml:space="preserve">                                             { System.out.println("double type");   </w:t>
      </w:r>
    </w:p>
    <w:p w14:paraId="083ED78D" w14:textId="3D6A18E0" w:rsidR="00A076B5" w:rsidRPr="00A076B5" w:rsidRDefault="00A076B5" w:rsidP="00A076B5">
      <w:pPr>
        <w:pStyle w:val="NoSpacing"/>
      </w:pPr>
      <w:r w:rsidRPr="00A076B5">
        <w:t xml:space="preserve">                                             return 10;</w:t>
      </w:r>
    </w:p>
    <w:p w14:paraId="6DDFE20F" w14:textId="0503AAE0" w:rsidR="00A076B5" w:rsidRPr="00A076B5" w:rsidRDefault="00A076B5" w:rsidP="00A076B5">
      <w:pPr>
        <w:pStyle w:val="NoSpacing"/>
      </w:pPr>
      <w:r w:rsidRPr="00A076B5">
        <w:t xml:space="preserve">                                             }</w:t>
      </w:r>
    </w:p>
    <w:p w14:paraId="0DA6821A" w14:textId="77777777" w:rsidR="00A076B5" w:rsidRPr="00A076B5" w:rsidRDefault="00A076B5" w:rsidP="00A076B5">
      <w:pPr>
        <w:pStyle w:val="NoSpacing"/>
      </w:pPr>
    </w:p>
    <w:p w14:paraId="40F04F3D" w14:textId="77777777" w:rsidR="00A076B5" w:rsidRPr="00A076B5" w:rsidRDefault="00A076B5" w:rsidP="00A076B5">
      <w:pPr>
        <w:pStyle w:val="NoSpacing"/>
      </w:pPr>
      <w:r w:rsidRPr="00A076B5">
        <w:t xml:space="preserve">                 public String  fly(String l)</w:t>
      </w:r>
    </w:p>
    <w:p w14:paraId="5E1C9F51" w14:textId="77777777" w:rsidR="00A076B5" w:rsidRPr="00A076B5" w:rsidRDefault="00A076B5" w:rsidP="00A076B5">
      <w:pPr>
        <w:pStyle w:val="NoSpacing"/>
      </w:pPr>
      <w:r w:rsidRPr="00A076B5">
        <w:t xml:space="preserve">                 { System.out.println("string type");</w:t>
      </w:r>
    </w:p>
    <w:p w14:paraId="0B18BD32" w14:textId="77777777" w:rsidR="00A076B5" w:rsidRPr="00A076B5" w:rsidRDefault="00A076B5" w:rsidP="00A076B5">
      <w:pPr>
        <w:pStyle w:val="NoSpacing"/>
      </w:pPr>
      <w:r w:rsidRPr="00A076B5">
        <w:t xml:space="preserve">                 return "hello java";</w:t>
      </w:r>
    </w:p>
    <w:p w14:paraId="4F1EE7AD" w14:textId="77777777" w:rsidR="00A076B5" w:rsidRPr="00A076B5" w:rsidRDefault="00A076B5" w:rsidP="00A076B5">
      <w:pPr>
        <w:pStyle w:val="NoSpacing"/>
      </w:pPr>
      <w:r w:rsidRPr="00A076B5">
        <w:t xml:space="preserve">                 }</w:t>
      </w:r>
    </w:p>
    <w:p w14:paraId="0A3E3C41" w14:textId="77777777" w:rsidR="00A076B5" w:rsidRPr="00A076B5" w:rsidRDefault="00A076B5" w:rsidP="00A076B5">
      <w:pPr>
        <w:pStyle w:val="NoSpacing"/>
      </w:pPr>
    </w:p>
    <w:p w14:paraId="6FAAC0BF" w14:textId="77777777" w:rsidR="00A076B5" w:rsidRPr="00A076B5" w:rsidRDefault="00A076B5" w:rsidP="00A076B5">
      <w:pPr>
        <w:pStyle w:val="NoSpacing"/>
      </w:pPr>
      <w:r w:rsidRPr="00A076B5">
        <w:t xml:space="preserve">                 public static void main (String [] args)</w:t>
      </w:r>
    </w:p>
    <w:p w14:paraId="04B1449E" w14:textId="77777777" w:rsidR="00A076B5" w:rsidRPr="00A076B5" w:rsidRDefault="00A076B5" w:rsidP="00A076B5">
      <w:pPr>
        <w:pStyle w:val="NoSpacing"/>
      </w:pPr>
      <w:r w:rsidRPr="00A076B5">
        <w:t xml:space="preserve">                 { methodoverloading_with_return_type s1=new methodoverloading_with_return_type();</w:t>
      </w:r>
    </w:p>
    <w:p w14:paraId="1FA22429" w14:textId="77777777" w:rsidR="00A076B5" w:rsidRPr="00A076B5" w:rsidRDefault="00A076B5" w:rsidP="00A076B5">
      <w:pPr>
        <w:pStyle w:val="NoSpacing"/>
      </w:pPr>
      <w:r w:rsidRPr="00A076B5">
        <w:t xml:space="preserve">                 s1.fly();</w:t>
      </w:r>
    </w:p>
    <w:p w14:paraId="2A520CAA" w14:textId="77777777" w:rsidR="00A076B5" w:rsidRPr="00A076B5" w:rsidRDefault="00A076B5" w:rsidP="00A076B5">
      <w:pPr>
        <w:pStyle w:val="NoSpacing"/>
      </w:pPr>
      <w:r w:rsidRPr="00A076B5">
        <w:t xml:space="preserve">                 s1.fly(7.8);</w:t>
      </w:r>
    </w:p>
    <w:p w14:paraId="28BCB272" w14:textId="77777777" w:rsidR="00A076B5" w:rsidRPr="00A076B5" w:rsidRDefault="00A076B5" w:rsidP="00A076B5">
      <w:pPr>
        <w:pStyle w:val="NoSpacing"/>
      </w:pPr>
      <w:r w:rsidRPr="00A076B5">
        <w:t xml:space="preserve">                 s1.fly("hello");</w:t>
      </w:r>
    </w:p>
    <w:p w14:paraId="7E3918D8" w14:textId="496EE749" w:rsidR="00A076B5" w:rsidRDefault="00A076B5" w:rsidP="00A076B5">
      <w:pPr>
        <w:pStyle w:val="NoSpacing"/>
      </w:pPr>
      <w:r w:rsidRPr="00A076B5">
        <w:t xml:space="preserve">                 </w:t>
      </w:r>
      <w:r>
        <w:t>}  }</w:t>
      </w:r>
    </w:p>
    <w:p w14:paraId="5E16E80C" w14:textId="77777777" w:rsidR="00A076B5" w:rsidRDefault="00A076B5" w:rsidP="00A076B5">
      <w:pPr>
        <w:pStyle w:val="NoSpacing"/>
      </w:pPr>
    </w:p>
    <w:p w14:paraId="7F4035D3" w14:textId="3F28236C" w:rsidR="00A076B5" w:rsidRPr="00BC7E65" w:rsidRDefault="00A076B5" w:rsidP="00A076B5">
      <w:pPr>
        <w:pStyle w:val="NoSpacing"/>
        <w:rPr>
          <w:b/>
          <w:bCs/>
          <w:color w:val="FF0000"/>
        </w:rPr>
      </w:pPr>
      <w:r w:rsidRPr="00BC7E65">
        <w:rPr>
          <w:b/>
          <w:bCs/>
          <w:color w:val="FF0000"/>
        </w:rPr>
        <w:t xml:space="preserve">3 EXAMPLE </w:t>
      </w:r>
      <w:r w:rsidR="00B71480" w:rsidRPr="00BC7E65">
        <w:rPr>
          <w:b/>
          <w:bCs/>
          <w:color w:val="FF0000"/>
        </w:rPr>
        <w:t>FOR METHOD OVERLOADING BY CHANGING AXCESS MODIFIER</w:t>
      </w:r>
    </w:p>
    <w:p w14:paraId="589758DD" w14:textId="77777777" w:rsidR="00BC7E65" w:rsidRPr="00BC7E65" w:rsidRDefault="00BC7E65" w:rsidP="00BC7E65">
      <w:pPr>
        <w:pStyle w:val="NoSpacing"/>
      </w:pPr>
      <w:r w:rsidRPr="00BC7E65">
        <w:t>package polymorphisum;</w:t>
      </w:r>
    </w:p>
    <w:p w14:paraId="4138EB08" w14:textId="77777777" w:rsidR="00BC7E65" w:rsidRPr="00BC7E65" w:rsidRDefault="00BC7E65" w:rsidP="00BC7E65">
      <w:pPr>
        <w:pStyle w:val="NoSpacing"/>
      </w:pPr>
    </w:p>
    <w:p w14:paraId="3F9D5617" w14:textId="77777777" w:rsidR="00BC7E65" w:rsidRPr="00BC7E65" w:rsidRDefault="00BC7E65" w:rsidP="00BC7E65">
      <w:pPr>
        <w:pStyle w:val="NoSpacing"/>
      </w:pPr>
      <w:r w:rsidRPr="00BC7E65">
        <w:t>public class AXCESS_MODIFIER_WITH_METHOD_OVERLOADING {</w:t>
      </w:r>
    </w:p>
    <w:p w14:paraId="11FC9570" w14:textId="77777777" w:rsidR="00BC7E65" w:rsidRPr="00BC7E65" w:rsidRDefault="00BC7E65" w:rsidP="00BC7E65">
      <w:pPr>
        <w:pStyle w:val="NoSpacing"/>
      </w:pPr>
      <w:r w:rsidRPr="00BC7E65">
        <w:t xml:space="preserve">     public void fly()</w:t>
      </w:r>
    </w:p>
    <w:p w14:paraId="21FD9E70" w14:textId="77777777" w:rsidR="00BC7E65" w:rsidRPr="00BC7E65" w:rsidRDefault="00BC7E65" w:rsidP="00BC7E65">
      <w:pPr>
        <w:pStyle w:val="NoSpacing"/>
      </w:pPr>
      <w:r w:rsidRPr="00BC7E65">
        <w:t xml:space="preserve">     { System.</w:t>
      </w:r>
      <w:r w:rsidRPr="00BC7E65">
        <w:rPr>
          <w:b/>
          <w:bCs/>
          <w:i/>
          <w:iCs/>
        </w:rPr>
        <w:t>out</w:t>
      </w:r>
      <w:r w:rsidRPr="00BC7E65">
        <w:t>.println("NP");</w:t>
      </w:r>
    </w:p>
    <w:p w14:paraId="19B403BC" w14:textId="77777777" w:rsidR="00BC7E65" w:rsidRDefault="00BC7E65" w:rsidP="00BC7E65">
      <w:pPr>
        <w:pStyle w:val="NoSpacing"/>
      </w:pPr>
      <w:r w:rsidRPr="00BC7E65">
        <w:t xml:space="preserve">     }</w:t>
      </w:r>
    </w:p>
    <w:p w14:paraId="535E6D1F" w14:textId="77777777" w:rsidR="00BC7E65" w:rsidRPr="00BC7E65" w:rsidRDefault="00BC7E65" w:rsidP="00BC7E65">
      <w:pPr>
        <w:pStyle w:val="NoSpacing"/>
      </w:pPr>
    </w:p>
    <w:p w14:paraId="29FFFCFE" w14:textId="77777777" w:rsidR="00BC7E65" w:rsidRPr="00BC7E65" w:rsidRDefault="00BC7E65" w:rsidP="00BC7E65">
      <w:pPr>
        <w:pStyle w:val="NoSpacing"/>
      </w:pPr>
      <w:r w:rsidRPr="00BC7E65">
        <w:t xml:space="preserve">    private int fly(double d)</w:t>
      </w:r>
    </w:p>
    <w:p w14:paraId="5C9970DE" w14:textId="77777777" w:rsidR="00BC7E65" w:rsidRPr="00BC7E65" w:rsidRDefault="00BC7E65" w:rsidP="00BC7E65">
      <w:pPr>
        <w:pStyle w:val="NoSpacing"/>
      </w:pPr>
      <w:r w:rsidRPr="00BC7E65">
        <w:t xml:space="preserve">    {  System.</w:t>
      </w:r>
      <w:r w:rsidRPr="00BC7E65">
        <w:rPr>
          <w:b/>
          <w:bCs/>
          <w:i/>
          <w:iCs/>
        </w:rPr>
        <w:t>out</w:t>
      </w:r>
      <w:r w:rsidRPr="00BC7E65">
        <w:t>.println("double typez");</w:t>
      </w:r>
    </w:p>
    <w:p w14:paraId="058BD144" w14:textId="77777777" w:rsidR="00BC7E65" w:rsidRPr="00BC7E65" w:rsidRDefault="00BC7E65" w:rsidP="00BC7E65">
      <w:pPr>
        <w:pStyle w:val="NoSpacing"/>
      </w:pPr>
      <w:r w:rsidRPr="00BC7E65">
        <w:t xml:space="preserve">    return 10;</w:t>
      </w:r>
    </w:p>
    <w:p w14:paraId="5FE7BE4C" w14:textId="77777777" w:rsidR="00BC7E65" w:rsidRDefault="00BC7E65" w:rsidP="00BC7E65">
      <w:pPr>
        <w:pStyle w:val="NoSpacing"/>
      </w:pPr>
      <w:r w:rsidRPr="00BC7E65">
        <w:t xml:space="preserve">    }</w:t>
      </w:r>
    </w:p>
    <w:p w14:paraId="09919BB9" w14:textId="77777777" w:rsidR="00BC7E65" w:rsidRPr="00BC7E65" w:rsidRDefault="00BC7E65" w:rsidP="00BC7E65">
      <w:pPr>
        <w:pStyle w:val="NoSpacing"/>
      </w:pPr>
    </w:p>
    <w:p w14:paraId="587C43F9" w14:textId="77777777" w:rsidR="00BC7E65" w:rsidRPr="00BC7E65" w:rsidRDefault="00BC7E65" w:rsidP="00BC7E65">
      <w:pPr>
        <w:pStyle w:val="NoSpacing"/>
      </w:pPr>
      <w:r w:rsidRPr="00BC7E65">
        <w:t xml:space="preserve">    protected String fly(String s)</w:t>
      </w:r>
    </w:p>
    <w:p w14:paraId="3248838C" w14:textId="77777777" w:rsidR="00BC7E65" w:rsidRPr="00BC7E65" w:rsidRDefault="00BC7E65" w:rsidP="00BC7E65">
      <w:pPr>
        <w:pStyle w:val="NoSpacing"/>
      </w:pPr>
      <w:r w:rsidRPr="00BC7E65">
        <w:t xml:space="preserve">    { System.</w:t>
      </w:r>
      <w:r w:rsidRPr="00BC7E65">
        <w:rPr>
          <w:b/>
          <w:bCs/>
          <w:i/>
          <w:iCs/>
        </w:rPr>
        <w:t>out</w:t>
      </w:r>
      <w:r w:rsidRPr="00BC7E65">
        <w:t>.println("String typ");</w:t>
      </w:r>
    </w:p>
    <w:p w14:paraId="22EB4E67" w14:textId="77777777" w:rsidR="00BC7E65" w:rsidRPr="00BC7E65" w:rsidRDefault="00BC7E65" w:rsidP="00BC7E65">
      <w:pPr>
        <w:pStyle w:val="NoSpacing"/>
      </w:pPr>
      <w:r w:rsidRPr="00BC7E65">
        <w:t xml:space="preserve">    return "dabaworld";</w:t>
      </w:r>
    </w:p>
    <w:p w14:paraId="382B9644" w14:textId="77777777" w:rsidR="00BC7E65" w:rsidRDefault="00BC7E65" w:rsidP="00BC7E65">
      <w:pPr>
        <w:pStyle w:val="NoSpacing"/>
      </w:pPr>
      <w:r w:rsidRPr="00BC7E65">
        <w:t xml:space="preserve">    }</w:t>
      </w:r>
    </w:p>
    <w:p w14:paraId="1FE80286" w14:textId="77777777" w:rsidR="00BC7E65" w:rsidRPr="00BC7E65" w:rsidRDefault="00BC7E65" w:rsidP="00BC7E65">
      <w:pPr>
        <w:pStyle w:val="NoSpacing"/>
      </w:pPr>
    </w:p>
    <w:p w14:paraId="7B30882A" w14:textId="77777777" w:rsidR="00BC7E65" w:rsidRPr="00BC7E65" w:rsidRDefault="00BC7E65" w:rsidP="00BC7E65">
      <w:pPr>
        <w:pStyle w:val="NoSpacing"/>
      </w:pPr>
      <w:r w:rsidRPr="00BC7E65">
        <w:t>public static void main (String [] args)</w:t>
      </w:r>
    </w:p>
    <w:p w14:paraId="0FE4AED1" w14:textId="77777777" w:rsidR="00BC7E65" w:rsidRDefault="00BC7E65" w:rsidP="00BC7E65">
      <w:pPr>
        <w:pStyle w:val="NoSpacing"/>
      </w:pPr>
      <w:r w:rsidRPr="00BC7E65">
        <w:t>{     AXCESS_MODIFIER_WITH_METHOD_OVERLOADING s1=new AXCESS_MODIFIER_WITH_METHOD_OVERLOADING();</w:t>
      </w:r>
    </w:p>
    <w:p w14:paraId="2D45910B" w14:textId="77777777" w:rsidR="00BC7E65" w:rsidRPr="00BC7E65" w:rsidRDefault="00BC7E65" w:rsidP="00BC7E65">
      <w:pPr>
        <w:pStyle w:val="NoSpacing"/>
      </w:pPr>
    </w:p>
    <w:p w14:paraId="53134FA2" w14:textId="77777777" w:rsidR="00BC7E65" w:rsidRPr="00BC7E65" w:rsidRDefault="00BC7E65" w:rsidP="00BC7E65">
      <w:pPr>
        <w:pStyle w:val="NoSpacing"/>
      </w:pPr>
      <w:r w:rsidRPr="00BC7E65">
        <w:t>s1.fly();</w:t>
      </w:r>
    </w:p>
    <w:p w14:paraId="26E2CD2C" w14:textId="77777777" w:rsidR="00BC7E65" w:rsidRPr="00BC7E65" w:rsidRDefault="00BC7E65" w:rsidP="00BC7E65">
      <w:pPr>
        <w:pStyle w:val="NoSpacing"/>
      </w:pPr>
      <w:r w:rsidRPr="00BC7E65">
        <w:t>s1.fly(123.54);</w:t>
      </w:r>
    </w:p>
    <w:p w14:paraId="65E5EA39" w14:textId="77777777" w:rsidR="00BC7E65" w:rsidRPr="00BC7E65" w:rsidRDefault="00BC7E65" w:rsidP="00BC7E65">
      <w:pPr>
        <w:pStyle w:val="NoSpacing"/>
      </w:pPr>
      <w:r w:rsidRPr="00BC7E65">
        <w:t>s1.fly("java");</w:t>
      </w:r>
    </w:p>
    <w:p w14:paraId="4057735C" w14:textId="77777777" w:rsidR="00BC7E65" w:rsidRDefault="00BC7E65" w:rsidP="00BC7E65">
      <w:pPr>
        <w:pStyle w:val="NoSpacing"/>
      </w:pPr>
      <w:r w:rsidRPr="00BC7E65">
        <w:t>} }</w:t>
      </w:r>
    </w:p>
    <w:p w14:paraId="2A228001" w14:textId="77777777" w:rsidR="00BC7E65" w:rsidRDefault="00BC7E65" w:rsidP="00BC7E65">
      <w:pPr>
        <w:pStyle w:val="NoSpacing"/>
      </w:pPr>
    </w:p>
    <w:p w14:paraId="6ABA58AE" w14:textId="5F499BD1" w:rsidR="00BC7E65" w:rsidRPr="00514A2B" w:rsidRDefault="00BC7E65" w:rsidP="00BC7E65">
      <w:pPr>
        <w:pStyle w:val="NoSpacing"/>
        <w:rPr>
          <w:b/>
          <w:bCs/>
          <w:color w:val="FF0000"/>
        </w:rPr>
      </w:pPr>
      <w:r w:rsidRPr="00514A2B">
        <w:rPr>
          <w:b/>
          <w:bCs/>
          <w:color w:val="FF0000"/>
        </w:rPr>
        <w:t xml:space="preserve">4 </w:t>
      </w:r>
      <w:r w:rsidR="00514A2B" w:rsidRPr="00514A2B">
        <w:rPr>
          <w:b/>
          <w:bCs/>
          <w:color w:val="FF0000"/>
        </w:rPr>
        <w:t xml:space="preserve">EXAMPLE FOR OVERLOADING A MAIN MEHTOD </w:t>
      </w:r>
    </w:p>
    <w:p w14:paraId="53D37961" w14:textId="77777777" w:rsidR="00F80A55" w:rsidRPr="00514A2B" w:rsidRDefault="00F80A55" w:rsidP="00514A2B">
      <w:pPr>
        <w:pStyle w:val="NoSpacing"/>
      </w:pPr>
    </w:p>
    <w:p w14:paraId="30A0A90E" w14:textId="77777777" w:rsidR="000C2C7F" w:rsidRPr="000C2C7F" w:rsidRDefault="000C2C7F" w:rsidP="000C2C7F">
      <w:pPr>
        <w:pStyle w:val="NoSpacing"/>
      </w:pPr>
      <w:r w:rsidRPr="000C2C7F">
        <w:t>package polymorphisum;</w:t>
      </w:r>
    </w:p>
    <w:p w14:paraId="1E823B74" w14:textId="77777777" w:rsidR="000C2C7F" w:rsidRPr="000C2C7F" w:rsidRDefault="000C2C7F" w:rsidP="000C2C7F">
      <w:pPr>
        <w:pStyle w:val="NoSpacing"/>
      </w:pPr>
    </w:p>
    <w:p w14:paraId="052FA1EB" w14:textId="77777777" w:rsidR="000C2C7F" w:rsidRPr="000C2C7F" w:rsidRDefault="000C2C7F" w:rsidP="000C2C7F">
      <w:pPr>
        <w:pStyle w:val="NoSpacing"/>
      </w:pPr>
      <w:r w:rsidRPr="000C2C7F">
        <w:t>public class main_method_overlaodding {</w:t>
      </w:r>
    </w:p>
    <w:p w14:paraId="0F636082" w14:textId="77777777" w:rsidR="000C2C7F" w:rsidRPr="000C2C7F" w:rsidRDefault="000C2C7F" w:rsidP="000C2C7F">
      <w:pPr>
        <w:pStyle w:val="NoSpacing"/>
      </w:pPr>
      <w:r w:rsidRPr="000C2C7F">
        <w:t xml:space="preserve">       public  static void main()</w:t>
      </w:r>
    </w:p>
    <w:p w14:paraId="727A0E2D" w14:textId="77777777" w:rsidR="000C2C7F" w:rsidRPr="000C2C7F" w:rsidRDefault="000C2C7F" w:rsidP="000C2C7F">
      <w:pPr>
        <w:pStyle w:val="NoSpacing"/>
      </w:pPr>
      <w:r w:rsidRPr="000C2C7F">
        <w:t xml:space="preserve">       { System.</w:t>
      </w:r>
      <w:r w:rsidRPr="000C2C7F">
        <w:rPr>
          <w:b/>
          <w:bCs/>
          <w:i/>
          <w:iCs/>
        </w:rPr>
        <w:t>out</w:t>
      </w:r>
      <w:r w:rsidRPr="000C2C7F">
        <w:t>.println("np");</w:t>
      </w:r>
    </w:p>
    <w:p w14:paraId="4F7EC1F8" w14:textId="77777777" w:rsidR="000C2C7F" w:rsidRPr="000C2C7F" w:rsidRDefault="000C2C7F" w:rsidP="000C2C7F">
      <w:pPr>
        <w:pStyle w:val="NoSpacing"/>
      </w:pPr>
      <w:r w:rsidRPr="000C2C7F">
        <w:t xml:space="preserve">       }</w:t>
      </w:r>
    </w:p>
    <w:p w14:paraId="4CE4170B" w14:textId="77777777" w:rsidR="000C2C7F" w:rsidRPr="000C2C7F" w:rsidRDefault="000C2C7F" w:rsidP="000C2C7F">
      <w:pPr>
        <w:pStyle w:val="NoSpacing"/>
      </w:pPr>
      <w:r w:rsidRPr="000C2C7F">
        <w:t xml:space="preserve">       public static void main(int i)</w:t>
      </w:r>
    </w:p>
    <w:p w14:paraId="6554D391" w14:textId="77777777" w:rsidR="000C2C7F" w:rsidRPr="000C2C7F" w:rsidRDefault="000C2C7F" w:rsidP="000C2C7F">
      <w:pPr>
        <w:pStyle w:val="NoSpacing"/>
      </w:pPr>
      <w:r w:rsidRPr="000C2C7F">
        <w:t xml:space="preserve">       {  System.</w:t>
      </w:r>
      <w:r w:rsidRPr="000C2C7F">
        <w:rPr>
          <w:b/>
          <w:bCs/>
          <w:i/>
          <w:iCs/>
        </w:rPr>
        <w:t>out</w:t>
      </w:r>
      <w:r w:rsidRPr="000C2C7F">
        <w:t>.println("int type");</w:t>
      </w:r>
    </w:p>
    <w:p w14:paraId="024541F6" w14:textId="77777777" w:rsidR="000C2C7F" w:rsidRPr="000C2C7F" w:rsidRDefault="000C2C7F" w:rsidP="000C2C7F">
      <w:pPr>
        <w:pStyle w:val="NoSpacing"/>
      </w:pPr>
      <w:r w:rsidRPr="000C2C7F">
        <w:t xml:space="preserve">       }</w:t>
      </w:r>
    </w:p>
    <w:p w14:paraId="36003D81" w14:textId="77777777" w:rsidR="000C2C7F" w:rsidRPr="000C2C7F" w:rsidRDefault="000C2C7F" w:rsidP="000C2C7F">
      <w:pPr>
        <w:pStyle w:val="NoSpacing"/>
      </w:pPr>
      <w:r w:rsidRPr="000C2C7F">
        <w:t xml:space="preserve">       public static void main(double d )</w:t>
      </w:r>
    </w:p>
    <w:p w14:paraId="42444E1D" w14:textId="77777777" w:rsidR="000C2C7F" w:rsidRPr="000C2C7F" w:rsidRDefault="000C2C7F" w:rsidP="000C2C7F">
      <w:pPr>
        <w:pStyle w:val="NoSpacing"/>
      </w:pPr>
      <w:r w:rsidRPr="000C2C7F">
        <w:t xml:space="preserve">       { System.</w:t>
      </w:r>
      <w:r w:rsidRPr="000C2C7F">
        <w:rPr>
          <w:b/>
          <w:bCs/>
          <w:i/>
          <w:iCs/>
        </w:rPr>
        <w:t>out</w:t>
      </w:r>
      <w:r w:rsidRPr="000C2C7F">
        <w:t>.println("double type");</w:t>
      </w:r>
    </w:p>
    <w:p w14:paraId="51758D9E" w14:textId="77777777" w:rsidR="000C2C7F" w:rsidRPr="000C2C7F" w:rsidRDefault="000C2C7F" w:rsidP="000C2C7F">
      <w:pPr>
        <w:pStyle w:val="NoSpacing"/>
      </w:pPr>
      <w:r w:rsidRPr="000C2C7F">
        <w:t xml:space="preserve">       }</w:t>
      </w:r>
    </w:p>
    <w:p w14:paraId="25C6D37F" w14:textId="77777777" w:rsidR="000C2C7F" w:rsidRPr="000C2C7F" w:rsidRDefault="000C2C7F" w:rsidP="000C2C7F">
      <w:pPr>
        <w:pStyle w:val="NoSpacing"/>
      </w:pPr>
      <w:r w:rsidRPr="000C2C7F">
        <w:t xml:space="preserve">       public static void main(String s)</w:t>
      </w:r>
    </w:p>
    <w:p w14:paraId="57AC7498" w14:textId="77777777" w:rsidR="000C2C7F" w:rsidRPr="000C2C7F" w:rsidRDefault="000C2C7F" w:rsidP="000C2C7F">
      <w:pPr>
        <w:pStyle w:val="NoSpacing"/>
      </w:pPr>
      <w:r w:rsidRPr="000C2C7F">
        <w:t xml:space="preserve">       { System.</w:t>
      </w:r>
      <w:r w:rsidRPr="000C2C7F">
        <w:rPr>
          <w:b/>
          <w:bCs/>
          <w:i/>
          <w:iCs/>
        </w:rPr>
        <w:t>out</w:t>
      </w:r>
      <w:r w:rsidRPr="000C2C7F">
        <w:t>.println("string type");</w:t>
      </w:r>
    </w:p>
    <w:p w14:paraId="0E01D3AC" w14:textId="77777777" w:rsidR="000C2C7F" w:rsidRPr="000C2C7F" w:rsidRDefault="000C2C7F" w:rsidP="000C2C7F">
      <w:pPr>
        <w:pStyle w:val="NoSpacing"/>
      </w:pPr>
      <w:r w:rsidRPr="000C2C7F">
        <w:t xml:space="preserve">       }</w:t>
      </w:r>
    </w:p>
    <w:p w14:paraId="772228E6" w14:textId="77777777" w:rsidR="000C2C7F" w:rsidRPr="000C2C7F" w:rsidRDefault="000C2C7F" w:rsidP="000C2C7F">
      <w:pPr>
        <w:pStyle w:val="NoSpacing"/>
      </w:pPr>
      <w:r w:rsidRPr="000C2C7F">
        <w:t>public static void main(String [] args)</w:t>
      </w:r>
    </w:p>
    <w:p w14:paraId="74880154" w14:textId="77777777" w:rsidR="000C2C7F" w:rsidRPr="000C2C7F" w:rsidRDefault="000C2C7F" w:rsidP="000C2C7F">
      <w:pPr>
        <w:pStyle w:val="NoSpacing"/>
      </w:pPr>
      <w:r w:rsidRPr="000C2C7F">
        <w:t xml:space="preserve">{    </w:t>
      </w:r>
      <w:r w:rsidRPr="000C2C7F">
        <w:rPr>
          <w:i/>
          <w:iCs/>
        </w:rPr>
        <w:t>main</w:t>
      </w:r>
      <w:r w:rsidRPr="000C2C7F">
        <w:t>();</w:t>
      </w:r>
    </w:p>
    <w:p w14:paraId="20A7E46F" w14:textId="77777777" w:rsidR="000C2C7F" w:rsidRPr="000C2C7F" w:rsidRDefault="000C2C7F" w:rsidP="000C2C7F">
      <w:pPr>
        <w:pStyle w:val="NoSpacing"/>
      </w:pPr>
      <w:r w:rsidRPr="000C2C7F">
        <w:rPr>
          <w:i/>
          <w:iCs/>
        </w:rPr>
        <w:t>main</w:t>
      </w:r>
      <w:r w:rsidRPr="000C2C7F">
        <w:t>(4664);</w:t>
      </w:r>
    </w:p>
    <w:p w14:paraId="63F345F9" w14:textId="77777777" w:rsidR="000C2C7F" w:rsidRPr="000C2C7F" w:rsidRDefault="000C2C7F" w:rsidP="000C2C7F">
      <w:pPr>
        <w:pStyle w:val="NoSpacing"/>
      </w:pPr>
      <w:r w:rsidRPr="000C2C7F">
        <w:rPr>
          <w:i/>
          <w:iCs/>
        </w:rPr>
        <w:t>main</w:t>
      </w:r>
      <w:r w:rsidRPr="000C2C7F">
        <w:t>(65.43);</w:t>
      </w:r>
    </w:p>
    <w:p w14:paraId="53F99D3B" w14:textId="3F285A5E" w:rsidR="000C2C7F" w:rsidRDefault="000C2C7F" w:rsidP="00B94898">
      <w:pPr>
        <w:pStyle w:val="NoSpacing"/>
      </w:pPr>
      <w:r w:rsidRPr="000C2C7F">
        <w:rPr>
          <w:i/>
          <w:iCs/>
        </w:rPr>
        <w:t>main</w:t>
      </w:r>
      <w:r w:rsidRPr="000C2C7F">
        <w:t>("hello"</w:t>
      </w:r>
      <w:r>
        <w:t>);   }}</w:t>
      </w:r>
    </w:p>
    <w:p w14:paraId="7A2354C1" w14:textId="3B768108" w:rsidR="00B94898" w:rsidRDefault="00B94898" w:rsidP="00B94898">
      <w:pPr>
        <w:pStyle w:val="NoSpacing"/>
        <w:rPr>
          <w:b/>
          <w:bCs/>
          <w:color w:val="FF0000"/>
        </w:rPr>
      </w:pPr>
      <w:r w:rsidRPr="00B94898">
        <w:rPr>
          <w:b/>
          <w:bCs/>
          <w:color w:val="FF0000"/>
        </w:rPr>
        <w:t>CAN WE OVERLOAD A MIAN METHOD .</w:t>
      </w:r>
    </w:p>
    <w:p w14:paraId="453BB7E3" w14:textId="16D8CE09" w:rsidR="00760B71" w:rsidRPr="00A66ECE" w:rsidRDefault="00B94898" w:rsidP="00B814A2">
      <w:pPr>
        <w:pStyle w:val="NoSpacing"/>
        <w:numPr>
          <w:ilvl w:val="0"/>
          <w:numId w:val="166"/>
        </w:numPr>
        <w:rPr>
          <w:highlight w:val="yellow"/>
        </w:rPr>
      </w:pPr>
      <w:r w:rsidRPr="00A66ECE">
        <w:rPr>
          <w:highlight w:val="yellow"/>
        </w:rPr>
        <w:t xml:space="preserve">YES, WE CAN OVERLOAD MAIN METHOD </w:t>
      </w:r>
      <w:r w:rsidR="00760B71" w:rsidRPr="00A66ECE">
        <w:rPr>
          <w:highlight w:val="yellow"/>
        </w:rPr>
        <w:t xml:space="preserve">BUT EXECUTION IS ALWAYS START WITH INBUILT MAIN METHOD THAT IS    PUBLIC STATIC VOID MAIN (String [] args </w:t>
      </w:r>
      <w:r w:rsidR="00B814A2" w:rsidRPr="00A66ECE">
        <w:rPr>
          <w:highlight w:val="yellow"/>
        </w:rPr>
        <w:t>)</w:t>
      </w:r>
    </w:p>
    <w:p w14:paraId="37AC0770" w14:textId="5B2D05D4" w:rsidR="00B814A2" w:rsidRDefault="00B814A2" w:rsidP="00B814A2">
      <w:pPr>
        <w:pStyle w:val="NoSpacing"/>
        <w:numPr>
          <w:ilvl w:val="0"/>
          <w:numId w:val="166"/>
        </w:numPr>
      </w:pPr>
      <w:r>
        <w:t xml:space="preserve">IF INBUILT MAIN METHOD IS NOT PRESENT </w:t>
      </w:r>
      <w:r w:rsidRPr="00A66ECE">
        <w:rPr>
          <w:highlight w:val="yellow"/>
        </w:rPr>
        <w:t xml:space="preserve">WE CAN PERFORM COMPIALTION </w:t>
      </w:r>
      <w:r w:rsidR="00250303" w:rsidRPr="00A66ECE">
        <w:rPr>
          <w:highlight w:val="yellow"/>
        </w:rPr>
        <w:t>BUT WE CANNOT PROCEED WITH EXECUTION</w:t>
      </w:r>
      <w:r w:rsidR="00250303">
        <w:t>.</w:t>
      </w:r>
    </w:p>
    <w:p w14:paraId="2AF1B2ED" w14:textId="6F4EAC0B" w:rsidR="00250303" w:rsidRDefault="00250303" w:rsidP="00B814A2">
      <w:pPr>
        <w:pStyle w:val="NoSpacing"/>
        <w:numPr>
          <w:ilvl w:val="0"/>
          <w:numId w:val="166"/>
        </w:numPr>
      </w:pPr>
      <w:r>
        <w:t xml:space="preserve">BECOUSE REST </w:t>
      </w:r>
      <w:r w:rsidRPr="00A66ECE">
        <w:rPr>
          <w:highlight w:val="yellow"/>
        </w:rPr>
        <w:t xml:space="preserve">ALL METHOD ACTS AS </w:t>
      </w:r>
      <w:r w:rsidR="00D97C54" w:rsidRPr="00A66ECE">
        <w:rPr>
          <w:highlight w:val="yellow"/>
        </w:rPr>
        <w:t>USER DEFINE METHOD</w:t>
      </w:r>
      <w:r w:rsidR="00D97C54">
        <w:t xml:space="preserve"> WHICH WILL </w:t>
      </w:r>
      <w:r w:rsidR="00D97C54" w:rsidRPr="00A66ECE">
        <w:rPr>
          <w:highlight w:val="yellow"/>
        </w:rPr>
        <w:t>NOT BE RECOGNIZED BY JVM FOR EXECUTION</w:t>
      </w:r>
      <w:r w:rsidR="00D97C54">
        <w:t>.</w:t>
      </w:r>
    </w:p>
    <w:p w14:paraId="35E809F4" w14:textId="575251FB" w:rsidR="00A046E0" w:rsidRDefault="00A046E0" w:rsidP="00B814A2">
      <w:pPr>
        <w:pStyle w:val="NoSpacing"/>
        <w:numPr>
          <w:ilvl w:val="0"/>
          <w:numId w:val="166"/>
        </w:numPr>
      </w:pPr>
      <w:r>
        <w:t xml:space="preserve">EXAMPLE FOR METHOD OVERLOADING  IS </w:t>
      </w:r>
      <w:r w:rsidR="00C561A2">
        <w:t xml:space="preserve">          </w:t>
      </w:r>
      <w:r>
        <w:t>S.O.PLN(</w:t>
      </w:r>
      <w:r w:rsidR="00C561A2">
        <w:t>…………..);</w:t>
      </w:r>
    </w:p>
    <w:p w14:paraId="3F86DFD3" w14:textId="77777777" w:rsidR="00C561A2" w:rsidRDefault="00C561A2" w:rsidP="00C561A2">
      <w:pPr>
        <w:pStyle w:val="NoSpacing"/>
      </w:pPr>
    </w:p>
    <w:p w14:paraId="689C8293" w14:textId="1DA3F078" w:rsidR="00C561A2" w:rsidRDefault="00C561A2" w:rsidP="00C561A2">
      <w:pPr>
        <w:pStyle w:val="NoSpacing"/>
        <w:rPr>
          <w:b/>
          <w:bCs/>
          <w:color w:val="FF0000"/>
        </w:rPr>
      </w:pPr>
      <w:r w:rsidRPr="00BE5BE6">
        <w:rPr>
          <w:b/>
          <w:bCs/>
          <w:color w:val="FF0000"/>
        </w:rPr>
        <w:t xml:space="preserve">5 EXAMPLE FOR METHOD OVERLOADING WITH INHERITENCE </w:t>
      </w:r>
    </w:p>
    <w:p w14:paraId="4870A522" w14:textId="77777777" w:rsidR="005656C7" w:rsidRPr="005656C7" w:rsidRDefault="005656C7" w:rsidP="005656C7">
      <w:pPr>
        <w:pStyle w:val="NoSpacing"/>
      </w:pPr>
      <w:r w:rsidRPr="005656C7">
        <w:t>package polymorphisum;</w:t>
      </w:r>
    </w:p>
    <w:p w14:paraId="247BF5C6" w14:textId="77777777" w:rsidR="005656C7" w:rsidRPr="005656C7" w:rsidRDefault="005656C7" w:rsidP="005656C7">
      <w:pPr>
        <w:pStyle w:val="NoSpacing"/>
      </w:pPr>
    </w:p>
    <w:p w14:paraId="42908066" w14:textId="77777777" w:rsidR="005656C7" w:rsidRPr="005656C7" w:rsidRDefault="005656C7" w:rsidP="005656C7">
      <w:pPr>
        <w:pStyle w:val="NoSpacing"/>
      </w:pPr>
      <w:r w:rsidRPr="005656C7">
        <w:t>public class INHERITENCEmethodOVERLOADING {</w:t>
      </w:r>
    </w:p>
    <w:p w14:paraId="3C9AB03B" w14:textId="77777777" w:rsidR="005656C7" w:rsidRPr="005656C7" w:rsidRDefault="005656C7" w:rsidP="005656C7">
      <w:pPr>
        <w:pStyle w:val="NoSpacing"/>
      </w:pPr>
      <w:r w:rsidRPr="005656C7">
        <w:tab/>
        <w:t>public void m1()</w:t>
      </w:r>
    </w:p>
    <w:p w14:paraId="1567A5D9" w14:textId="77777777" w:rsidR="005656C7" w:rsidRPr="005656C7" w:rsidRDefault="005656C7" w:rsidP="005656C7">
      <w:pPr>
        <w:pStyle w:val="NoSpacing"/>
      </w:pPr>
      <w:r w:rsidRPr="005656C7">
        <w:tab/>
        <w:t>{System.</w:t>
      </w:r>
      <w:r w:rsidRPr="005656C7">
        <w:rPr>
          <w:b/>
          <w:bCs/>
          <w:i/>
          <w:iCs/>
        </w:rPr>
        <w:t>out</w:t>
      </w:r>
      <w:r w:rsidRPr="005656C7">
        <w:t>.println("mehtod");</w:t>
      </w:r>
    </w:p>
    <w:p w14:paraId="44522436" w14:textId="77777777" w:rsidR="005656C7" w:rsidRPr="005656C7" w:rsidRDefault="005656C7" w:rsidP="005656C7">
      <w:pPr>
        <w:pStyle w:val="NoSpacing"/>
      </w:pPr>
      <w:r w:rsidRPr="005656C7">
        <w:tab/>
        <w:t>}</w:t>
      </w:r>
    </w:p>
    <w:p w14:paraId="1E44162B" w14:textId="77777777" w:rsidR="005656C7" w:rsidRPr="005656C7" w:rsidRDefault="005656C7" w:rsidP="005656C7">
      <w:pPr>
        <w:pStyle w:val="NoSpacing"/>
      </w:pPr>
      <w:r w:rsidRPr="005656C7">
        <w:t xml:space="preserve"> public void m1(int i)</w:t>
      </w:r>
    </w:p>
    <w:p w14:paraId="35132E56" w14:textId="77777777" w:rsidR="005656C7" w:rsidRPr="005656C7" w:rsidRDefault="005656C7" w:rsidP="005656C7">
      <w:pPr>
        <w:pStyle w:val="NoSpacing"/>
      </w:pPr>
      <w:r w:rsidRPr="005656C7">
        <w:t xml:space="preserve"> { System.</w:t>
      </w:r>
      <w:r w:rsidRPr="005656C7">
        <w:rPr>
          <w:b/>
          <w:bCs/>
          <w:i/>
          <w:iCs/>
        </w:rPr>
        <w:t>out</w:t>
      </w:r>
      <w:r w:rsidRPr="005656C7">
        <w:t>.println("int type");</w:t>
      </w:r>
    </w:p>
    <w:p w14:paraId="3BE5745B" w14:textId="77777777" w:rsidR="005656C7" w:rsidRPr="005656C7" w:rsidRDefault="005656C7" w:rsidP="005656C7">
      <w:pPr>
        <w:pStyle w:val="NoSpacing"/>
      </w:pPr>
      <w:r w:rsidRPr="005656C7">
        <w:t xml:space="preserve"> }</w:t>
      </w:r>
    </w:p>
    <w:p w14:paraId="6CAD9C1A" w14:textId="77777777" w:rsidR="005656C7" w:rsidRPr="005656C7" w:rsidRDefault="005656C7" w:rsidP="005656C7">
      <w:pPr>
        <w:pStyle w:val="NoSpacing"/>
      </w:pPr>
    </w:p>
    <w:p w14:paraId="5B4A7181" w14:textId="77777777" w:rsidR="005656C7" w:rsidRDefault="005656C7" w:rsidP="005656C7">
      <w:pPr>
        <w:pStyle w:val="NoSpacing"/>
      </w:pPr>
      <w:r w:rsidRPr="005656C7">
        <w:t xml:space="preserve"> class mainsample extends INHERITENCEmethodOVERLOADING{</w:t>
      </w:r>
    </w:p>
    <w:p w14:paraId="58C25AFC" w14:textId="77777777" w:rsidR="005656C7" w:rsidRPr="005656C7" w:rsidRDefault="005656C7" w:rsidP="005656C7">
      <w:pPr>
        <w:pStyle w:val="NoSpacing"/>
      </w:pPr>
    </w:p>
    <w:p w14:paraId="51F1369B" w14:textId="77777777" w:rsidR="005656C7" w:rsidRPr="005656C7" w:rsidRDefault="005656C7" w:rsidP="005656C7">
      <w:pPr>
        <w:pStyle w:val="NoSpacing"/>
      </w:pPr>
      <w:r w:rsidRPr="005656C7">
        <w:tab/>
        <w:t xml:space="preserve"> public void m1(int i , double d )</w:t>
      </w:r>
    </w:p>
    <w:p w14:paraId="2DC8C2DC" w14:textId="77777777" w:rsidR="005656C7" w:rsidRPr="005656C7" w:rsidRDefault="005656C7" w:rsidP="005656C7">
      <w:pPr>
        <w:pStyle w:val="NoSpacing"/>
      </w:pPr>
      <w:r w:rsidRPr="005656C7">
        <w:tab/>
        <w:t xml:space="preserve"> { System.</w:t>
      </w:r>
      <w:r w:rsidRPr="005656C7">
        <w:rPr>
          <w:b/>
          <w:bCs/>
          <w:i/>
          <w:iCs/>
        </w:rPr>
        <w:t>out</w:t>
      </w:r>
      <w:r w:rsidRPr="005656C7">
        <w:t>.println("int and double type");</w:t>
      </w:r>
    </w:p>
    <w:p w14:paraId="09E830A4" w14:textId="77777777" w:rsidR="005656C7" w:rsidRDefault="005656C7" w:rsidP="005656C7">
      <w:pPr>
        <w:pStyle w:val="NoSpacing"/>
      </w:pPr>
      <w:r w:rsidRPr="005656C7">
        <w:tab/>
        <w:t xml:space="preserve"> mainsample s1=new mainsample();</w:t>
      </w:r>
    </w:p>
    <w:p w14:paraId="5724491B" w14:textId="77777777" w:rsidR="005656C7" w:rsidRPr="005656C7" w:rsidRDefault="005656C7" w:rsidP="005656C7">
      <w:pPr>
        <w:pStyle w:val="NoSpacing"/>
      </w:pPr>
    </w:p>
    <w:p w14:paraId="2B9EB854" w14:textId="60D27EE6" w:rsidR="005656C7" w:rsidRPr="005656C7" w:rsidRDefault="005656C7" w:rsidP="005656C7">
      <w:pPr>
        <w:pStyle w:val="NoSpacing"/>
      </w:pPr>
      <w:r w:rsidRPr="005656C7">
        <w:tab/>
        <w:t xml:space="preserve"> s1.m1();</w:t>
      </w:r>
      <w:r w:rsidR="00CB3064">
        <w:t xml:space="preserve">                     0/p np method </w:t>
      </w:r>
    </w:p>
    <w:p w14:paraId="03124390" w14:textId="7CC19DD8" w:rsidR="005656C7" w:rsidRPr="005656C7" w:rsidRDefault="005656C7" w:rsidP="005656C7">
      <w:pPr>
        <w:pStyle w:val="NoSpacing"/>
      </w:pPr>
      <w:r w:rsidRPr="005656C7">
        <w:tab/>
        <w:t xml:space="preserve"> s1.m1(19);</w:t>
      </w:r>
      <w:r w:rsidR="00CB3064">
        <w:t xml:space="preserve">                         int type</w:t>
      </w:r>
    </w:p>
    <w:p w14:paraId="6EB6A501" w14:textId="3E882DBA" w:rsidR="005656C7" w:rsidRPr="005656C7" w:rsidRDefault="005656C7" w:rsidP="005656C7">
      <w:pPr>
        <w:pStyle w:val="NoSpacing"/>
      </w:pPr>
      <w:r w:rsidRPr="005656C7">
        <w:tab/>
        <w:t xml:space="preserve"> s1.m1(65,39.48);</w:t>
      </w:r>
      <w:r w:rsidR="00CB3064">
        <w:t xml:space="preserve">              int and double </w:t>
      </w:r>
    </w:p>
    <w:p w14:paraId="36124EC3" w14:textId="65F296BB" w:rsidR="00BE5BE6" w:rsidRDefault="005656C7" w:rsidP="005656C7">
      <w:pPr>
        <w:pStyle w:val="NoSpacing"/>
        <w:rPr>
          <w:sz w:val="24"/>
          <w:szCs w:val="24"/>
        </w:rPr>
      </w:pPr>
      <w:r w:rsidRPr="005656C7">
        <w:tab/>
        <w:t xml:space="preserve"> </w:t>
      </w:r>
      <w:r>
        <w:rPr>
          <w:sz w:val="24"/>
          <w:szCs w:val="24"/>
        </w:rPr>
        <w:t>}  }  }</w:t>
      </w:r>
    </w:p>
    <w:p w14:paraId="1DC61E32" w14:textId="77777777" w:rsidR="005656C7" w:rsidRDefault="005656C7" w:rsidP="005656C7">
      <w:pPr>
        <w:pStyle w:val="NoSpacing"/>
        <w:rPr>
          <w:sz w:val="24"/>
          <w:szCs w:val="24"/>
        </w:rPr>
      </w:pPr>
    </w:p>
    <w:p w14:paraId="3B764150" w14:textId="43E30AC8" w:rsidR="00CB3064" w:rsidRDefault="00E9605E" w:rsidP="00D80421">
      <w:pPr>
        <w:pStyle w:val="Heading3"/>
      </w:pPr>
      <w:r w:rsidRPr="00E9605E">
        <w:t>2 RUNTIME POLYMORHISUM</w:t>
      </w:r>
      <w:r w:rsidR="00A66ECE">
        <w:t>/LATE BINDING /DYNAMIC BINDING=</w:t>
      </w:r>
    </w:p>
    <w:p w14:paraId="37B939C5" w14:textId="36E79676" w:rsidR="00E9605E" w:rsidRDefault="00067F00" w:rsidP="00E9605E">
      <w:pPr>
        <w:pStyle w:val="ListParagraph"/>
        <w:numPr>
          <w:ilvl w:val="0"/>
          <w:numId w:val="167"/>
        </w:numPr>
      </w:pPr>
      <w:r w:rsidRPr="00A66ECE">
        <w:rPr>
          <w:highlight w:val="yellow"/>
        </w:rPr>
        <w:t xml:space="preserve">METHOD DECLARATION IS GOING TO GET BINDED WITH </w:t>
      </w:r>
      <w:r w:rsidR="00FB6574" w:rsidRPr="00A66ECE">
        <w:rPr>
          <w:highlight w:val="yellow"/>
        </w:rPr>
        <w:t xml:space="preserve">ITS DEFINATION BY JVM DURING EXECUTION BASED ON OBJECT </w:t>
      </w:r>
      <w:r w:rsidR="00A2565C" w:rsidRPr="00A66ECE">
        <w:rPr>
          <w:highlight w:val="yellow"/>
        </w:rPr>
        <w:t>CREATION</w:t>
      </w:r>
      <w:r w:rsidR="00A2565C">
        <w:t xml:space="preserve"> IS KNOWN AS RUNTIME POLYMORPHISM </w:t>
      </w:r>
    </w:p>
    <w:p w14:paraId="65FD2004" w14:textId="07527C7A" w:rsidR="00566B25" w:rsidRDefault="00566B25" w:rsidP="00E9605E">
      <w:pPr>
        <w:pStyle w:val="ListParagraph"/>
        <w:numPr>
          <w:ilvl w:val="0"/>
          <w:numId w:val="167"/>
        </w:numPr>
      </w:pPr>
      <w:r>
        <w:t xml:space="preserve">HERE </w:t>
      </w:r>
      <w:r w:rsidRPr="00A66ECE">
        <w:rPr>
          <w:highlight w:val="yellow"/>
        </w:rPr>
        <w:t xml:space="preserve">BINDING TAKES PLACE DURING EXECUTION </w:t>
      </w:r>
      <w:r w:rsidR="00F27A97" w:rsidRPr="00A66ECE">
        <w:rPr>
          <w:highlight w:val="yellow"/>
        </w:rPr>
        <w:t>BY JVM HENCE</w:t>
      </w:r>
      <w:r w:rsidR="00F27A97">
        <w:t xml:space="preserve"> IT IS ALSO KNOWN </w:t>
      </w:r>
      <w:r w:rsidR="00F27A97" w:rsidRPr="00F27A97">
        <w:rPr>
          <w:b/>
          <w:bCs/>
        </w:rPr>
        <w:t>AS LATE BINDING</w:t>
      </w:r>
      <w:r w:rsidR="00F27A97">
        <w:t xml:space="preserve"> .</w:t>
      </w:r>
    </w:p>
    <w:p w14:paraId="366E60C2" w14:textId="6B5D2F6B" w:rsidR="00F27A97" w:rsidRDefault="00165DC1" w:rsidP="00E9605E">
      <w:pPr>
        <w:pStyle w:val="ListParagraph"/>
        <w:numPr>
          <w:ilvl w:val="0"/>
          <w:numId w:val="167"/>
        </w:numPr>
      </w:pPr>
      <w:r>
        <w:t xml:space="preserve">HERE </w:t>
      </w:r>
      <w:r w:rsidRPr="00A66ECE">
        <w:rPr>
          <w:highlight w:val="yellow"/>
        </w:rPr>
        <w:t>BINDING TAKES PLACE BASED ON OBJECT CREATION</w:t>
      </w:r>
      <w:r>
        <w:t xml:space="preserve"> HENCE </w:t>
      </w:r>
      <w:r w:rsidRPr="00A66ECE">
        <w:rPr>
          <w:highlight w:val="yellow"/>
        </w:rPr>
        <w:t xml:space="preserve">REBINDING IS </w:t>
      </w:r>
      <w:r w:rsidR="00644BAF" w:rsidRPr="00A66ECE">
        <w:rPr>
          <w:highlight w:val="yellow"/>
        </w:rPr>
        <w:t>POSSIBLE SO IT IS ALSO</w:t>
      </w:r>
      <w:r w:rsidR="00644BAF">
        <w:t xml:space="preserve"> KNOWN AS </w:t>
      </w:r>
      <w:r w:rsidR="00644BAF" w:rsidRPr="00644BAF">
        <w:rPr>
          <w:b/>
          <w:bCs/>
        </w:rPr>
        <w:t>DYNAMIC BINDING</w:t>
      </w:r>
      <w:r w:rsidR="00644BAF">
        <w:t>.</w:t>
      </w:r>
    </w:p>
    <w:p w14:paraId="72BD927E" w14:textId="450D5D07" w:rsidR="00E22622" w:rsidRDefault="00E22622" w:rsidP="00E9605E">
      <w:pPr>
        <w:pStyle w:val="ListParagraph"/>
        <w:numPr>
          <w:ilvl w:val="0"/>
          <w:numId w:val="167"/>
        </w:numPr>
      </w:pPr>
      <w:r>
        <w:t>Based on object creation.</w:t>
      </w:r>
    </w:p>
    <w:p w14:paraId="6BC02FC9" w14:textId="71ACF789" w:rsidR="00EC0C38" w:rsidRPr="00EC0C38" w:rsidRDefault="00EC0C38" w:rsidP="00EC0C38">
      <w:pPr>
        <w:rPr>
          <w:b/>
          <w:bCs/>
        </w:rPr>
      </w:pPr>
      <w:r w:rsidRPr="00EC0C38">
        <w:rPr>
          <w:b/>
          <w:bCs/>
        </w:rPr>
        <w:t>TO ACHIVE RUN TIME POLYMORHISUM</w:t>
      </w:r>
    </w:p>
    <w:p w14:paraId="2AFAEE92" w14:textId="7C4D9272" w:rsidR="00EC0C38" w:rsidRDefault="001A59B8" w:rsidP="00EC0C38">
      <w:pPr>
        <w:pStyle w:val="ListParagraph"/>
        <w:numPr>
          <w:ilvl w:val="0"/>
          <w:numId w:val="168"/>
        </w:numPr>
      </w:pPr>
      <w:r>
        <w:t xml:space="preserve"> 1 INHERITENCE </w:t>
      </w:r>
    </w:p>
    <w:p w14:paraId="35639EDB" w14:textId="621E5712" w:rsidR="001A59B8" w:rsidRDefault="001A59B8" w:rsidP="00EC0C38">
      <w:pPr>
        <w:pStyle w:val="ListParagraph"/>
        <w:numPr>
          <w:ilvl w:val="0"/>
          <w:numId w:val="168"/>
        </w:numPr>
      </w:pPr>
      <w:r>
        <w:t>2 METHOD OVER</w:t>
      </w:r>
      <w:r w:rsidR="006A45AD">
        <w:t>RI</w:t>
      </w:r>
      <w:r>
        <w:t xml:space="preserve">ADING </w:t>
      </w:r>
    </w:p>
    <w:p w14:paraId="3E4BF8F2" w14:textId="6C43FADF" w:rsidR="001A59B8" w:rsidRDefault="001A59B8" w:rsidP="00EC0C38">
      <w:pPr>
        <w:pStyle w:val="ListParagraph"/>
        <w:numPr>
          <w:ilvl w:val="0"/>
          <w:numId w:val="168"/>
        </w:numPr>
      </w:pPr>
      <w:r>
        <w:t>3 UP CASTING</w:t>
      </w:r>
    </w:p>
    <w:p w14:paraId="4B393CB5" w14:textId="4C72471D" w:rsidR="002D4468" w:rsidRDefault="001A59B8" w:rsidP="002D4468">
      <w:pPr>
        <w:pStyle w:val="ListParagraph"/>
        <w:numPr>
          <w:ilvl w:val="0"/>
          <w:numId w:val="168"/>
        </w:numPr>
      </w:pPr>
      <w:r>
        <w:t>IS MANDETORY</w:t>
      </w:r>
    </w:p>
    <w:p w14:paraId="5BA31545" w14:textId="3C2E75D7" w:rsidR="002D4468" w:rsidRDefault="002D4468" w:rsidP="002D4468">
      <w:pPr>
        <w:pStyle w:val="Heading2"/>
      </w:pPr>
      <w:r>
        <w:t>MEHTOD OVER</w:t>
      </w:r>
      <w:r w:rsidR="00D10F51">
        <w:t>RI</w:t>
      </w:r>
      <w:r>
        <w:t>DING =</w:t>
      </w:r>
    </w:p>
    <w:p w14:paraId="04BA9C55" w14:textId="37F57312" w:rsidR="002D4468" w:rsidRDefault="00C94B71" w:rsidP="00703385">
      <w:pPr>
        <w:pStyle w:val="ListParagraph"/>
        <w:numPr>
          <w:ilvl w:val="0"/>
          <w:numId w:val="169"/>
        </w:numPr>
      </w:pPr>
      <w:r>
        <w:t>S</w:t>
      </w:r>
      <w:r w:rsidRPr="00A66ECE">
        <w:rPr>
          <w:highlight w:val="yellow"/>
        </w:rPr>
        <w:t xml:space="preserve">UBCLASS METHOD MAINTAINING THE SAME METHOD SIGNATURE AS THAT </w:t>
      </w:r>
      <w:r w:rsidR="00D81717" w:rsidRPr="00A66ECE">
        <w:rPr>
          <w:highlight w:val="yellow"/>
        </w:rPr>
        <w:t>OF SUPERCLASS WITH DEFFERENT IMPLIMENTATION</w:t>
      </w:r>
      <w:r w:rsidR="00D81717">
        <w:t xml:space="preserve"> </w:t>
      </w:r>
      <w:r w:rsidR="009C1ECF">
        <w:t xml:space="preserve">IS KNOWN AS METHOD </w:t>
      </w:r>
      <w:r w:rsidR="004F0CCB">
        <w:t>OVERRIDING</w:t>
      </w:r>
      <w:r w:rsidR="009C1ECF">
        <w:t xml:space="preserve"> .</w:t>
      </w:r>
    </w:p>
    <w:p w14:paraId="054D7ABD" w14:textId="563492A7" w:rsidR="009C1ECF" w:rsidRDefault="00D10F51" w:rsidP="00703385">
      <w:pPr>
        <w:pStyle w:val="ListParagraph"/>
        <w:numPr>
          <w:ilvl w:val="0"/>
          <w:numId w:val="169"/>
        </w:numPr>
      </w:pPr>
      <w:r>
        <w:t xml:space="preserve">                            OR </w:t>
      </w:r>
    </w:p>
    <w:p w14:paraId="05FF3A36" w14:textId="04B07AFC" w:rsidR="00D10F51" w:rsidRDefault="00D10F51" w:rsidP="00703385">
      <w:pPr>
        <w:pStyle w:val="ListParagraph"/>
        <w:numPr>
          <w:ilvl w:val="0"/>
          <w:numId w:val="169"/>
        </w:numPr>
      </w:pPr>
      <w:r w:rsidRPr="00A66ECE">
        <w:rPr>
          <w:highlight w:val="yellow"/>
        </w:rPr>
        <w:t xml:space="preserve">AQUIRING A PROPERTY FROM </w:t>
      </w:r>
      <w:r w:rsidR="004F721B" w:rsidRPr="00A66ECE">
        <w:rPr>
          <w:highlight w:val="yellow"/>
        </w:rPr>
        <w:t>SUPERCLASS AND CHANGES IMPLEMENTATION</w:t>
      </w:r>
      <w:r w:rsidR="004F721B">
        <w:t xml:space="preserve"> ACCORDING </w:t>
      </w:r>
      <w:r w:rsidR="00690DB4">
        <w:t>TO SUBCLASS IS CONSIDERED AS METHOD OVERRIDING .</w:t>
      </w:r>
    </w:p>
    <w:p w14:paraId="6F344528" w14:textId="176B6C38" w:rsidR="00BB5C19" w:rsidRDefault="00BB5C19" w:rsidP="00BB5C19">
      <w:pPr>
        <w:pStyle w:val="Heading2"/>
      </w:pPr>
      <w:r>
        <w:t>RULES OF METHOD OVERRIDING =</w:t>
      </w:r>
    </w:p>
    <w:p w14:paraId="5D69C1E3" w14:textId="5D826A9B" w:rsidR="00BB5C19" w:rsidRPr="00A66ECE" w:rsidRDefault="00A93B83" w:rsidP="00703385">
      <w:pPr>
        <w:pStyle w:val="ListParagraph"/>
        <w:numPr>
          <w:ilvl w:val="0"/>
          <w:numId w:val="170"/>
        </w:numPr>
        <w:rPr>
          <w:highlight w:val="yellow"/>
        </w:rPr>
      </w:pPr>
      <w:r w:rsidRPr="00A66ECE">
        <w:rPr>
          <w:highlight w:val="yellow"/>
        </w:rPr>
        <w:t xml:space="preserve">INHERITENCE IS MANDETORY </w:t>
      </w:r>
    </w:p>
    <w:p w14:paraId="1F9895C4" w14:textId="4FCB4280" w:rsidR="00A93B83" w:rsidRPr="00A66ECE" w:rsidRDefault="00A93B83" w:rsidP="00703385">
      <w:pPr>
        <w:pStyle w:val="ListParagraph"/>
        <w:numPr>
          <w:ilvl w:val="0"/>
          <w:numId w:val="170"/>
        </w:numPr>
        <w:rPr>
          <w:highlight w:val="yellow"/>
        </w:rPr>
      </w:pPr>
      <w:r w:rsidRPr="00A66ECE">
        <w:rPr>
          <w:highlight w:val="yellow"/>
        </w:rPr>
        <w:t xml:space="preserve">AXCESS SPECIFIER LEVEL SHOULD BE INCREASED OR RETAINED </w:t>
      </w:r>
      <w:r w:rsidR="002E69D7" w:rsidRPr="00A66ECE">
        <w:rPr>
          <w:highlight w:val="yellow"/>
        </w:rPr>
        <w:t xml:space="preserve">BUT IT SHOULD NOT BE </w:t>
      </w:r>
      <w:r w:rsidR="00A80B21" w:rsidRPr="00A66ECE">
        <w:rPr>
          <w:highlight w:val="yellow"/>
        </w:rPr>
        <w:t>DECREASED.</w:t>
      </w:r>
    </w:p>
    <w:p w14:paraId="2C6E4792" w14:textId="1F51DC89" w:rsidR="00A80B21" w:rsidRDefault="00A80B21" w:rsidP="00703385">
      <w:pPr>
        <w:pStyle w:val="ListParagraph"/>
        <w:numPr>
          <w:ilvl w:val="0"/>
          <w:numId w:val="170"/>
        </w:numPr>
      </w:pPr>
      <w:r w:rsidRPr="00A66ECE">
        <w:rPr>
          <w:highlight w:val="yellow"/>
        </w:rPr>
        <w:t>METHOD SIGNATURE SHOULD BE SAME</w:t>
      </w:r>
      <w:r>
        <w:t xml:space="preserve"> .</w:t>
      </w:r>
    </w:p>
    <w:p w14:paraId="12C1495A" w14:textId="625B7E23" w:rsidR="00A80B21" w:rsidRDefault="00F02601" w:rsidP="00703385">
      <w:pPr>
        <w:pStyle w:val="ListParagraph"/>
        <w:numPr>
          <w:ilvl w:val="0"/>
          <w:numId w:val="170"/>
        </w:numPr>
      </w:pPr>
      <w:r w:rsidRPr="00A66ECE">
        <w:rPr>
          <w:highlight w:val="yellow"/>
        </w:rPr>
        <w:t>FINAL METHOD CANNOT BE OVER WRI</w:t>
      </w:r>
      <w:r w:rsidR="003E57B2">
        <w:rPr>
          <w:highlight w:val="yellow"/>
        </w:rPr>
        <w:t>dd</w:t>
      </w:r>
      <w:r w:rsidRPr="00A66ECE">
        <w:rPr>
          <w:highlight w:val="yellow"/>
        </w:rPr>
        <w:t>EN</w:t>
      </w:r>
      <w:r>
        <w:t>.</w:t>
      </w:r>
    </w:p>
    <w:p w14:paraId="14E23B7F" w14:textId="4B695C5D" w:rsidR="007E0D99" w:rsidRPr="00A66ECE" w:rsidRDefault="007E0D99" w:rsidP="00703385">
      <w:pPr>
        <w:pStyle w:val="ListParagraph"/>
        <w:numPr>
          <w:ilvl w:val="0"/>
          <w:numId w:val="170"/>
        </w:numPr>
        <w:rPr>
          <w:highlight w:val="yellow"/>
        </w:rPr>
      </w:pPr>
      <w:r>
        <w:t xml:space="preserve">TO PERFORM METHOD OVERRIDING </w:t>
      </w:r>
      <w:r w:rsidR="00A84260" w:rsidRPr="00A66ECE">
        <w:rPr>
          <w:highlight w:val="yellow"/>
        </w:rPr>
        <w:t>SUPERCLASS MEHOTD SHOULD NOT BE FINAL , PRIVATE AND STATIC.</w:t>
      </w:r>
    </w:p>
    <w:p w14:paraId="5F60CDFD" w14:textId="77777777" w:rsidR="00F02601" w:rsidRPr="00BB5C19" w:rsidRDefault="00F02601" w:rsidP="00F02601"/>
    <w:p w14:paraId="566EE71E" w14:textId="77777777" w:rsidR="001953AC" w:rsidRDefault="001953AC" w:rsidP="001953A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method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overriding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7A55844" w14:textId="77777777" w:rsidR="001953AC" w:rsidRDefault="001953AC" w:rsidP="001953A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demo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D3817E6" w14:textId="77777777" w:rsidR="001953AC" w:rsidRDefault="001953AC" w:rsidP="001953A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display</w:t>
      </w:r>
      <w:r>
        <w:rPr>
          <w:rFonts w:ascii="Consolas" w:hAnsi="Consolas"/>
          <w:color w:val="F9FAF4"/>
          <w:sz w:val="20"/>
          <w:szCs w:val="20"/>
        </w:rPr>
        <w:t>()</w:t>
      </w:r>
    </w:p>
    <w:p w14:paraId="0BF99B50" w14:textId="77777777" w:rsidR="001953AC" w:rsidRDefault="001953AC" w:rsidP="001953A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{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"display in super class"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1C80DDB" w14:textId="77777777" w:rsidR="001953AC" w:rsidRDefault="001953AC" w:rsidP="001953A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}}</w:t>
      </w:r>
    </w:p>
    <w:p w14:paraId="72C82A1A" w14:textId="77777777" w:rsidR="001953AC" w:rsidRDefault="001953AC" w:rsidP="001953A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maindemo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extends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demo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4041359" w14:textId="77777777" w:rsidR="001953AC" w:rsidRDefault="001953AC" w:rsidP="001953A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display</w:t>
      </w:r>
      <w:r>
        <w:rPr>
          <w:rFonts w:ascii="Consolas" w:hAnsi="Consolas"/>
          <w:color w:val="F9FAF4"/>
          <w:sz w:val="20"/>
          <w:szCs w:val="20"/>
        </w:rPr>
        <w:t>()</w:t>
      </w:r>
    </w:p>
    <w:p w14:paraId="2B66F71A" w14:textId="77777777" w:rsidR="001953AC" w:rsidRDefault="001953AC" w:rsidP="001953A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{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"display in sub class"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8227C02" w14:textId="77777777" w:rsidR="001953AC" w:rsidRDefault="001953AC" w:rsidP="001953A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 </w:t>
      </w:r>
    </w:p>
    <w:p w14:paraId="4DFC3137" w14:textId="77777777" w:rsidR="001953AC" w:rsidRDefault="001953AC" w:rsidP="001953A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args</w:t>
      </w:r>
      <w:r>
        <w:rPr>
          <w:rFonts w:ascii="Consolas" w:hAnsi="Consolas"/>
          <w:color w:val="F9FAF4"/>
          <w:sz w:val="20"/>
          <w:szCs w:val="20"/>
        </w:rPr>
        <w:t>)</w:t>
      </w:r>
    </w:p>
    <w:p w14:paraId="5EF8F8AD" w14:textId="77777777" w:rsidR="001953AC" w:rsidRDefault="001953AC" w:rsidP="001953A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{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maindemo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s1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maindemo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068DBB1" w14:textId="77777777" w:rsidR="001953AC" w:rsidRDefault="001953AC" w:rsidP="001953A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3EC79"/>
          <w:sz w:val="20"/>
          <w:szCs w:val="20"/>
        </w:rPr>
        <w:t>s1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display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1C0DCC9" w14:textId="77777777" w:rsidR="001953AC" w:rsidRDefault="001953AC" w:rsidP="001953A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1290C3"/>
          <w:sz w:val="20"/>
          <w:szCs w:val="20"/>
        </w:rPr>
        <w:t>demo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d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demo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EE2C96E" w14:textId="77777777" w:rsidR="001953AC" w:rsidRDefault="001953AC" w:rsidP="001953A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E6E6FA"/>
          <w:sz w:val="20"/>
          <w:szCs w:val="20"/>
        </w:rPr>
      </w:pPr>
      <w:r>
        <w:rPr>
          <w:rFonts w:ascii="Consolas" w:hAnsi="Consolas"/>
          <w:color w:val="F3EC79"/>
          <w:sz w:val="20"/>
          <w:szCs w:val="20"/>
        </w:rPr>
        <w:t>d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CDF668"/>
          <w:sz w:val="20"/>
          <w:szCs w:val="20"/>
        </w:rPr>
        <w:t>display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FE9E218" w14:textId="1E99C724" w:rsidR="00FA497B" w:rsidRDefault="00BC0525" w:rsidP="001953A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6E6FA"/>
          <w:sz w:val="20"/>
          <w:szCs w:val="20"/>
        </w:rPr>
        <w:t>CAN BE CALLED WITH ITS OBJECT ONLY</w:t>
      </w:r>
    </w:p>
    <w:p w14:paraId="1F22E9C6" w14:textId="77777777" w:rsidR="0039576D" w:rsidRDefault="0039576D" w:rsidP="00A076B5">
      <w:pPr>
        <w:pStyle w:val="NoSpacing"/>
        <w:rPr>
          <w:sz w:val="24"/>
          <w:szCs w:val="24"/>
        </w:rPr>
      </w:pPr>
    </w:p>
    <w:p w14:paraId="641CAD94" w14:textId="11A338FD" w:rsidR="00C342CA" w:rsidRDefault="00C342CA" w:rsidP="00A076B5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NOTE =</w:t>
      </w:r>
    </w:p>
    <w:p w14:paraId="21FDE09F" w14:textId="1BA79AF5" w:rsidR="00C342CA" w:rsidRDefault="00C342CA" w:rsidP="00A076B5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WHEN METHOD OVERRIDING WHEN WE CREATE AN OBJECT </w:t>
      </w:r>
      <w:r w:rsidR="001127E5">
        <w:rPr>
          <w:sz w:val="24"/>
          <w:szCs w:val="24"/>
        </w:rPr>
        <w:t xml:space="preserve">FOR CHILD CLASS WE CAN AXCESS CHILD CLASS PROPERTYS BECOUSE PRINT CLASS AND CHILD CLASS NAME ARE SAME </w:t>
      </w:r>
      <w:r w:rsidR="002B7E1C">
        <w:rPr>
          <w:sz w:val="24"/>
          <w:szCs w:val="24"/>
        </w:rPr>
        <w:t>AND IMPLIMENTATION ALSO WE GET CHILD CLASS.</w:t>
      </w:r>
    </w:p>
    <w:p w14:paraId="2BDB22FF" w14:textId="77777777" w:rsidR="00BC0525" w:rsidRDefault="00BC0525" w:rsidP="00A076B5">
      <w:pPr>
        <w:pStyle w:val="NoSpacing"/>
        <w:rPr>
          <w:sz w:val="24"/>
          <w:szCs w:val="24"/>
        </w:rPr>
      </w:pPr>
    </w:p>
    <w:p w14:paraId="073F6923" w14:textId="2A8F957A" w:rsidR="00C32085" w:rsidRDefault="00C32085" w:rsidP="00C3208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method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over</w:t>
      </w:r>
      <w:r w:rsidR="00877F6A">
        <w:rPr>
          <w:rFonts w:ascii="Consolas" w:hAnsi="Consolas"/>
          <w:color w:val="D9E8F7"/>
          <w:sz w:val="20"/>
          <w:szCs w:val="20"/>
        </w:rPr>
        <w:t xml:space="preserve">LOADING 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6B105A9" w14:textId="77777777" w:rsidR="00C32085" w:rsidRDefault="00C32085" w:rsidP="00C3208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032E2BB" w14:textId="77777777" w:rsidR="00C32085" w:rsidRDefault="00C32085" w:rsidP="00C3208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  <w:u w:val="single"/>
        </w:rPr>
        <w:t>demo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B3124EE" w14:textId="77777777" w:rsidR="00C32085" w:rsidRDefault="00C32085" w:rsidP="00C3208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display</w:t>
      </w:r>
      <w:r>
        <w:rPr>
          <w:rFonts w:ascii="Consolas" w:hAnsi="Consolas"/>
          <w:color w:val="F9FAF4"/>
          <w:sz w:val="20"/>
          <w:szCs w:val="20"/>
        </w:rPr>
        <w:t>()</w:t>
      </w:r>
    </w:p>
    <w:p w14:paraId="5762A82F" w14:textId="77777777" w:rsidR="00C32085" w:rsidRDefault="00C32085" w:rsidP="00C3208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</w:t>
      </w:r>
      <w:r>
        <w:rPr>
          <w:rFonts w:ascii="Consolas" w:hAnsi="Consolas"/>
          <w:color w:val="F9FAF4"/>
          <w:sz w:val="20"/>
          <w:szCs w:val="20"/>
        </w:rPr>
        <w:t>{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"dis in superclass"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EDAF84D" w14:textId="77777777" w:rsidR="00C32085" w:rsidRDefault="00C32085" w:rsidP="00C3208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</w:t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  <w:u w:val="single"/>
        </w:rPr>
        <w:t>}</w:t>
      </w:r>
    </w:p>
    <w:p w14:paraId="31748B06" w14:textId="77777777" w:rsidR="00C32085" w:rsidRDefault="00C32085" w:rsidP="00C3208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F063221" w14:textId="77777777" w:rsidR="00C32085" w:rsidRDefault="00C32085" w:rsidP="00C3208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  <w:u w:val="single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maindemo </w:t>
      </w:r>
      <w:r>
        <w:rPr>
          <w:rFonts w:ascii="Consolas" w:hAnsi="Consolas"/>
          <w:color w:val="CC6C1D"/>
          <w:sz w:val="20"/>
          <w:szCs w:val="20"/>
        </w:rPr>
        <w:t>extends</w:t>
      </w:r>
      <w:r>
        <w:rPr>
          <w:rFonts w:ascii="Consolas" w:hAnsi="Consolas"/>
          <w:color w:val="D9E8F7"/>
          <w:sz w:val="20"/>
          <w:szCs w:val="20"/>
        </w:rPr>
        <w:t xml:space="preserve"> demo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BBE0ABC" w14:textId="77777777" w:rsidR="00C32085" w:rsidRDefault="00C32085" w:rsidP="00C3208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i/>
          <w:iCs/>
          <w:color w:val="A0A0A0"/>
          <w:sz w:val="20"/>
          <w:szCs w:val="20"/>
          <w:u w:val="single"/>
        </w:rPr>
        <w:t>@</w:t>
      </w:r>
      <w:r>
        <w:rPr>
          <w:rFonts w:ascii="Consolas" w:hAnsi="Consolas"/>
          <w:color w:val="D9E8F7"/>
          <w:sz w:val="20"/>
          <w:szCs w:val="20"/>
          <w:u w:val="single"/>
        </w:rPr>
        <w:t>Override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4AE939C" w14:textId="77777777" w:rsidR="00C32085" w:rsidRDefault="00C32085" w:rsidP="00C3208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display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i</w:t>
      </w:r>
      <w:r>
        <w:rPr>
          <w:rFonts w:ascii="Consolas" w:hAnsi="Consolas"/>
          <w:color w:val="F9FAF4"/>
          <w:sz w:val="20"/>
          <w:szCs w:val="20"/>
        </w:rPr>
        <w:t>)</w:t>
      </w:r>
    </w:p>
    <w:p w14:paraId="08617BD3" w14:textId="52C46E1B" w:rsidR="00C32085" w:rsidRDefault="00C32085" w:rsidP="00C3208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{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"dis in subclass"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r w:rsidR="00877F6A">
        <w:rPr>
          <w:rFonts w:ascii="Consolas" w:hAnsi="Consolas"/>
          <w:color w:val="E6E6FA"/>
          <w:sz w:val="20"/>
          <w:szCs w:val="20"/>
        </w:rPr>
        <w:t xml:space="preserve">     METHOD OVER</w:t>
      </w:r>
      <w:r w:rsidR="005A041B">
        <w:rPr>
          <w:rFonts w:ascii="Consolas" w:hAnsi="Consolas"/>
          <w:color w:val="E6E6FA"/>
          <w:sz w:val="20"/>
          <w:szCs w:val="20"/>
        </w:rPr>
        <w:t>LO</w:t>
      </w:r>
      <w:r w:rsidR="00877F6A">
        <w:rPr>
          <w:rFonts w:ascii="Consolas" w:hAnsi="Consolas"/>
          <w:color w:val="E6E6FA"/>
          <w:sz w:val="20"/>
          <w:szCs w:val="20"/>
        </w:rPr>
        <w:t xml:space="preserve">ADING </w:t>
      </w:r>
    </w:p>
    <w:p w14:paraId="1ED81151" w14:textId="77777777" w:rsidR="00C32085" w:rsidRDefault="00C32085" w:rsidP="00C3208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499CAAF3" w14:textId="3B31FBD4" w:rsidR="00C32085" w:rsidRPr="00C32085" w:rsidRDefault="00C32085" w:rsidP="00C3208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D9E8F7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  <w:u w:val="single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  o/p CTE</w:t>
      </w:r>
    </w:p>
    <w:p w14:paraId="22B2C458" w14:textId="230C1398" w:rsidR="00BC0525" w:rsidRDefault="00B00C4B" w:rsidP="00B00C4B">
      <w:pPr>
        <w:pStyle w:val="NoSpacing"/>
      </w:pPr>
      <w:r>
        <w:t xml:space="preserve">( MEHTOD DOES NOT OVERRIDE OR IMPLEMENT </w:t>
      </w:r>
      <w:r w:rsidR="0099753E">
        <w:t>A MEHTOD FROM A SUPERTYPE).</w:t>
      </w:r>
    </w:p>
    <w:p w14:paraId="57DC4D7F" w14:textId="77777777" w:rsidR="0099753E" w:rsidRDefault="0099753E" w:rsidP="00B00C4B">
      <w:pPr>
        <w:pStyle w:val="NoSpacing"/>
      </w:pPr>
    </w:p>
    <w:p w14:paraId="47D5B9C6" w14:textId="1B0DBB80" w:rsidR="0099753E" w:rsidRDefault="0099753E" w:rsidP="00B00C4B">
      <w:pPr>
        <w:pStyle w:val="NoSpacing"/>
      </w:pPr>
      <w:r>
        <w:t>NOTE=</w:t>
      </w:r>
    </w:p>
    <w:p w14:paraId="1AB2AE13" w14:textId="6E114846" w:rsidR="0099753E" w:rsidRPr="00B00C4B" w:rsidRDefault="0099753E" w:rsidP="00B00C4B">
      <w:pPr>
        <w:pStyle w:val="NoSpacing"/>
      </w:pPr>
      <w:r>
        <w:t xml:space="preserve">IN THE ABOVE PROGRAMME SUBCLASS METHOD </w:t>
      </w:r>
      <w:r w:rsidR="00427E05">
        <w:t xml:space="preserve">SIGNATURE IS CHANGED IF WE DON’T USE ANOTATION (@0verride) </w:t>
      </w:r>
      <w:r w:rsidR="00877F6A">
        <w:t>PROGRAMME WILL GET COMPILED AND EXECUTED AS METHOD OVERLOADING CONCEPT .</w:t>
      </w:r>
    </w:p>
    <w:p w14:paraId="56468F67" w14:textId="77777777" w:rsidR="00FA497B" w:rsidRDefault="00FA497B" w:rsidP="00A076B5">
      <w:pPr>
        <w:pStyle w:val="NoSpacing"/>
      </w:pPr>
    </w:p>
    <w:p w14:paraId="6DD684B1" w14:textId="6A78F635" w:rsidR="00877F6A" w:rsidRDefault="00DC0417" w:rsidP="00DC0417">
      <w:pPr>
        <w:pStyle w:val="Heading2"/>
      </w:pPr>
      <w:r>
        <w:t>ANOTATION=</w:t>
      </w:r>
    </w:p>
    <w:p w14:paraId="7B316E8A" w14:textId="210B3C56" w:rsidR="00DC0417" w:rsidRDefault="00DC0417" w:rsidP="00703385">
      <w:pPr>
        <w:pStyle w:val="ListParagraph"/>
        <w:numPr>
          <w:ilvl w:val="0"/>
          <w:numId w:val="171"/>
        </w:numPr>
      </w:pPr>
      <w:r>
        <w:t xml:space="preserve">ANOTATION </w:t>
      </w:r>
      <w:r w:rsidRPr="00A66ECE">
        <w:rPr>
          <w:highlight w:val="yellow"/>
        </w:rPr>
        <w:t xml:space="preserve">PROVIDE ADDITIONAL INFORMATION </w:t>
      </w:r>
      <w:r w:rsidR="003C2E12" w:rsidRPr="00A66ECE">
        <w:rPr>
          <w:highlight w:val="yellow"/>
        </w:rPr>
        <w:t>ABOUT THE CODE</w:t>
      </w:r>
      <w:r w:rsidR="003C2E12">
        <w:t xml:space="preserve"> .</w:t>
      </w:r>
    </w:p>
    <w:p w14:paraId="01D8B0CA" w14:textId="6C1C26B1" w:rsidR="003C2E12" w:rsidRDefault="003C2E12" w:rsidP="00703385">
      <w:pPr>
        <w:pStyle w:val="ListParagraph"/>
        <w:numPr>
          <w:ilvl w:val="0"/>
          <w:numId w:val="171"/>
        </w:numPr>
      </w:pPr>
      <w:r w:rsidRPr="00A66ECE">
        <w:rPr>
          <w:highlight w:val="yellow"/>
        </w:rPr>
        <w:t xml:space="preserve">THEY DO NOT DIRECTLY AFFECT </w:t>
      </w:r>
      <w:r w:rsidR="000E6F1D" w:rsidRPr="00A66ECE">
        <w:rPr>
          <w:highlight w:val="yellow"/>
        </w:rPr>
        <w:t xml:space="preserve">THE CODE BUT IT CAN BE USED BY THE COMPILER BY PROVIDING WARNING </w:t>
      </w:r>
      <w:r w:rsidR="004726BD" w:rsidRPr="00A66ECE">
        <w:rPr>
          <w:highlight w:val="yellow"/>
        </w:rPr>
        <w:t>AND ERROR</w:t>
      </w:r>
      <w:r w:rsidR="004726BD">
        <w:t>S.</w:t>
      </w:r>
    </w:p>
    <w:p w14:paraId="56A23769" w14:textId="3DA7A302" w:rsidR="004726BD" w:rsidRDefault="004726BD" w:rsidP="00703385">
      <w:pPr>
        <w:pStyle w:val="ListParagraph"/>
        <w:numPr>
          <w:ilvl w:val="0"/>
          <w:numId w:val="171"/>
        </w:numPr>
      </w:pPr>
      <w:r>
        <w:t>ANOTATION S</w:t>
      </w:r>
      <w:r w:rsidR="0043572E">
        <w:t xml:space="preserve">HOULD BE </w:t>
      </w:r>
      <w:r w:rsidR="0043572E" w:rsidRPr="00A66ECE">
        <w:rPr>
          <w:highlight w:val="yellow"/>
        </w:rPr>
        <w:t>DECLARED WITH @ SYMBOL</w:t>
      </w:r>
      <w:r w:rsidR="0043572E">
        <w:t>.</w:t>
      </w:r>
    </w:p>
    <w:p w14:paraId="28449AB9" w14:textId="1E8FE6AB" w:rsidR="0043572E" w:rsidRDefault="0043572E" w:rsidP="00703385">
      <w:pPr>
        <w:pStyle w:val="ListParagraph"/>
        <w:numPr>
          <w:ilvl w:val="0"/>
          <w:numId w:val="171"/>
        </w:numPr>
      </w:pPr>
      <w:r w:rsidRPr="00A66ECE">
        <w:rPr>
          <w:highlight w:val="yellow"/>
        </w:rPr>
        <w:t>IT SHOULD BE DECLARED ABOVE THE METHOD</w:t>
      </w:r>
      <w:r>
        <w:t xml:space="preserve"> .</w:t>
      </w:r>
    </w:p>
    <w:p w14:paraId="3C188349" w14:textId="385EFF98" w:rsidR="003855E2" w:rsidRDefault="003855E2" w:rsidP="00703385">
      <w:pPr>
        <w:pStyle w:val="ListParagraph"/>
        <w:numPr>
          <w:ilvl w:val="0"/>
          <w:numId w:val="171"/>
        </w:numPr>
      </w:pPr>
      <w:r>
        <w:t>ALL THE ANNOTATIONS ARE PRESENT IN</w:t>
      </w:r>
      <w:r w:rsidR="002670A0">
        <w:t xml:space="preserve"> java.l</w:t>
      </w:r>
      <w:r w:rsidR="004D77B0">
        <w:t>a</w:t>
      </w:r>
      <w:r w:rsidR="002670A0">
        <w:t>ng.annotation.</w:t>
      </w:r>
    </w:p>
    <w:p w14:paraId="694738A2" w14:textId="23BEAA2A" w:rsidR="002670A0" w:rsidRDefault="002670A0" w:rsidP="002670A0">
      <w:pPr>
        <w:rPr>
          <w:b/>
          <w:bCs/>
          <w:color w:val="FF0000"/>
        </w:rPr>
      </w:pPr>
      <w:r w:rsidRPr="00154DD1">
        <w:rPr>
          <w:b/>
          <w:bCs/>
          <w:color w:val="FF0000"/>
        </w:rPr>
        <w:t xml:space="preserve">EXAMPLE FOR CHANGING </w:t>
      </w:r>
      <w:r w:rsidR="00154DD1" w:rsidRPr="00154DD1">
        <w:rPr>
          <w:b/>
          <w:bCs/>
          <w:color w:val="FF0000"/>
        </w:rPr>
        <w:t xml:space="preserve">AXCESS MODIFIER </w:t>
      </w:r>
    </w:p>
    <w:p w14:paraId="70CCF1DE" w14:textId="77777777" w:rsidR="00154DD1" w:rsidRPr="00154DD1" w:rsidRDefault="00154DD1" w:rsidP="00154DD1">
      <w:pPr>
        <w:pStyle w:val="NoSpacing"/>
      </w:pPr>
    </w:p>
    <w:p w14:paraId="4D595CE2" w14:textId="77777777" w:rsidR="00B73E47" w:rsidRDefault="00B73E47" w:rsidP="00B73E4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method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overriding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84D2A9B" w14:textId="77777777" w:rsidR="00B73E47" w:rsidRDefault="00B73E47" w:rsidP="00B73E4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3687AB6" w14:textId="77777777" w:rsidR="00B73E47" w:rsidRDefault="00B73E47" w:rsidP="00B73E4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access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A388271" w14:textId="77777777" w:rsidR="00B73E47" w:rsidRDefault="00B73E47" w:rsidP="00B73E4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dispaly</w:t>
      </w:r>
      <w:r>
        <w:rPr>
          <w:rFonts w:ascii="Consolas" w:hAnsi="Consolas"/>
          <w:color w:val="F9FAF4"/>
          <w:sz w:val="20"/>
          <w:szCs w:val="20"/>
        </w:rPr>
        <w:t>()</w:t>
      </w:r>
    </w:p>
    <w:p w14:paraId="04F0F93A" w14:textId="77777777" w:rsidR="00B73E47" w:rsidRDefault="00B73E47" w:rsidP="00B73E4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</w:t>
      </w:r>
      <w:r>
        <w:rPr>
          <w:rFonts w:ascii="Consolas" w:hAnsi="Consolas"/>
          <w:color w:val="F9FAF4"/>
          <w:sz w:val="20"/>
          <w:szCs w:val="20"/>
        </w:rPr>
        <w:t>{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"display public 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B95E72F" w14:textId="77777777" w:rsidR="00B73E47" w:rsidRDefault="00B73E47" w:rsidP="00B73E4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</w:t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 </w:t>
      </w:r>
    </w:p>
    <w:p w14:paraId="30D2C9FF" w14:textId="77777777" w:rsidR="00B73E47" w:rsidRDefault="00B73E47" w:rsidP="00B73E4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19BFFE6" w14:textId="004D447D" w:rsidR="00B73E47" w:rsidRDefault="00B73E47" w:rsidP="00B73E4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</w:t>
      </w:r>
      <w:r w:rsidR="00E94D87">
        <w:rPr>
          <w:rFonts w:ascii="Consolas" w:hAnsi="Consolas"/>
          <w:color w:val="D9E8F7"/>
          <w:sz w:val="20"/>
          <w:szCs w:val="20"/>
        </w:rPr>
        <w:t xml:space="preserve"> Class 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mainaccess </w:t>
      </w:r>
      <w:r>
        <w:rPr>
          <w:rFonts w:ascii="Consolas" w:hAnsi="Consolas"/>
          <w:color w:val="CC6C1D"/>
          <w:sz w:val="20"/>
          <w:szCs w:val="20"/>
          <w:u w:val="single"/>
        </w:rPr>
        <w:t>extends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access</w:t>
      </w:r>
      <w:r>
        <w:rPr>
          <w:rFonts w:ascii="Consolas" w:hAnsi="Consolas"/>
          <w:color w:val="F9FAF4"/>
          <w:sz w:val="20"/>
          <w:szCs w:val="20"/>
          <w:u w:val="single"/>
        </w:rPr>
        <w:t>{</w:t>
      </w:r>
    </w:p>
    <w:p w14:paraId="78B4E03C" w14:textId="77777777" w:rsidR="00B73E47" w:rsidRDefault="00B73E47" w:rsidP="00B73E4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</w:t>
      </w:r>
      <w:r>
        <w:rPr>
          <w:rFonts w:ascii="Consolas" w:hAnsi="Consolas"/>
          <w:i/>
          <w:iCs/>
          <w:color w:val="A0A0A0"/>
          <w:sz w:val="20"/>
          <w:szCs w:val="20"/>
        </w:rPr>
        <w:t>@Override</w:t>
      </w:r>
    </w:p>
    <w:p w14:paraId="4E0B5B27" w14:textId="77777777" w:rsidR="00B73E47" w:rsidRDefault="00B73E47" w:rsidP="00B73E4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  <w:u w:val="single"/>
        </w:rPr>
        <w:t>display</w:t>
      </w:r>
      <w:r>
        <w:rPr>
          <w:rFonts w:ascii="Consolas" w:hAnsi="Consolas"/>
          <w:color w:val="F9FAF4"/>
          <w:sz w:val="20"/>
          <w:szCs w:val="20"/>
          <w:u w:val="single"/>
        </w:rPr>
        <w:t>()</w:t>
      </w:r>
    </w:p>
    <w:p w14:paraId="24B4BCAA" w14:textId="77777777" w:rsidR="00B73E47" w:rsidRDefault="00B73E47" w:rsidP="00B73E4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{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"dis is default"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4B682E6" w14:textId="77777777" w:rsidR="00B73E47" w:rsidRDefault="00B73E47" w:rsidP="00B73E4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5130BAF" w14:textId="56CA259F" w:rsidR="00B73E47" w:rsidRPr="00B73E47" w:rsidRDefault="00B73E47" w:rsidP="00B73E4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F9FAF4"/>
          <w:sz w:val="20"/>
          <w:szCs w:val="20"/>
          <w:u w:val="single"/>
        </w:rPr>
      </w:pPr>
      <w:r>
        <w:rPr>
          <w:rFonts w:ascii="Consolas" w:hAnsi="Consolas"/>
          <w:color w:val="F9FAF4"/>
          <w:sz w:val="20"/>
          <w:szCs w:val="20"/>
          <w:u w:val="single"/>
        </w:rPr>
        <w:t xml:space="preserve">}          CTE </w:t>
      </w:r>
    </w:p>
    <w:p w14:paraId="44A192CE" w14:textId="4EED6632" w:rsidR="003C2E12" w:rsidRDefault="00E94D87" w:rsidP="00703385">
      <w:pPr>
        <w:pStyle w:val="ListParagraph"/>
        <w:numPr>
          <w:ilvl w:val="0"/>
          <w:numId w:val="172"/>
        </w:numPr>
      </w:pPr>
      <w:r>
        <w:t xml:space="preserve">CTE ATTEMPTING TO ASSIGN </w:t>
      </w:r>
      <w:r w:rsidR="00E3320E">
        <w:t xml:space="preserve">WEAKER ACCESS PRIVATE WAS PUBLIC </w:t>
      </w:r>
      <w:r w:rsidR="001E0933">
        <w:t>.</w:t>
      </w:r>
    </w:p>
    <w:p w14:paraId="673CA4B2" w14:textId="52C60E59" w:rsidR="001E0933" w:rsidRDefault="001E0933" w:rsidP="00703385">
      <w:pPr>
        <w:pStyle w:val="ListParagraph"/>
        <w:numPr>
          <w:ilvl w:val="0"/>
          <w:numId w:val="172"/>
        </w:numPr>
      </w:pPr>
      <w:r>
        <w:t xml:space="preserve">AXCESS MODIFIER SHOULD INCREASED OR RETAINED </w:t>
      </w:r>
      <w:r w:rsidR="00D801BA">
        <w:t>CANNOT BE DECREASED.</w:t>
      </w:r>
    </w:p>
    <w:p w14:paraId="468543B8" w14:textId="77777777" w:rsidR="003D1BDE" w:rsidRDefault="003D1BDE" w:rsidP="00703385">
      <w:pPr>
        <w:pStyle w:val="NormalWeb"/>
        <w:numPr>
          <w:ilvl w:val="0"/>
          <w:numId w:val="17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method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overriding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183C975" w14:textId="77777777" w:rsidR="003D1BDE" w:rsidRDefault="003D1BDE" w:rsidP="00703385">
      <w:pPr>
        <w:pStyle w:val="NormalWeb"/>
        <w:numPr>
          <w:ilvl w:val="0"/>
          <w:numId w:val="17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7D4384A" w14:textId="77777777" w:rsidR="003D1BDE" w:rsidRDefault="003D1BDE" w:rsidP="00703385">
      <w:pPr>
        <w:pStyle w:val="NormalWeb"/>
        <w:numPr>
          <w:ilvl w:val="0"/>
          <w:numId w:val="17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demo1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3803DDB" w14:textId="77777777" w:rsidR="003D1BDE" w:rsidRDefault="003D1BDE" w:rsidP="00703385">
      <w:pPr>
        <w:pStyle w:val="NormalWeb"/>
        <w:numPr>
          <w:ilvl w:val="0"/>
          <w:numId w:val="17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display</w:t>
      </w:r>
      <w:r>
        <w:rPr>
          <w:rFonts w:ascii="Consolas" w:hAnsi="Consolas"/>
          <w:color w:val="F9FAF4"/>
          <w:sz w:val="20"/>
          <w:szCs w:val="20"/>
        </w:rPr>
        <w:t>()</w:t>
      </w:r>
    </w:p>
    <w:p w14:paraId="49D1F118" w14:textId="77777777" w:rsidR="003D1BDE" w:rsidRDefault="003D1BDE" w:rsidP="00703385">
      <w:pPr>
        <w:pStyle w:val="NormalWeb"/>
        <w:numPr>
          <w:ilvl w:val="0"/>
          <w:numId w:val="17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</w:t>
      </w:r>
      <w:r>
        <w:rPr>
          <w:rFonts w:ascii="Consolas" w:hAnsi="Consolas"/>
          <w:color w:val="F9FAF4"/>
          <w:sz w:val="20"/>
          <w:szCs w:val="20"/>
        </w:rPr>
        <w:t>{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 dis super"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61B0D33" w14:textId="77777777" w:rsidR="003D1BDE" w:rsidRDefault="003D1BDE" w:rsidP="00703385">
      <w:pPr>
        <w:pStyle w:val="NormalWeb"/>
        <w:numPr>
          <w:ilvl w:val="0"/>
          <w:numId w:val="17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6D60B16" w14:textId="77777777" w:rsidR="003D1BDE" w:rsidRDefault="003D1BDE" w:rsidP="00703385">
      <w:pPr>
        <w:pStyle w:val="NormalWeb"/>
        <w:numPr>
          <w:ilvl w:val="0"/>
          <w:numId w:val="17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  <w:u w:val="single"/>
        </w:rPr>
        <w:t>maindemo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extends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demo1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C740F40" w14:textId="77777777" w:rsidR="003D1BDE" w:rsidRDefault="003D1BDE" w:rsidP="00703385">
      <w:pPr>
        <w:pStyle w:val="NormalWeb"/>
        <w:numPr>
          <w:ilvl w:val="0"/>
          <w:numId w:val="17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  <w:u w:val="single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display</w:t>
      </w:r>
      <w:r>
        <w:rPr>
          <w:rFonts w:ascii="Consolas" w:hAnsi="Consolas"/>
          <w:color w:val="F9FAF4"/>
          <w:sz w:val="20"/>
          <w:szCs w:val="20"/>
        </w:rPr>
        <w:t>()</w:t>
      </w:r>
    </w:p>
    <w:p w14:paraId="0B79F64D" w14:textId="77777777" w:rsidR="003D1BDE" w:rsidRDefault="003D1BDE" w:rsidP="00703385">
      <w:pPr>
        <w:pStyle w:val="NormalWeb"/>
        <w:numPr>
          <w:ilvl w:val="0"/>
          <w:numId w:val="17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{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 dis sub"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0EA98C0" w14:textId="77777777" w:rsidR="003D1BDE" w:rsidRDefault="003D1BDE" w:rsidP="00703385">
      <w:pPr>
        <w:pStyle w:val="NormalWeb"/>
        <w:numPr>
          <w:ilvl w:val="0"/>
          <w:numId w:val="17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100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2F2E11B" w14:textId="77777777" w:rsidR="003D1BDE" w:rsidRDefault="003D1BDE" w:rsidP="00703385">
      <w:pPr>
        <w:pStyle w:val="NormalWeb"/>
        <w:numPr>
          <w:ilvl w:val="0"/>
          <w:numId w:val="17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E233D7E" w14:textId="3F9278BD" w:rsidR="00630481" w:rsidRDefault="00A77C30" w:rsidP="00630481">
      <w:r>
        <w:t xml:space="preserve">o/p CTE </w:t>
      </w:r>
    </w:p>
    <w:p w14:paraId="1121E834" w14:textId="23814603" w:rsidR="003F549A" w:rsidRDefault="00A77C30" w:rsidP="00703385">
      <w:pPr>
        <w:pStyle w:val="ListParagraph"/>
        <w:numPr>
          <w:ilvl w:val="0"/>
          <w:numId w:val="173"/>
        </w:numPr>
      </w:pPr>
      <w:r>
        <w:t xml:space="preserve">CHILD CLASS IS NOT MAINTAINING RETURN TYPE </w:t>
      </w:r>
      <w:r w:rsidR="003F549A">
        <w:t>OF PARENT CLASS HENCE CTE.</w:t>
      </w:r>
    </w:p>
    <w:p w14:paraId="6DC11016" w14:textId="5A16E02D" w:rsidR="003F549A" w:rsidRDefault="003F549A" w:rsidP="003F549A">
      <w:pPr>
        <w:pStyle w:val="ListParagraph"/>
        <w:rPr>
          <w:b/>
          <w:bCs/>
          <w:color w:val="FF0000"/>
        </w:rPr>
      </w:pPr>
      <w:r w:rsidRPr="003F549A">
        <w:rPr>
          <w:b/>
          <w:bCs/>
          <w:color w:val="FF0000"/>
        </w:rPr>
        <w:t>CAN CLASS NAME CAN BE MODIFIER =</w:t>
      </w:r>
    </w:p>
    <w:p w14:paraId="4EC39D3A" w14:textId="77777777" w:rsidR="00EE066C" w:rsidRDefault="00EE066C" w:rsidP="00EE066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method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overriding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1739C14" w14:textId="77777777" w:rsidR="00EE066C" w:rsidRDefault="00EE066C" w:rsidP="00EE066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B377539" w14:textId="77777777" w:rsidR="00EE066C" w:rsidRDefault="00EE066C" w:rsidP="00EE066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classname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998C9E5" w14:textId="77777777" w:rsidR="00EE066C" w:rsidRDefault="00EE066C" w:rsidP="00EE066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demo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display</w:t>
      </w:r>
      <w:r>
        <w:rPr>
          <w:rFonts w:ascii="Consolas" w:hAnsi="Consolas"/>
          <w:color w:val="F9FAF4"/>
          <w:sz w:val="20"/>
          <w:szCs w:val="20"/>
        </w:rPr>
        <w:t>()</w:t>
      </w:r>
    </w:p>
    <w:p w14:paraId="25864D41" w14:textId="77777777" w:rsidR="00EE066C" w:rsidRDefault="00EE066C" w:rsidP="00EE066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</w:t>
      </w:r>
      <w:r>
        <w:rPr>
          <w:rFonts w:ascii="Consolas" w:hAnsi="Consolas"/>
          <w:color w:val="F9FAF4"/>
          <w:sz w:val="20"/>
          <w:szCs w:val="20"/>
        </w:rPr>
        <w:t>{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"dis in demo"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C4E8224" w14:textId="77777777" w:rsidR="00EE066C" w:rsidRDefault="00EE066C" w:rsidP="00EE066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</w:t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demo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AE37C83" w14:textId="77777777" w:rsidR="00EE066C" w:rsidRDefault="00EE066C" w:rsidP="00EE066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</w:t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42C9AD5" w14:textId="77777777" w:rsidR="00EE066C" w:rsidRDefault="00EE066C" w:rsidP="00EE066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mainclass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extends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classname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E3CD724" w14:textId="77777777" w:rsidR="00EE066C" w:rsidRDefault="00EE066C" w:rsidP="00EE066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  <w:u w:val="single"/>
        </w:rPr>
        <w:t>mainclass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display</w:t>
      </w:r>
      <w:r>
        <w:rPr>
          <w:rFonts w:ascii="Consolas" w:hAnsi="Consolas"/>
          <w:color w:val="F9FAF4"/>
          <w:sz w:val="20"/>
          <w:szCs w:val="20"/>
        </w:rPr>
        <w:t>()</w:t>
      </w:r>
    </w:p>
    <w:p w14:paraId="1F1639ED" w14:textId="77777777" w:rsidR="00EE066C" w:rsidRDefault="00EE066C" w:rsidP="00EE066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{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"dis main"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2B8F544" w14:textId="77777777" w:rsidR="00EE066C" w:rsidRDefault="00EE066C" w:rsidP="00EE066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mainclass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CA60612" w14:textId="77777777" w:rsidR="00EE066C" w:rsidRDefault="00EE066C" w:rsidP="00EE066C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9754C1E" w14:textId="3EE8EFCB" w:rsidR="0029326B" w:rsidRDefault="00EE066C" w:rsidP="006511ED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F9FAF4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 xml:space="preserve">}             </w:t>
      </w:r>
    </w:p>
    <w:p w14:paraId="16500E92" w14:textId="515CB312" w:rsidR="006511ED" w:rsidRDefault="006511ED" w:rsidP="006511ED">
      <w:pPr>
        <w:rPr>
          <w:lang w:eastAsia="en-IN"/>
        </w:rPr>
      </w:pPr>
      <w:r>
        <w:rPr>
          <w:lang w:eastAsia="en-IN"/>
        </w:rPr>
        <w:t>Note=</w:t>
      </w:r>
    </w:p>
    <w:p w14:paraId="20BD3C47" w14:textId="290CACAB" w:rsidR="006511ED" w:rsidRDefault="006511ED" w:rsidP="00703385">
      <w:pPr>
        <w:pStyle w:val="ListParagraph"/>
        <w:numPr>
          <w:ilvl w:val="0"/>
          <w:numId w:val="173"/>
        </w:numPr>
        <w:rPr>
          <w:lang w:eastAsia="en-IN"/>
        </w:rPr>
      </w:pPr>
      <w:r>
        <w:rPr>
          <w:lang w:eastAsia="en-IN"/>
        </w:rPr>
        <w:t>TILL JAVA 1.4 VERSION W</w:t>
      </w:r>
      <w:r w:rsidR="001B675C">
        <w:rPr>
          <w:lang w:eastAsia="en-IN"/>
        </w:rPr>
        <w:t xml:space="preserve">HEN WE USE OVERRIDE CONCEPT WE SHOULD RETAIN THE SAME </w:t>
      </w:r>
      <w:r w:rsidR="00D76F0C">
        <w:rPr>
          <w:lang w:eastAsia="en-IN"/>
        </w:rPr>
        <w:t>MEHTOD RETURN TYPE OF PARENT CLASS IF WE CHANGE WE GET COMPILE TIME ERROR.</w:t>
      </w:r>
    </w:p>
    <w:p w14:paraId="169DE0BA" w14:textId="0E7DC461" w:rsidR="00D76F0C" w:rsidRDefault="00D30138" w:rsidP="006511ED">
      <w:pPr>
        <w:pStyle w:val="ListParagraph"/>
        <w:numPr>
          <w:ilvl w:val="0"/>
          <w:numId w:val="173"/>
        </w:numPr>
        <w:rPr>
          <w:lang w:eastAsia="en-IN"/>
        </w:rPr>
      </w:pPr>
      <w:r>
        <w:rPr>
          <w:lang w:eastAsia="en-IN"/>
        </w:rPr>
        <w:t xml:space="preserve">FROM VERSION 1.5 WE CAN CHANGE THE RETURN TYPE OF A METHOD IS CALLED </w:t>
      </w:r>
      <w:r w:rsidR="00DD51DC">
        <w:rPr>
          <w:lang w:eastAsia="en-IN"/>
        </w:rPr>
        <w:t xml:space="preserve">AS “ CO-VARIENT” AND CAN PERFORM OVERRIDING WITHOUT </w:t>
      </w:r>
      <w:r w:rsidR="0000346A">
        <w:rPr>
          <w:lang w:eastAsia="en-IN"/>
        </w:rPr>
        <w:t>ANY ERROR BUT ONLY FOR NON PREMETIVE DATATYPE.</w:t>
      </w:r>
    </w:p>
    <w:p w14:paraId="25E73CBE" w14:textId="644C2219" w:rsidR="002D255B" w:rsidRDefault="002D255B" w:rsidP="002D255B">
      <w:pPr>
        <w:rPr>
          <w:b/>
          <w:bCs/>
          <w:color w:val="FF0000"/>
          <w:lang w:eastAsia="en-IN"/>
        </w:rPr>
      </w:pPr>
      <w:r w:rsidRPr="002D255B">
        <w:rPr>
          <w:b/>
          <w:bCs/>
          <w:color w:val="FF0000"/>
          <w:lang w:eastAsia="en-IN"/>
        </w:rPr>
        <w:t xml:space="preserve"> FINAL WITH THE MEHTOD CANNOT BE OVER WRITTEN</w:t>
      </w:r>
    </w:p>
    <w:p w14:paraId="065FE7A5" w14:textId="77777777" w:rsidR="001F18C3" w:rsidRDefault="001F18C3" w:rsidP="001F18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polymorphisum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846618F" w14:textId="77777777" w:rsidR="001F18C3" w:rsidRDefault="001F18C3" w:rsidP="001F18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F1982C4" w14:textId="77777777" w:rsidR="001F18C3" w:rsidRDefault="001F18C3" w:rsidP="001F18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FATHER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0BA6E8D" w14:textId="77777777" w:rsidR="001F18C3" w:rsidRDefault="001F18C3" w:rsidP="001F18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final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mariage</w:t>
      </w:r>
      <w:r>
        <w:rPr>
          <w:rFonts w:ascii="Consolas" w:hAnsi="Consolas"/>
          <w:color w:val="F9FAF4"/>
          <w:sz w:val="20"/>
          <w:szCs w:val="20"/>
        </w:rPr>
        <w:t>()</w:t>
      </w:r>
    </w:p>
    <w:p w14:paraId="0B2FC66E" w14:textId="77777777" w:rsidR="001F18C3" w:rsidRDefault="001F18C3" w:rsidP="001F18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9FAF4"/>
          <w:sz w:val="20"/>
          <w:szCs w:val="20"/>
        </w:rPr>
        <w:t>{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"gowri"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2DC2E12" w14:textId="77777777" w:rsidR="001F18C3" w:rsidRDefault="001F18C3" w:rsidP="001F18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13E05227" w14:textId="77777777" w:rsidR="001F18C3" w:rsidRDefault="001F18C3" w:rsidP="001F18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extends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FATHER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FBC69A7" w14:textId="77777777" w:rsidR="001F18C3" w:rsidRDefault="001F18C3" w:rsidP="001F18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  <w:u w:val="single"/>
        </w:rPr>
        <w:t>mariage</w:t>
      </w:r>
      <w:r>
        <w:rPr>
          <w:rFonts w:ascii="Consolas" w:hAnsi="Consolas"/>
          <w:color w:val="F9FAF4"/>
          <w:sz w:val="20"/>
          <w:szCs w:val="20"/>
          <w:u w:val="single"/>
        </w:rPr>
        <w:t>()</w:t>
      </w:r>
    </w:p>
    <w:p w14:paraId="1A2DEA16" w14:textId="77777777" w:rsidR="001F18C3" w:rsidRDefault="001F18C3" w:rsidP="001F18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{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"pinki"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E7A0D3B" w14:textId="77777777" w:rsidR="001F18C3" w:rsidRDefault="001F18C3" w:rsidP="001F18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  </w:t>
      </w:r>
    </w:p>
    <w:p w14:paraId="5B5A75F6" w14:textId="77777777" w:rsidR="001F18C3" w:rsidRDefault="001F18C3" w:rsidP="001F18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args</w:t>
      </w:r>
      <w:r>
        <w:rPr>
          <w:rFonts w:ascii="Consolas" w:hAnsi="Consolas"/>
          <w:color w:val="F9FAF4"/>
          <w:sz w:val="20"/>
          <w:szCs w:val="20"/>
        </w:rPr>
        <w:t>)</w:t>
      </w:r>
    </w:p>
    <w:p w14:paraId="386C3D01" w14:textId="77777777" w:rsidR="001F18C3" w:rsidRDefault="001F18C3" w:rsidP="001F18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{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s1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son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B6D12A7" w14:textId="77777777" w:rsidR="001F18C3" w:rsidRDefault="001F18C3" w:rsidP="001F18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s1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mariage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271487E" w14:textId="77777777" w:rsidR="001F18C3" w:rsidRDefault="001F18C3" w:rsidP="001F18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D9E8F7"/>
          <w:sz w:val="20"/>
          <w:szCs w:val="20"/>
        </w:rPr>
        <w:tab/>
      </w:r>
    </w:p>
    <w:p w14:paraId="1EF6C99D" w14:textId="09A2B793" w:rsidR="001F18C3" w:rsidRDefault="001F18C3" w:rsidP="001F18C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  <w:u w:val="single"/>
        </w:rPr>
        <w:t xml:space="preserve">}   overridden method is </w:t>
      </w:r>
      <w:r w:rsidRPr="001F18C3">
        <w:rPr>
          <w:rFonts w:ascii="Consolas" w:hAnsi="Consolas"/>
          <w:color w:val="F9FAF4"/>
          <w:u w:val="single"/>
        </w:rPr>
        <w:t>final</w:t>
      </w:r>
      <w:r>
        <w:rPr>
          <w:rFonts w:ascii="Consolas" w:hAnsi="Consolas"/>
          <w:color w:val="F9FAF4"/>
          <w:sz w:val="20"/>
          <w:szCs w:val="20"/>
          <w:u w:val="single"/>
        </w:rPr>
        <w:t xml:space="preserve"> so error</w:t>
      </w:r>
    </w:p>
    <w:p w14:paraId="3CA796E0" w14:textId="77777777" w:rsidR="002D255B" w:rsidRDefault="002D255B" w:rsidP="002D255B">
      <w:pPr>
        <w:rPr>
          <w:lang w:eastAsia="en-IN"/>
        </w:rPr>
      </w:pPr>
    </w:p>
    <w:p w14:paraId="2EB62978" w14:textId="2A537EB5" w:rsidR="00FB6FD3" w:rsidRDefault="00FB6FD3" w:rsidP="00A34A55">
      <w:pPr>
        <w:pStyle w:val="ListParagraph"/>
        <w:numPr>
          <w:ilvl w:val="0"/>
          <w:numId w:val="174"/>
        </w:numPr>
        <w:rPr>
          <w:lang w:eastAsia="en-IN"/>
        </w:rPr>
      </w:pPr>
      <w:r>
        <w:rPr>
          <w:lang w:eastAsia="en-IN"/>
        </w:rPr>
        <w:t>FINAL</w:t>
      </w:r>
      <w:r w:rsidR="00886BC6">
        <w:rPr>
          <w:lang w:eastAsia="en-IN"/>
        </w:rPr>
        <w:t xml:space="preserve"> WITH A VARIABLE</w:t>
      </w:r>
      <w:r w:rsidR="008745AD">
        <w:rPr>
          <w:lang w:eastAsia="en-IN"/>
        </w:rPr>
        <w:t xml:space="preserve">   =</w:t>
      </w:r>
      <w:r w:rsidR="00886BC6">
        <w:rPr>
          <w:lang w:eastAsia="en-IN"/>
        </w:rPr>
        <w:t xml:space="preserve">CANNOT BE </w:t>
      </w:r>
      <w:r w:rsidR="00F36A5D">
        <w:rPr>
          <w:lang w:eastAsia="en-IN"/>
        </w:rPr>
        <w:t>MODIFIED .</w:t>
      </w:r>
    </w:p>
    <w:p w14:paraId="64306153" w14:textId="6735D3CB" w:rsidR="00F36A5D" w:rsidRDefault="00F36A5D" w:rsidP="00A34A55">
      <w:pPr>
        <w:pStyle w:val="ListParagraph"/>
        <w:numPr>
          <w:ilvl w:val="0"/>
          <w:numId w:val="174"/>
        </w:numPr>
        <w:rPr>
          <w:lang w:eastAsia="en-IN"/>
        </w:rPr>
      </w:pPr>
      <w:r>
        <w:rPr>
          <w:lang w:eastAsia="en-IN"/>
        </w:rPr>
        <w:t>FINAL WITH</w:t>
      </w:r>
      <w:r w:rsidR="008745AD">
        <w:rPr>
          <w:lang w:eastAsia="en-IN"/>
        </w:rPr>
        <w:t xml:space="preserve"> A</w:t>
      </w:r>
      <w:r>
        <w:rPr>
          <w:lang w:eastAsia="en-IN"/>
        </w:rPr>
        <w:t xml:space="preserve"> MTHOD</w:t>
      </w:r>
      <w:r w:rsidR="008745AD">
        <w:rPr>
          <w:lang w:eastAsia="en-IN"/>
        </w:rPr>
        <w:t xml:space="preserve">     =</w:t>
      </w:r>
      <w:r>
        <w:rPr>
          <w:lang w:eastAsia="en-IN"/>
        </w:rPr>
        <w:t xml:space="preserve"> CANNOT BE </w:t>
      </w:r>
      <w:r w:rsidR="009E11AC">
        <w:rPr>
          <w:lang w:eastAsia="en-IN"/>
        </w:rPr>
        <w:t>OVERRIDEN .</w:t>
      </w:r>
    </w:p>
    <w:p w14:paraId="124E869B" w14:textId="05E0243E" w:rsidR="009E11AC" w:rsidRDefault="009E11AC" w:rsidP="00A34A55">
      <w:pPr>
        <w:pStyle w:val="ListParagraph"/>
        <w:numPr>
          <w:ilvl w:val="0"/>
          <w:numId w:val="174"/>
        </w:numPr>
        <w:rPr>
          <w:lang w:eastAsia="en-IN"/>
        </w:rPr>
      </w:pPr>
      <w:r>
        <w:rPr>
          <w:lang w:eastAsia="en-IN"/>
        </w:rPr>
        <w:t>FINAL WITH A CLASS</w:t>
      </w:r>
      <w:r w:rsidR="008745AD">
        <w:rPr>
          <w:lang w:eastAsia="en-IN"/>
        </w:rPr>
        <w:t xml:space="preserve">         =</w:t>
      </w:r>
      <w:r>
        <w:rPr>
          <w:lang w:eastAsia="en-IN"/>
        </w:rPr>
        <w:t xml:space="preserve"> CANNO’T BE </w:t>
      </w:r>
      <w:r w:rsidR="008745AD">
        <w:rPr>
          <w:lang w:eastAsia="en-IN"/>
        </w:rPr>
        <w:t>INHERITED.</w:t>
      </w:r>
    </w:p>
    <w:p w14:paraId="265C888C" w14:textId="77777777" w:rsidR="00307917" w:rsidRDefault="00307917" w:rsidP="002D255B">
      <w:pPr>
        <w:rPr>
          <w:lang w:eastAsia="en-IN"/>
        </w:rPr>
      </w:pPr>
    </w:p>
    <w:p w14:paraId="5D864F6C" w14:textId="38146A1B" w:rsidR="00307917" w:rsidRDefault="00307917" w:rsidP="002D255B">
      <w:pPr>
        <w:rPr>
          <w:lang w:eastAsia="en-IN"/>
        </w:rPr>
      </w:pPr>
      <w:r>
        <w:rPr>
          <w:lang w:eastAsia="en-IN"/>
        </w:rPr>
        <w:t xml:space="preserve">FINAL METHOD CANNO’T BE OVERRIDEN BECOUSE WE CANNOT </w:t>
      </w:r>
      <w:r w:rsidR="00CA4DBC">
        <w:rPr>
          <w:lang w:eastAsia="en-IN"/>
        </w:rPr>
        <w:t>CHANGE ITS IMPLEMETATION..</w:t>
      </w:r>
    </w:p>
    <w:p w14:paraId="4CC247D2" w14:textId="2B5B4EE8" w:rsidR="00CA4DBC" w:rsidRDefault="008510C1" w:rsidP="00BE5058">
      <w:pPr>
        <w:pStyle w:val="NoSpacing"/>
        <w:rPr>
          <w:lang w:eastAsia="en-IN"/>
        </w:rPr>
      </w:pPr>
      <w:r>
        <w:rPr>
          <w:lang w:eastAsia="en-IN"/>
        </w:rPr>
        <w:t>FINAL CLASS DEMO{</w:t>
      </w:r>
    </w:p>
    <w:p w14:paraId="2F5ABA7E" w14:textId="4874F488" w:rsidR="008510C1" w:rsidRDefault="008510C1" w:rsidP="00BE5058">
      <w:pPr>
        <w:pStyle w:val="NoSpacing"/>
        <w:rPr>
          <w:lang w:eastAsia="en-IN"/>
        </w:rPr>
      </w:pPr>
      <w:r>
        <w:rPr>
          <w:lang w:eastAsia="en-IN"/>
        </w:rPr>
        <w:t xml:space="preserve">   }</w:t>
      </w:r>
    </w:p>
    <w:p w14:paraId="2E6EF3B7" w14:textId="32FD19BF" w:rsidR="008510C1" w:rsidRDefault="008510C1" w:rsidP="00BE5058">
      <w:pPr>
        <w:pStyle w:val="NoSpacing"/>
        <w:rPr>
          <w:lang w:eastAsia="en-IN"/>
        </w:rPr>
      </w:pPr>
      <w:r>
        <w:rPr>
          <w:lang w:eastAsia="en-IN"/>
        </w:rPr>
        <w:t>CLASS SAMPLE EXTENDS DEMO {</w:t>
      </w:r>
      <w:r>
        <w:rPr>
          <w:lang w:eastAsia="en-IN"/>
        </w:rPr>
        <w:br/>
        <w:t xml:space="preserve">                                                                      }        CANNOT BE INHERITE</w:t>
      </w:r>
      <w:r w:rsidR="00BE5058">
        <w:rPr>
          <w:lang w:eastAsia="en-IN"/>
        </w:rPr>
        <w:t>D</w:t>
      </w:r>
    </w:p>
    <w:p w14:paraId="28E0400F" w14:textId="77777777" w:rsidR="00BE5058" w:rsidRDefault="00BE5058" w:rsidP="00BE5058">
      <w:pPr>
        <w:pStyle w:val="NoSpacing"/>
        <w:rPr>
          <w:lang w:eastAsia="en-IN"/>
        </w:rPr>
      </w:pPr>
    </w:p>
    <w:p w14:paraId="12911518" w14:textId="432B7E30" w:rsidR="00BE5058" w:rsidRDefault="00BE5058" w:rsidP="00BE5058">
      <w:pPr>
        <w:pStyle w:val="Heading2"/>
        <w:rPr>
          <w:lang w:eastAsia="en-IN"/>
        </w:rPr>
      </w:pPr>
      <w:r>
        <w:rPr>
          <w:lang w:eastAsia="en-IN"/>
        </w:rPr>
        <w:t>NON PREMETIVE CASTING =</w:t>
      </w:r>
    </w:p>
    <w:p w14:paraId="4580EA39" w14:textId="46779ABB" w:rsidR="00BE5058" w:rsidRDefault="0070689D" w:rsidP="00A34A55">
      <w:pPr>
        <w:pStyle w:val="ListParagraph"/>
        <w:numPr>
          <w:ilvl w:val="0"/>
          <w:numId w:val="175"/>
        </w:numPr>
        <w:rPr>
          <w:lang w:eastAsia="en-IN"/>
        </w:rPr>
      </w:pPr>
      <w:r w:rsidRPr="00A66ECE">
        <w:rPr>
          <w:highlight w:val="yellow"/>
          <w:lang w:eastAsia="en-IN"/>
        </w:rPr>
        <w:t xml:space="preserve">CONVERTING 1 NON PREMETIVE INFORMATION TO ANOTHER NON PREMETIVE </w:t>
      </w:r>
      <w:r w:rsidR="00D47047" w:rsidRPr="00A66ECE">
        <w:rPr>
          <w:highlight w:val="yellow"/>
          <w:lang w:eastAsia="en-IN"/>
        </w:rPr>
        <w:t>INFORMATION</w:t>
      </w:r>
      <w:r w:rsidR="00D47047">
        <w:rPr>
          <w:lang w:eastAsia="en-IN"/>
        </w:rPr>
        <w:t xml:space="preserve"> IS CALLED AS NON PREMETIVE </w:t>
      </w:r>
      <w:r w:rsidR="00387DA1">
        <w:rPr>
          <w:lang w:eastAsia="en-IN"/>
        </w:rPr>
        <w:t>CASTING.</w:t>
      </w:r>
    </w:p>
    <w:p w14:paraId="164AF680" w14:textId="7A6D1C9D" w:rsidR="00387DA1" w:rsidRDefault="00387DA1" w:rsidP="00387DA1">
      <w:pPr>
        <w:pStyle w:val="Heading2"/>
        <w:rPr>
          <w:lang w:eastAsia="en-IN"/>
        </w:rPr>
      </w:pPr>
      <w:r>
        <w:rPr>
          <w:lang w:eastAsia="en-IN"/>
        </w:rPr>
        <w:t>TYPES OF NON PREMETIVE CASTING =</w:t>
      </w:r>
    </w:p>
    <w:p w14:paraId="74FE1A01" w14:textId="46839069" w:rsidR="00387DA1" w:rsidRDefault="00387DA1" w:rsidP="00A34A55">
      <w:pPr>
        <w:pStyle w:val="ListParagraph"/>
        <w:numPr>
          <w:ilvl w:val="0"/>
          <w:numId w:val="175"/>
        </w:numPr>
        <w:rPr>
          <w:lang w:eastAsia="en-IN"/>
        </w:rPr>
      </w:pPr>
      <w:r>
        <w:rPr>
          <w:lang w:eastAsia="en-IN"/>
        </w:rPr>
        <w:t xml:space="preserve">1 UP CASTING </w:t>
      </w:r>
    </w:p>
    <w:p w14:paraId="20C1EC8F" w14:textId="1C5EED55" w:rsidR="00387DA1" w:rsidRDefault="00387DA1" w:rsidP="00A34A55">
      <w:pPr>
        <w:pStyle w:val="ListParagraph"/>
        <w:numPr>
          <w:ilvl w:val="0"/>
          <w:numId w:val="175"/>
        </w:numPr>
        <w:rPr>
          <w:lang w:eastAsia="en-IN"/>
        </w:rPr>
      </w:pPr>
      <w:r>
        <w:rPr>
          <w:lang w:eastAsia="en-IN"/>
        </w:rPr>
        <w:t>2 DOWN CASTING</w:t>
      </w:r>
    </w:p>
    <w:p w14:paraId="6B1CBB56" w14:textId="42B08F29" w:rsidR="00387DA1" w:rsidRDefault="00BC1369" w:rsidP="00BC1369">
      <w:pPr>
        <w:pStyle w:val="Heading3"/>
        <w:rPr>
          <w:lang w:eastAsia="en-IN"/>
        </w:rPr>
      </w:pPr>
      <w:r>
        <w:rPr>
          <w:lang w:eastAsia="en-IN"/>
        </w:rPr>
        <w:t xml:space="preserve">1 UP CASTING </w:t>
      </w:r>
      <w:r w:rsidR="00A66ECE">
        <w:rPr>
          <w:lang w:eastAsia="en-IN"/>
        </w:rPr>
        <w:t>/AUTO CASTING</w:t>
      </w:r>
      <w:r>
        <w:rPr>
          <w:lang w:eastAsia="en-IN"/>
        </w:rPr>
        <w:t>=</w:t>
      </w:r>
    </w:p>
    <w:p w14:paraId="5CDDCC5D" w14:textId="6F83EFB5" w:rsidR="00BC1369" w:rsidRDefault="00BC1369" w:rsidP="00A34A55">
      <w:pPr>
        <w:pStyle w:val="ListParagraph"/>
        <w:numPr>
          <w:ilvl w:val="0"/>
          <w:numId w:val="176"/>
        </w:numPr>
        <w:rPr>
          <w:lang w:eastAsia="en-IN"/>
        </w:rPr>
      </w:pPr>
      <w:r w:rsidRPr="00A66ECE">
        <w:rPr>
          <w:highlight w:val="yellow"/>
          <w:lang w:eastAsia="en-IN"/>
        </w:rPr>
        <w:t xml:space="preserve">CONVERTING CHILD CLASS TYPE OF OBJECT </w:t>
      </w:r>
      <w:r w:rsidR="00B00820" w:rsidRPr="00A66ECE">
        <w:rPr>
          <w:highlight w:val="yellow"/>
          <w:lang w:eastAsia="en-IN"/>
        </w:rPr>
        <w:t>TO PARENT CLASS TYPE</w:t>
      </w:r>
      <w:r w:rsidR="00B00820">
        <w:rPr>
          <w:lang w:eastAsia="en-IN"/>
        </w:rPr>
        <w:t xml:space="preserve"> IS KNOWN AS UP CASTING .</w:t>
      </w:r>
    </w:p>
    <w:p w14:paraId="32886846" w14:textId="248D6E0D" w:rsidR="00B00820" w:rsidRDefault="003163E3" w:rsidP="00A34A55">
      <w:pPr>
        <w:pStyle w:val="ListParagraph"/>
        <w:numPr>
          <w:ilvl w:val="0"/>
          <w:numId w:val="176"/>
        </w:numPr>
        <w:rPr>
          <w:lang w:eastAsia="en-IN"/>
        </w:rPr>
      </w:pPr>
      <w:r w:rsidRPr="00A66ECE">
        <w:rPr>
          <w:highlight w:val="yellow"/>
          <w:lang w:eastAsia="en-IN"/>
        </w:rPr>
        <w:t xml:space="preserve">CREATE A </w:t>
      </w:r>
      <w:r w:rsidR="00411AEC" w:rsidRPr="00A66ECE">
        <w:rPr>
          <w:highlight w:val="yellow"/>
          <w:lang w:eastAsia="en-IN"/>
        </w:rPr>
        <w:t xml:space="preserve">CHILD CLASS </w:t>
      </w:r>
      <w:r w:rsidRPr="00A66ECE">
        <w:rPr>
          <w:highlight w:val="yellow"/>
          <w:lang w:eastAsia="en-IN"/>
        </w:rPr>
        <w:t xml:space="preserve"> OBJECT</w:t>
      </w:r>
      <w:r>
        <w:rPr>
          <w:lang w:eastAsia="en-IN"/>
        </w:rPr>
        <w:t xml:space="preserve"> BY </w:t>
      </w:r>
      <w:r w:rsidRPr="00A66ECE">
        <w:rPr>
          <w:highlight w:val="yellow"/>
          <w:lang w:eastAsia="en-IN"/>
        </w:rPr>
        <w:t>PROVIDING SUPER CLASS REFERENCE</w:t>
      </w:r>
      <w:r>
        <w:rPr>
          <w:lang w:eastAsia="en-IN"/>
        </w:rPr>
        <w:t xml:space="preserve"> IS CALLED AS </w:t>
      </w:r>
      <w:r w:rsidR="00411AEC">
        <w:rPr>
          <w:lang w:eastAsia="en-IN"/>
        </w:rPr>
        <w:t>UP CASTING .</w:t>
      </w:r>
    </w:p>
    <w:p w14:paraId="46CD5529" w14:textId="266F2342" w:rsidR="00A05E2C" w:rsidRDefault="00A05E2C" w:rsidP="00A34A55">
      <w:pPr>
        <w:pStyle w:val="ListParagraph"/>
        <w:numPr>
          <w:ilvl w:val="0"/>
          <w:numId w:val="176"/>
        </w:numPr>
        <w:rPr>
          <w:lang w:eastAsia="en-IN"/>
        </w:rPr>
      </w:pPr>
      <w:r>
        <w:rPr>
          <w:lang w:eastAsia="en-IN"/>
        </w:rPr>
        <w:t xml:space="preserve">UPCASTING </w:t>
      </w:r>
      <w:r w:rsidR="00E54F79" w:rsidRPr="00A66ECE">
        <w:rPr>
          <w:highlight w:val="yellow"/>
          <w:lang w:eastAsia="en-IN"/>
        </w:rPr>
        <w:t>IS IMPLICITELY DONE BY COMPILER</w:t>
      </w:r>
      <w:r w:rsidR="00E54F79">
        <w:rPr>
          <w:lang w:eastAsia="en-IN"/>
        </w:rPr>
        <w:t xml:space="preserve"> HENCE IT IS ALSO KNOWN AS “AUTO CASTING”.</w:t>
      </w:r>
    </w:p>
    <w:p w14:paraId="38B569FB" w14:textId="27A46210" w:rsidR="00796E0C" w:rsidRDefault="00796E0C" w:rsidP="00A34A55">
      <w:pPr>
        <w:pStyle w:val="ListParagraph"/>
        <w:numPr>
          <w:ilvl w:val="0"/>
          <w:numId w:val="176"/>
        </w:numPr>
        <w:rPr>
          <w:lang w:eastAsia="en-IN"/>
        </w:rPr>
      </w:pPr>
      <w:r>
        <w:rPr>
          <w:lang w:eastAsia="en-IN"/>
        </w:rPr>
        <w:t xml:space="preserve">IN UP CASTING </w:t>
      </w:r>
      <w:r w:rsidRPr="00A66ECE">
        <w:rPr>
          <w:highlight w:val="yellow"/>
          <w:lang w:eastAsia="en-IN"/>
        </w:rPr>
        <w:t>WE CAN AXCESS ONLY PARENT CLASS</w:t>
      </w:r>
      <w:r>
        <w:rPr>
          <w:lang w:eastAsia="en-IN"/>
        </w:rPr>
        <w:t>.</w:t>
      </w:r>
    </w:p>
    <w:p w14:paraId="1456C45D" w14:textId="77777777" w:rsidR="00E33EF3" w:rsidRDefault="00E33EF3" w:rsidP="00A34A55">
      <w:pPr>
        <w:pStyle w:val="NormalWeb"/>
        <w:numPr>
          <w:ilvl w:val="0"/>
          <w:numId w:val="176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polymorphisum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FB7EDF6" w14:textId="77777777" w:rsidR="00E33EF3" w:rsidRDefault="00E33EF3" w:rsidP="00A34A55">
      <w:pPr>
        <w:pStyle w:val="NormalWeb"/>
        <w:numPr>
          <w:ilvl w:val="0"/>
          <w:numId w:val="176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E30EFD4" w14:textId="77777777" w:rsidR="00E33EF3" w:rsidRDefault="00E33EF3" w:rsidP="00A34A55">
      <w:pPr>
        <w:pStyle w:val="NormalWeb"/>
        <w:numPr>
          <w:ilvl w:val="0"/>
          <w:numId w:val="176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upcasting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66D5C5A" w14:textId="77777777" w:rsidR="00E33EF3" w:rsidRDefault="00E33EF3" w:rsidP="00A34A55">
      <w:pPr>
        <w:pStyle w:val="NormalWeb"/>
        <w:numPr>
          <w:ilvl w:val="0"/>
          <w:numId w:val="176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display</w:t>
      </w:r>
      <w:r>
        <w:rPr>
          <w:rFonts w:ascii="Consolas" w:hAnsi="Consolas"/>
          <w:color w:val="F9FAF4"/>
          <w:sz w:val="20"/>
          <w:szCs w:val="20"/>
        </w:rPr>
        <w:t>()</w:t>
      </w:r>
    </w:p>
    <w:p w14:paraId="4C7CB559" w14:textId="77777777" w:rsidR="00E33EF3" w:rsidRDefault="00E33EF3" w:rsidP="00A34A55">
      <w:pPr>
        <w:pStyle w:val="NormalWeb"/>
        <w:numPr>
          <w:ilvl w:val="0"/>
          <w:numId w:val="176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"display upcasting 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745EA33" w14:textId="77777777" w:rsidR="00E33EF3" w:rsidRDefault="00E33EF3" w:rsidP="00A34A55">
      <w:pPr>
        <w:pStyle w:val="NormalWeb"/>
        <w:numPr>
          <w:ilvl w:val="0"/>
          <w:numId w:val="176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036A2B0" w14:textId="77777777" w:rsidR="00E33EF3" w:rsidRDefault="00E33EF3" w:rsidP="00A34A55">
      <w:pPr>
        <w:pStyle w:val="NormalWeb"/>
        <w:numPr>
          <w:ilvl w:val="0"/>
          <w:numId w:val="176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show</w:t>
      </w:r>
      <w:r>
        <w:rPr>
          <w:rFonts w:ascii="Consolas" w:hAnsi="Consolas"/>
          <w:color w:val="F9FAF4"/>
          <w:sz w:val="20"/>
          <w:szCs w:val="20"/>
        </w:rPr>
        <w:t>()</w:t>
      </w:r>
    </w:p>
    <w:p w14:paraId="4B0BEC97" w14:textId="77777777" w:rsidR="00E33EF3" w:rsidRDefault="00E33EF3" w:rsidP="00A34A55">
      <w:pPr>
        <w:pStyle w:val="NormalWeb"/>
        <w:numPr>
          <w:ilvl w:val="0"/>
          <w:numId w:val="176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"display show"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3802E9B" w14:textId="77777777" w:rsidR="00E33EF3" w:rsidRDefault="00E33EF3" w:rsidP="00A34A55">
      <w:pPr>
        <w:pStyle w:val="NormalWeb"/>
        <w:numPr>
          <w:ilvl w:val="0"/>
          <w:numId w:val="176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788B8B1" w14:textId="77777777" w:rsidR="00E33EF3" w:rsidRDefault="00E33EF3" w:rsidP="00A34A55">
      <w:pPr>
        <w:pStyle w:val="NormalWeb"/>
        <w:numPr>
          <w:ilvl w:val="0"/>
          <w:numId w:val="176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322239D" w14:textId="77777777" w:rsidR="00E33EF3" w:rsidRDefault="00E33EF3" w:rsidP="00A34A55">
      <w:pPr>
        <w:pStyle w:val="NormalWeb"/>
        <w:numPr>
          <w:ilvl w:val="0"/>
          <w:numId w:val="176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hello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extends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upcasting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FBCF22F" w14:textId="77777777" w:rsidR="00E33EF3" w:rsidRDefault="00E33EF3" w:rsidP="00A34A55">
      <w:pPr>
        <w:pStyle w:val="NormalWeb"/>
        <w:numPr>
          <w:ilvl w:val="0"/>
          <w:numId w:val="176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fly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()</w:t>
      </w:r>
    </w:p>
    <w:p w14:paraId="3EA3DF19" w14:textId="77777777" w:rsidR="00E33EF3" w:rsidRDefault="00E33EF3" w:rsidP="00A34A55">
      <w:pPr>
        <w:pStyle w:val="NormalWeb"/>
        <w:numPr>
          <w:ilvl w:val="0"/>
          <w:numId w:val="176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{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 fly in sample 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FB29CD2" w14:textId="77777777" w:rsidR="00E33EF3" w:rsidRDefault="00E33EF3" w:rsidP="00A34A55">
      <w:pPr>
        <w:pStyle w:val="NormalWeb"/>
        <w:numPr>
          <w:ilvl w:val="0"/>
          <w:numId w:val="176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236FCDA" w14:textId="77777777" w:rsidR="00E33EF3" w:rsidRDefault="00E33EF3" w:rsidP="00A34A55">
      <w:pPr>
        <w:pStyle w:val="NormalWeb"/>
        <w:numPr>
          <w:ilvl w:val="0"/>
          <w:numId w:val="176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wish</w:t>
      </w:r>
      <w:r>
        <w:rPr>
          <w:rFonts w:ascii="Consolas" w:hAnsi="Consolas"/>
          <w:color w:val="F9FAF4"/>
          <w:sz w:val="20"/>
          <w:szCs w:val="20"/>
        </w:rPr>
        <w:t>()</w:t>
      </w:r>
    </w:p>
    <w:p w14:paraId="428F2BDC" w14:textId="77777777" w:rsidR="00E33EF3" w:rsidRDefault="00E33EF3" w:rsidP="00A34A55">
      <w:pPr>
        <w:pStyle w:val="NormalWeb"/>
        <w:numPr>
          <w:ilvl w:val="0"/>
          <w:numId w:val="176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{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"wish in sample 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99269B9" w14:textId="77777777" w:rsidR="00E33EF3" w:rsidRDefault="00E33EF3" w:rsidP="00A34A55">
      <w:pPr>
        <w:pStyle w:val="NormalWeb"/>
        <w:numPr>
          <w:ilvl w:val="0"/>
          <w:numId w:val="176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0EE86AB" w14:textId="77777777" w:rsidR="00E33EF3" w:rsidRDefault="00E33EF3" w:rsidP="00A34A55">
      <w:pPr>
        <w:pStyle w:val="NormalWeb"/>
        <w:numPr>
          <w:ilvl w:val="0"/>
          <w:numId w:val="176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mainhello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9B12B41" w14:textId="77777777" w:rsidR="00E33EF3" w:rsidRDefault="00E33EF3" w:rsidP="00A34A55">
      <w:pPr>
        <w:pStyle w:val="NormalWeb"/>
        <w:numPr>
          <w:ilvl w:val="0"/>
          <w:numId w:val="176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  <w:u w:val="single"/>
        </w:rPr>
        <w:t>main</w:t>
      </w:r>
      <w:r>
        <w:rPr>
          <w:rFonts w:ascii="Consolas" w:hAnsi="Consolas"/>
          <w:color w:val="F9FAF4"/>
          <w:sz w:val="20"/>
          <w:szCs w:val="20"/>
          <w:u w:val="single"/>
        </w:rPr>
        <w:t>(</w:t>
      </w:r>
      <w:r>
        <w:rPr>
          <w:rFonts w:ascii="Consolas" w:hAnsi="Consolas"/>
          <w:color w:val="1290C3"/>
          <w:sz w:val="20"/>
          <w:szCs w:val="20"/>
          <w:u w:val="single"/>
        </w:rPr>
        <w:t>String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F9FAF4"/>
          <w:sz w:val="20"/>
          <w:szCs w:val="20"/>
          <w:u w:val="single"/>
        </w:rPr>
        <w:t>[]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79ABFF"/>
          <w:sz w:val="20"/>
          <w:szCs w:val="20"/>
          <w:u w:val="single"/>
        </w:rPr>
        <w:t>args</w:t>
      </w:r>
      <w:r>
        <w:rPr>
          <w:rFonts w:ascii="Consolas" w:hAnsi="Consolas"/>
          <w:color w:val="F9FAF4"/>
          <w:sz w:val="20"/>
          <w:szCs w:val="20"/>
          <w:u w:val="single"/>
        </w:rPr>
        <w:t>)</w:t>
      </w:r>
    </w:p>
    <w:p w14:paraId="4CD55459" w14:textId="77777777" w:rsidR="00E33EF3" w:rsidRDefault="00E33EF3" w:rsidP="00A34A55">
      <w:pPr>
        <w:pStyle w:val="NormalWeb"/>
        <w:numPr>
          <w:ilvl w:val="0"/>
          <w:numId w:val="176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upcasting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s1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hello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F11BE36" w14:textId="77777777" w:rsidR="00E33EF3" w:rsidRDefault="00E33EF3" w:rsidP="00A34A55">
      <w:pPr>
        <w:pStyle w:val="NormalWeb"/>
        <w:numPr>
          <w:ilvl w:val="0"/>
          <w:numId w:val="176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</w:t>
      </w:r>
      <w:r>
        <w:rPr>
          <w:rFonts w:ascii="Consolas" w:hAnsi="Consolas"/>
          <w:color w:val="F3EC79"/>
          <w:sz w:val="20"/>
          <w:szCs w:val="20"/>
        </w:rPr>
        <w:t>s1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display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6BAFC53" w14:textId="77777777" w:rsidR="00E33EF3" w:rsidRPr="006C4627" w:rsidRDefault="00E33EF3" w:rsidP="00A34A55">
      <w:pPr>
        <w:pStyle w:val="NormalWeb"/>
        <w:numPr>
          <w:ilvl w:val="0"/>
          <w:numId w:val="176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</w:t>
      </w:r>
      <w:r>
        <w:rPr>
          <w:rFonts w:ascii="Consolas" w:hAnsi="Consolas"/>
          <w:color w:val="F3EC79"/>
          <w:sz w:val="20"/>
          <w:szCs w:val="20"/>
        </w:rPr>
        <w:t>s1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show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0DBFB4C" w14:textId="5B864440" w:rsidR="006C4627" w:rsidRDefault="006C4627" w:rsidP="00A34A55">
      <w:pPr>
        <w:pStyle w:val="NormalWeb"/>
        <w:numPr>
          <w:ilvl w:val="0"/>
          <w:numId w:val="176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</w:t>
      </w:r>
      <w:r w:rsidR="00796E0C">
        <w:rPr>
          <w:rFonts w:ascii="Consolas" w:hAnsi="Consolas"/>
          <w:color w:val="D9E8F7"/>
          <w:sz w:val="20"/>
          <w:szCs w:val="20"/>
        </w:rPr>
        <w:t xml:space="preserve">  </w:t>
      </w:r>
      <w:r>
        <w:rPr>
          <w:rFonts w:ascii="Consolas" w:hAnsi="Consolas"/>
          <w:color w:val="D9E8F7"/>
          <w:sz w:val="20"/>
          <w:szCs w:val="20"/>
        </w:rPr>
        <w:t xml:space="preserve"> //s1</w:t>
      </w:r>
      <w:r w:rsidRPr="006C4627">
        <w:rPr>
          <w:rFonts w:ascii="Consolas" w:hAnsi="Consolas"/>
          <w:color w:val="CCCCCC"/>
          <w:sz w:val="20"/>
          <w:szCs w:val="20"/>
        </w:rPr>
        <w:t>.</w:t>
      </w:r>
      <w:r>
        <w:rPr>
          <w:rFonts w:ascii="Consolas" w:hAnsi="Consolas"/>
          <w:color w:val="CCCCCC"/>
          <w:sz w:val="20"/>
          <w:szCs w:val="20"/>
        </w:rPr>
        <w:t>fly();</w:t>
      </w:r>
      <w:r w:rsidR="00796E0C">
        <w:rPr>
          <w:rFonts w:ascii="Consolas" w:hAnsi="Consolas"/>
          <w:color w:val="CCCCCC"/>
          <w:sz w:val="20"/>
          <w:szCs w:val="20"/>
        </w:rPr>
        <w:t>cte</w:t>
      </w:r>
    </w:p>
    <w:p w14:paraId="21B1544C" w14:textId="6ABF81C9" w:rsidR="006C4627" w:rsidRDefault="006C4627" w:rsidP="00A34A55">
      <w:pPr>
        <w:pStyle w:val="NormalWeb"/>
        <w:numPr>
          <w:ilvl w:val="0"/>
          <w:numId w:val="176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</w:t>
      </w:r>
      <w:r w:rsidR="00796E0C">
        <w:rPr>
          <w:rFonts w:ascii="Consolas" w:hAnsi="Consolas"/>
          <w:color w:val="D9E8F7"/>
          <w:sz w:val="20"/>
          <w:szCs w:val="20"/>
        </w:rPr>
        <w:t xml:space="preserve">   </w:t>
      </w:r>
      <w:r>
        <w:rPr>
          <w:rFonts w:ascii="Consolas" w:hAnsi="Consolas"/>
          <w:color w:val="D9E8F7"/>
          <w:sz w:val="20"/>
          <w:szCs w:val="20"/>
        </w:rPr>
        <w:t xml:space="preserve"> //s1</w:t>
      </w:r>
      <w:r w:rsidRPr="006C4627">
        <w:rPr>
          <w:rFonts w:ascii="Consolas" w:hAnsi="Consolas"/>
          <w:color w:val="CCCCCC"/>
          <w:sz w:val="20"/>
          <w:szCs w:val="20"/>
        </w:rPr>
        <w:t>.</w:t>
      </w:r>
      <w:r w:rsidR="00796E0C">
        <w:rPr>
          <w:rFonts w:ascii="Consolas" w:hAnsi="Consolas"/>
          <w:color w:val="CCCCCC"/>
          <w:sz w:val="20"/>
          <w:szCs w:val="20"/>
        </w:rPr>
        <w:t>wish(); cte</w:t>
      </w:r>
    </w:p>
    <w:p w14:paraId="5E6EECC5" w14:textId="77777777" w:rsidR="00E33EF3" w:rsidRDefault="00E33EF3" w:rsidP="00A34A55">
      <w:pPr>
        <w:pStyle w:val="NormalWeb"/>
        <w:numPr>
          <w:ilvl w:val="0"/>
          <w:numId w:val="176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07E1BA1" w14:textId="77777777" w:rsidR="00E33EF3" w:rsidRDefault="00E33EF3" w:rsidP="00A34A55">
      <w:pPr>
        <w:pStyle w:val="NormalWeb"/>
        <w:numPr>
          <w:ilvl w:val="0"/>
          <w:numId w:val="176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0F6D610" w14:textId="77777777" w:rsidR="00E33EF3" w:rsidRDefault="00E33EF3" w:rsidP="00A34A55">
      <w:pPr>
        <w:pStyle w:val="NormalWeb"/>
        <w:numPr>
          <w:ilvl w:val="0"/>
          <w:numId w:val="176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05E19968" w14:textId="23993D15" w:rsidR="00A4164E" w:rsidRDefault="00D72324" w:rsidP="00BA3A13">
      <w:pPr>
        <w:ind w:left="360"/>
        <w:rPr>
          <w:lang w:eastAsia="en-IN"/>
        </w:rPr>
      </w:pPr>
      <w:r>
        <w:rPr>
          <w:lang w:eastAsia="en-IN"/>
        </w:rPr>
        <w:t xml:space="preserve">IN UP CASTING WE CAN AXCESS ONOLY PARENT CLASS </w:t>
      </w:r>
      <w:r w:rsidR="00A4164E">
        <w:rPr>
          <w:lang w:eastAsia="en-IN"/>
        </w:rPr>
        <w:t>PROPERTYS.</w:t>
      </w:r>
    </w:p>
    <w:p w14:paraId="63EC65C3" w14:textId="369428C6" w:rsidR="00BA3A13" w:rsidRDefault="00BA3A13" w:rsidP="00BA3A13">
      <w:pPr>
        <w:ind w:left="360"/>
        <w:rPr>
          <w:lang w:eastAsia="en-IN"/>
        </w:rPr>
      </w:pPr>
      <w:r>
        <w:rPr>
          <w:lang w:eastAsia="en-IN"/>
        </w:rPr>
        <w:t xml:space="preserve">PERFORMING EXPLICIT UPCASTING </w:t>
      </w:r>
    </w:p>
    <w:p w14:paraId="5E80A15D" w14:textId="3A10C6AE" w:rsidR="00BA3A13" w:rsidRDefault="00BA3A13" w:rsidP="00BA3A13">
      <w:pPr>
        <w:ind w:left="360"/>
        <w:rPr>
          <w:lang w:eastAsia="en-IN"/>
        </w:rPr>
      </w:pPr>
      <w:r>
        <w:rPr>
          <w:lang w:eastAsia="en-IN"/>
        </w:rPr>
        <w:t>DEMO S1=(DEMO)</w:t>
      </w:r>
      <w:r w:rsidR="00A40FC8">
        <w:rPr>
          <w:lang w:eastAsia="en-IN"/>
        </w:rPr>
        <w:t xml:space="preserve"> NEW SAMPLE ();</w:t>
      </w:r>
    </w:p>
    <w:p w14:paraId="73838A57" w14:textId="1140ABB9" w:rsidR="00A40FC8" w:rsidRDefault="00A40FC8" w:rsidP="00A40FC8">
      <w:pPr>
        <w:pStyle w:val="Heading3"/>
        <w:rPr>
          <w:lang w:eastAsia="en-IN"/>
        </w:rPr>
      </w:pPr>
      <w:r>
        <w:rPr>
          <w:lang w:eastAsia="en-IN"/>
        </w:rPr>
        <w:t>WHY DO WE NEED UPCASTING =</w:t>
      </w:r>
    </w:p>
    <w:p w14:paraId="5756B095" w14:textId="161A7376" w:rsidR="00A40FC8" w:rsidRDefault="00B55FB0" w:rsidP="00A34A55">
      <w:pPr>
        <w:pStyle w:val="ListParagraph"/>
        <w:numPr>
          <w:ilvl w:val="0"/>
          <w:numId w:val="177"/>
        </w:numPr>
        <w:rPr>
          <w:lang w:eastAsia="en-IN"/>
        </w:rPr>
      </w:pPr>
      <w:r>
        <w:rPr>
          <w:lang w:eastAsia="en-IN"/>
        </w:rPr>
        <w:t xml:space="preserve">IT IS USED TO </w:t>
      </w:r>
      <w:r w:rsidRPr="00A66ECE">
        <w:rPr>
          <w:highlight w:val="yellow"/>
          <w:lang w:eastAsia="en-IN"/>
        </w:rPr>
        <w:t>ACHIVE GENERALIZED CONTAINER</w:t>
      </w:r>
      <w:r>
        <w:rPr>
          <w:lang w:eastAsia="en-IN"/>
        </w:rPr>
        <w:t xml:space="preserve"> .</w:t>
      </w:r>
    </w:p>
    <w:p w14:paraId="24FF164A" w14:textId="09BC9915" w:rsidR="00B55FB0" w:rsidRDefault="00B55FB0" w:rsidP="00A34A55">
      <w:pPr>
        <w:pStyle w:val="ListParagraph"/>
        <w:numPr>
          <w:ilvl w:val="0"/>
          <w:numId w:val="177"/>
        </w:numPr>
        <w:rPr>
          <w:lang w:eastAsia="en-IN"/>
        </w:rPr>
      </w:pPr>
      <w:r>
        <w:rPr>
          <w:lang w:eastAsia="en-IN"/>
        </w:rPr>
        <w:t xml:space="preserve">IT </w:t>
      </w:r>
      <w:r w:rsidRPr="00A66ECE">
        <w:rPr>
          <w:highlight w:val="yellow"/>
          <w:lang w:eastAsia="en-IN"/>
        </w:rPr>
        <w:t>HELPS TO CREATE GENERALIZATION</w:t>
      </w:r>
      <w:r>
        <w:rPr>
          <w:lang w:eastAsia="en-IN"/>
        </w:rPr>
        <w:t xml:space="preserve"> , </w:t>
      </w:r>
      <w:r w:rsidR="00CE0A1D">
        <w:rPr>
          <w:lang w:eastAsia="en-IN"/>
        </w:rPr>
        <w:t xml:space="preserve">SO THAT THE </w:t>
      </w:r>
      <w:r w:rsidR="00CE0A1D" w:rsidRPr="00A66ECE">
        <w:rPr>
          <w:highlight w:val="yellow"/>
          <w:lang w:eastAsia="en-IN"/>
        </w:rPr>
        <w:t>REFERENCE OF ANY CHILD OBJECT CAN BE STORED</w:t>
      </w:r>
      <w:r w:rsidR="00CE0A1D">
        <w:rPr>
          <w:lang w:eastAsia="en-IN"/>
        </w:rPr>
        <w:t>.</w:t>
      </w:r>
    </w:p>
    <w:p w14:paraId="51E9C0CD" w14:textId="333A60AD" w:rsidR="00CE0A1D" w:rsidRPr="00A66ECE" w:rsidRDefault="008334EC" w:rsidP="00A34A55">
      <w:pPr>
        <w:pStyle w:val="ListParagraph"/>
        <w:numPr>
          <w:ilvl w:val="0"/>
          <w:numId w:val="177"/>
        </w:numPr>
        <w:rPr>
          <w:highlight w:val="yellow"/>
          <w:lang w:eastAsia="en-IN"/>
        </w:rPr>
      </w:pPr>
      <w:r w:rsidRPr="00A66ECE">
        <w:rPr>
          <w:highlight w:val="yellow"/>
          <w:lang w:eastAsia="en-IN"/>
        </w:rPr>
        <w:t>IT IS USED FOR CODE FLEXIBILTIY .</w:t>
      </w:r>
    </w:p>
    <w:p w14:paraId="7CC24BB9" w14:textId="77777777" w:rsidR="00753A33" w:rsidRDefault="008334EC" w:rsidP="00A34A55">
      <w:pPr>
        <w:pStyle w:val="ListParagraph"/>
        <w:numPr>
          <w:ilvl w:val="0"/>
          <w:numId w:val="177"/>
        </w:numPr>
        <w:rPr>
          <w:lang w:eastAsia="en-IN"/>
        </w:rPr>
      </w:pPr>
      <w:r w:rsidRPr="00A66ECE">
        <w:rPr>
          <w:highlight w:val="yellow"/>
          <w:lang w:eastAsia="en-IN"/>
        </w:rPr>
        <w:t>IT HELPS IN REDUCING REDENDENCY.</w:t>
      </w:r>
      <w:r w:rsidR="00127F46" w:rsidRPr="00A66ECE">
        <w:rPr>
          <w:highlight w:val="yellow"/>
          <w:lang w:eastAsia="en-IN"/>
        </w:rPr>
        <w:t>.</w:t>
      </w:r>
    </w:p>
    <w:p w14:paraId="39A1563C" w14:textId="62980345" w:rsidR="00127F46" w:rsidRDefault="00A07C09" w:rsidP="00753A33">
      <w:pPr>
        <w:rPr>
          <w:lang w:eastAsia="en-IN"/>
        </w:rPr>
      </w:pP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58508" behindDoc="0" locked="0" layoutInCell="1" allowOverlap="1" wp14:anchorId="64CC71D5" wp14:editId="4C5FE1AF">
                <wp:simplePos x="0" y="0"/>
                <wp:positionH relativeFrom="column">
                  <wp:posOffset>3223260</wp:posOffset>
                </wp:positionH>
                <wp:positionV relativeFrom="paragraph">
                  <wp:posOffset>1578035</wp:posOffset>
                </wp:positionV>
                <wp:extent cx="360" cy="360"/>
                <wp:effectExtent l="38100" t="38100" r="38100" b="38100"/>
                <wp:wrapNone/>
                <wp:docPr id="696003707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C6BFED" id="Ink 67" o:spid="_x0000_s1026" type="#_x0000_t75" style="position:absolute;margin-left:253.45pt;margin-top:123.9pt;width:.75pt;height:.75pt;z-index:2516585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">
                <v:imagedata r:id="rId267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58509" behindDoc="0" locked="0" layoutInCell="1" allowOverlap="1" wp14:anchorId="16D95A93" wp14:editId="659626EB">
                <wp:simplePos x="0" y="0"/>
                <wp:positionH relativeFrom="column">
                  <wp:posOffset>1995170</wp:posOffset>
                </wp:positionH>
                <wp:positionV relativeFrom="paragraph">
                  <wp:posOffset>525145</wp:posOffset>
                </wp:positionV>
                <wp:extent cx="412115" cy="450215"/>
                <wp:effectExtent l="38100" t="38100" r="45085" b="45085"/>
                <wp:wrapNone/>
                <wp:docPr id="1934558794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">
                      <w14:nvContentPartPr>
                        <w14:cNvContentPartPr/>
                      </w14:nvContentPartPr>
                      <w14:xfrm>
                        <a:off x="0" y="0"/>
                        <a:ext cx="412115" cy="450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7C6E1D" id="Ink 66" o:spid="_x0000_s1026" type="#_x0000_t75" style="position:absolute;margin-left:156.75pt;margin-top:41pt;width:33.15pt;height:36.15pt;z-index:25165850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">
                <v:imagedata r:id="rId280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58510" behindDoc="0" locked="0" layoutInCell="1" allowOverlap="1" wp14:anchorId="38B6DEBA" wp14:editId="18C8ACB4">
                <wp:simplePos x="0" y="0"/>
                <wp:positionH relativeFrom="column">
                  <wp:posOffset>1424305</wp:posOffset>
                </wp:positionH>
                <wp:positionV relativeFrom="paragraph">
                  <wp:posOffset>527050</wp:posOffset>
                </wp:positionV>
                <wp:extent cx="137520" cy="372110"/>
                <wp:effectExtent l="38100" t="38100" r="34290" b="46990"/>
                <wp:wrapNone/>
                <wp:docPr id="602648290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">
                      <w14:nvContentPartPr>
                        <w14:cNvContentPartPr/>
                      </w14:nvContentPartPr>
                      <w14:xfrm>
                        <a:off x="0" y="0"/>
                        <a:ext cx="137520" cy="372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DDCD84" id="Ink 63" o:spid="_x0000_s1026" type="#_x0000_t75" style="position:absolute;margin-left:111.8pt;margin-top:41.15pt;width:11.55pt;height:30pt;z-index:25165851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">
                <v:imagedata r:id="rId282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58511" behindDoc="0" locked="0" layoutInCell="1" allowOverlap="1" wp14:anchorId="606D29B4" wp14:editId="07BDD608">
                <wp:simplePos x="0" y="0"/>
                <wp:positionH relativeFrom="column">
                  <wp:posOffset>693420</wp:posOffset>
                </wp:positionH>
                <wp:positionV relativeFrom="paragraph">
                  <wp:posOffset>510540</wp:posOffset>
                </wp:positionV>
                <wp:extent cx="474240" cy="221615"/>
                <wp:effectExtent l="38100" t="38100" r="40640" b="45085"/>
                <wp:wrapNone/>
                <wp:docPr id="834573746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">
                      <w14:nvContentPartPr>
                        <w14:cNvContentPartPr/>
                      </w14:nvContentPartPr>
                      <w14:xfrm>
                        <a:off x="0" y="0"/>
                        <a:ext cx="474240" cy="221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954D36" id="Ink 60" o:spid="_x0000_s1026" type="#_x0000_t75" style="position:absolute;margin-left:54.25pt;margin-top:39.85pt;width:38.05pt;height:18.15pt;z-index:25165851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">
                <v:imagedata r:id="rId284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8296" behindDoc="0" locked="0" layoutInCell="1" allowOverlap="1" wp14:anchorId="3ADE0E0A" wp14:editId="1AB280BE">
                <wp:simplePos x="0" y="0"/>
                <wp:positionH relativeFrom="column">
                  <wp:posOffset>2385060</wp:posOffset>
                </wp:positionH>
                <wp:positionV relativeFrom="paragraph">
                  <wp:posOffset>937895</wp:posOffset>
                </wp:positionV>
                <wp:extent cx="693420" cy="266700"/>
                <wp:effectExtent l="0" t="0" r="11430" b="19050"/>
                <wp:wrapNone/>
                <wp:docPr id="731096904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42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FE18F5" w14:textId="35DE8544" w:rsidR="00127F46" w:rsidRPr="00A07C09" w:rsidRDefault="00A07C09" w:rsidP="00A07C0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ORANGE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DE0E0A" id="Text Box 57" o:spid="_x0000_s1056" type="#_x0000_t202" style="position:absolute;margin-left:187.8pt;margin-top:73.85pt;width:54.6pt;height:21pt;z-index:251658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" fillcolor="white [3201]" strokeweight=".5pt">
                <v:textbox>
                  <w:txbxContent>
                    <w:p w14:paraId="3EFE18F5" w14:textId="35DE8544" w:rsidR="00127F46" w:rsidRPr="00A07C09" w:rsidRDefault="00A07C09" w:rsidP="00A07C0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ORANGE</w:t>
                      </w:r>
                    </w:p>
                  </w:txbxContent>
                </v:textbox>
              </v:shape>
            </w:pict>
          </mc:Fallback>
        </mc:AlternateContent>
      </w:r>
      <w:r w:rsidR="00127F46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8293" behindDoc="0" locked="0" layoutInCell="1" allowOverlap="1" wp14:anchorId="74560E76" wp14:editId="1BDEA88F">
                <wp:simplePos x="0" y="0"/>
                <wp:positionH relativeFrom="column">
                  <wp:posOffset>525780</wp:posOffset>
                </wp:positionH>
                <wp:positionV relativeFrom="paragraph">
                  <wp:posOffset>213995</wp:posOffset>
                </wp:positionV>
                <wp:extent cx="1668780" cy="281940"/>
                <wp:effectExtent l="0" t="0" r="26670" b="22860"/>
                <wp:wrapNone/>
                <wp:docPr id="2106274681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8780" cy="2819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AF858A" w14:textId="0E2FD502" w:rsidR="00127F46" w:rsidRPr="00127F46" w:rsidRDefault="00127F46" w:rsidP="00127F4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FRUIT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4560E76" id="Rectangle 54" o:spid="_x0000_s1057" style="position:absolute;margin-left:41.4pt;margin-top:16.85pt;width:131.4pt;height:22.2pt;z-index:25165829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" fillcolor="white [3201]" strokecolor="#70ad47 [3209]" strokeweight="1pt">
                <v:textbox>
                  <w:txbxContent>
                    <w:p w14:paraId="2FAF858A" w14:textId="0E2FD502" w:rsidR="00127F46" w:rsidRPr="00127F46" w:rsidRDefault="00127F46" w:rsidP="00127F4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FRUIT</w:t>
                      </w:r>
                    </w:p>
                  </w:txbxContent>
                </v:textbox>
              </v:rect>
            </w:pict>
          </mc:Fallback>
        </mc:AlternateContent>
      </w:r>
      <w:r w:rsidR="00127F46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8295" behindDoc="0" locked="0" layoutInCell="1" allowOverlap="1" wp14:anchorId="3D1BDABF" wp14:editId="553BE481">
                <wp:simplePos x="0" y="0"/>
                <wp:positionH relativeFrom="column">
                  <wp:posOffset>1211580</wp:posOffset>
                </wp:positionH>
                <wp:positionV relativeFrom="paragraph">
                  <wp:posOffset>892175</wp:posOffset>
                </wp:positionV>
                <wp:extent cx="716280" cy="320040"/>
                <wp:effectExtent l="0" t="0" r="26670" b="22860"/>
                <wp:wrapNone/>
                <wp:docPr id="1906144515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28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8A7397" w14:textId="6EAB5CC4" w:rsidR="00127F46" w:rsidRPr="00A07C09" w:rsidRDefault="00A07C0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GRAPS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1BDABF" id="Text Box 56" o:spid="_x0000_s1058" type="#_x0000_t202" style="position:absolute;margin-left:95.4pt;margin-top:70.25pt;width:56.4pt;height:25.2pt;z-index:25165829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" fillcolor="white [3201]" strokeweight=".5pt">
                <v:textbox>
                  <w:txbxContent>
                    <w:p w14:paraId="6C8A7397" w14:textId="6EAB5CC4" w:rsidR="00127F46" w:rsidRPr="00A07C09" w:rsidRDefault="00A07C0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GRAPS</w:t>
                      </w:r>
                    </w:p>
                  </w:txbxContent>
                </v:textbox>
              </v:shape>
            </w:pict>
          </mc:Fallback>
        </mc:AlternateContent>
      </w:r>
      <w:r w:rsidR="00127F46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8294" behindDoc="0" locked="0" layoutInCell="1" allowOverlap="1" wp14:anchorId="3097A233" wp14:editId="5F560BDF">
                <wp:simplePos x="0" y="0"/>
                <wp:positionH relativeFrom="column">
                  <wp:posOffset>228600</wp:posOffset>
                </wp:positionH>
                <wp:positionV relativeFrom="paragraph">
                  <wp:posOffset>739775</wp:posOffset>
                </wp:positionV>
                <wp:extent cx="548640" cy="373380"/>
                <wp:effectExtent l="0" t="0" r="22860" b="26670"/>
                <wp:wrapNone/>
                <wp:docPr id="1218686632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" cy="373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E66E62" w14:textId="56F4105B" w:rsidR="00127F46" w:rsidRPr="00127F46" w:rsidRDefault="00127F4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APPLE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97A233" id="Text Box 55" o:spid="_x0000_s1059" type="#_x0000_t202" style="position:absolute;margin-left:18pt;margin-top:58.25pt;width:43.2pt;height:29.4pt;z-index:25165829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" fillcolor="white [3201]" strokeweight=".5pt">
                <v:textbox>
                  <w:txbxContent>
                    <w:p w14:paraId="38E66E62" w14:textId="56F4105B" w:rsidR="00127F46" w:rsidRPr="00127F46" w:rsidRDefault="00127F4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APPLE </w:t>
                      </w:r>
                    </w:p>
                  </w:txbxContent>
                </v:textbox>
              </v:shape>
            </w:pict>
          </mc:Fallback>
        </mc:AlternateContent>
      </w:r>
    </w:p>
    <w:p w14:paraId="31CD60B5" w14:textId="77777777" w:rsidR="00A07C09" w:rsidRPr="00A07C09" w:rsidRDefault="00A07C09" w:rsidP="00A07C09">
      <w:pPr>
        <w:rPr>
          <w:lang w:eastAsia="en-IN"/>
        </w:rPr>
      </w:pPr>
    </w:p>
    <w:p w14:paraId="3D58A096" w14:textId="77777777" w:rsidR="00A07C09" w:rsidRPr="00A07C09" w:rsidRDefault="00A07C09" w:rsidP="00A07C09">
      <w:pPr>
        <w:rPr>
          <w:lang w:eastAsia="en-IN"/>
        </w:rPr>
      </w:pPr>
    </w:p>
    <w:p w14:paraId="2EAC6C16" w14:textId="77777777" w:rsidR="00A07C09" w:rsidRPr="00A07C09" w:rsidRDefault="00A07C09" w:rsidP="00A07C09">
      <w:pPr>
        <w:rPr>
          <w:lang w:eastAsia="en-IN"/>
        </w:rPr>
      </w:pPr>
    </w:p>
    <w:p w14:paraId="19662505" w14:textId="51202CF9" w:rsidR="00A07C09" w:rsidRDefault="0050498F" w:rsidP="00A07C09">
      <w:pPr>
        <w:rPr>
          <w:lang w:eastAsia="en-IN"/>
        </w:rPr>
      </w:pP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58512" behindDoc="0" locked="0" layoutInCell="1" allowOverlap="1" wp14:anchorId="5A6A2E03" wp14:editId="1561C806">
                <wp:simplePos x="0" y="0"/>
                <wp:positionH relativeFrom="column">
                  <wp:posOffset>-998100</wp:posOffset>
                </wp:positionH>
                <wp:positionV relativeFrom="paragraph">
                  <wp:posOffset>331985</wp:posOffset>
                </wp:positionV>
                <wp:extent cx="360" cy="360"/>
                <wp:effectExtent l="38100" t="38100" r="38100" b="38100"/>
                <wp:wrapNone/>
                <wp:docPr id="189243128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F4CB55" id="Ink 71" o:spid="_x0000_s1026" type="#_x0000_t75" style="position:absolute;margin-left:-78.95pt;margin-top:25.8pt;width:.75pt;height:.75pt;z-index:25165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">
                <v:imagedata r:id="rId286" o:title=""/>
              </v:shape>
            </w:pict>
          </mc:Fallback>
        </mc:AlternateContent>
      </w:r>
    </w:p>
    <w:p w14:paraId="52DD68A3" w14:textId="18118E68" w:rsidR="00CB6F72" w:rsidRDefault="00CB6F72" w:rsidP="00CB6F72">
      <w:pPr>
        <w:pStyle w:val="NoSpacing"/>
        <w:rPr>
          <w:lang w:eastAsia="en-IN"/>
        </w:rPr>
      </w:pPr>
      <w:r>
        <w:rPr>
          <w:lang w:eastAsia="en-IN"/>
        </w:rPr>
        <w:t>FRUIT F=NEW FRUIT ();                            F=</w:t>
      </w:r>
      <w:r w:rsidR="0050498F">
        <w:rPr>
          <w:lang w:eastAsia="en-IN"/>
        </w:rPr>
        <w:t>NEW GRAPE();</w:t>
      </w:r>
    </w:p>
    <w:p w14:paraId="59B1555E" w14:textId="7680B6D2" w:rsidR="00CB6F72" w:rsidRDefault="0050498F" w:rsidP="00CB6F72">
      <w:pPr>
        <w:pStyle w:val="NoSpacing"/>
        <w:rPr>
          <w:lang w:eastAsia="en-IN"/>
        </w:rPr>
      </w:pP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58513" behindDoc="0" locked="0" layoutInCell="1" allowOverlap="1" wp14:anchorId="42F28FBF" wp14:editId="28C71E59">
                <wp:simplePos x="0" y="0"/>
                <wp:positionH relativeFrom="column">
                  <wp:posOffset>-640260</wp:posOffset>
                </wp:positionH>
                <wp:positionV relativeFrom="paragraph">
                  <wp:posOffset>249375</wp:posOffset>
                </wp:positionV>
                <wp:extent cx="360" cy="360"/>
                <wp:effectExtent l="38100" t="38100" r="38100" b="38100"/>
                <wp:wrapNone/>
                <wp:docPr id="158051517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D3AE94" id="Ink 78" o:spid="_x0000_s1026" type="#_x0000_t75" style="position:absolute;margin-left:-50.75pt;margin-top:19.3pt;width:.75pt;height:.75pt;z-index:2516585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">
                <v:imagedata r:id="rId286" o:title="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58514" behindDoc="0" locked="0" layoutInCell="1" allowOverlap="1" wp14:anchorId="5BB8D457" wp14:editId="634352AA">
                <wp:simplePos x="0" y="0"/>
                <wp:positionH relativeFrom="column">
                  <wp:posOffset>128905</wp:posOffset>
                </wp:positionH>
                <wp:positionV relativeFrom="paragraph">
                  <wp:posOffset>-8890</wp:posOffset>
                </wp:positionV>
                <wp:extent cx="815340" cy="342265"/>
                <wp:effectExtent l="38100" t="38100" r="41910" b="38735"/>
                <wp:wrapNone/>
                <wp:docPr id="1432675297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">
                      <w14:nvContentPartPr>
                        <w14:cNvContentPartPr/>
                      </w14:nvContentPartPr>
                      <w14:xfrm>
                        <a:off x="0" y="0"/>
                        <a:ext cx="815340" cy="342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DC6E11" id="Ink 77" o:spid="_x0000_s1026" type="#_x0000_t75" style="position:absolute;margin-left:9.8pt;margin-top:-1.05pt;width:64.9pt;height:27.65pt;z-index:2516585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">
                <v:imagedata r:id="rId289" o:title=""/>
              </v:shape>
            </w:pict>
          </mc:Fallback>
        </mc:AlternateContent>
      </w:r>
      <w:r w:rsidR="00CB6F72">
        <w:rPr>
          <w:lang w:eastAsia="en-IN"/>
        </w:rPr>
        <w:t>APPLE A=NEW FRUIT ();</w:t>
      </w:r>
      <w:r>
        <w:rPr>
          <w:lang w:eastAsia="en-IN"/>
        </w:rPr>
        <w:t xml:space="preserve">                           F =NEW APPLE();</w:t>
      </w:r>
    </w:p>
    <w:p w14:paraId="4C7F1ACC" w14:textId="1CB2347D" w:rsidR="00CB6F72" w:rsidRDefault="00CB6F72" w:rsidP="0050498F">
      <w:pPr>
        <w:rPr>
          <w:lang w:eastAsia="en-IN"/>
        </w:rPr>
      </w:pPr>
      <w:r>
        <w:rPr>
          <w:lang w:eastAsia="en-IN"/>
        </w:rPr>
        <w:t>GRAPE G=NEW FRUIT();</w:t>
      </w:r>
      <w:r w:rsidR="0050498F">
        <w:rPr>
          <w:lang w:eastAsia="en-IN"/>
        </w:rPr>
        <w:t xml:space="preserve">                           F=NEW ORANGE();    OK</w:t>
      </w:r>
    </w:p>
    <w:p w14:paraId="42DEE4CC" w14:textId="584F2E31" w:rsidR="0050498F" w:rsidRDefault="00D35D5E" w:rsidP="00D35D5E">
      <w:pPr>
        <w:pStyle w:val="Heading2"/>
        <w:rPr>
          <w:lang w:eastAsia="en-IN"/>
        </w:rPr>
      </w:pPr>
      <w:r>
        <w:rPr>
          <w:lang w:eastAsia="en-IN"/>
        </w:rPr>
        <w:t>2 DOWN CASTING</w:t>
      </w:r>
      <w:r w:rsidR="00A66ECE">
        <w:rPr>
          <w:lang w:eastAsia="en-IN"/>
        </w:rPr>
        <w:t xml:space="preserve"> / FORCE CASTING </w:t>
      </w:r>
      <w:r>
        <w:rPr>
          <w:lang w:eastAsia="en-IN"/>
        </w:rPr>
        <w:t>=</w:t>
      </w:r>
    </w:p>
    <w:p w14:paraId="20DA4B3D" w14:textId="7D625E78" w:rsidR="00D35D5E" w:rsidRDefault="008C1F92" w:rsidP="00A34A55">
      <w:pPr>
        <w:pStyle w:val="ListParagraph"/>
        <w:numPr>
          <w:ilvl w:val="0"/>
          <w:numId w:val="178"/>
        </w:numPr>
        <w:rPr>
          <w:lang w:eastAsia="en-IN"/>
        </w:rPr>
      </w:pPr>
      <w:r w:rsidRPr="00A66ECE">
        <w:rPr>
          <w:highlight w:val="yellow"/>
          <w:lang w:eastAsia="en-IN"/>
        </w:rPr>
        <w:t>CONVERTING PARENT CLASS TYPE OF OBJECT TO CHILD</w:t>
      </w:r>
      <w:r w:rsidRPr="00A66ECE">
        <w:rPr>
          <w:lang w:eastAsia="en-IN"/>
        </w:rPr>
        <w:t xml:space="preserve"> CLASS</w:t>
      </w:r>
      <w:r>
        <w:rPr>
          <w:lang w:eastAsia="en-IN"/>
        </w:rPr>
        <w:t xml:space="preserve"> IS KNOWN </w:t>
      </w:r>
      <w:r w:rsidR="00A725C3">
        <w:rPr>
          <w:lang w:eastAsia="en-IN"/>
        </w:rPr>
        <w:t>AS DOWN CASTING .</w:t>
      </w:r>
    </w:p>
    <w:p w14:paraId="23EEF1E5" w14:textId="10C0A9F1" w:rsidR="009B10AA" w:rsidRPr="00A66ECE" w:rsidRDefault="009B10AA" w:rsidP="00A34A55">
      <w:pPr>
        <w:pStyle w:val="ListParagraph"/>
        <w:numPr>
          <w:ilvl w:val="0"/>
          <w:numId w:val="178"/>
        </w:numPr>
        <w:rPr>
          <w:highlight w:val="yellow"/>
          <w:lang w:eastAsia="en-IN"/>
        </w:rPr>
      </w:pPr>
      <w:r w:rsidRPr="00A66ECE">
        <w:rPr>
          <w:highlight w:val="yellow"/>
          <w:lang w:eastAsia="en-IN"/>
        </w:rPr>
        <w:t xml:space="preserve">TO PERFORM DOWN CASTING </w:t>
      </w:r>
    </w:p>
    <w:p w14:paraId="38BF1AD9" w14:textId="1D717F4D" w:rsidR="009B10AA" w:rsidRDefault="009B10AA" w:rsidP="00A34A55">
      <w:pPr>
        <w:pStyle w:val="ListParagraph"/>
        <w:numPr>
          <w:ilvl w:val="0"/>
          <w:numId w:val="178"/>
        </w:numPr>
        <w:rPr>
          <w:lang w:eastAsia="en-IN"/>
        </w:rPr>
      </w:pPr>
      <w:r>
        <w:rPr>
          <w:lang w:eastAsia="en-IN"/>
        </w:rPr>
        <w:t xml:space="preserve">1 </w:t>
      </w:r>
      <w:r w:rsidRPr="00A66ECE">
        <w:rPr>
          <w:highlight w:val="yellow"/>
          <w:lang w:eastAsia="en-IN"/>
        </w:rPr>
        <w:t>UPCASTING IS MANDETORY</w:t>
      </w:r>
      <w:r>
        <w:rPr>
          <w:lang w:eastAsia="en-IN"/>
        </w:rPr>
        <w:t>.</w:t>
      </w:r>
    </w:p>
    <w:p w14:paraId="37DC764D" w14:textId="11C56CBC" w:rsidR="009B10AA" w:rsidRDefault="00175CAB" w:rsidP="00A34A55">
      <w:pPr>
        <w:pStyle w:val="ListParagraph"/>
        <w:numPr>
          <w:ilvl w:val="0"/>
          <w:numId w:val="178"/>
        </w:numPr>
        <w:rPr>
          <w:lang w:eastAsia="en-IN"/>
        </w:rPr>
      </w:pPr>
      <w:r w:rsidRPr="00A66ECE">
        <w:rPr>
          <w:highlight w:val="yellow"/>
          <w:lang w:eastAsia="en-IN"/>
        </w:rPr>
        <w:t xml:space="preserve">PROVIDE A CHILD CLASS REFERENCE FOR AN </w:t>
      </w:r>
      <w:r w:rsidR="00472053" w:rsidRPr="00A66ECE">
        <w:rPr>
          <w:highlight w:val="yellow"/>
          <w:lang w:eastAsia="en-IN"/>
        </w:rPr>
        <w:t>UPCASTED OBJECT</w:t>
      </w:r>
      <w:r w:rsidR="00472053">
        <w:rPr>
          <w:lang w:eastAsia="en-IN"/>
        </w:rPr>
        <w:t xml:space="preserve"> IS CALLED AS DOWN CASTING.</w:t>
      </w:r>
    </w:p>
    <w:p w14:paraId="53934453" w14:textId="583BC6A0" w:rsidR="00472053" w:rsidRDefault="00472053" w:rsidP="00A34A55">
      <w:pPr>
        <w:pStyle w:val="ListParagraph"/>
        <w:numPr>
          <w:ilvl w:val="0"/>
          <w:numId w:val="178"/>
        </w:numPr>
        <w:rPr>
          <w:lang w:eastAsia="en-IN"/>
        </w:rPr>
      </w:pPr>
      <w:r>
        <w:rPr>
          <w:lang w:eastAsia="en-IN"/>
        </w:rPr>
        <w:t xml:space="preserve">TO PERFORM DOWN CASTING </w:t>
      </w:r>
      <w:r w:rsidR="0031407A" w:rsidRPr="00A66ECE">
        <w:rPr>
          <w:highlight w:val="yellow"/>
          <w:lang w:eastAsia="en-IN"/>
        </w:rPr>
        <w:t>EXTRA PIECE OF CODE IS NEEDED BY THE PROGRAMMER</w:t>
      </w:r>
      <w:r w:rsidR="0031407A">
        <w:rPr>
          <w:lang w:eastAsia="en-IN"/>
        </w:rPr>
        <w:t xml:space="preserve"> HENCE IT IS ALSO KNOWN </w:t>
      </w:r>
      <w:r w:rsidR="006E0046">
        <w:rPr>
          <w:lang w:eastAsia="en-IN"/>
        </w:rPr>
        <w:t xml:space="preserve">AS </w:t>
      </w:r>
      <w:r w:rsidR="006E0046" w:rsidRPr="00A66ECE">
        <w:rPr>
          <w:highlight w:val="yellow"/>
          <w:lang w:eastAsia="en-IN"/>
        </w:rPr>
        <w:t>“FORCE CASTING</w:t>
      </w:r>
      <w:r w:rsidR="006E0046">
        <w:rPr>
          <w:lang w:eastAsia="en-IN"/>
        </w:rPr>
        <w:t xml:space="preserve"> “</w:t>
      </w:r>
    </w:p>
    <w:p w14:paraId="15455844" w14:textId="19899B3C" w:rsidR="006E0046" w:rsidRPr="00A66ECE" w:rsidRDefault="006E0046" w:rsidP="00A34A55">
      <w:pPr>
        <w:pStyle w:val="ListParagraph"/>
        <w:numPr>
          <w:ilvl w:val="0"/>
          <w:numId w:val="178"/>
        </w:numPr>
        <w:rPr>
          <w:highlight w:val="yellow"/>
          <w:lang w:eastAsia="en-IN"/>
        </w:rPr>
      </w:pPr>
      <w:r>
        <w:rPr>
          <w:lang w:eastAsia="en-IN"/>
        </w:rPr>
        <w:t xml:space="preserve">DOWN CASTING IS </w:t>
      </w:r>
      <w:r w:rsidRPr="00A66ECE">
        <w:rPr>
          <w:highlight w:val="yellow"/>
          <w:lang w:eastAsia="en-IN"/>
        </w:rPr>
        <w:t>“EXPLICIT” IN NATURE.</w:t>
      </w:r>
    </w:p>
    <w:p w14:paraId="2536F980" w14:textId="75F5C87F" w:rsidR="000D365A" w:rsidRDefault="000D365A" w:rsidP="000D365A">
      <w:pPr>
        <w:rPr>
          <w:lang w:eastAsia="en-IN"/>
        </w:rPr>
      </w:pPr>
      <w:r w:rsidRPr="00D97F55">
        <w:rPr>
          <w:b/>
          <w:bCs/>
          <w:lang w:eastAsia="en-IN"/>
        </w:rPr>
        <w:t>SYNTAX</w:t>
      </w:r>
      <w:r>
        <w:rPr>
          <w:lang w:eastAsia="en-IN"/>
        </w:rPr>
        <w:t xml:space="preserve">= CHILD CLASS REVERENCE VARIABLE =( CHILD CLASS) </w:t>
      </w:r>
      <w:r w:rsidR="00D97F55">
        <w:rPr>
          <w:lang w:eastAsia="en-IN"/>
        </w:rPr>
        <w:t>UPCASTING REFERENCE VARIABLE .</w:t>
      </w:r>
    </w:p>
    <w:p w14:paraId="026C2153" w14:textId="77777777" w:rsidR="00D97F55" w:rsidRDefault="00D97F55" w:rsidP="000D365A">
      <w:pPr>
        <w:rPr>
          <w:lang w:eastAsia="en-IN"/>
        </w:rPr>
      </w:pPr>
    </w:p>
    <w:p w14:paraId="0F4541AF" w14:textId="77777777" w:rsidR="000E5A93" w:rsidRDefault="000E5A93" w:rsidP="000E5A9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  <w:u w:val="single"/>
        </w:rPr>
        <w:t>c</w:t>
      </w:r>
      <w:r>
        <w:rPr>
          <w:rFonts w:ascii="Consolas" w:hAnsi="Consolas"/>
          <w:color w:val="CC6C1D"/>
          <w:sz w:val="20"/>
          <w:szCs w:val="20"/>
        </w:rPr>
        <w:t>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Test1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EF59DE7" w14:textId="77777777" w:rsidR="000E5A93" w:rsidRDefault="000E5A93" w:rsidP="000E5A9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m1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FB7A41F" w14:textId="77777777" w:rsidR="000E5A93" w:rsidRDefault="000E5A93" w:rsidP="000E5A9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"m1 in Test1"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320272F" w14:textId="77777777" w:rsidR="000E5A93" w:rsidRDefault="000E5A93" w:rsidP="000E5A9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38BFB76" w14:textId="77777777" w:rsidR="000E5A93" w:rsidRDefault="000E5A93" w:rsidP="000E5A9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4C3A98FC" w14:textId="77777777" w:rsidR="000E5A93" w:rsidRDefault="000E5A93" w:rsidP="000E5A9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F0BE172" w14:textId="77777777" w:rsidR="000E5A93" w:rsidRDefault="000E5A93" w:rsidP="000E5A9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Test2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extends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Test1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5D4D3D2" w14:textId="77777777" w:rsidR="000E5A93" w:rsidRDefault="000E5A93" w:rsidP="000E5A9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m2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0CEC713" w14:textId="77777777" w:rsidR="000E5A93" w:rsidRDefault="000E5A93" w:rsidP="000E5A9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"m2 in Test2"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7B80F0D" w14:textId="77777777" w:rsidR="000E5A93" w:rsidRDefault="000E5A93" w:rsidP="000E5A9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B2635D2" w14:textId="77777777" w:rsidR="000E5A93" w:rsidRDefault="000E5A93" w:rsidP="000E5A9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63EB99CB" w14:textId="77777777" w:rsidR="000E5A93" w:rsidRDefault="000E5A93" w:rsidP="000E5A9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077FF26" w14:textId="77777777" w:rsidR="000E5A93" w:rsidRDefault="000E5A93" w:rsidP="000E5A9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MainTest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6843F0D" w14:textId="77777777" w:rsidR="000E5A93" w:rsidRDefault="000E5A93" w:rsidP="000E5A9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args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A73C54A" w14:textId="77777777" w:rsidR="000E5A93" w:rsidRDefault="000E5A93" w:rsidP="000E5A9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1290C3"/>
          <w:sz w:val="20"/>
          <w:szCs w:val="20"/>
        </w:rPr>
        <w:t>Test1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t1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Test2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// This creates an instance of Test2 and assigns it to a Test1 reference</w:t>
      </w:r>
    </w:p>
    <w:p w14:paraId="5664938E" w14:textId="77777777" w:rsidR="000E5A93" w:rsidRDefault="000E5A93" w:rsidP="000E5A9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3EC79"/>
          <w:sz w:val="20"/>
          <w:szCs w:val="20"/>
        </w:rPr>
        <w:t>t1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m1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// Calls m1() from Test1</w:t>
      </w:r>
    </w:p>
    <w:p w14:paraId="6B7D8919" w14:textId="77777777" w:rsidR="000E5A93" w:rsidRDefault="000E5A93" w:rsidP="000E5A9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A016E1B" w14:textId="77777777" w:rsidR="000E5A93" w:rsidRDefault="000E5A93" w:rsidP="000E5A9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>// Properly cast t1 to Test2</w:t>
      </w:r>
    </w:p>
    <w:p w14:paraId="33E9DC8C" w14:textId="761FD437" w:rsidR="000E5A93" w:rsidRDefault="000E5A93" w:rsidP="000E5A9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1290C3"/>
          <w:sz w:val="20"/>
          <w:szCs w:val="20"/>
        </w:rPr>
        <w:t>Test2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t2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Test2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t1</w:t>
      </w:r>
      <w:r>
        <w:rPr>
          <w:rFonts w:ascii="Consolas" w:hAnsi="Consolas"/>
          <w:color w:val="E6E6FA"/>
          <w:sz w:val="20"/>
          <w:szCs w:val="20"/>
        </w:rPr>
        <w:t xml:space="preserve">;    // down casting </w:t>
      </w:r>
    </w:p>
    <w:p w14:paraId="2DBEBF6D" w14:textId="77777777" w:rsidR="000E5A93" w:rsidRDefault="000E5A93" w:rsidP="000E5A9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3EC79"/>
          <w:sz w:val="20"/>
          <w:szCs w:val="20"/>
        </w:rPr>
        <w:t>t2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m1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// Calls m1() from Test1 (inherited by Test2)</w:t>
      </w:r>
    </w:p>
    <w:p w14:paraId="09C286E7" w14:textId="77777777" w:rsidR="000E5A93" w:rsidRDefault="000E5A93" w:rsidP="000E5A9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3EC79"/>
          <w:sz w:val="20"/>
          <w:szCs w:val="20"/>
        </w:rPr>
        <w:t>t2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m2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// Calls m2() from Test2</w:t>
      </w:r>
    </w:p>
    <w:p w14:paraId="06BDF848" w14:textId="77777777" w:rsidR="000E5A93" w:rsidRDefault="000E5A93" w:rsidP="000E5A9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0EA83A6" w14:textId="77777777" w:rsidR="000E5A93" w:rsidRDefault="000E5A93" w:rsidP="000E5A9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6028A182" w14:textId="05DDD06A" w:rsidR="009E7436" w:rsidRDefault="009E7436" w:rsidP="009E7436">
      <w:pPr>
        <w:rPr>
          <w:lang w:eastAsia="en-IN"/>
        </w:rPr>
      </w:pPr>
    </w:p>
    <w:p w14:paraId="3F2A116E" w14:textId="0B5570B1" w:rsidR="009E7436" w:rsidRDefault="009E7436" w:rsidP="009E7436">
      <w:pPr>
        <w:pStyle w:val="Heading2"/>
        <w:rPr>
          <w:lang w:eastAsia="en-IN"/>
        </w:rPr>
      </w:pPr>
      <w:r>
        <w:rPr>
          <w:lang w:eastAsia="en-IN"/>
        </w:rPr>
        <w:t>WHY DO WE NEED DOWN CASTING =</w:t>
      </w:r>
    </w:p>
    <w:p w14:paraId="55E73A7B" w14:textId="637B705E" w:rsidR="009E7436" w:rsidRDefault="00CB0BC7" w:rsidP="00A34A55">
      <w:pPr>
        <w:pStyle w:val="ListParagraph"/>
        <w:numPr>
          <w:ilvl w:val="0"/>
          <w:numId w:val="179"/>
        </w:numPr>
        <w:rPr>
          <w:lang w:eastAsia="en-IN"/>
        </w:rPr>
      </w:pPr>
      <w:r>
        <w:rPr>
          <w:lang w:eastAsia="en-IN"/>
        </w:rPr>
        <w:t xml:space="preserve">IF THE </w:t>
      </w:r>
      <w:r w:rsidRPr="00A66ECE">
        <w:rPr>
          <w:highlight w:val="yellow"/>
          <w:lang w:eastAsia="en-IN"/>
        </w:rPr>
        <w:t>REFERENCE IS UP CASTED WE CANNOT AXCESS THE MEMBER OF SUBCLASS TO</w:t>
      </w:r>
      <w:r>
        <w:rPr>
          <w:lang w:eastAsia="en-IN"/>
        </w:rPr>
        <w:t xml:space="preserve"> AXCESS THE </w:t>
      </w:r>
      <w:r w:rsidR="00551361">
        <w:rPr>
          <w:lang w:eastAsia="en-IN"/>
        </w:rPr>
        <w:t xml:space="preserve">MEMBER OF SUBCLASS </w:t>
      </w:r>
      <w:r w:rsidR="00551361" w:rsidRPr="00A66ECE">
        <w:rPr>
          <w:highlight w:val="yellow"/>
          <w:lang w:eastAsia="en-IN"/>
        </w:rPr>
        <w:t xml:space="preserve">WE NEED TO DOWNCAST THE REFERENCE TO THE SUBCLASS </w:t>
      </w:r>
      <w:r w:rsidR="00527394" w:rsidRPr="00A66ECE">
        <w:rPr>
          <w:highlight w:val="yellow"/>
          <w:lang w:eastAsia="en-IN"/>
        </w:rPr>
        <w:t>TYPE</w:t>
      </w:r>
      <w:r w:rsidR="00527394">
        <w:rPr>
          <w:lang w:eastAsia="en-IN"/>
        </w:rPr>
        <w:t>.</w:t>
      </w:r>
    </w:p>
    <w:p w14:paraId="42668F31" w14:textId="2C5EE3CB" w:rsidR="00527394" w:rsidRDefault="00CF55BE" w:rsidP="00527394">
      <w:pPr>
        <w:rPr>
          <w:lang w:eastAsia="en-IN"/>
        </w:rPr>
      </w:pPr>
      <w:r>
        <w:rPr>
          <w:lang w:eastAsia="en-IN"/>
        </w:rPr>
        <w:t>OBJECT CLASS CAN BE USED FOR SINGLE CLASS.</w:t>
      </w:r>
    </w:p>
    <w:p w14:paraId="793CFD06" w14:textId="77777777" w:rsidR="004E6347" w:rsidRDefault="004E6347" w:rsidP="004E634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green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ecoasia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search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3C3D8E6" w14:textId="77777777" w:rsidR="004E6347" w:rsidRDefault="004E6347" w:rsidP="004E634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B64C3FF" w14:textId="77777777" w:rsidR="004E6347" w:rsidRDefault="004E6347" w:rsidP="004E634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student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3C002AC" w14:textId="77777777" w:rsidR="004E6347" w:rsidRDefault="004E6347" w:rsidP="004E634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name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8337632" w14:textId="77777777" w:rsidR="004E6347" w:rsidRDefault="004E6347" w:rsidP="004E634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94A43B7" w14:textId="77777777" w:rsidR="004E6347" w:rsidRDefault="004E6347" w:rsidP="004E634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</w:t>
      </w:r>
      <w:r>
        <w:rPr>
          <w:rFonts w:ascii="Consolas" w:hAnsi="Consolas"/>
          <w:color w:val="1EB540"/>
          <w:sz w:val="20"/>
          <w:szCs w:val="20"/>
        </w:rPr>
        <w:t>student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name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id</w:t>
      </w:r>
      <w:r>
        <w:rPr>
          <w:rFonts w:ascii="Consolas" w:hAnsi="Consolas"/>
          <w:color w:val="F9FAF4"/>
          <w:sz w:val="20"/>
          <w:szCs w:val="20"/>
        </w:rPr>
        <w:t>)</w:t>
      </w:r>
    </w:p>
    <w:p w14:paraId="41149E5E" w14:textId="77777777" w:rsidR="004E6347" w:rsidRDefault="004E6347" w:rsidP="004E634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</w:t>
      </w:r>
      <w:r>
        <w:rPr>
          <w:rFonts w:ascii="Consolas" w:hAnsi="Consolas"/>
          <w:color w:val="F9FAF4"/>
          <w:sz w:val="20"/>
          <w:szCs w:val="20"/>
        </w:rPr>
        <w:t>{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name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79ABFF"/>
          <w:sz w:val="20"/>
          <w:szCs w:val="20"/>
        </w:rPr>
        <w:t>name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F0C62A6" w14:textId="77777777" w:rsidR="004E6347" w:rsidRDefault="004E6347" w:rsidP="004E634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</w:t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id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79ABFF"/>
          <w:sz w:val="20"/>
          <w:szCs w:val="20"/>
        </w:rPr>
        <w:t>id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93166BA" w14:textId="77777777" w:rsidR="004E6347" w:rsidRDefault="004E6347" w:rsidP="004E634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73EC10A" w14:textId="77777777" w:rsidR="004E6347" w:rsidRDefault="004E6347" w:rsidP="004E634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D8083CE" w14:textId="77777777" w:rsidR="004E6347" w:rsidRDefault="004E6347" w:rsidP="004E634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stdinfo</w:t>
      </w:r>
      <w:r>
        <w:rPr>
          <w:rFonts w:ascii="Consolas" w:hAnsi="Consolas"/>
          <w:color w:val="F9FAF4"/>
          <w:sz w:val="20"/>
          <w:szCs w:val="20"/>
        </w:rPr>
        <w:t>()</w:t>
      </w:r>
    </w:p>
    <w:p w14:paraId="764D7A9B" w14:textId="77777777" w:rsidR="004E6347" w:rsidRDefault="004E6347" w:rsidP="004E634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{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"sname"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66E1F8"/>
          <w:sz w:val="20"/>
          <w:szCs w:val="20"/>
        </w:rPr>
        <w:t>name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17C6A3"/>
          <w:sz w:val="20"/>
          <w:szCs w:val="20"/>
        </w:rPr>
        <w:t>"sid+"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66E1F8"/>
          <w:sz w:val="20"/>
          <w:szCs w:val="20"/>
        </w:rPr>
        <w:t>id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565876B" w14:textId="77777777" w:rsidR="004E6347" w:rsidRDefault="004E6347" w:rsidP="004E634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7308D821" w14:textId="77777777" w:rsidR="004E6347" w:rsidRDefault="004E6347" w:rsidP="004E634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args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5585609" w14:textId="77777777" w:rsidR="004E6347" w:rsidRDefault="004E6347" w:rsidP="004E634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D9E8F7"/>
          <w:sz w:val="20"/>
          <w:szCs w:val="20"/>
        </w:rPr>
        <w:tab/>
        <w:t xml:space="preserve"> </w:t>
      </w:r>
      <w:r>
        <w:rPr>
          <w:rFonts w:ascii="Consolas" w:hAnsi="Consolas"/>
          <w:color w:val="1290C3"/>
          <w:sz w:val="20"/>
          <w:szCs w:val="20"/>
          <w:u w:val="single"/>
        </w:rPr>
        <w:t>object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ref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CC6C1D"/>
          <w:sz w:val="20"/>
          <w:szCs w:val="20"/>
          <w:u w:val="single"/>
        </w:rPr>
        <w:t>new</w:t>
      </w:r>
      <w:r>
        <w:rPr>
          <w:rFonts w:ascii="Consolas" w:hAnsi="Consolas"/>
          <w:color w:val="D9E8F7"/>
          <w:sz w:val="20"/>
          <w:szCs w:val="20"/>
          <w:u w:val="single"/>
        </w:rPr>
        <w:t xml:space="preserve"> </w:t>
      </w:r>
      <w:r>
        <w:rPr>
          <w:rFonts w:ascii="Consolas" w:hAnsi="Consolas"/>
          <w:color w:val="A7EC21"/>
          <w:sz w:val="20"/>
          <w:szCs w:val="20"/>
          <w:u w:val="single"/>
        </w:rPr>
        <w:t>student</w:t>
      </w:r>
      <w:r>
        <w:rPr>
          <w:rFonts w:ascii="Consolas" w:hAnsi="Consolas"/>
          <w:color w:val="F9FAF4"/>
          <w:sz w:val="20"/>
          <w:szCs w:val="20"/>
          <w:u w:val="single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8E96E6A" w14:textId="77777777" w:rsidR="004E6347" w:rsidRDefault="004E6347" w:rsidP="004E634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D9E8F7"/>
          <w:sz w:val="20"/>
          <w:szCs w:val="20"/>
        </w:rPr>
        <w:tab/>
        <w:t xml:space="preserve"> </w:t>
      </w:r>
      <w:r>
        <w:rPr>
          <w:rFonts w:ascii="Consolas" w:hAnsi="Consolas"/>
          <w:color w:val="1290C3"/>
          <w:sz w:val="20"/>
          <w:szCs w:val="20"/>
        </w:rPr>
        <w:t>student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std1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student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D9E8F7"/>
          <w:sz w:val="20"/>
          <w:szCs w:val="20"/>
          <w:u w:val="single"/>
        </w:rPr>
        <w:t>ref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E3D9580" w14:textId="77777777" w:rsidR="004E6347" w:rsidRDefault="004E6347" w:rsidP="004E634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B9D23CC" w14:textId="77777777" w:rsidR="004E6347" w:rsidRDefault="004E6347" w:rsidP="004E634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27CBD12F" w14:textId="77777777" w:rsidR="005C0430" w:rsidRDefault="005C0430" w:rsidP="004E6347">
      <w:pPr>
        <w:rPr>
          <w:lang w:eastAsia="en-IN"/>
        </w:rPr>
      </w:pPr>
    </w:p>
    <w:p w14:paraId="4F65BC77" w14:textId="69D2D9CD" w:rsidR="008410AD" w:rsidRDefault="008410AD" w:rsidP="008410AD">
      <w:pPr>
        <w:pStyle w:val="Heading2"/>
        <w:rPr>
          <w:lang w:eastAsia="en-IN"/>
        </w:rPr>
      </w:pPr>
      <w:r>
        <w:rPr>
          <w:lang w:eastAsia="en-IN"/>
        </w:rPr>
        <w:t>CLASSCASTEXCEPTION=</w:t>
      </w:r>
    </w:p>
    <w:p w14:paraId="1C84D544" w14:textId="49B764D1" w:rsidR="008410AD" w:rsidRDefault="00541D46" w:rsidP="00A34A55">
      <w:pPr>
        <w:pStyle w:val="ListParagraph"/>
        <w:numPr>
          <w:ilvl w:val="0"/>
          <w:numId w:val="179"/>
        </w:numPr>
        <w:rPr>
          <w:lang w:eastAsia="en-IN"/>
        </w:rPr>
      </w:pPr>
      <w:r>
        <w:rPr>
          <w:lang w:eastAsia="en-IN"/>
        </w:rPr>
        <w:t xml:space="preserve">IT IS </w:t>
      </w:r>
      <w:r w:rsidRPr="00A66ECE">
        <w:rPr>
          <w:highlight w:val="yellow"/>
          <w:lang w:eastAsia="en-IN"/>
        </w:rPr>
        <w:t>UNCHECKED EXCEPTION.</w:t>
      </w:r>
    </w:p>
    <w:p w14:paraId="13CAF3DD" w14:textId="460E579F" w:rsidR="00541D46" w:rsidRPr="00A66ECE" w:rsidRDefault="00541D46" w:rsidP="00A34A55">
      <w:pPr>
        <w:pStyle w:val="ListParagraph"/>
        <w:numPr>
          <w:ilvl w:val="0"/>
          <w:numId w:val="179"/>
        </w:numPr>
        <w:rPr>
          <w:highlight w:val="yellow"/>
          <w:lang w:eastAsia="en-IN"/>
        </w:rPr>
      </w:pPr>
      <w:r>
        <w:rPr>
          <w:lang w:eastAsia="en-IN"/>
        </w:rPr>
        <w:t xml:space="preserve">IN JAVA </w:t>
      </w:r>
      <w:r w:rsidRPr="00A66ECE">
        <w:rPr>
          <w:highlight w:val="yellow"/>
          <w:lang w:eastAsia="en-IN"/>
        </w:rPr>
        <w:t xml:space="preserve">WE WILL GET CLASSCASTEXCEPTION </w:t>
      </w:r>
      <w:r w:rsidR="00E103FC" w:rsidRPr="00A66ECE">
        <w:rPr>
          <w:highlight w:val="yellow"/>
          <w:lang w:eastAsia="en-IN"/>
        </w:rPr>
        <w:t xml:space="preserve">WHEN WE TRIED TO PERFORM DOWN CASTING WITHOUT UP CASTING </w:t>
      </w:r>
    </w:p>
    <w:p w14:paraId="3DCCF8F6" w14:textId="25D42C9A" w:rsidR="00317376" w:rsidRDefault="00317376" w:rsidP="00A34A55">
      <w:pPr>
        <w:pStyle w:val="ListParagraph"/>
        <w:numPr>
          <w:ilvl w:val="0"/>
          <w:numId w:val="179"/>
        </w:numPr>
        <w:rPr>
          <w:lang w:eastAsia="en-IN"/>
        </w:rPr>
      </w:pPr>
      <w:r>
        <w:rPr>
          <w:lang w:eastAsia="en-IN"/>
        </w:rPr>
        <w:t xml:space="preserve">OR </w:t>
      </w:r>
    </w:p>
    <w:p w14:paraId="72D2B6BD" w14:textId="0D2CBEAF" w:rsidR="00317376" w:rsidRDefault="00317376" w:rsidP="00A34A55">
      <w:pPr>
        <w:pStyle w:val="ListParagraph"/>
        <w:numPr>
          <w:ilvl w:val="0"/>
          <w:numId w:val="179"/>
        </w:numPr>
        <w:rPr>
          <w:lang w:eastAsia="en-IN"/>
        </w:rPr>
      </w:pPr>
      <w:r>
        <w:rPr>
          <w:lang w:eastAsia="en-IN"/>
        </w:rPr>
        <w:t xml:space="preserve">IF THE </w:t>
      </w:r>
      <w:r w:rsidRPr="00A66ECE">
        <w:rPr>
          <w:highlight w:val="yellow"/>
          <w:lang w:eastAsia="en-IN"/>
        </w:rPr>
        <w:t xml:space="preserve">OBJECT IS NOT HAVING INSTANCEOF PARTICULAR CLASS AND </w:t>
      </w:r>
      <w:r w:rsidR="00205D9B" w:rsidRPr="00A66ECE">
        <w:rPr>
          <w:highlight w:val="yellow"/>
          <w:lang w:eastAsia="en-IN"/>
        </w:rPr>
        <w:t>IF WE TRIED TO PERFORM DOWN CASTING THEN WE WILL GET CLASSCASTEXCEPTION</w:t>
      </w:r>
      <w:r w:rsidR="00205D9B">
        <w:rPr>
          <w:lang w:eastAsia="en-IN"/>
        </w:rPr>
        <w:t>.</w:t>
      </w:r>
    </w:p>
    <w:p w14:paraId="38B9E405" w14:textId="77777777" w:rsidR="00FD1EF1" w:rsidRDefault="00FD1EF1" w:rsidP="00A34A55">
      <w:pPr>
        <w:pStyle w:val="NormalWeb"/>
        <w:numPr>
          <w:ilvl w:val="0"/>
          <w:numId w:val="179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runtime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E6D784B" w14:textId="77777777" w:rsidR="00FD1EF1" w:rsidRDefault="00FD1EF1" w:rsidP="00A34A55">
      <w:pPr>
        <w:pStyle w:val="NormalWeb"/>
        <w:numPr>
          <w:ilvl w:val="0"/>
          <w:numId w:val="179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8ACC556" w14:textId="77777777" w:rsidR="00FD1EF1" w:rsidRDefault="00FD1EF1" w:rsidP="00A34A55">
      <w:pPr>
        <w:pStyle w:val="NormalWeb"/>
        <w:numPr>
          <w:ilvl w:val="0"/>
          <w:numId w:val="179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mobile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71B6A40" w14:textId="77777777" w:rsidR="00FD1EF1" w:rsidRDefault="00FD1EF1" w:rsidP="00A34A55">
      <w:pPr>
        <w:pStyle w:val="NormalWeb"/>
        <w:numPr>
          <w:ilvl w:val="0"/>
          <w:numId w:val="179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71C81CAC" w14:textId="77777777" w:rsidR="00FD1EF1" w:rsidRDefault="00FD1EF1" w:rsidP="00A34A55">
      <w:pPr>
        <w:pStyle w:val="NormalWeb"/>
        <w:numPr>
          <w:ilvl w:val="0"/>
          <w:numId w:val="179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oppo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extends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mobile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500E367" w14:textId="77777777" w:rsidR="00FD1EF1" w:rsidRDefault="00FD1EF1" w:rsidP="00A34A55">
      <w:pPr>
        <w:pStyle w:val="NormalWeb"/>
        <w:numPr>
          <w:ilvl w:val="0"/>
          <w:numId w:val="179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2E20B611" w14:textId="77777777" w:rsidR="00FD1EF1" w:rsidRDefault="00FD1EF1" w:rsidP="00A34A55">
      <w:pPr>
        <w:pStyle w:val="NormalWeb"/>
        <w:numPr>
          <w:ilvl w:val="0"/>
          <w:numId w:val="179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vivo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extends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mobile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7F5873D" w14:textId="77777777" w:rsidR="00FD1EF1" w:rsidRDefault="00FD1EF1" w:rsidP="00A34A55">
      <w:pPr>
        <w:pStyle w:val="NormalWeb"/>
        <w:numPr>
          <w:ilvl w:val="0"/>
          <w:numId w:val="179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6151F990" w14:textId="77777777" w:rsidR="00FD1EF1" w:rsidRDefault="00FD1EF1" w:rsidP="00A34A55">
      <w:pPr>
        <w:pStyle w:val="NormalWeb"/>
        <w:numPr>
          <w:ilvl w:val="0"/>
          <w:numId w:val="179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test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0DFF151" w14:textId="77777777" w:rsidR="00FD1EF1" w:rsidRDefault="00FD1EF1" w:rsidP="00A34A55">
      <w:pPr>
        <w:pStyle w:val="NormalWeb"/>
        <w:numPr>
          <w:ilvl w:val="0"/>
          <w:numId w:val="179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args</w:t>
      </w:r>
      <w:r>
        <w:rPr>
          <w:rFonts w:ascii="Consolas" w:hAnsi="Consolas"/>
          <w:color w:val="F9FAF4"/>
          <w:sz w:val="20"/>
          <w:szCs w:val="20"/>
        </w:rPr>
        <w:t>)</w:t>
      </w:r>
    </w:p>
    <w:p w14:paraId="4A396866" w14:textId="77777777" w:rsidR="00FD1EF1" w:rsidRDefault="00FD1EF1" w:rsidP="00A34A55">
      <w:pPr>
        <w:pStyle w:val="NormalWeb"/>
        <w:numPr>
          <w:ilvl w:val="0"/>
          <w:numId w:val="179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1766DED5" w14:textId="77777777" w:rsidR="00FD1EF1" w:rsidRDefault="00FD1EF1" w:rsidP="00A34A55">
      <w:pPr>
        <w:pStyle w:val="NormalWeb"/>
        <w:numPr>
          <w:ilvl w:val="0"/>
          <w:numId w:val="179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</w:t>
      </w:r>
      <w:r>
        <w:rPr>
          <w:rFonts w:ascii="Consolas" w:hAnsi="Consolas"/>
          <w:color w:val="1290C3"/>
          <w:sz w:val="20"/>
          <w:szCs w:val="20"/>
        </w:rPr>
        <w:t>oppo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o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oppo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07F59AF" w14:textId="77777777" w:rsidR="00FD1EF1" w:rsidRDefault="00FD1EF1" w:rsidP="00A34A55">
      <w:pPr>
        <w:pStyle w:val="NormalWeb"/>
        <w:numPr>
          <w:ilvl w:val="0"/>
          <w:numId w:val="179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</w:t>
      </w:r>
    </w:p>
    <w:p w14:paraId="10A07348" w14:textId="6540A79B" w:rsidR="00FD1EF1" w:rsidRDefault="00FD1EF1" w:rsidP="00A34A55">
      <w:pPr>
        <w:pStyle w:val="NormalWeb"/>
        <w:numPr>
          <w:ilvl w:val="0"/>
          <w:numId w:val="179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</w:t>
      </w:r>
      <w:r w:rsidR="00753A33">
        <w:rPr>
          <w:rFonts w:ascii="Consolas" w:hAnsi="Consolas"/>
          <w:color w:val="D9E8F7"/>
          <w:sz w:val="20"/>
          <w:szCs w:val="20"/>
        </w:rPr>
        <w:t xml:space="preserve">                 //</w:t>
      </w:r>
      <w:r>
        <w:rPr>
          <w:rFonts w:ascii="Consolas" w:hAnsi="Consolas"/>
          <w:color w:val="1290C3"/>
          <w:sz w:val="20"/>
          <w:szCs w:val="20"/>
        </w:rPr>
        <w:t>mobile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m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6897BB"/>
          <w:sz w:val="20"/>
          <w:szCs w:val="20"/>
          <w:u w:val="single"/>
        </w:rPr>
        <w:t>0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808080"/>
          <w:sz w:val="20"/>
          <w:szCs w:val="20"/>
        </w:rPr>
        <w:t>//</w:t>
      </w:r>
      <w:r>
        <w:rPr>
          <w:rFonts w:ascii="Consolas" w:hAnsi="Consolas"/>
          <w:color w:val="808080"/>
          <w:sz w:val="20"/>
          <w:szCs w:val="20"/>
          <w:u w:val="single"/>
        </w:rPr>
        <w:t>upcasting</w:t>
      </w:r>
      <w:r>
        <w:rPr>
          <w:rFonts w:ascii="Consolas" w:hAnsi="Consolas"/>
          <w:color w:val="808080"/>
          <w:sz w:val="20"/>
          <w:szCs w:val="20"/>
        </w:rPr>
        <w:t xml:space="preserve"> </w:t>
      </w:r>
    </w:p>
    <w:p w14:paraId="7673496D" w14:textId="77777777" w:rsidR="00FD1EF1" w:rsidRDefault="00FD1EF1" w:rsidP="00A34A55">
      <w:pPr>
        <w:pStyle w:val="NormalWeb"/>
        <w:numPr>
          <w:ilvl w:val="0"/>
          <w:numId w:val="179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</w:t>
      </w:r>
      <w:r>
        <w:rPr>
          <w:rFonts w:ascii="Consolas" w:hAnsi="Consolas"/>
          <w:color w:val="1290C3"/>
          <w:sz w:val="20"/>
          <w:szCs w:val="20"/>
        </w:rPr>
        <w:t>vivo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v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vivo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F3EC79"/>
          <w:sz w:val="20"/>
          <w:szCs w:val="20"/>
        </w:rPr>
        <w:t>m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808080"/>
          <w:sz w:val="20"/>
          <w:szCs w:val="20"/>
        </w:rPr>
        <w:t>//</w:t>
      </w:r>
      <w:r>
        <w:rPr>
          <w:rFonts w:ascii="Consolas" w:hAnsi="Consolas"/>
          <w:color w:val="808080"/>
          <w:sz w:val="20"/>
          <w:szCs w:val="20"/>
          <w:u w:val="single"/>
        </w:rPr>
        <w:t>donecasting</w:t>
      </w:r>
      <w:r>
        <w:rPr>
          <w:rFonts w:ascii="Consolas" w:hAnsi="Consolas"/>
          <w:color w:val="808080"/>
          <w:sz w:val="20"/>
          <w:szCs w:val="20"/>
        </w:rPr>
        <w:t xml:space="preserve"> </w:t>
      </w:r>
    </w:p>
    <w:p w14:paraId="3FD4C43F" w14:textId="77777777" w:rsidR="00FD1EF1" w:rsidRDefault="00FD1EF1" w:rsidP="00A34A55">
      <w:pPr>
        <w:pStyle w:val="NormalWeb"/>
        <w:numPr>
          <w:ilvl w:val="0"/>
          <w:numId w:val="179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0798338" w14:textId="701B134E" w:rsidR="00FD1EF1" w:rsidRPr="00FD1EF1" w:rsidRDefault="00FD1EF1" w:rsidP="00A34A55">
      <w:pPr>
        <w:pStyle w:val="NormalWeb"/>
        <w:numPr>
          <w:ilvl w:val="0"/>
          <w:numId w:val="179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 xml:space="preserve">}    classcastexception </w:t>
      </w:r>
    </w:p>
    <w:p w14:paraId="47BCB1EB" w14:textId="77777777" w:rsidR="00FD1EF1" w:rsidRDefault="00FD1EF1" w:rsidP="00FD1EF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CBEE1FB" w14:textId="164E5944" w:rsidR="00885CE6" w:rsidRDefault="00277526" w:rsidP="00885CE6">
      <w:pPr>
        <w:rPr>
          <w:lang w:eastAsia="en-IN"/>
        </w:rPr>
      </w:pPr>
      <w:r>
        <w:rPr>
          <w:lang w:eastAsia="en-IN"/>
        </w:rPr>
        <w:t xml:space="preserve">TO OVERCOME CLASSCASTEXCEPTION WE ARE USING INSTANCEOF </w:t>
      </w:r>
    </w:p>
    <w:p w14:paraId="1ECB04F8" w14:textId="4F652918" w:rsidR="00277526" w:rsidRDefault="00277526" w:rsidP="00277526">
      <w:pPr>
        <w:pStyle w:val="Heading2"/>
        <w:rPr>
          <w:lang w:eastAsia="en-IN"/>
        </w:rPr>
      </w:pPr>
      <w:r>
        <w:rPr>
          <w:lang w:eastAsia="en-IN"/>
        </w:rPr>
        <w:t>INSTANCEOF=</w:t>
      </w:r>
    </w:p>
    <w:p w14:paraId="7CAE86A5" w14:textId="5A31818D" w:rsidR="00277526" w:rsidRDefault="00277526" w:rsidP="00A34A55">
      <w:pPr>
        <w:pStyle w:val="ListParagraph"/>
        <w:numPr>
          <w:ilvl w:val="0"/>
          <w:numId w:val="180"/>
        </w:numPr>
        <w:rPr>
          <w:lang w:eastAsia="en-IN"/>
        </w:rPr>
      </w:pPr>
      <w:r>
        <w:rPr>
          <w:lang w:eastAsia="en-IN"/>
        </w:rPr>
        <w:t xml:space="preserve">IT IS A </w:t>
      </w:r>
      <w:r w:rsidRPr="00A66ECE">
        <w:rPr>
          <w:highlight w:val="yellow"/>
          <w:lang w:eastAsia="en-IN"/>
        </w:rPr>
        <w:t>KEY WORD</w:t>
      </w:r>
      <w:r>
        <w:rPr>
          <w:lang w:eastAsia="en-IN"/>
        </w:rPr>
        <w:t xml:space="preserve"> .</w:t>
      </w:r>
    </w:p>
    <w:p w14:paraId="21AFE25A" w14:textId="332EECD5" w:rsidR="00277526" w:rsidRDefault="00192835" w:rsidP="00A34A55">
      <w:pPr>
        <w:pStyle w:val="ListParagraph"/>
        <w:numPr>
          <w:ilvl w:val="0"/>
          <w:numId w:val="180"/>
        </w:numPr>
        <w:rPr>
          <w:lang w:eastAsia="en-IN"/>
        </w:rPr>
      </w:pPr>
      <w:r>
        <w:rPr>
          <w:lang w:eastAsia="en-IN"/>
        </w:rPr>
        <w:t xml:space="preserve">IT IS USED TO CHECK </w:t>
      </w:r>
      <w:r w:rsidRPr="00A66ECE">
        <w:rPr>
          <w:highlight w:val="yellow"/>
          <w:lang w:eastAsia="en-IN"/>
        </w:rPr>
        <w:t>WHETER THE OBJECT HAS INSTANCEOF PARTICULAR CLASS OR NOT</w:t>
      </w:r>
      <w:r>
        <w:rPr>
          <w:lang w:eastAsia="en-IN"/>
        </w:rPr>
        <w:t xml:space="preserve"> .</w:t>
      </w:r>
    </w:p>
    <w:p w14:paraId="4CEAE693" w14:textId="66590FC7" w:rsidR="008577FB" w:rsidRDefault="008577FB" w:rsidP="00A34A55">
      <w:pPr>
        <w:pStyle w:val="ListParagraph"/>
        <w:numPr>
          <w:ilvl w:val="0"/>
          <w:numId w:val="180"/>
        </w:numPr>
        <w:rPr>
          <w:lang w:eastAsia="en-IN"/>
        </w:rPr>
      </w:pPr>
      <w:r>
        <w:rPr>
          <w:lang w:eastAsia="en-IN"/>
        </w:rPr>
        <w:t xml:space="preserve">IT </w:t>
      </w:r>
      <w:r w:rsidRPr="00A66ECE">
        <w:rPr>
          <w:highlight w:val="yellow"/>
          <w:lang w:eastAsia="en-IN"/>
        </w:rPr>
        <w:t>RETURNS TRUE IF OBJECT AS INSTANCE OF PARTICULAR CLASS ELSE FLAS</w:t>
      </w:r>
      <w:r>
        <w:rPr>
          <w:lang w:eastAsia="en-IN"/>
        </w:rPr>
        <w:t>E.</w:t>
      </w:r>
    </w:p>
    <w:p w14:paraId="1CC6A544" w14:textId="4576EEFB" w:rsidR="008577FB" w:rsidRDefault="004D3DB2" w:rsidP="00551E48">
      <w:pPr>
        <w:pStyle w:val="NoSpacing"/>
        <w:rPr>
          <w:lang w:eastAsia="en-IN"/>
        </w:rPr>
      </w:pPr>
      <w:r>
        <w:rPr>
          <w:lang w:eastAsia="en-IN"/>
        </w:rPr>
        <w:t>Public static void main(String [] args)</w:t>
      </w:r>
    </w:p>
    <w:p w14:paraId="626644E5" w14:textId="7F10D53F" w:rsidR="004D3DB2" w:rsidRDefault="004D3DB2" w:rsidP="00551E48">
      <w:pPr>
        <w:pStyle w:val="NoSpacing"/>
        <w:rPr>
          <w:lang w:eastAsia="en-IN"/>
        </w:rPr>
      </w:pPr>
      <w:r>
        <w:rPr>
          <w:lang w:eastAsia="en-IN"/>
        </w:rPr>
        <w:t>{       oppo o=new oppo();</w:t>
      </w:r>
    </w:p>
    <w:p w14:paraId="4C4CCFBB" w14:textId="7BD07292" w:rsidR="00F40F45" w:rsidRDefault="00F40F45" w:rsidP="00551E48">
      <w:pPr>
        <w:pStyle w:val="NoSpacing"/>
        <w:rPr>
          <w:lang w:eastAsia="en-IN"/>
        </w:rPr>
      </w:pPr>
      <w:r>
        <w:rPr>
          <w:lang w:eastAsia="en-IN"/>
        </w:rPr>
        <w:t xml:space="preserve">            Mobile m=o;</w:t>
      </w:r>
    </w:p>
    <w:p w14:paraId="28CC70F6" w14:textId="2244E44D" w:rsidR="00E724C7" w:rsidRDefault="00F40F45" w:rsidP="00E724C7">
      <w:pPr>
        <w:rPr>
          <w:lang w:eastAsia="en-IN"/>
        </w:rPr>
      </w:pPr>
      <w:r>
        <w:rPr>
          <w:lang w:eastAsia="en-IN"/>
        </w:rPr>
        <w:t xml:space="preserve">System.out.println( </w:t>
      </w:r>
      <w:r w:rsidR="00E724C7">
        <w:rPr>
          <w:lang w:eastAsia="en-IN"/>
        </w:rPr>
        <w:t>o instanceof oppo);</w:t>
      </w:r>
      <w:r w:rsidR="00551E48">
        <w:rPr>
          <w:lang w:eastAsia="en-IN"/>
        </w:rPr>
        <w:t xml:space="preserve">      //true</w:t>
      </w:r>
    </w:p>
    <w:p w14:paraId="127AED33" w14:textId="13E7F4A4" w:rsidR="00F40F45" w:rsidRDefault="00F40F45" w:rsidP="008577FB">
      <w:pPr>
        <w:rPr>
          <w:lang w:eastAsia="en-IN"/>
        </w:rPr>
      </w:pPr>
      <w:r>
        <w:rPr>
          <w:lang w:eastAsia="en-IN"/>
        </w:rPr>
        <w:t>System.out.println</w:t>
      </w:r>
      <w:r w:rsidR="00E724C7">
        <w:rPr>
          <w:lang w:eastAsia="en-IN"/>
        </w:rPr>
        <w:t>(o instanceof mobile);</w:t>
      </w:r>
      <w:r w:rsidR="00551E48">
        <w:rPr>
          <w:lang w:eastAsia="en-IN"/>
        </w:rPr>
        <w:t xml:space="preserve">    //true</w:t>
      </w:r>
    </w:p>
    <w:p w14:paraId="06FA6A3F" w14:textId="23F5311A" w:rsidR="00F40F45" w:rsidRDefault="00F40F45" w:rsidP="008577FB">
      <w:pPr>
        <w:rPr>
          <w:lang w:eastAsia="en-IN"/>
        </w:rPr>
      </w:pPr>
      <w:r>
        <w:rPr>
          <w:lang w:eastAsia="en-IN"/>
        </w:rPr>
        <w:t>System.out.println</w:t>
      </w:r>
      <w:r w:rsidR="00E724C7">
        <w:rPr>
          <w:lang w:eastAsia="en-IN"/>
        </w:rPr>
        <w:t xml:space="preserve">(o instanceof </w:t>
      </w:r>
      <w:r w:rsidR="00551E48">
        <w:rPr>
          <w:lang w:eastAsia="en-IN"/>
        </w:rPr>
        <w:t>object);     //true</w:t>
      </w:r>
    </w:p>
    <w:p w14:paraId="737480B8" w14:textId="472A472B" w:rsidR="00F40F45" w:rsidRDefault="00F40F45" w:rsidP="008577FB">
      <w:pPr>
        <w:rPr>
          <w:lang w:eastAsia="en-IN"/>
        </w:rPr>
      </w:pPr>
      <w:r>
        <w:rPr>
          <w:lang w:eastAsia="en-IN"/>
        </w:rPr>
        <w:t>System.out.println</w:t>
      </w:r>
      <w:r w:rsidR="00551E48">
        <w:rPr>
          <w:lang w:eastAsia="en-IN"/>
        </w:rPr>
        <w:t>(o instanceof vivo);           //fasle</w:t>
      </w:r>
    </w:p>
    <w:p w14:paraId="16E03F7F" w14:textId="77777777" w:rsidR="00551E48" w:rsidRDefault="00551E48" w:rsidP="008577FB">
      <w:pPr>
        <w:rPr>
          <w:lang w:eastAsia="en-IN"/>
        </w:rPr>
      </w:pPr>
    </w:p>
    <w:p w14:paraId="3060C5F3" w14:textId="5BBB80EC" w:rsidR="00551E48" w:rsidRDefault="008F4CC1" w:rsidP="00B143B7">
      <w:pPr>
        <w:pStyle w:val="NoSpacing"/>
        <w:rPr>
          <w:lang w:eastAsia="en-IN"/>
        </w:rPr>
      </w:pPr>
      <w:r>
        <w:rPr>
          <w:lang w:eastAsia="en-IN"/>
        </w:rPr>
        <w:t>Class test (</w:t>
      </w:r>
    </w:p>
    <w:p w14:paraId="190F427D" w14:textId="53F6648B" w:rsidR="008F4CC1" w:rsidRDefault="008F4CC1" w:rsidP="00B143B7">
      <w:pPr>
        <w:pStyle w:val="NoSpacing"/>
        <w:rPr>
          <w:lang w:eastAsia="en-IN"/>
        </w:rPr>
      </w:pPr>
      <w:r>
        <w:rPr>
          <w:lang w:eastAsia="en-IN"/>
        </w:rPr>
        <w:t>P s v m(-------[]-------)</w:t>
      </w:r>
      <w:r w:rsidR="000C3CEC">
        <w:rPr>
          <w:lang w:eastAsia="en-IN"/>
        </w:rPr>
        <w:t xml:space="preserve"> {</w:t>
      </w:r>
      <w:r w:rsidR="000C3CEC">
        <w:rPr>
          <w:lang w:eastAsia="en-IN"/>
        </w:rPr>
        <w:br/>
        <w:t>oppo o=new oppo();</w:t>
      </w:r>
    </w:p>
    <w:p w14:paraId="662A9225" w14:textId="017A31AA" w:rsidR="000C3CEC" w:rsidRDefault="000C3CEC" w:rsidP="00B143B7">
      <w:pPr>
        <w:pStyle w:val="NoSpacing"/>
        <w:rPr>
          <w:lang w:eastAsia="en-IN"/>
        </w:rPr>
      </w:pPr>
      <w:r>
        <w:rPr>
          <w:lang w:eastAsia="en-IN"/>
        </w:rPr>
        <w:t xml:space="preserve"> Mobile m=0;</w:t>
      </w:r>
    </w:p>
    <w:p w14:paraId="1340A4A2" w14:textId="1D11F76E" w:rsidR="000C3CEC" w:rsidRDefault="000C3CEC" w:rsidP="00B143B7">
      <w:pPr>
        <w:pStyle w:val="NoSpacing"/>
        <w:rPr>
          <w:lang w:eastAsia="en-IN"/>
        </w:rPr>
      </w:pPr>
      <w:r>
        <w:rPr>
          <w:lang w:eastAsia="en-IN"/>
        </w:rPr>
        <w:t xml:space="preserve">If(m instanceof vivo) </w:t>
      </w:r>
      <w:r w:rsidR="0067419F">
        <w:rPr>
          <w:lang w:eastAsia="en-IN"/>
        </w:rPr>
        <w:t>{</w:t>
      </w:r>
    </w:p>
    <w:p w14:paraId="2D046FDF" w14:textId="04CABEED" w:rsidR="0067419F" w:rsidRDefault="0067419F" w:rsidP="00B143B7">
      <w:pPr>
        <w:pStyle w:val="NoSpacing"/>
        <w:rPr>
          <w:lang w:eastAsia="en-IN"/>
        </w:rPr>
      </w:pPr>
      <w:r>
        <w:rPr>
          <w:lang w:eastAsia="en-IN"/>
        </w:rPr>
        <w:t>Vivo v=(vivo)m;</w:t>
      </w:r>
    </w:p>
    <w:p w14:paraId="274BCC5D" w14:textId="53747BF5" w:rsidR="0067419F" w:rsidRDefault="0067419F" w:rsidP="00B143B7">
      <w:pPr>
        <w:pStyle w:val="NoSpacing"/>
        <w:rPr>
          <w:lang w:eastAsia="en-IN"/>
        </w:rPr>
      </w:pPr>
      <w:r>
        <w:rPr>
          <w:lang w:eastAsia="en-IN"/>
        </w:rPr>
        <w:t>} else {</w:t>
      </w:r>
    </w:p>
    <w:p w14:paraId="22DA873F" w14:textId="70371390" w:rsidR="0067419F" w:rsidRDefault="0067419F" w:rsidP="00B143B7">
      <w:pPr>
        <w:pStyle w:val="NoSpacing"/>
        <w:rPr>
          <w:lang w:eastAsia="en-IN"/>
        </w:rPr>
      </w:pPr>
      <w:r>
        <w:rPr>
          <w:lang w:eastAsia="en-IN"/>
        </w:rPr>
        <w:t xml:space="preserve">               s.o.p.l.n (</w:t>
      </w:r>
      <w:r w:rsidR="00B143B7">
        <w:rPr>
          <w:lang w:eastAsia="en-IN"/>
        </w:rPr>
        <w:t>“object is not having instance of”);</w:t>
      </w:r>
    </w:p>
    <w:p w14:paraId="26BA7A03" w14:textId="77777777" w:rsidR="00226FBA" w:rsidRDefault="00226FBA" w:rsidP="00B143B7">
      <w:pPr>
        <w:pStyle w:val="NoSpacing"/>
        <w:rPr>
          <w:lang w:eastAsia="en-IN"/>
        </w:rPr>
      </w:pPr>
    </w:p>
    <w:p w14:paraId="7E53B579" w14:textId="3FC28515" w:rsidR="00226FBA" w:rsidRDefault="00226FBA" w:rsidP="00226FBA">
      <w:pPr>
        <w:pStyle w:val="Heading2"/>
        <w:rPr>
          <w:lang w:eastAsia="en-IN"/>
        </w:rPr>
      </w:pPr>
      <w:r w:rsidRPr="00226FBA">
        <w:rPr>
          <w:lang w:eastAsia="en-IN"/>
        </w:rPr>
        <w:t>RUN TIME POLYMORPHISUM</w:t>
      </w:r>
    </w:p>
    <w:p w14:paraId="10C7BC5F" w14:textId="77777777" w:rsidR="00226FBA" w:rsidRDefault="00226FBA" w:rsidP="00226FBA">
      <w:pPr>
        <w:rPr>
          <w:lang w:eastAsia="en-IN"/>
        </w:rPr>
      </w:pPr>
    </w:p>
    <w:p w14:paraId="663E7211" w14:textId="77777777" w:rsidR="006114EB" w:rsidRDefault="006114EB" w:rsidP="006114E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runtime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4AAF1BD" w14:textId="77777777" w:rsidR="006114EB" w:rsidRDefault="006114EB" w:rsidP="006114E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D0880EE" w14:textId="77777777" w:rsidR="006114EB" w:rsidRDefault="006114EB" w:rsidP="006114E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application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A46F6D0" w14:textId="77777777" w:rsidR="006114EB" w:rsidRDefault="006114EB" w:rsidP="006114E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payment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d</w:t>
      </w:r>
      <w:r>
        <w:rPr>
          <w:rFonts w:ascii="Consolas" w:hAnsi="Consolas"/>
          <w:color w:val="F9FAF4"/>
          <w:sz w:val="20"/>
          <w:szCs w:val="20"/>
        </w:rPr>
        <w:t>)</w:t>
      </w:r>
    </w:p>
    <w:p w14:paraId="4F7766EC" w14:textId="77777777" w:rsidR="006114EB" w:rsidRDefault="006114EB" w:rsidP="006114E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</w:t>
      </w:r>
      <w:r>
        <w:rPr>
          <w:rFonts w:ascii="Consolas" w:hAnsi="Consolas"/>
          <w:color w:val="F9FAF4"/>
          <w:sz w:val="20"/>
          <w:szCs w:val="20"/>
        </w:rPr>
        <w:t>{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"payment done"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2B45203" w14:textId="77777777" w:rsidR="006114EB" w:rsidRDefault="006114EB" w:rsidP="006114E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ABB149B" w14:textId="77777777" w:rsidR="006114EB" w:rsidRDefault="006114EB" w:rsidP="006114E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flipkart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extends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application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6125E25" w14:textId="77777777" w:rsidR="006114EB" w:rsidRDefault="006114EB" w:rsidP="006114E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payment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d</w:t>
      </w:r>
      <w:r>
        <w:rPr>
          <w:rFonts w:ascii="Consolas" w:hAnsi="Consolas"/>
          <w:color w:val="F9FAF4"/>
          <w:sz w:val="20"/>
          <w:szCs w:val="20"/>
        </w:rPr>
        <w:t>)</w:t>
      </w:r>
    </w:p>
    <w:p w14:paraId="09B27122" w14:textId="77777777" w:rsidR="006114EB" w:rsidRDefault="006114EB" w:rsidP="006114E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"paymentdone order placed"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DAAE7F7" w14:textId="77777777" w:rsidR="006114EB" w:rsidRDefault="006114EB" w:rsidP="006114E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4091B490" w14:textId="77777777" w:rsidR="006114EB" w:rsidRDefault="006114EB" w:rsidP="006114E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testflipkart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0C8DD3E" w14:textId="77777777" w:rsidR="006114EB" w:rsidRDefault="006114EB" w:rsidP="006114E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args</w:t>
      </w:r>
      <w:r>
        <w:rPr>
          <w:rFonts w:ascii="Consolas" w:hAnsi="Consolas"/>
          <w:color w:val="F9FAF4"/>
          <w:sz w:val="20"/>
          <w:szCs w:val="20"/>
        </w:rPr>
        <w:t>)</w:t>
      </w:r>
    </w:p>
    <w:p w14:paraId="24DC60B4" w14:textId="77777777" w:rsidR="006114EB" w:rsidRDefault="006114EB" w:rsidP="006114E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flipkart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f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flipkart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5769050" w14:textId="77777777" w:rsidR="006114EB" w:rsidRDefault="006114EB" w:rsidP="006114E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</w:t>
      </w:r>
      <w:r>
        <w:rPr>
          <w:rFonts w:ascii="Consolas" w:hAnsi="Consolas"/>
          <w:color w:val="F3EC79"/>
          <w:sz w:val="20"/>
          <w:szCs w:val="20"/>
        </w:rPr>
        <w:t>f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payment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1000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08B2C60" w14:textId="77777777" w:rsidR="006114EB" w:rsidRDefault="006114EB" w:rsidP="006114E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6321427" w14:textId="77777777" w:rsidR="006114EB" w:rsidRDefault="006114EB" w:rsidP="006114E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</w:t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A3BD544" w14:textId="77777777" w:rsidR="006114EB" w:rsidRDefault="006114EB" w:rsidP="006114E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</w:t>
      </w:r>
    </w:p>
    <w:p w14:paraId="5BAC5837" w14:textId="77777777" w:rsidR="00226FBA" w:rsidRDefault="00226FBA" w:rsidP="00226FBA">
      <w:pPr>
        <w:rPr>
          <w:lang w:eastAsia="en-IN"/>
        </w:rPr>
      </w:pPr>
    </w:p>
    <w:p w14:paraId="3A3186F0" w14:textId="34AAA426" w:rsidR="00D71352" w:rsidRDefault="00D71352" w:rsidP="00A34A55">
      <w:pPr>
        <w:pStyle w:val="ListParagraph"/>
        <w:numPr>
          <w:ilvl w:val="0"/>
          <w:numId w:val="181"/>
        </w:numPr>
        <w:rPr>
          <w:lang w:eastAsia="en-IN"/>
        </w:rPr>
      </w:pPr>
      <w:r>
        <w:rPr>
          <w:lang w:eastAsia="en-IN"/>
        </w:rPr>
        <w:t>CREATINTG OBJECT FOR SUBCLASS WHEN MEHOTD SIGNATURE IS SAME .</w:t>
      </w:r>
    </w:p>
    <w:p w14:paraId="60FAA0FA" w14:textId="6EBDD5FF" w:rsidR="00D71352" w:rsidRDefault="00D71352" w:rsidP="001F1278">
      <w:pPr>
        <w:pStyle w:val="ListParagraph"/>
        <w:rPr>
          <w:lang w:eastAsia="en-IN"/>
        </w:rPr>
      </w:pPr>
      <w:r>
        <w:rPr>
          <w:lang w:eastAsia="en-IN"/>
        </w:rPr>
        <w:t xml:space="preserve">SUPER CLASS </w:t>
      </w:r>
      <w:r w:rsidR="001F1278">
        <w:rPr>
          <w:lang w:eastAsia="en-IN"/>
        </w:rPr>
        <w:t>WILL BE OVERRIDEN AND SUBCLASS WILL BE LOADED / EXECUTED.</w:t>
      </w:r>
    </w:p>
    <w:p w14:paraId="6896CF7F" w14:textId="1268E93E" w:rsidR="001F1278" w:rsidRDefault="001F1278" w:rsidP="001F1278">
      <w:pPr>
        <w:pStyle w:val="ListParagraph"/>
        <w:rPr>
          <w:lang w:eastAsia="en-IN"/>
        </w:rPr>
      </w:pPr>
    </w:p>
    <w:p w14:paraId="76A33757" w14:textId="330C232A" w:rsidR="001F1278" w:rsidRDefault="001F1278" w:rsidP="001F1278">
      <w:pPr>
        <w:pStyle w:val="ListParagraph"/>
        <w:rPr>
          <w:lang w:eastAsia="en-IN"/>
        </w:rPr>
      </w:pPr>
      <w:r>
        <w:rPr>
          <w:lang w:eastAsia="en-IN"/>
        </w:rPr>
        <w:t>IF OBJECT CREATED FOR SUPERCLASS , SUPERCLASS WILL EXECUTED SUBCLASS WILL NOT BE LOADED.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572"/>
      </w:tblGrid>
      <w:tr w:rsidR="00B14C14" w14:paraId="645EC78D" w14:textId="77777777" w:rsidTr="00D30BF8">
        <w:trPr>
          <w:trHeight w:val="615"/>
        </w:trPr>
        <w:tc>
          <w:tcPr>
            <w:tcW w:w="5572" w:type="dxa"/>
          </w:tcPr>
          <w:p w14:paraId="2B728B82" w14:textId="46403107" w:rsidR="00B14C14" w:rsidRDefault="00B14C14" w:rsidP="001F1278">
            <w:pPr>
              <w:pStyle w:val="ListParagraph"/>
              <w:ind w:left="0"/>
              <w:rPr>
                <w:lang w:eastAsia="en-IN"/>
              </w:rPr>
            </w:pPr>
            <w:r>
              <w:rPr>
                <w:lang w:eastAsia="en-IN"/>
              </w:rPr>
              <w:t xml:space="preserve">OBJECT </w:t>
            </w:r>
          </w:p>
        </w:tc>
      </w:tr>
      <w:tr w:rsidR="00B14C14" w14:paraId="4499877B" w14:textId="77777777" w:rsidTr="00D30BF8">
        <w:trPr>
          <w:trHeight w:val="615"/>
        </w:trPr>
        <w:tc>
          <w:tcPr>
            <w:tcW w:w="5572" w:type="dxa"/>
          </w:tcPr>
          <w:p w14:paraId="1C896C84" w14:textId="77777777" w:rsidR="00B14C14" w:rsidRDefault="00B14C14" w:rsidP="001F1278">
            <w:pPr>
              <w:pStyle w:val="ListParagraph"/>
              <w:ind w:left="0"/>
              <w:rPr>
                <w:lang w:eastAsia="en-IN"/>
              </w:rPr>
            </w:pPr>
            <w:r>
              <w:rPr>
                <w:lang w:eastAsia="en-IN"/>
              </w:rPr>
              <w:t xml:space="preserve">PAYMENT </w:t>
            </w:r>
            <w:r w:rsidR="00D30BF8">
              <w:rPr>
                <w:lang w:eastAsia="en-IN"/>
              </w:rPr>
              <w:t>(DOUBLE D)</w:t>
            </w:r>
          </w:p>
          <w:p w14:paraId="231A5772" w14:textId="08F445C1" w:rsidR="00D30BF8" w:rsidRDefault="00D30BF8" w:rsidP="00D30BF8">
            <w:pPr>
              <w:rPr>
                <w:lang w:eastAsia="en-IN"/>
              </w:rPr>
            </w:pPr>
            <w:r>
              <w:rPr>
                <w:noProof/>
                <w:lang w:eastAsia="en-IN"/>
              </w:rPr>
              <mc:AlternateContent>
                <mc:Choice Requires="wpi">
                  <w:drawing>
                    <wp:anchor distT="0" distB="0" distL="114300" distR="114300" simplePos="0" relativeHeight="251658515" behindDoc="0" locked="0" layoutInCell="1" allowOverlap="1" wp14:anchorId="02D27DBF" wp14:editId="3BEBE1E9">
                      <wp:simplePos x="0" y="0"/>
                      <wp:positionH relativeFrom="column">
                        <wp:posOffset>1586230</wp:posOffset>
                      </wp:positionH>
                      <wp:positionV relativeFrom="paragraph">
                        <wp:posOffset>-37465</wp:posOffset>
                      </wp:positionV>
                      <wp:extent cx="352795" cy="130810"/>
                      <wp:effectExtent l="38100" t="38100" r="9525" b="40640"/>
                      <wp:wrapNone/>
                      <wp:docPr id="1641033032" name="Ink 6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9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52795" cy="13081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B4B1E36" id="Ink 65" o:spid="_x0000_s1026" type="#_x0000_t75" style="position:absolute;margin-left:124.55pt;margin-top:-3.3pt;width:28.5pt;height:11pt;z-index:25165851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">
                      <v:imagedata r:id="rId291" o:title=""/>
                    </v:shape>
                  </w:pict>
                </mc:Fallback>
              </mc:AlternateContent>
            </w:r>
            <w:r>
              <w:rPr>
                <w:noProof/>
                <w:lang w:eastAsia="en-IN"/>
              </w:rPr>
              <mc:AlternateContent>
                <mc:Choice Requires="wpi">
                  <w:drawing>
                    <wp:anchor distT="0" distB="0" distL="114300" distR="114300" simplePos="0" relativeHeight="251658516" behindDoc="0" locked="0" layoutInCell="1" allowOverlap="1" wp14:anchorId="4699E96E" wp14:editId="79E406F5">
                      <wp:simplePos x="0" y="0"/>
                      <wp:positionH relativeFrom="column">
                        <wp:posOffset>834390</wp:posOffset>
                      </wp:positionH>
                      <wp:positionV relativeFrom="paragraph">
                        <wp:posOffset>-144145</wp:posOffset>
                      </wp:positionV>
                      <wp:extent cx="1089755" cy="326390"/>
                      <wp:effectExtent l="38100" t="38100" r="15240" b="35560"/>
                      <wp:wrapNone/>
                      <wp:docPr id="1966400258" name="Ink 6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9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89755" cy="3263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57D115B" id="Ink 62" o:spid="_x0000_s1026" type="#_x0000_t75" style="position:absolute;margin-left:65.35pt;margin-top:-11.7pt;width:86.5pt;height:26.4pt;z-index:2516585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">
                      <v:imagedata r:id="rId293" o:title=""/>
                    </v:shape>
                  </w:pict>
                </mc:Fallback>
              </mc:AlternateContent>
            </w:r>
            <w:r>
              <w:rPr>
                <w:lang w:eastAsia="en-IN"/>
              </w:rPr>
              <w:t>S.O.PLN(DONE);                                      OVERRIDDEN</w:t>
            </w:r>
          </w:p>
        </w:tc>
      </w:tr>
      <w:tr w:rsidR="00B14C14" w14:paraId="08C5C8F5" w14:textId="77777777" w:rsidTr="00D30BF8">
        <w:trPr>
          <w:trHeight w:val="615"/>
        </w:trPr>
        <w:tc>
          <w:tcPr>
            <w:tcW w:w="5572" w:type="dxa"/>
          </w:tcPr>
          <w:p w14:paraId="50EF5612" w14:textId="1F7D652B" w:rsidR="00B14C14" w:rsidRDefault="00D30BF8" w:rsidP="001F1278">
            <w:pPr>
              <w:pStyle w:val="ListParagraph"/>
              <w:ind w:left="0"/>
              <w:rPr>
                <w:lang w:eastAsia="en-IN"/>
              </w:rPr>
            </w:pPr>
            <w:r>
              <w:rPr>
                <w:lang w:eastAsia="en-IN"/>
              </w:rPr>
              <w:t>PAYMENT (DOUBLE D)</w:t>
            </w:r>
            <w:r>
              <w:rPr>
                <w:lang w:eastAsia="en-IN"/>
              </w:rPr>
              <w:br/>
              <w:t>{S.O.PLN(PLACED);</w:t>
            </w:r>
          </w:p>
        </w:tc>
      </w:tr>
    </w:tbl>
    <w:p w14:paraId="025866F1" w14:textId="7688429C" w:rsidR="00B14C14" w:rsidRDefault="00B14C14" w:rsidP="00D30BF8">
      <w:pPr>
        <w:rPr>
          <w:lang w:eastAsia="en-IN"/>
        </w:rPr>
      </w:pPr>
    </w:p>
    <w:p w14:paraId="4466C030" w14:textId="3EC1BDFB" w:rsidR="00D10E3B" w:rsidRDefault="00D10E3B" w:rsidP="00E84E26">
      <w:pPr>
        <w:pStyle w:val="NoSpacing"/>
        <w:rPr>
          <w:lang w:eastAsia="en-IN"/>
        </w:rPr>
      </w:pPr>
      <w:r>
        <w:rPr>
          <w:lang w:eastAsia="en-IN"/>
        </w:rPr>
        <w:t>Public class testflipkart</w:t>
      </w:r>
      <w:r w:rsidR="00573B7C">
        <w:rPr>
          <w:lang w:eastAsia="en-IN"/>
        </w:rPr>
        <w:t>{</w:t>
      </w:r>
    </w:p>
    <w:p w14:paraId="4B5A3BDC" w14:textId="61CABA85" w:rsidR="00573B7C" w:rsidRDefault="00573B7C" w:rsidP="00E84E26">
      <w:pPr>
        <w:pStyle w:val="NoSpacing"/>
        <w:rPr>
          <w:lang w:eastAsia="en-IN"/>
        </w:rPr>
      </w:pPr>
      <w:r>
        <w:rPr>
          <w:lang w:eastAsia="en-IN"/>
        </w:rPr>
        <w:t xml:space="preserve">                                  Public static void main(Stirng [] args)</w:t>
      </w:r>
      <w:r>
        <w:rPr>
          <w:lang w:eastAsia="en-IN"/>
        </w:rPr>
        <w:br/>
        <w:t>{   application a=new flipkart</w:t>
      </w:r>
      <w:r w:rsidR="00E84E26">
        <w:rPr>
          <w:lang w:eastAsia="en-IN"/>
        </w:rPr>
        <w:t>();</w:t>
      </w:r>
    </w:p>
    <w:p w14:paraId="0EE42E4A" w14:textId="65D490F7" w:rsidR="00E84E26" w:rsidRDefault="00E84E26" w:rsidP="00E84E26">
      <w:pPr>
        <w:pStyle w:val="NoSpacing"/>
        <w:rPr>
          <w:lang w:eastAsia="en-IN"/>
        </w:rPr>
      </w:pPr>
      <w:r>
        <w:rPr>
          <w:lang w:eastAsia="en-IN"/>
        </w:rPr>
        <w:t xml:space="preserve">           a.paymetn(1000); }</w:t>
      </w:r>
    </w:p>
    <w:p w14:paraId="38062BE6" w14:textId="77777777" w:rsidR="00E84E26" w:rsidRDefault="00E84E26" w:rsidP="00E84E26">
      <w:pPr>
        <w:pStyle w:val="NoSpacing"/>
        <w:rPr>
          <w:lang w:eastAsia="en-IN"/>
        </w:rPr>
      </w:pPr>
    </w:p>
    <w:p w14:paraId="1E654156" w14:textId="7A65D5D8" w:rsidR="00E84E26" w:rsidRDefault="00E84E26" w:rsidP="00A34A55">
      <w:pPr>
        <w:pStyle w:val="NoSpacing"/>
        <w:numPr>
          <w:ilvl w:val="0"/>
          <w:numId w:val="181"/>
        </w:numPr>
        <w:rPr>
          <w:lang w:eastAsia="en-IN"/>
        </w:rPr>
      </w:pPr>
      <w:r>
        <w:rPr>
          <w:lang w:eastAsia="en-IN"/>
        </w:rPr>
        <w:t xml:space="preserve">IN THE ABOVE </w:t>
      </w:r>
      <w:r w:rsidR="001465D9">
        <w:rPr>
          <w:lang w:eastAsia="en-IN"/>
        </w:rPr>
        <w:t xml:space="preserve">EXAMPLE SUPERCLASS METHOD DECLARATION WILL GET BINDED WITH SUBCLASS METHOD </w:t>
      </w:r>
      <w:r w:rsidR="0001750E">
        <w:rPr>
          <w:lang w:eastAsia="en-IN"/>
        </w:rPr>
        <w:t xml:space="preserve">IMPLEMENTATION BECOUSE OBJECT IS CREATED FOR SUBCLASS </w:t>
      </w:r>
      <w:r w:rsidR="00A81C2A">
        <w:rPr>
          <w:lang w:eastAsia="en-IN"/>
        </w:rPr>
        <w:t>AND WE ARE CALLING A MEHTOD USING A SUPER CLASS REFERENCE .</w:t>
      </w:r>
    </w:p>
    <w:p w14:paraId="23E8005F" w14:textId="5092D5A1" w:rsidR="00A81C2A" w:rsidRDefault="000B4D01" w:rsidP="00A34A55">
      <w:pPr>
        <w:pStyle w:val="NoSpacing"/>
        <w:numPr>
          <w:ilvl w:val="0"/>
          <w:numId w:val="181"/>
        </w:numPr>
        <w:rPr>
          <w:lang w:eastAsia="en-IN"/>
        </w:rPr>
      </w:pPr>
      <w:r>
        <w:rPr>
          <w:lang w:eastAsia="en-IN"/>
        </w:rPr>
        <w:t xml:space="preserve">IN THE ABOVE EXAMPLE REBINDING TAKES PLACE </w:t>
      </w:r>
      <w:r w:rsidR="00ED664B">
        <w:rPr>
          <w:lang w:eastAsia="en-IN"/>
        </w:rPr>
        <w:t>.</w:t>
      </w:r>
    </w:p>
    <w:p w14:paraId="0DA98F1A" w14:textId="368AEC9F" w:rsidR="00ED664B" w:rsidRDefault="00ED664B" w:rsidP="00A34A55">
      <w:pPr>
        <w:pStyle w:val="NoSpacing"/>
        <w:numPr>
          <w:ilvl w:val="0"/>
          <w:numId w:val="181"/>
        </w:numPr>
        <w:rPr>
          <w:lang w:eastAsia="en-IN"/>
        </w:rPr>
      </w:pPr>
      <w:r>
        <w:rPr>
          <w:lang w:eastAsia="en-IN"/>
        </w:rPr>
        <w:t>SO IT IS AN EXAMPLE FOR RUN TIME POLYMORPHISM .</w:t>
      </w:r>
    </w:p>
    <w:p w14:paraId="40F7F377" w14:textId="734AC002" w:rsidR="00894FDC" w:rsidRDefault="00894FDC" w:rsidP="00A34A55">
      <w:pPr>
        <w:pStyle w:val="NoSpacing"/>
        <w:numPr>
          <w:ilvl w:val="0"/>
          <w:numId w:val="181"/>
        </w:numPr>
        <w:rPr>
          <w:lang w:eastAsia="en-IN"/>
        </w:rPr>
      </w:pPr>
      <w:r>
        <w:rPr>
          <w:lang w:eastAsia="en-IN"/>
        </w:rPr>
        <w:t>(UPCASTING RULES NOT APPLICABLE IN CASE OF METHOD OVERRIDING ).</w:t>
      </w:r>
    </w:p>
    <w:p w14:paraId="12766110" w14:textId="77777777" w:rsidR="00F6668C" w:rsidRDefault="00F6668C" w:rsidP="00A34A55">
      <w:pPr>
        <w:pStyle w:val="NormalWeb"/>
        <w:numPr>
          <w:ilvl w:val="0"/>
          <w:numId w:val="181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runtime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2766FD6" w14:textId="77777777" w:rsidR="00F6668C" w:rsidRDefault="00F6668C" w:rsidP="00A34A55">
      <w:pPr>
        <w:pStyle w:val="NormalWeb"/>
        <w:numPr>
          <w:ilvl w:val="0"/>
          <w:numId w:val="181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4AD5A74" w14:textId="77777777" w:rsidR="00F6668C" w:rsidRDefault="00F6668C" w:rsidP="00A34A55">
      <w:pPr>
        <w:pStyle w:val="NormalWeb"/>
        <w:numPr>
          <w:ilvl w:val="0"/>
          <w:numId w:val="181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animal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973FBB1" w14:textId="77777777" w:rsidR="00F6668C" w:rsidRDefault="00F6668C" w:rsidP="00A34A55">
      <w:pPr>
        <w:pStyle w:val="NormalWeb"/>
        <w:numPr>
          <w:ilvl w:val="0"/>
          <w:numId w:val="181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sound</w:t>
      </w:r>
      <w:r>
        <w:rPr>
          <w:rFonts w:ascii="Consolas" w:hAnsi="Consolas"/>
          <w:color w:val="F9FAF4"/>
          <w:sz w:val="20"/>
          <w:szCs w:val="20"/>
        </w:rPr>
        <w:t>()</w:t>
      </w:r>
    </w:p>
    <w:p w14:paraId="318B9057" w14:textId="77777777" w:rsidR="00F6668C" w:rsidRDefault="00F6668C" w:rsidP="00A34A55">
      <w:pPr>
        <w:pStyle w:val="NormalWeb"/>
        <w:numPr>
          <w:ilvl w:val="0"/>
          <w:numId w:val="181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</w:t>
      </w:r>
      <w:r>
        <w:rPr>
          <w:rFonts w:ascii="Consolas" w:hAnsi="Consolas"/>
          <w:color w:val="F9FAF4"/>
          <w:sz w:val="20"/>
          <w:szCs w:val="20"/>
        </w:rPr>
        <w:t>{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"animal sound"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22D27AE" w14:textId="77777777" w:rsidR="00F6668C" w:rsidRDefault="00F6668C" w:rsidP="00A34A55">
      <w:pPr>
        <w:pStyle w:val="NormalWeb"/>
        <w:numPr>
          <w:ilvl w:val="0"/>
          <w:numId w:val="181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9582264" w14:textId="77777777" w:rsidR="00F6668C" w:rsidRDefault="00F6668C" w:rsidP="00A34A55">
      <w:pPr>
        <w:pStyle w:val="NormalWeb"/>
        <w:numPr>
          <w:ilvl w:val="0"/>
          <w:numId w:val="181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dog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extends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animal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52C2A8C" w14:textId="77777777" w:rsidR="00F6668C" w:rsidRDefault="00F6668C" w:rsidP="00A34A55">
      <w:pPr>
        <w:pStyle w:val="NormalWeb"/>
        <w:numPr>
          <w:ilvl w:val="0"/>
          <w:numId w:val="181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sound</w:t>
      </w:r>
      <w:r>
        <w:rPr>
          <w:rFonts w:ascii="Consolas" w:hAnsi="Consolas"/>
          <w:color w:val="F9FAF4"/>
          <w:sz w:val="20"/>
          <w:szCs w:val="20"/>
        </w:rPr>
        <w:t>()</w:t>
      </w:r>
    </w:p>
    <w:p w14:paraId="7A691CFD" w14:textId="77777777" w:rsidR="00F6668C" w:rsidRDefault="00F6668C" w:rsidP="00A34A55">
      <w:pPr>
        <w:pStyle w:val="NormalWeb"/>
        <w:numPr>
          <w:ilvl w:val="0"/>
          <w:numId w:val="181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</w:t>
      </w:r>
      <w:r>
        <w:rPr>
          <w:rFonts w:ascii="Consolas" w:hAnsi="Consolas"/>
          <w:color w:val="F9FAF4"/>
          <w:sz w:val="20"/>
          <w:szCs w:val="20"/>
        </w:rPr>
        <w:t>{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"dog barks"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D8A17D6" w14:textId="77777777" w:rsidR="00F6668C" w:rsidRDefault="00F6668C" w:rsidP="00A34A55">
      <w:pPr>
        <w:pStyle w:val="NormalWeb"/>
        <w:numPr>
          <w:ilvl w:val="0"/>
          <w:numId w:val="181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</w:t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5C14562" w14:textId="77777777" w:rsidR="00F6668C" w:rsidRDefault="00F6668C" w:rsidP="00A34A55">
      <w:pPr>
        <w:pStyle w:val="NormalWeb"/>
        <w:numPr>
          <w:ilvl w:val="0"/>
          <w:numId w:val="181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animaltest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28F95E0" w14:textId="77777777" w:rsidR="00F6668C" w:rsidRDefault="00F6668C" w:rsidP="00A34A55">
      <w:pPr>
        <w:pStyle w:val="NormalWeb"/>
        <w:numPr>
          <w:ilvl w:val="0"/>
          <w:numId w:val="181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args</w:t>
      </w:r>
      <w:r>
        <w:rPr>
          <w:rFonts w:ascii="Consolas" w:hAnsi="Consolas"/>
          <w:color w:val="F9FAF4"/>
          <w:sz w:val="20"/>
          <w:szCs w:val="20"/>
        </w:rPr>
        <w:t>)</w:t>
      </w:r>
    </w:p>
    <w:p w14:paraId="59755A9C" w14:textId="77777777" w:rsidR="00F6668C" w:rsidRDefault="00F6668C" w:rsidP="00A34A55">
      <w:pPr>
        <w:pStyle w:val="NormalWeb"/>
        <w:numPr>
          <w:ilvl w:val="0"/>
          <w:numId w:val="181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 </w:t>
      </w:r>
      <w:r>
        <w:rPr>
          <w:rFonts w:ascii="Consolas" w:hAnsi="Consolas"/>
          <w:color w:val="F9FAF4"/>
          <w:sz w:val="20"/>
          <w:szCs w:val="20"/>
        </w:rPr>
        <w:t>{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animal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a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dog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6220146" w14:textId="77777777" w:rsidR="00F6668C" w:rsidRDefault="00F6668C" w:rsidP="00A34A55">
      <w:pPr>
        <w:pStyle w:val="NormalWeb"/>
        <w:numPr>
          <w:ilvl w:val="0"/>
          <w:numId w:val="181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 </w:t>
      </w:r>
      <w:r>
        <w:rPr>
          <w:rFonts w:ascii="Consolas" w:hAnsi="Consolas"/>
          <w:color w:val="F3EC79"/>
          <w:sz w:val="20"/>
          <w:szCs w:val="20"/>
        </w:rPr>
        <w:t>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sound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1978271" w14:textId="77777777" w:rsidR="00F6668C" w:rsidRDefault="00F6668C" w:rsidP="00A34A55">
      <w:pPr>
        <w:pStyle w:val="NormalWeb"/>
        <w:numPr>
          <w:ilvl w:val="0"/>
          <w:numId w:val="181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  <w:t xml:space="preserve">  </w:t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0C7402BE" w14:textId="77777777" w:rsidR="00F6668C" w:rsidRDefault="00F6668C" w:rsidP="00A34A55">
      <w:pPr>
        <w:pStyle w:val="NormalWeb"/>
        <w:numPr>
          <w:ilvl w:val="0"/>
          <w:numId w:val="181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999F6C2" w14:textId="7325D2AE" w:rsidR="00F6668C" w:rsidRDefault="00F6668C" w:rsidP="00A34A55">
      <w:pPr>
        <w:pStyle w:val="NormalWeb"/>
        <w:numPr>
          <w:ilvl w:val="0"/>
          <w:numId w:val="181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0/p dog barks</w:t>
      </w:r>
    </w:p>
    <w:p w14:paraId="029C521D" w14:textId="77777777" w:rsidR="00F6668C" w:rsidRDefault="00F6668C" w:rsidP="00A34A55">
      <w:pPr>
        <w:pStyle w:val="NormalWeb"/>
        <w:numPr>
          <w:ilvl w:val="0"/>
          <w:numId w:val="181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</w:t>
      </w:r>
    </w:p>
    <w:p w14:paraId="6D3ED74D" w14:textId="77777777" w:rsidR="00E84E26" w:rsidRDefault="00E84E26" w:rsidP="00E84E26">
      <w:pPr>
        <w:pStyle w:val="NoSpacing"/>
        <w:rPr>
          <w:lang w:eastAsia="en-IN"/>
        </w:rPr>
      </w:pPr>
    </w:p>
    <w:p w14:paraId="7C8AAB0C" w14:textId="77777777" w:rsidR="000439C8" w:rsidRDefault="000439C8" w:rsidP="000439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runtime;</w:t>
      </w:r>
    </w:p>
    <w:p w14:paraId="6ED0E99C" w14:textId="77777777" w:rsidR="000439C8" w:rsidRDefault="000439C8" w:rsidP="000439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F9F086C" w14:textId="77777777" w:rsidR="000439C8" w:rsidRDefault="000439C8" w:rsidP="000439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animal{</w:t>
      </w:r>
    </w:p>
    <w:p w14:paraId="7312EFB9" w14:textId="77777777" w:rsidR="000439C8" w:rsidRDefault="000439C8" w:rsidP="000439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final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sound() {</w:t>
      </w:r>
    </w:p>
    <w:p w14:paraId="388379E7" w14:textId="77777777" w:rsidR="000439C8" w:rsidRDefault="000439C8" w:rsidP="000439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"animal sound"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6E869C3" w14:textId="77777777" w:rsidR="000439C8" w:rsidRDefault="000439C8" w:rsidP="000439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3D2E2552" w14:textId="77777777" w:rsidR="000439C8" w:rsidRDefault="000439C8" w:rsidP="000439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dog </w:t>
      </w:r>
      <w:r>
        <w:rPr>
          <w:rFonts w:ascii="Consolas" w:hAnsi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/>
          <w:color w:val="000000"/>
          <w:sz w:val="20"/>
          <w:szCs w:val="20"/>
        </w:rPr>
        <w:t xml:space="preserve"> animal{</w:t>
      </w:r>
    </w:p>
    <w:p w14:paraId="2E5A9F92" w14:textId="77777777" w:rsidR="000439C8" w:rsidRDefault="000439C8" w:rsidP="000439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u w:val="single"/>
        </w:rPr>
        <w:t>sound()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65A86347" w14:textId="77777777" w:rsidR="000439C8" w:rsidRDefault="000439C8" w:rsidP="000439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"dog barks"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7F58053" w14:textId="77777777" w:rsidR="000439C8" w:rsidRDefault="000439C8" w:rsidP="000439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}</w:t>
      </w:r>
    </w:p>
    <w:p w14:paraId="7048A859" w14:textId="77777777" w:rsidR="000439C8" w:rsidRDefault="000439C8" w:rsidP="000439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2E6F4104" w14:textId="77777777" w:rsidR="000439C8" w:rsidRDefault="000439C8" w:rsidP="000439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51BC8137" w14:textId="77777777" w:rsidR="000439C8" w:rsidRDefault="000439C8" w:rsidP="000439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A6CAEBD" w14:textId="5E1927BE" w:rsidR="000439C8" w:rsidRDefault="000439C8" w:rsidP="000439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FINAL METHOD CAN NOT BE INHERITED SO CTE</w:t>
      </w:r>
    </w:p>
    <w:p w14:paraId="282F35BA" w14:textId="77777777" w:rsidR="000439C8" w:rsidRDefault="000439C8" w:rsidP="000439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28D2DFC" w14:textId="503E83EB" w:rsidR="000439C8" w:rsidRDefault="00A13D9C" w:rsidP="000439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IN CASE OF MEHTOD OVERRIDING SUPERCLASS MEHTOD SHOULD NOT BE PRIVATE </w:t>
      </w:r>
      <w:r w:rsidR="00E6412E">
        <w:rPr>
          <w:rFonts w:ascii="Consolas" w:hAnsi="Consolas"/>
          <w:color w:val="000000"/>
          <w:sz w:val="20"/>
          <w:szCs w:val="20"/>
        </w:rPr>
        <w:t>BECOUSE PRIVATE MEMBERS CAN’T BE INHERITED FROM 1 CLASS TO ANOTHER CLASS</w:t>
      </w:r>
    </w:p>
    <w:p w14:paraId="04893E06" w14:textId="77777777" w:rsidR="00E6412E" w:rsidRDefault="00E6412E" w:rsidP="000439C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97C29B8" w14:textId="77777777" w:rsidR="00417C2C" w:rsidRDefault="00417C2C" w:rsidP="00417C2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runtime;</w:t>
      </w:r>
    </w:p>
    <w:p w14:paraId="2B5981F0" w14:textId="77777777" w:rsidR="00417C2C" w:rsidRDefault="00417C2C" w:rsidP="00417C2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3DAA50A" w14:textId="77777777" w:rsidR="00417C2C" w:rsidRDefault="00417C2C" w:rsidP="00417C2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animal{</w:t>
      </w:r>
    </w:p>
    <w:p w14:paraId="15FA23BD" w14:textId="77777777" w:rsidR="00417C2C" w:rsidRDefault="00417C2C" w:rsidP="00417C2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u w:val="single"/>
        </w:rPr>
        <w:t>sound()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3839B87E" w14:textId="77777777" w:rsidR="00417C2C" w:rsidRDefault="00417C2C" w:rsidP="00417C2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"animal sound"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9678168" w14:textId="77777777" w:rsidR="00417C2C" w:rsidRDefault="00417C2C" w:rsidP="00417C2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 }</w:t>
      </w:r>
    </w:p>
    <w:p w14:paraId="32DC3F22" w14:textId="77777777" w:rsidR="00417C2C" w:rsidRDefault="00417C2C" w:rsidP="00417C2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dog </w:t>
      </w:r>
      <w:r>
        <w:rPr>
          <w:rFonts w:ascii="Consolas" w:hAnsi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/>
          <w:color w:val="000000"/>
          <w:sz w:val="20"/>
          <w:szCs w:val="20"/>
        </w:rPr>
        <w:t xml:space="preserve"> animal{</w:t>
      </w:r>
    </w:p>
    <w:p w14:paraId="466ED8B6" w14:textId="77777777" w:rsidR="00417C2C" w:rsidRDefault="00417C2C" w:rsidP="00417C2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sound() {</w:t>
      </w:r>
    </w:p>
    <w:p w14:paraId="257CA465" w14:textId="77777777" w:rsidR="00417C2C" w:rsidRDefault="00417C2C" w:rsidP="00417C2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"dog barks"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9BB8E35" w14:textId="2B126A8C" w:rsidR="00417C2C" w:rsidRDefault="00417C2C" w:rsidP="00417C2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  }</w:t>
      </w:r>
      <w:r w:rsidR="00426979">
        <w:rPr>
          <w:rFonts w:ascii="Consolas" w:hAnsi="Consolas"/>
          <w:color w:val="000000"/>
          <w:sz w:val="20"/>
          <w:szCs w:val="20"/>
        </w:rPr>
        <w:t xml:space="preserve"> 0/p cte </w:t>
      </w:r>
    </w:p>
    <w:p w14:paraId="77AD1038" w14:textId="77777777" w:rsidR="00426979" w:rsidRDefault="00426979" w:rsidP="00417C2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9513D8A" w14:textId="5F90C345" w:rsidR="00426979" w:rsidRDefault="00426979" w:rsidP="00417C2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(METHOD SOUND() FROM THE TYPE ANIMAL IS NOT </w:t>
      </w:r>
      <w:r w:rsidR="002439B4">
        <w:rPr>
          <w:rFonts w:ascii="Consolas" w:hAnsi="Consolas"/>
          <w:color w:val="000000"/>
          <w:sz w:val="20"/>
          <w:szCs w:val="20"/>
        </w:rPr>
        <w:t>VISIBLE)</w:t>
      </w:r>
    </w:p>
    <w:p w14:paraId="48FA655A" w14:textId="77777777" w:rsidR="002439B4" w:rsidRDefault="002439B4" w:rsidP="00417C2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E8FFC3C" w14:textId="77777777" w:rsidR="002439B4" w:rsidRDefault="002439B4" w:rsidP="00417C2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FF39175" w14:textId="77777777" w:rsidR="00A84260" w:rsidRDefault="00A84260" w:rsidP="00E84E26">
      <w:pPr>
        <w:pStyle w:val="NoSpacing"/>
        <w:rPr>
          <w:lang w:eastAsia="en-IN"/>
        </w:rPr>
      </w:pPr>
    </w:p>
    <w:p w14:paraId="35F62B88" w14:textId="77777777" w:rsidR="00BF4ABD" w:rsidRDefault="00BF4ABD" w:rsidP="00BF4AB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  <w:u w:val="single"/>
        </w:rPr>
        <w:t>c</w:t>
      </w:r>
      <w:r>
        <w:rPr>
          <w:rFonts w:ascii="Consolas" w:hAnsi="Consolas"/>
          <w:b/>
          <w:bCs/>
          <w:color w:val="7F0055"/>
          <w:sz w:val="20"/>
          <w:szCs w:val="20"/>
        </w:rPr>
        <w:t>lass</w:t>
      </w:r>
      <w:r>
        <w:rPr>
          <w:rFonts w:ascii="Consolas" w:hAnsi="Consolas"/>
          <w:color w:val="000000"/>
          <w:sz w:val="20"/>
          <w:szCs w:val="20"/>
        </w:rPr>
        <w:t xml:space="preserve"> animal{</w:t>
      </w:r>
    </w:p>
    <w:p w14:paraId="3FF0C2A5" w14:textId="77777777" w:rsidR="00BF4ABD" w:rsidRDefault="00BF4ABD" w:rsidP="00BF4AB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sound() {</w:t>
      </w:r>
    </w:p>
    <w:p w14:paraId="1267FD4D" w14:textId="77777777" w:rsidR="00BF4ABD" w:rsidRDefault="00BF4ABD" w:rsidP="00BF4AB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"animal sound"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A6D1FC8" w14:textId="77777777" w:rsidR="00BF4ABD" w:rsidRDefault="00BF4ABD" w:rsidP="00BF4AB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076906F7" w14:textId="77777777" w:rsidR="00BF4ABD" w:rsidRDefault="00BF4ABD" w:rsidP="00BF4AB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dog </w:t>
      </w:r>
      <w:r>
        <w:rPr>
          <w:rFonts w:ascii="Consolas" w:hAnsi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/>
          <w:color w:val="000000"/>
          <w:sz w:val="20"/>
          <w:szCs w:val="20"/>
        </w:rPr>
        <w:t xml:space="preserve"> animal{</w:t>
      </w:r>
    </w:p>
    <w:p w14:paraId="633CD3E5" w14:textId="77777777" w:rsidR="00BF4ABD" w:rsidRDefault="00BF4ABD" w:rsidP="00BF4AB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Sound() {</w:t>
      </w:r>
    </w:p>
    <w:p w14:paraId="2F99F1CD" w14:textId="77777777" w:rsidR="00BF4ABD" w:rsidRDefault="00BF4ABD" w:rsidP="00BF4AB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"dog barks"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FDE17BF" w14:textId="77777777" w:rsidR="00BF4ABD" w:rsidRDefault="00BF4ABD" w:rsidP="00BF4AB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4641BECC" w14:textId="77777777" w:rsidR="00BF4ABD" w:rsidRDefault="00BF4ABD" w:rsidP="00BF4AB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63416BBA" w14:textId="77777777" w:rsidR="00BF4ABD" w:rsidRDefault="00BF4ABD" w:rsidP="00BF4AB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3668A310" w14:textId="12F9D436" w:rsidR="00BF4ABD" w:rsidRDefault="001064AD" w:rsidP="00BF4AB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0/p THIS INSTANCE MEHOTD CANNOT OVERRIDE THE STATIC METHOD FOR ANIMAL.</w:t>
      </w:r>
    </w:p>
    <w:p w14:paraId="0E347D52" w14:textId="77777777" w:rsidR="001064AD" w:rsidRDefault="001064AD" w:rsidP="00BF4AB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537B95B" w14:textId="33AA273F" w:rsidR="001064AD" w:rsidRDefault="00434C82" w:rsidP="00434C82">
      <w:pPr>
        <w:pStyle w:val="Heading2"/>
      </w:pPr>
      <w:r>
        <w:t>METHOD SHADOWING =</w:t>
      </w:r>
    </w:p>
    <w:p w14:paraId="083142CD" w14:textId="35D70D15" w:rsidR="00434C82" w:rsidRDefault="00434C82" w:rsidP="00A34A55">
      <w:pPr>
        <w:pStyle w:val="ListParagraph"/>
        <w:numPr>
          <w:ilvl w:val="0"/>
          <w:numId w:val="182"/>
        </w:numPr>
      </w:pPr>
      <w:r w:rsidRPr="00A66ECE">
        <w:rPr>
          <w:highlight w:val="yellow"/>
        </w:rPr>
        <w:t xml:space="preserve">SUPER CLASS AND SUBCLASS AS SAME STATIC METHODS IN THIS CASE </w:t>
      </w:r>
      <w:r w:rsidR="00501FD3" w:rsidRPr="00A66ECE">
        <w:rPr>
          <w:highlight w:val="yellow"/>
        </w:rPr>
        <w:t>WHICH METHOD WILL GET EXECUTED IS TOTALLY BASED ON TYPE OF OBJECT REFERENC</w:t>
      </w:r>
      <w:r w:rsidR="00501FD3">
        <w:t>E .</w:t>
      </w:r>
    </w:p>
    <w:p w14:paraId="51BC6B1C" w14:textId="6B6B32F6" w:rsidR="00B15AC6" w:rsidRDefault="00B15AC6" w:rsidP="00A34A55">
      <w:pPr>
        <w:pStyle w:val="ListParagraph"/>
        <w:numPr>
          <w:ilvl w:val="0"/>
          <w:numId w:val="182"/>
        </w:numPr>
      </w:pPr>
      <w:r>
        <w:t>IF THE OBJECT REFERENCE IS OF SUEPRCLASS TYPE SUPERCLASS METHOD WILL GET EXECUTED</w:t>
      </w:r>
      <w:r w:rsidR="004542B0">
        <w:t xml:space="preserve"> AND SUBCLASS METHOD WILL GET EXECUTED.</w:t>
      </w:r>
    </w:p>
    <w:p w14:paraId="5F0608B1" w14:textId="7BE28006" w:rsidR="00B15AC6" w:rsidRDefault="001C4AA4" w:rsidP="00A34A55">
      <w:pPr>
        <w:pStyle w:val="ListParagraph"/>
        <w:numPr>
          <w:ilvl w:val="0"/>
          <w:numId w:val="182"/>
        </w:numPr>
      </w:pPr>
      <w:r>
        <w:t xml:space="preserve">IF OBJECT REFERENCE IS OF SUBCLASS TYPE THE SUBCLASS </w:t>
      </w:r>
      <w:r w:rsidR="009F16A7">
        <w:t>METHOD WILL GET EXECUTED. AND SUPERCLASS METHOD IS HIDDEN.</w:t>
      </w:r>
    </w:p>
    <w:p w14:paraId="5F6207A4" w14:textId="77777777" w:rsidR="00E20248" w:rsidRDefault="00E20248" w:rsidP="00A34A55">
      <w:pPr>
        <w:pStyle w:val="NormalWeb"/>
        <w:numPr>
          <w:ilvl w:val="0"/>
          <w:numId w:val="18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runtime;</w:t>
      </w:r>
    </w:p>
    <w:p w14:paraId="4ECC0F1F" w14:textId="77777777" w:rsidR="00E20248" w:rsidRDefault="00E20248" w:rsidP="00A34A55">
      <w:pPr>
        <w:pStyle w:val="NormalWeb"/>
        <w:numPr>
          <w:ilvl w:val="0"/>
          <w:numId w:val="18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56CEB5C" w14:textId="77777777" w:rsidR="00E20248" w:rsidRDefault="00E20248" w:rsidP="00A34A55">
      <w:pPr>
        <w:pStyle w:val="NormalWeb"/>
        <w:numPr>
          <w:ilvl w:val="0"/>
          <w:numId w:val="18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animal {</w:t>
      </w:r>
    </w:p>
    <w:p w14:paraId="3E8DECC2" w14:textId="77777777" w:rsidR="00E20248" w:rsidRDefault="00E20248" w:rsidP="00A34A55">
      <w:pPr>
        <w:pStyle w:val="NormalWeb"/>
        <w:numPr>
          <w:ilvl w:val="0"/>
          <w:numId w:val="18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sound() {</w:t>
      </w:r>
    </w:p>
    <w:p w14:paraId="65C09B20" w14:textId="6C62E001" w:rsidR="00E20248" w:rsidRDefault="00E20248" w:rsidP="00A34A55">
      <w:pPr>
        <w:pStyle w:val="NormalWeb"/>
        <w:numPr>
          <w:ilvl w:val="0"/>
          <w:numId w:val="18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"animal sound"</w:t>
      </w:r>
      <w:r>
        <w:rPr>
          <w:rFonts w:ascii="Consolas" w:hAnsi="Consolas"/>
          <w:color w:val="000000"/>
          <w:sz w:val="20"/>
          <w:szCs w:val="20"/>
        </w:rPr>
        <w:t>);</w:t>
      </w:r>
      <w:r w:rsidR="0068140E">
        <w:rPr>
          <w:rFonts w:ascii="Consolas" w:hAnsi="Consolas"/>
          <w:color w:val="000000"/>
          <w:sz w:val="20"/>
          <w:szCs w:val="20"/>
        </w:rPr>
        <w:t xml:space="preserve">               //2</w:t>
      </w:r>
    </w:p>
    <w:p w14:paraId="290C13DC" w14:textId="77777777" w:rsidR="00E20248" w:rsidRDefault="00E20248" w:rsidP="00A34A55">
      <w:pPr>
        <w:pStyle w:val="NormalWeb"/>
        <w:numPr>
          <w:ilvl w:val="0"/>
          <w:numId w:val="18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4F62B4B7" w14:textId="77777777" w:rsidR="00E20248" w:rsidRDefault="00E20248" w:rsidP="00A34A55">
      <w:pPr>
        <w:pStyle w:val="NormalWeb"/>
        <w:numPr>
          <w:ilvl w:val="0"/>
          <w:numId w:val="18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18BBA97F" w14:textId="77777777" w:rsidR="00E20248" w:rsidRDefault="00E20248" w:rsidP="00A34A55">
      <w:pPr>
        <w:pStyle w:val="NormalWeb"/>
        <w:numPr>
          <w:ilvl w:val="0"/>
          <w:numId w:val="18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dog </w:t>
      </w:r>
      <w:r>
        <w:rPr>
          <w:rFonts w:ascii="Consolas" w:hAnsi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/>
          <w:color w:val="000000"/>
          <w:sz w:val="20"/>
          <w:szCs w:val="20"/>
        </w:rPr>
        <w:t xml:space="preserve"> animal{</w:t>
      </w:r>
    </w:p>
    <w:p w14:paraId="72623EE1" w14:textId="77777777" w:rsidR="00E20248" w:rsidRDefault="00E20248" w:rsidP="00A34A55">
      <w:pPr>
        <w:pStyle w:val="NormalWeb"/>
        <w:numPr>
          <w:ilvl w:val="0"/>
          <w:numId w:val="18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sound() {</w:t>
      </w:r>
    </w:p>
    <w:p w14:paraId="3E134476" w14:textId="02A50154" w:rsidR="00E20248" w:rsidRDefault="00E20248" w:rsidP="00A34A55">
      <w:pPr>
        <w:pStyle w:val="NormalWeb"/>
        <w:numPr>
          <w:ilvl w:val="0"/>
          <w:numId w:val="18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"dog sound"</w:t>
      </w:r>
      <w:r>
        <w:rPr>
          <w:rFonts w:ascii="Consolas" w:hAnsi="Consolas"/>
          <w:color w:val="000000"/>
          <w:sz w:val="20"/>
          <w:szCs w:val="20"/>
        </w:rPr>
        <w:t>);</w:t>
      </w:r>
      <w:r w:rsidR="0068140E">
        <w:rPr>
          <w:rFonts w:ascii="Consolas" w:hAnsi="Consolas"/>
          <w:color w:val="000000"/>
          <w:sz w:val="20"/>
          <w:szCs w:val="20"/>
        </w:rPr>
        <w:t xml:space="preserve">                 //1</w:t>
      </w:r>
    </w:p>
    <w:p w14:paraId="04362D20" w14:textId="77777777" w:rsidR="00E20248" w:rsidRDefault="00E20248" w:rsidP="00A34A55">
      <w:pPr>
        <w:pStyle w:val="NormalWeb"/>
        <w:numPr>
          <w:ilvl w:val="0"/>
          <w:numId w:val="18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2D6DD854" w14:textId="77777777" w:rsidR="00E20248" w:rsidRDefault="00E20248" w:rsidP="00A34A55">
      <w:pPr>
        <w:pStyle w:val="NormalWeb"/>
        <w:numPr>
          <w:ilvl w:val="0"/>
          <w:numId w:val="18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6A10CEBA" w14:textId="77777777" w:rsidR="00E20248" w:rsidRDefault="00E20248" w:rsidP="00A34A55">
      <w:pPr>
        <w:pStyle w:val="NormalWeb"/>
        <w:numPr>
          <w:ilvl w:val="0"/>
          <w:numId w:val="18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animaltest {</w:t>
      </w:r>
    </w:p>
    <w:p w14:paraId="21D7A8F6" w14:textId="77777777" w:rsidR="00E20248" w:rsidRDefault="00E20248" w:rsidP="00A34A55">
      <w:pPr>
        <w:pStyle w:val="NormalWeb"/>
        <w:numPr>
          <w:ilvl w:val="0"/>
          <w:numId w:val="18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 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6979B4B7" w14:textId="77777777" w:rsidR="00E20248" w:rsidRDefault="00E20248" w:rsidP="00A34A55">
      <w:pPr>
        <w:pStyle w:val="NormalWeb"/>
        <w:numPr>
          <w:ilvl w:val="0"/>
          <w:numId w:val="18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{ dog </w:t>
      </w:r>
      <w:r>
        <w:rPr>
          <w:rFonts w:ascii="Consolas" w:hAnsi="Consolas"/>
          <w:color w:val="6A3E3E"/>
          <w:sz w:val="20"/>
          <w:szCs w:val="20"/>
        </w:rPr>
        <w:t>d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dog();</w:t>
      </w:r>
    </w:p>
    <w:p w14:paraId="7D16B807" w14:textId="77777777" w:rsidR="00E20248" w:rsidRDefault="00E20248" w:rsidP="00A34A55">
      <w:pPr>
        <w:pStyle w:val="NormalWeb"/>
        <w:numPr>
          <w:ilvl w:val="0"/>
          <w:numId w:val="18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</w:t>
      </w:r>
      <w:r>
        <w:rPr>
          <w:rFonts w:ascii="Consolas" w:hAnsi="Consolas"/>
          <w:color w:val="6A3E3E"/>
          <w:sz w:val="20"/>
          <w:szCs w:val="20"/>
          <w:u w:val="single"/>
        </w:rPr>
        <w:t>d</w:t>
      </w:r>
      <w:r>
        <w:rPr>
          <w:rFonts w:ascii="Consolas" w:hAnsi="Consolas"/>
          <w:color w:val="000000"/>
          <w:sz w:val="20"/>
          <w:szCs w:val="20"/>
          <w:u w:val="single"/>
        </w:rPr>
        <w:t>.</w:t>
      </w:r>
      <w:r>
        <w:rPr>
          <w:rFonts w:ascii="Consolas" w:hAnsi="Consolas"/>
          <w:i/>
          <w:iCs/>
          <w:color w:val="000000"/>
          <w:sz w:val="20"/>
          <w:szCs w:val="20"/>
          <w:u w:val="single"/>
        </w:rPr>
        <w:t>sound</w:t>
      </w:r>
      <w:r>
        <w:rPr>
          <w:rFonts w:ascii="Consolas" w:hAnsi="Consolas"/>
          <w:color w:val="000000"/>
          <w:sz w:val="20"/>
          <w:szCs w:val="20"/>
          <w:u w:val="single"/>
        </w:rPr>
        <w:t>()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B9EE5CB" w14:textId="77777777" w:rsidR="00E20248" w:rsidRDefault="00E20248" w:rsidP="00A34A55">
      <w:pPr>
        <w:pStyle w:val="NormalWeb"/>
        <w:numPr>
          <w:ilvl w:val="0"/>
          <w:numId w:val="18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animal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d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9E28353" w14:textId="77777777" w:rsidR="00E20248" w:rsidRDefault="00E20248" w:rsidP="00A34A55">
      <w:pPr>
        <w:pStyle w:val="NormalWeb"/>
        <w:numPr>
          <w:ilvl w:val="0"/>
          <w:numId w:val="18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</w:t>
      </w:r>
      <w:r>
        <w:rPr>
          <w:rFonts w:ascii="Consolas" w:hAnsi="Consolas"/>
          <w:color w:val="6A3E3E"/>
          <w:sz w:val="20"/>
          <w:szCs w:val="20"/>
          <w:u w:val="single"/>
        </w:rPr>
        <w:t>a</w:t>
      </w:r>
      <w:r>
        <w:rPr>
          <w:rFonts w:ascii="Consolas" w:hAnsi="Consolas"/>
          <w:color w:val="000000"/>
          <w:sz w:val="20"/>
          <w:szCs w:val="20"/>
          <w:u w:val="single"/>
        </w:rPr>
        <w:t>.</w:t>
      </w:r>
      <w:r>
        <w:rPr>
          <w:rFonts w:ascii="Consolas" w:hAnsi="Consolas"/>
          <w:i/>
          <w:iCs/>
          <w:color w:val="000000"/>
          <w:sz w:val="20"/>
          <w:szCs w:val="20"/>
          <w:u w:val="single"/>
        </w:rPr>
        <w:t>sound</w:t>
      </w:r>
      <w:r>
        <w:rPr>
          <w:rFonts w:ascii="Consolas" w:hAnsi="Consolas"/>
          <w:color w:val="000000"/>
          <w:sz w:val="20"/>
          <w:szCs w:val="20"/>
          <w:u w:val="single"/>
        </w:rPr>
        <w:t>()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11D4D442" w14:textId="77777777" w:rsidR="00E20248" w:rsidRDefault="00E20248" w:rsidP="00A34A55">
      <w:pPr>
        <w:pStyle w:val="NormalWeb"/>
        <w:numPr>
          <w:ilvl w:val="0"/>
          <w:numId w:val="18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}</w:t>
      </w:r>
    </w:p>
    <w:p w14:paraId="2CDF97EF" w14:textId="77777777" w:rsidR="00E20248" w:rsidRDefault="00E20248" w:rsidP="00A34A55">
      <w:pPr>
        <w:pStyle w:val="NormalWeb"/>
        <w:numPr>
          <w:ilvl w:val="0"/>
          <w:numId w:val="182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1A5BA830" w14:textId="77777777" w:rsidR="0068140E" w:rsidRDefault="0068140E" w:rsidP="0068140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F1DC0C3" w14:textId="001C3308" w:rsidR="0068140E" w:rsidRDefault="0068140E" w:rsidP="0068140E">
      <w:pPr>
        <w:pStyle w:val="Heading2"/>
      </w:pPr>
      <w:r>
        <w:t>VARIABLE SHADOWING=</w:t>
      </w:r>
    </w:p>
    <w:p w14:paraId="71179CCD" w14:textId="0A918E94" w:rsidR="0068140E" w:rsidRDefault="00C663EF" w:rsidP="00A34A55">
      <w:pPr>
        <w:pStyle w:val="ListParagraph"/>
        <w:numPr>
          <w:ilvl w:val="0"/>
          <w:numId w:val="183"/>
        </w:numPr>
      </w:pPr>
      <w:r>
        <w:t xml:space="preserve">IF </w:t>
      </w:r>
      <w:r w:rsidRPr="00A66ECE">
        <w:rPr>
          <w:highlight w:val="yellow"/>
        </w:rPr>
        <w:t>SUPERCLASS AND SUBCLASS HAS SAME STATIC VARIABLES</w:t>
      </w:r>
      <w:r>
        <w:t>.</w:t>
      </w:r>
    </w:p>
    <w:p w14:paraId="57A27E91" w14:textId="74906AC1" w:rsidR="00C663EF" w:rsidRDefault="00C663EF" w:rsidP="00A34A55">
      <w:pPr>
        <w:pStyle w:val="ListParagraph"/>
        <w:numPr>
          <w:ilvl w:val="0"/>
          <w:numId w:val="183"/>
        </w:numPr>
      </w:pPr>
      <w:r>
        <w:t xml:space="preserve">IN THIS CASE </w:t>
      </w:r>
      <w:r w:rsidRPr="00A66ECE">
        <w:rPr>
          <w:highlight w:val="yellow"/>
        </w:rPr>
        <w:t xml:space="preserve">WHICH VARIABLE WILL GETS EXECUTED </w:t>
      </w:r>
      <w:r w:rsidR="00613C64" w:rsidRPr="00A66ECE">
        <w:rPr>
          <w:highlight w:val="yellow"/>
        </w:rPr>
        <w:t>IT IS BASED ON TYPE OF OBJECT REFERENCE</w:t>
      </w:r>
      <w:r w:rsidR="00613C64">
        <w:t>.</w:t>
      </w:r>
    </w:p>
    <w:p w14:paraId="6D319D76" w14:textId="03983152" w:rsidR="00613C64" w:rsidRDefault="00613C64" w:rsidP="00A34A55">
      <w:pPr>
        <w:pStyle w:val="ListParagraph"/>
        <w:numPr>
          <w:ilvl w:val="0"/>
          <w:numId w:val="183"/>
        </w:numPr>
      </w:pPr>
      <w:r>
        <w:t xml:space="preserve">IF OBJECT REFERENCE </w:t>
      </w:r>
      <w:r w:rsidR="009E4F2F">
        <w:t xml:space="preserve">IS SUPER CLASS TYPE THEN SUPER CLASS STATIC VARIABLEWILL GETS EXECUTED AND SUBCLASS </w:t>
      </w:r>
      <w:r w:rsidR="005A0220">
        <w:t>VARIABLE IS HIDDEN.</w:t>
      </w:r>
    </w:p>
    <w:p w14:paraId="675E791F" w14:textId="09A7F327" w:rsidR="005A0220" w:rsidRDefault="005A0220" w:rsidP="00A34A55">
      <w:pPr>
        <w:pStyle w:val="ListParagraph"/>
        <w:numPr>
          <w:ilvl w:val="0"/>
          <w:numId w:val="183"/>
        </w:numPr>
      </w:pPr>
      <w:r>
        <w:t xml:space="preserve">IF OBJECT REFERENCE IS SUBCLASS TYPE THEN SUBCLASS STATIC VARIABLE WILL GETS EXECUTED </w:t>
      </w:r>
      <w:r w:rsidR="004F6481">
        <w:t>AND SUPERCLASS VARIABLE IS HIDDEN.</w:t>
      </w:r>
    </w:p>
    <w:p w14:paraId="038C31A7" w14:textId="77777777" w:rsidR="005C4B6B" w:rsidRDefault="005C4B6B" w:rsidP="00A34A55">
      <w:pPr>
        <w:pStyle w:val="NormalWeb"/>
        <w:numPr>
          <w:ilvl w:val="0"/>
          <w:numId w:val="18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  <w:u w:val="single"/>
        </w:rPr>
        <w:t>package</w:t>
      </w:r>
      <w:r>
        <w:rPr>
          <w:rFonts w:ascii="Consolas" w:hAnsi="Consolas"/>
          <w:color w:val="000000"/>
          <w:sz w:val="20"/>
          <w:szCs w:val="20"/>
          <w:u w:val="single"/>
        </w:rPr>
        <w:t xml:space="preserve"> runtime;</w:t>
      </w:r>
    </w:p>
    <w:p w14:paraId="345983EC" w14:textId="77777777" w:rsidR="005C4B6B" w:rsidRDefault="005C4B6B" w:rsidP="00A34A55">
      <w:pPr>
        <w:pStyle w:val="NormalWeb"/>
        <w:numPr>
          <w:ilvl w:val="0"/>
          <w:numId w:val="18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926CDAC" w14:textId="77777777" w:rsidR="005C4B6B" w:rsidRDefault="005C4B6B" w:rsidP="00A34A55">
      <w:pPr>
        <w:pStyle w:val="NormalWeb"/>
        <w:numPr>
          <w:ilvl w:val="0"/>
          <w:numId w:val="18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  <w:u w:val="single"/>
        </w:rPr>
        <w:t>class</w:t>
      </w:r>
      <w:r>
        <w:rPr>
          <w:rFonts w:ascii="Consolas" w:hAnsi="Consolas"/>
          <w:color w:val="000000"/>
          <w:sz w:val="20"/>
          <w:szCs w:val="20"/>
          <w:u w:val="single"/>
        </w:rPr>
        <w:t xml:space="preserve"> animal{</w:t>
      </w:r>
    </w:p>
    <w:p w14:paraId="10AD30A1" w14:textId="77777777" w:rsidR="005C4B6B" w:rsidRDefault="005C4B6B" w:rsidP="00A34A55">
      <w:pPr>
        <w:pStyle w:val="NormalWeb"/>
        <w:numPr>
          <w:ilvl w:val="0"/>
          <w:numId w:val="18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  <w:u w:val="single"/>
        </w:rPr>
        <w:tab/>
      </w:r>
      <w:r>
        <w:rPr>
          <w:rFonts w:ascii="Consolas" w:hAnsi="Consolas"/>
          <w:b/>
          <w:bCs/>
          <w:color w:val="7F0055"/>
          <w:sz w:val="20"/>
          <w:szCs w:val="20"/>
          <w:u w:val="single"/>
        </w:rPr>
        <w:t>static</w:t>
      </w:r>
      <w:r>
        <w:rPr>
          <w:rFonts w:ascii="Consolas" w:hAnsi="Consolas"/>
          <w:color w:val="000000"/>
          <w:sz w:val="20"/>
          <w:szCs w:val="20"/>
          <w:u w:val="single"/>
        </w:rPr>
        <w:t xml:space="preserve"> String </w:t>
      </w:r>
      <w:r>
        <w:rPr>
          <w:rFonts w:ascii="Consolas" w:hAnsi="Consolas"/>
          <w:i/>
          <w:iCs/>
          <w:color w:val="0000C0"/>
          <w:sz w:val="20"/>
          <w:szCs w:val="20"/>
          <w:u w:val="single"/>
        </w:rPr>
        <w:t>name</w:t>
      </w:r>
      <w:r>
        <w:rPr>
          <w:rFonts w:ascii="Consolas" w:hAnsi="Consolas"/>
          <w:color w:val="000000"/>
          <w:sz w:val="20"/>
          <w:szCs w:val="20"/>
          <w:u w:val="single"/>
        </w:rPr>
        <w:t>=</w:t>
      </w:r>
      <w:r>
        <w:rPr>
          <w:rFonts w:ascii="Consolas" w:hAnsi="Consolas"/>
          <w:color w:val="2A00FF"/>
          <w:sz w:val="20"/>
          <w:szCs w:val="20"/>
          <w:u w:val="single"/>
        </w:rPr>
        <w:t>"animal"</w:t>
      </w:r>
      <w:r>
        <w:rPr>
          <w:rFonts w:ascii="Consolas" w:hAnsi="Consolas"/>
          <w:color w:val="000000"/>
          <w:sz w:val="20"/>
          <w:szCs w:val="20"/>
          <w:u w:val="single"/>
        </w:rPr>
        <w:t>;</w:t>
      </w:r>
    </w:p>
    <w:p w14:paraId="5F2F4E9A" w14:textId="77777777" w:rsidR="005C4B6B" w:rsidRDefault="005C4B6B" w:rsidP="00A34A55">
      <w:pPr>
        <w:pStyle w:val="NormalWeb"/>
        <w:numPr>
          <w:ilvl w:val="0"/>
          <w:numId w:val="18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  <w:u w:val="single"/>
        </w:rPr>
        <w:t>}</w:t>
      </w:r>
    </w:p>
    <w:p w14:paraId="34E75A0A" w14:textId="77777777" w:rsidR="005C4B6B" w:rsidRDefault="005C4B6B" w:rsidP="00A34A55">
      <w:pPr>
        <w:pStyle w:val="NormalWeb"/>
        <w:numPr>
          <w:ilvl w:val="0"/>
          <w:numId w:val="18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  <w:u w:val="single"/>
        </w:rPr>
        <w:t>class</w:t>
      </w:r>
      <w:r>
        <w:rPr>
          <w:rFonts w:ascii="Consolas" w:hAnsi="Consolas"/>
          <w:color w:val="000000"/>
          <w:sz w:val="20"/>
          <w:szCs w:val="20"/>
          <w:u w:val="single"/>
        </w:rPr>
        <w:t xml:space="preserve"> dog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u w:val="single"/>
        </w:rPr>
        <w:t>exteds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u w:val="single"/>
        </w:rPr>
        <w:t>animal{</w:t>
      </w:r>
    </w:p>
    <w:p w14:paraId="2A760149" w14:textId="77777777" w:rsidR="005C4B6B" w:rsidRDefault="005C4B6B" w:rsidP="00A34A55">
      <w:pPr>
        <w:pStyle w:val="NormalWeb"/>
        <w:numPr>
          <w:ilvl w:val="0"/>
          <w:numId w:val="18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i/>
          <w:iCs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2A00FF"/>
          <w:sz w:val="20"/>
          <w:szCs w:val="20"/>
        </w:rPr>
        <w:t>"dog"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C1C0438" w14:textId="77777777" w:rsidR="005C4B6B" w:rsidRDefault="005C4B6B" w:rsidP="00A34A55">
      <w:pPr>
        <w:pStyle w:val="NormalWeb"/>
        <w:numPr>
          <w:ilvl w:val="0"/>
          <w:numId w:val="18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  <w:u w:val="single"/>
        </w:rPr>
        <w:t>}</w:t>
      </w:r>
    </w:p>
    <w:p w14:paraId="29DAA2C0" w14:textId="77777777" w:rsidR="005C4B6B" w:rsidRDefault="005C4B6B" w:rsidP="00A34A55">
      <w:pPr>
        <w:pStyle w:val="NormalWeb"/>
        <w:numPr>
          <w:ilvl w:val="0"/>
          <w:numId w:val="18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variable_shadowing {</w:t>
      </w:r>
    </w:p>
    <w:p w14:paraId="43A26163" w14:textId="77777777" w:rsidR="005C4B6B" w:rsidRDefault="005C4B6B" w:rsidP="00A34A55">
      <w:pPr>
        <w:pStyle w:val="NormalWeb"/>
        <w:numPr>
          <w:ilvl w:val="0"/>
          <w:numId w:val="18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 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477EF14D" w14:textId="77777777" w:rsidR="005C4B6B" w:rsidRDefault="005C4B6B" w:rsidP="00A34A55">
      <w:pPr>
        <w:pStyle w:val="NormalWeb"/>
        <w:numPr>
          <w:ilvl w:val="0"/>
          <w:numId w:val="18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{ dog </w:t>
      </w:r>
      <w:r>
        <w:rPr>
          <w:rFonts w:ascii="Consolas" w:hAnsi="Consolas"/>
          <w:color w:val="6A3E3E"/>
          <w:sz w:val="20"/>
          <w:szCs w:val="20"/>
        </w:rPr>
        <w:t>d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dog();</w:t>
      </w:r>
    </w:p>
    <w:p w14:paraId="6BFBE4BF" w14:textId="77777777" w:rsidR="005C4B6B" w:rsidRDefault="005C4B6B" w:rsidP="00A34A55">
      <w:pPr>
        <w:pStyle w:val="NormalWeb"/>
        <w:numPr>
          <w:ilvl w:val="0"/>
          <w:numId w:val="18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d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i/>
          <w:iCs/>
          <w:color w:val="0000C0"/>
          <w:sz w:val="20"/>
          <w:szCs w:val="20"/>
          <w:u w:val="single"/>
        </w:rPr>
        <w:t>name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983620E" w14:textId="77777777" w:rsidR="005C4B6B" w:rsidRDefault="005C4B6B" w:rsidP="00A34A55">
      <w:pPr>
        <w:pStyle w:val="NormalWeb"/>
        <w:numPr>
          <w:ilvl w:val="0"/>
          <w:numId w:val="18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animal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  <w:u w:val="single"/>
        </w:rPr>
        <w:t>d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05597DE" w14:textId="77777777" w:rsidR="005C4B6B" w:rsidRDefault="005C4B6B" w:rsidP="00A34A55">
      <w:pPr>
        <w:pStyle w:val="NormalWeb"/>
        <w:numPr>
          <w:ilvl w:val="0"/>
          <w:numId w:val="18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i/>
          <w:iCs/>
          <w:color w:val="0000C0"/>
          <w:sz w:val="20"/>
          <w:szCs w:val="20"/>
          <w:u w:val="single"/>
        </w:rPr>
        <w:t>name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EAFDEE3" w14:textId="77777777" w:rsidR="005C4B6B" w:rsidRDefault="005C4B6B" w:rsidP="00A34A55">
      <w:pPr>
        <w:pStyle w:val="NormalWeb"/>
        <w:numPr>
          <w:ilvl w:val="0"/>
          <w:numId w:val="18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6C068FFE" w14:textId="77777777" w:rsidR="005C4B6B" w:rsidRDefault="005C4B6B" w:rsidP="00A34A55">
      <w:pPr>
        <w:pStyle w:val="NormalWeb"/>
        <w:numPr>
          <w:ilvl w:val="0"/>
          <w:numId w:val="18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} </w:t>
      </w:r>
    </w:p>
    <w:p w14:paraId="4E01569C" w14:textId="77777777" w:rsidR="007D1B5F" w:rsidRDefault="007D1B5F" w:rsidP="007D1B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C285A01" w14:textId="77777777" w:rsidR="007D1B5F" w:rsidRDefault="007D1B5F" w:rsidP="007D1B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78034AF" w14:textId="77777777" w:rsidR="007D1B5F" w:rsidRDefault="007D1B5F" w:rsidP="00A34A55">
      <w:pPr>
        <w:pStyle w:val="NormalWeb"/>
        <w:numPr>
          <w:ilvl w:val="0"/>
          <w:numId w:val="18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  <w:u w:val="single"/>
        </w:rPr>
        <w:t>package</w:t>
      </w:r>
      <w:r>
        <w:rPr>
          <w:rFonts w:ascii="Consolas" w:hAnsi="Consolas"/>
          <w:color w:val="000000"/>
          <w:sz w:val="20"/>
          <w:szCs w:val="20"/>
          <w:u w:val="single"/>
        </w:rPr>
        <w:t xml:space="preserve"> runtime;</w:t>
      </w:r>
    </w:p>
    <w:p w14:paraId="3C71FB4F" w14:textId="77777777" w:rsidR="007D1B5F" w:rsidRDefault="007D1B5F" w:rsidP="00A34A55">
      <w:pPr>
        <w:pStyle w:val="NormalWeb"/>
        <w:numPr>
          <w:ilvl w:val="0"/>
          <w:numId w:val="18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BC2E874" w14:textId="77777777" w:rsidR="007D1B5F" w:rsidRDefault="007D1B5F" w:rsidP="00A34A55">
      <w:pPr>
        <w:pStyle w:val="NormalWeb"/>
        <w:numPr>
          <w:ilvl w:val="0"/>
          <w:numId w:val="18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  <w:u w:val="single"/>
        </w:rPr>
        <w:t>class</w:t>
      </w:r>
      <w:r>
        <w:rPr>
          <w:rFonts w:ascii="Consolas" w:hAnsi="Consolas"/>
          <w:color w:val="000000"/>
          <w:sz w:val="20"/>
          <w:szCs w:val="20"/>
          <w:u w:val="single"/>
        </w:rPr>
        <w:t xml:space="preserve"> animal{</w:t>
      </w:r>
    </w:p>
    <w:p w14:paraId="7F5C9369" w14:textId="77777777" w:rsidR="007D1B5F" w:rsidRDefault="007D1B5F" w:rsidP="00A34A55">
      <w:pPr>
        <w:pStyle w:val="NormalWeb"/>
        <w:numPr>
          <w:ilvl w:val="0"/>
          <w:numId w:val="18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  <w:u w:val="single"/>
        </w:rPr>
        <w:tab/>
      </w:r>
      <w:r>
        <w:rPr>
          <w:rFonts w:ascii="Consolas" w:hAnsi="Consolas"/>
          <w:b/>
          <w:bCs/>
          <w:color w:val="7F0055"/>
          <w:sz w:val="20"/>
          <w:szCs w:val="20"/>
          <w:u w:val="single"/>
        </w:rPr>
        <w:t>static</w:t>
      </w:r>
      <w:r>
        <w:rPr>
          <w:rFonts w:ascii="Consolas" w:hAnsi="Consolas"/>
          <w:color w:val="000000"/>
          <w:sz w:val="20"/>
          <w:szCs w:val="20"/>
          <w:u w:val="single"/>
        </w:rPr>
        <w:t xml:space="preserve"> String </w:t>
      </w:r>
      <w:r>
        <w:rPr>
          <w:rFonts w:ascii="Consolas" w:hAnsi="Consolas"/>
          <w:i/>
          <w:iCs/>
          <w:color w:val="0000C0"/>
          <w:sz w:val="20"/>
          <w:szCs w:val="20"/>
          <w:u w:val="single"/>
        </w:rPr>
        <w:t>name</w:t>
      </w:r>
      <w:r>
        <w:rPr>
          <w:rFonts w:ascii="Consolas" w:hAnsi="Consolas"/>
          <w:color w:val="000000"/>
          <w:sz w:val="20"/>
          <w:szCs w:val="20"/>
          <w:u w:val="single"/>
        </w:rPr>
        <w:t>=</w:t>
      </w:r>
      <w:r>
        <w:rPr>
          <w:rFonts w:ascii="Consolas" w:hAnsi="Consolas"/>
          <w:color w:val="2A00FF"/>
          <w:sz w:val="20"/>
          <w:szCs w:val="20"/>
          <w:u w:val="single"/>
        </w:rPr>
        <w:t>"animal"</w:t>
      </w:r>
      <w:r>
        <w:rPr>
          <w:rFonts w:ascii="Consolas" w:hAnsi="Consolas"/>
          <w:color w:val="000000"/>
          <w:sz w:val="20"/>
          <w:szCs w:val="20"/>
          <w:u w:val="single"/>
        </w:rPr>
        <w:t>;</w:t>
      </w:r>
    </w:p>
    <w:p w14:paraId="1D902B4B" w14:textId="77777777" w:rsidR="007D1B5F" w:rsidRDefault="007D1B5F" w:rsidP="00A34A55">
      <w:pPr>
        <w:pStyle w:val="NormalWeb"/>
        <w:numPr>
          <w:ilvl w:val="0"/>
          <w:numId w:val="18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  <w:u w:val="single"/>
        </w:rPr>
        <w:t>}</w:t>
      </w:r>
    </w:p>
    <w:p w14:paraId="3ED9915F" w14:textId="77777777" w:rsidR="007D1B5F" w:rsidRDefault="007D1B5F" w:rsidP="00A34A55">
      <w:pPr>
        <w:pStyle w:val="NormalWeb"/>
        <w:numPr>
          <w:ilvl w:val="0"/>
          <w:numId w:val="18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  <w:u w:val="single"/>
        </w:rPr>
        <w:t>class</w:t>
      </w:r>
      <w:r>
        <w:rPr>
          <w:rFonts w:ascii="Consolas" w:hAnsi="Consolas"/>
          <w:color w:val="000000"/>
          <w:sz w:val="20"/>
          <w:szCs w:val="20"/>
          <w:u w:val="single"/>
        </w:rPr>
        <w:t xml:space="preserve"> dog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u w:val="single"/>
        </w:rPr>
        <w:t>exteds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u w:val="single"/>
        </w:rPr>
        <w:t>animal{</w:t>
      </w:r>
    </w:p>
    <w:p w14:paraId="3BAABB09" w14:textId="77777777" w:rsidR="007D1B5F" w:rsidRDefault="007D1B5F" w:rsidP="00A34A55">
      <w:pPr>
        <w:pStyle w:val="NormalWeb"/>
        <w:numPr>
          <w:ilvl w:val="0"/>
          <w:numId w:val="18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i/>
          <w:iCs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2A00FF"/>
          <w:sz w:val="20"/>
          <w:szCs w:val="20"/>
        </w:rPr>
        <w:t>"dog"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1FD613BA" w14:textId="77777777" w:rsidR="007D1B5F" w:rsidRDefault="007D1B5F" w:rsidP="00A34A55">
      <w:pPr>
        <w:pStyle w:val="NormalWeb"/>
        <w:numPr>
          <w:ilvl w:val="0"/>
          <w:numId w:val="18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  <w:u w:val="single"/>
        </w:rPr>
        <w:t>}</w:t>
      </w:r>
    </w:p>
    <w:p w14:paraId="72BF76AC" w14:textId="77777777" w:rsidR="007D1B5F" w:rsidRDefault="007D1B5F" w:rsidP="00A34A55">
      <w:pPr>
        <w:pStyle w:val="NormalWeb"/>
        <w:numPr>
          <w:ilvl w:val="0"/>
          <w:numId w:val="18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variable_shadowing {</w:t>
      </w:r>
    </w:p>
    <w:p w14:paraId="102AE83D" w14:textId="0509D45D" w:rsidR="004F6481" w:rsidRDefault="007D1B5F" w:rsidP="007D1B5F">
      <w:pPr>
        <w:rPr>
          <w:rFonts w:ascii="Consolas" w:hAnsi="Consolas"/>
          <w:b/>
          <w:bCs/>
          <w:color w:val="7F0055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 main(String [] args){</w:t>
      </w:r>
    </w:p>
    <w:p w14:paraId="48379DC6" w14:textId="15B18106" w:rsidR="007D1B5F" w:rsidRDefault="0024295D" w:rsidP="007D1B5F">
      <w:pPr>
        <w:rPr>
          <w:rFonts w:ascii="Consolas" w:hAnsi="Consolas"/>
          <w:b/>
          <w:bCs/>
          <w:color w:val="7F0055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animal a=new animal();</w:t>
      </w:r>
    </w:p>
    <w:p w14:paraId="4BB7AB0B" w14:textId="610CACBC" w:rsidR="0024295D" w:rsidRDefault="0024295D" w:rsidP="007D1B5F">
      <w:pPr>
        <w:rPr>
          <w:rFonts w:ascii="Consolas" w:hAnsi="Consolas"/>
          <w:b/>
          <w:bCs/>
          <w:color w:val="7F0055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System.out.println(a.name)</w:t>
      </w:r>
      <w:r w:rsidR="0059726C">
        <w:rPr>
          <w:rFonts w:ascii="Consolas" w:hAnsi="Consolas"/>
          <w:b/>
          <w:bCs/>
          <w:color w:val="7F0055"/>
          <w:sz w:val="20"/>
          <w:szCs w:val="20"/>
        </w:rPr>
        <w:t>;</w:t>
      </w:r>
    </w:p>
    <w:p w14:paraId="722E05FD" w14:textId="27CF05A0" w:rsidR="0059726C" w:rsidRDefault="0059726C" w:rsidP="007D1B5F">
      <w:pPr>
        <w:rPr>
          <w:rFonts w:ascii="Consolas" w:hAnsi="Consolas"/>
          <w:b/>
          <w:bCs/>
          <w:color w:val="7F0055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Dog d=new(dog)a;  }}</w:t>
      </w:r>
    </w:p>
    <w:p w14:paraId="3DCDBB31" w14:textId="1D973FF9" w:rsidR="0059726C" w:rsidRDefault="0059726C" w:rsidP="007D1B5F">
      <w:pPr>
        <w:rPr>
          <w:rFonts w:ascii="Consolas" w:hAnsi="Consolas"/>
          <w:b/>
          <w:color w:val="7F0055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o/p classcastexception</w:t>
      </w:r>
    </w:p>
    <w:p w14:paraId="2746D9CE" w14:textId="77777777" w:rsidR="003F750B" w:rsidRDefault="003F750B" w:rsidP="007D1B5F">
      <w:pPr>
        <w:rPr>
          <w:rFonts w:ascii="Consolas" w:hAnsi="Consolas"/>
          <w:b/>
          <w:bCs/>
          <w:color w:val="7F0055"/>
          <w:sz w:val="20"/>
          <w:szCs w:val="20"/>
        </w:rPr>
      </w:pPr>
    </w:p>
    <w:p w14:paraId="0333B744" w14:textId="1A12FBD4" w:rsidR="003F750B" w:rsidRDefault="003F750B" w:rsidP="00BC6789">
      <w:pPr>
        <w:pStyle w:val="Heading2"/>
      </w:pPr>
      <w:r>
        <w:t xml:space="preserve">RELATIONSHIP </w:t>
      </w:r>
    </w:p>
    <w:p w14:paraId="5A04A821" w14:textId="5E4A9108" w:rsidR="003F750B" w:rsidRDefault="003D3EFC" w:rsidP="00F90115">
      <w:pPr>
        <w:pStyle w:val="ListParagraph"/>
        <w:numPr>
          <w:ilvl w:val="0"/>
          <w:numId w:val="184"/>
        </w:numPr>
      </w:pPr>
      <w:r w:rsidRPr="00A66ECE">
        <w:rPr>
          <w:highlight w:val="yellow"/>
        </w:rPr>
        <w:t xml:space="preserve">CONNECTION BETWEEN 2 OR MORE </w:t>
      </w:r>
      <w:r w:rsidR="002F4F72" w:rsidRPr="00A66ECE">
        <w:rPr>
          <w:highlight w:val="yellow"/>
        </w:rPr>
        <w:t>OBJECTS</w:t>
      </w:r>
      <w:r w:rsidR="002F4F72">
        <w:t xml:space="preserve"> IS KNOWN AS RELATIONSHIP.</w:t>
      </w:r>
    </w:p>
    <w:p w14:paraId="4A3CFF34" w14:textId="70E40A12" w:rsidR="002F4F72" w:rsidRDefault="002F4F72" w:rsidP="00F90115">
      <w:pPr>
        <w:pStyle w:val="ListParagraph"/>
        <w:numPr>
          <w:ilvl w:val="0"/>
          <w:numId w:val="184"/>
        </w:numPr>
      </w:pPr>
      <w:r>
        <w:t xml:space="preserve">IN JAVA BASED ON CONNECTION </w:t>
      </w:r>
      <w:r w:rsidR="00F90115">
        <w:t>RELATIONSHIP HAS BEEN DIVIDED INTO 2 TYPES.</w:t>
      </w:r>
    </w:p>
    <w:p w14:paraId="50614427" w14:textId="42E4936E" w:rsidR="00F90115" w:rsidRDefault="004C4669" w:rsidP="00F90115">
      <w:pPr>
        <w:pStyle w:val="ListParagraph"/>
        <w:numPr>
          <w:ilvl w:val="0"/>
          <w:numId w:val="184"/>
        </w:numPr>
      </w:pPr>
      <w:r>
        <w:t>1 IS A RELATIONSHIP    / INHERI</w:t>
      </w:r>
      <w:r w:rsidR="00EF6442">
        <w:t>TENCE</w:t>
      </w:r>
    </w:p>
    <w:p w14:paraId="405F4361" w14:textId="6CB56AFD" w:rsidR="004C4669" w:rsidRDefault="004C4669" w:rsidP="00F90115">
      <w:pPr>
        <w:pStyle w:val="ListParagraph"/>
        <w:numPr>
          <w:ilvl w:val="0"/>
          <w:numId w:val="184"/>
        </w:numPr>
      </w:pPr>
      <w:r>
        <w:t>2 HAS A RELATIONSHIP</w:t>
      </w:r>
    </w:p>
    <w:p w14:paraId="3A5F46C2" w14:textId="32170216" w:rsidR="00BC6789" w:rsidRDefault="00BC6789" w:rsidP="00BC6789">
      <w:pPr>
        <w:pStyle w:val="Heading2"/>
      </w:pPr>
      <w:r>
        <w:t>HAS A RELATIONSHIP</w:t>
      </w:r>
    </w:p>
    <w:p w14:paraId="5FC976E2" w14:textId="00A3D112" w:rsidR="00BC6789" w:rsidRDefault="00BC6789" w:rsidP="00BC6789">
      <w:pPr>
        <w:pStyle w:val="ListParagraph"/>
        <w:numPr>
          <w:ilvl w:val="0"/>
          <w:numId w:val="185"/>
        </w:numPr>
      </w:pPr>
      <w:r>
        <w:t xml:space="preserve">AN </w:t>
      </w:r>
      <w:r w:rsidRPr="00A66ECE">
        <w:rPr>
          <w:highlight w:val="yellow"/>
        </w:rPr>
        <w:t xml:space="preserve">OBJECT IS DEPENDING ON ANOTHER </w:t>
      </w:r>
      <w:r w:rsidR="009A265B" w:rsidRPr="00A66ECE">
        <w:rPr>
          <w:highlight w:val="yellow"/>
        </w:rPr>
        <w:t>OBJECT IS</w:t>
      </w:r>
      <w:r w:rsidR="009A265B">
        <w:t xml:space="preserve"> KNOWN AS HAS-A-RELATIONSHIP.</w:t>
      </w:r>
    </w:p>
    <w:p w14:paraId="08C462E7" w14:textId="6E1DE9D0" w:rsidR="00974860" w:rsidRPr="00A66ECE" w:rsidRDefault="00974860" w:rsidP="004B1819">
      <w:pPr>
        <w:pStyle w:val="ListParagraph"/>
        <w:numPr>
          <w:ilvl w:val="0"/>
          <w:numId w:val="185"/>
        </w:numPr>
        <w:rPr>
          <w:highlight w:val="yellow"/>
        </w:rPr>
      </w:pPr>
      <w:r>
        <w:t xml:space="preserve">WE </w:t>
      </w:r>
      <w:r w:rsidRPr="00A66ECE">
        <w:rPr>
          <w:highlight w:val="yellow"/>
        </w:rPr>
        <w:t>WILL GO FOR HAS A RELATIONSHIP</w:t>
      </w:r>
      <w:r>
        <w:t xml:space="preserve"> </w:t>
      </w:r>
      <w:r w:rsidRPr="00A66ECE">
        <w:rPr>
          <w:highlight w:val="yellow"/>
        </w:rPr>
        <w:t>WHEN THERE IS A DEPENDENCY</w:t>
      </w:r>
      <w:r w:rsidR="004B1819" w:rsidRPr="00A66ECE">
        <w:rPr>
          <w:highlight w:val="yellow"/>
        </w:rPr>
        <w:t xml:space="preserve"> BETWEEN 2 OR MORE OBJECTS.</w:t>
      </w:r>
    </w:p>
    <w:p w14:paraId="66220EAD" w14:textId="77777777" w:rsidR="004B1819" w:rsidRDefault="004B1819" w:rsidP="00DA539C">
      <w:pPr>
        <w:pStyle w:val="ListParagraph"/>
      </w:pPr>
    </w:p>
    <w:p w14:paraId="7DDBA35B" w14:textId="36C345F1" w:rsidR="00DA539C" w:rsidRPr="00BC6789" w:rsidRDefault="004218F2" w:rsidP="00DA539C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517" behindDoc="0" locked="0" layoutInCell="1" allowOverlap="1" wp14:anchorId="7C5F0431" wp14:editId="2175B689">
                <wp:simplePos x="0" y="0"/>
                <wp:positionH relativeFrom="column">
                  <wp:posOffset>3581220</wp:posOffset>
                </wp:positionH>
                <wp:positionV relativeFrom="paragraph">
                  <wp:posOffset>183515</wp:posOffset>
                </wp:positionV>
                <wp:extent cx="107640" cy="168120"/>
                <wp:effectExtent l="38100" t="38100" r="6985" b="41910"/>
                <wp:wrapNone/>
                <wp:docPr id="1394240461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">
                      <w14:nvContentPartPr>
                        <w14:cNvContentPartPr/>
                      </w14:nvContentPartPr>
                      <w14:xfrm>
                        <a:off x="0" y="0"/>
                        <a:ext cx="107640" cy="16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C50F93" id="Ink 66" o:spid="_x0000_s1026" type="#_x0000_t75" style="position:absolute;margin-left:281.65pt;margin-top:14.1pt;width:9.2pt;height:13.95pt;z-index:25165851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">
                <v:imagedata r:id="rId2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518" behindDoc="0" locked="0" layoutInCell="1" allowOverlap="1" wp14:anchorId="69F785DE" wp14:editId="67256A8E">
                <wp:simplePos x="0" y="0"/>
                <wp:positionH relativeFrom="column">
                  <wp:posOffset>838835</wp:posOffset>
                </wp:positionH>
                <wp:positionV relativeFrom="paragraph">
                  <wp:posOffset>213995</wp:posOffset>
                </wp:positionV>
                <wp:extent cx="464185" cy="124200"/>
                <wp:effectExtent l="38100" t="38100" r="0" b="47625"/>
                <wp:wrapNone/>
                <wp:docPr id="1184341082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6">
                      <w14:nvContentPartPr>
                        <w14:cNvContentPartPr/>
                      </w14:nvContentPartPr>
                      <w14:xfrm>
                        <a:off x="0" y="0"/>
                        <a:ext cx="464185" cy="12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E01E98" id="Ink 64" o:spid="_x0000_s1026" type="#_x0000_t75" style="position:absolute;margin-left:65.7pt;margin-top:16.5pt;width:37.25pt;height:10.5pt;z-index:25165851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">
                <v:imagedata r:id="rId297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00" behindDoc="0" locked="0" layoutInCell="1" allowOverlap="1" wp14:anchorId="662BDAB7" wp14:editId="71D29D8E">
                <wp:simplePos x="0" y="0"/>
                <wp:positionH relativeFrom="column">
                  <wp:posOffset>4114800</wp:posOffset>
                </wp:positionH>
                <wp:positionV relativeFrom="paragraph">
                  <wp:posOffset>107315</wp:posOffset>
                </wp:positionV>
                <wp:extent cx="762000" cy="274320"/>
                <wp:effectExtent l="0" t="0" r="19050" b="11430"/>
                <wp:wrapNone/>
                <wp:docPr id="53503377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8E12B1" w14:textId="78A67FCA" w:rsidR="00DA539C" w:rsidRPr="004218F2" w:rsidRDefault="004218F2" w:rsidP="004218F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SIMCARD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2BDAB7" id="Text Box 61" o:spid="_x0000_s1060" type="#_x0000_t202" style="position:absolute;left:0;text-align:left;margin-left:324pt;margin-top:8.45pt;width:60pt;height:21.6pt;z-index:2516583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" fillcolor="white [3201]" strokeweight=".5pt">
                <v:textbox>
                  <w:txbxContent>
                    <w:p w14:paraId="118E12B1" w14:textId="78A67FCA" w:rsidR="00DA539C" w:rsidRPr="004218F2" w:rsidRDefault="004218F2" w:rsidP="004218F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SIMCARD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98" behindDoc="0" locked="0" layoutInCell="1" allowOverlap="1" wp14:anchorId="69118432" wp14:editId="09F67D4F">
                <wp:simplePos x="0" y="0"/>
                <wp:positionH relativeFrom="column">
                  <wp:posOffset>1303020</wp:posOffset>
                </wp:positionH>
                <wp:positionV relativeFrom="paragraph">
                  <wp:posOffset>114935</wp:posOffset>
                </wp:positionV>
                <wp:extent cx="548640" cy="266700"/>
                <wp:effectExtent l="0" t="0" r="22860" b="19050"/>
                <wp:wrapNone/>
                <wp:docPr id="1377007607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85F7C7" w14:textId="1A8F1446" w:rsidR="00DA539C" w:rsidRPr="004218F2" w:rsidRDefault="004218F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118432" id="Text Box 59" o:spid="_x0000_s1061" type="#_x0000_t202" style="position:absolute;left:0;text-align:left;margin-left:102.6pt;margin-top:9.05pt;width:43.2pt;height:21pt;z-index:25165829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" fillcolor="white [3201]" strokeweight=".5pt">
                <v:textbox>
                  <w:txbxContent>
                    <w:p w14:paraId="1A85F7C7" w14:textId="1A8F1446" w:rsidR="00DA539C" w:rsidRPr="004218F2" w:rsidRDefault="004218F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SEAT</w:t>
                      </w:r>
                    </w:p>
                  </w:txbxContent>
                </v:textbox>
              </v:shape>
            </w:pict>
          </mc:Fallback>
        </mc:AlternateContent>
      </w:r>
      <w:r w:rsidR="00DA539C">
        <w:rPr>
          <w:noProof/>
        </w:rPr>
        <mc:AlternateContent>
          <mc:Choice Requires="wps">
            <w:drawing>
              <wp:anchor distT="0" distB="0" distL="114300" distR="114300" simplePos="0" relativeHeight="251658297" behindDoc="0" locked="0" layoutInCell="1" allowOverlap="1" wp14:anchorId="7CEAE54D" wp14:editId="0DD5D1B3">
                <wp:simplePos x="0" y="0"/>
                <wp:positionH relativeFrom="column">
                  <wp:posOffset>266700</wp:posOffset>
                </wp:positionH>
                <wp:positionV relativeFrom="paragraph">
                  <wp:posOffset>160655</wp:posOffset>
                </wp:positionV>
                <wp:extent cx="594360" cy="251460"/>
                <wp:effectExtent l="0" t="0" r="15240" b="15240"/>
                <wp:wrapNone/>
                <wp:docPr id="1811854245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7D0723" w14:textId="611CDC3D" w:rsidR="00DA539C" w:rsidRPr="00DA539C" w:rsidRDefault="00DA539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CEAE54D" id="Text Box 58" o:spid="_x0000_s1062" type="#_x0000_t202" style="position:absolute;left:0;text-align:left;margin-left:21pt;margin-top:12.65pt;width:46.8pt;height:19.8pt;z-index:251658297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" fillcolor="white [3201]" strokeweight=".5pt">
                <v:textbox>
                  <w:txbxContent>
                    <w:p w14:paraId="557D0723" w14:textId="611CDC3D" w:rsidR="00DA539C" w:rsidRPr="00DA539C" w:rsidRDefault="00DA539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BUS</w:t>
                      </w:r>
                    </w:p>
                  </w:txbxContent>
                </v:textbox>
              </v:shape>
            </w:pict>
          </mc:Fallback>
        </mc:AlternateContent>
      </w:r>
      <w:r w:rsidR="00DA539C">
        <w:rPr>
          <w:noProof/>
        </w:rPr>
        <mc:AlternateContent>
          <mc:Choice Requires="wps">
            <w:drawing>
              <wp:anchor distT="0" distB="0" distL="114300" distR="114300" simplePos="0" relativeHeight="251658299" behindDoc="0" locked="0" layoutInCell="1" allowOverlap="1" wp14:anchorId="569197F7" wp14:editId="3404B5F2">
                <wp:simplePos x="0" y="0"/>
                <wp:positionH relativeFrom="column">
                  <wp:posOffset>2926080</wp:posOffset>
                </wp:positionH>
                <wp:positionV relativeFrom="paragraph">
                  <wp:posOffset>76835</wp:posOffset>
                </wp:positionV>
                <wp:extent cx="647700" cy="320040"/>
                <wp:effectExtent l="0" t="0" r="19050" b="22860"/>
                <wp:wrapNone/>
                <wp:docPr id="1822349187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32F5C9" w14:textId="6FB4AE6B" w:rsidR="00DA539C" w:rsidRPr="004218F2" w:rsidRDefault="004218F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MOBILE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9197F7" id="Text Box 60" o:spid="_x0000_s1063" type="#_x0000_t202" style="position:absolute;left:0;text-align:left;margin-left:230.4pt;margin-top:6.05pt;width:51pt;height:25.2pt;z-index:25165829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" fillcolor="white [3201]" strokeweight=".5pt">
                <v:textbox>
                  <w:txbxContent>
                    <w:p w14:paraId="2B32F5C9" w14:textId="6FB4AE6B" w:rsidR="00DA539C" w:rsidRPr="004218F2" w:rsidRDefault="004218F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MOBILE</w:t>
                      </w:r>
                    </w:p>
                  </w:txbxContent>
                </v:textbox>
              </v:shape>
            </w:pict>
          </mc:Fallback>
        </mc:AlternateContent>
      </w:r>
    </w:p>
    <w:p w14:paraId="4364334D" w14:textId="77777777" w:rsidR="004218F2" w:rsidRDefault="004218F2" w:rsidP="004F6481"/>
    <w:p w14:paraId="39EEF604" w14:textId="312FF8E3" w:rsidR="002B2DBB" w:rsidRDefault="00E43AE2" w:rsidP="00AA6B1E">
      <w:pPr>
        <w:pStyle w:val="ListParagraph"/>
        <w:numPr>
          <w:ilvl w:val="0"/>
          <w:numId w:val="185"/>
        </w:numPr>
      </w:pPr>
      <w:r>
        <w:t xml:space="preserve">IN THE ABOVE EXAMPLE BUS IS DEPENDING ON SEAT </w:t>
      </w:r>
    </w:p>
    <w:p w14:paraId="1526FFCF" w14:textId="4AE9B555" w:rsidR="00E43AE2" w:rsidRDefault="00E43AE2" w:rsidP="00AA6B1E">
      <w:pPr>
        <w:pStyle w:val="ListParagraph"/>
        <w:numPr>
          <w:ilvl w:val="0"/>
          <w:numId w:val="185"/>
        </w:numPr>
      </w:pPr>
      <w:r>
        <w:t xml:space="preserve">IN THE ABOVE EXAMPLE </w:t>
      </w:r>
      <w:r w:rsidR="00382B92">
        <w:t>BUS IS DEPENDING OBJECT AND SEAT IS INDEPENDENT OBJECT.</w:t>
      </w:r>
    </w:p>
    <w:p w14:paraId="7F8A4EE0" w14:textId="3CC5AAF3" w:rsidR="00AA6B1E" w:rsidRDefault="00AA6B1E" w:rsidP="00AA6B1E">
      <w:pPr>
        <w:pStyle w:val="ListParagraph"/>
        <w:numPr>
          <w:ilvl w:val="0"/>
          <w:numId w:val="185"/>
        </w:numPr>
      </w:pPr>
      <w:r>
        <w:t xml:space="preserve">BASED ON DEPENDENCEY </w:t>
      </w:r>
      <w:r w:rsidR="00342626">
        <w:t>HAS A RELATIONSHIP DIVIDED INTO 2 TYPES.</w:t>
      </w:r>
    </w:p>
    <w:p w14:paraId="4910EF91" w14:textId="7986951C" w:rsidR="00342626" w:rsidRDefault="00342626" w:rsidP="00AA6B1E">
      <w:pPr>
        <w:pStyle w:val="ListParagraph"/>
        <w:numPr>
          <w:ilvl w:val="0"/>
          <w:numId w:val="185"/>
        </w:numPr>
      </w:pPr>
      <w:r>
        <w:t>1 EARLY INSTANCIATION</w:t>
      </w:r>
      <w:r w:rsidR="00987FCF">
        <w:t xml:space="preserve">  / COMPOSITION</w:t>
      </w:r>
    </w:p>
    <w:p w14:paraId="3331E4A2" w14:textId="67D7EADE" w:rsidR="00342626" w:rsidRDefault="00342626" w:rsidP="00AA6B1E">
      <w:pPr>
        <w:pStyle w:val="ListParagraph"/>
        <w:numPr>
          <w:ilvl w:val="0"/>
          <w:numId w:val="185"/>
        </w:numPr>
      </w:pPr>
      <w:r>
        <w:t>2 LAZY INSTANZIATION.</w:t>
      </w:r>
      <w:r w:rsidR="00987FCF">
        <w:t xml:space="preserve"> /AGGRIGATION</w:t>
      </w:r>
    </w:p>
    <w:p w14:paraId="5EF28FA7" w14:textId="016B3203" w:rsidR="00987FCF" w:rsidRDefault="00987FCF" w:rsidP="00987FCF">
      <w:pPr>
        <w:pStyle w:val="Heading2"/>
      </w:pPr>
      <w:r>
        <w:t>1</w:t>
      </w:r>
      <w:r w:rsidR="00E667B7">
        <w:t xml:space="preserve"> EARLY INSTANSIATION / COMPOSITION</w:t>
      </w:r>
    </w:p>
    <w:p w14:paraId="6FC191F2" w14:textId="4548356A" w:rsidR="00E667B7" w:rsidRDefault="00EF1F4A" w:rsidP="00E667B7">
      <w:pPr>
        <w:pStyle w:val="ListParagraph"/>
        <w:numPr>
          <w:ilvl w:val="0"/>
          <w:numId w:val="186"/>
        </w:numPr>
      </w:pPr>
      <w:r>
        <w:t xml:space="preserve">THE </w:t>
      </w:r>
      <w:r w:rsidRPr="00A66ECE">
        <w:rPr>
          <w:highlight w:val="yellow"/>
        </w:rPr>
        <w:t>PROCESS OF CREATING INDEPENDENT OBJECT WHEN DEPENDING OBJECT</w:t>
      </w:r>
      <w:r>
        <w:t xml:space="preserve"> IS CREATED .</w:t>
      </w:r>
    </w:p>
    <w:p w14:paraId="76FD5FBE" w14:textId="51E5268D" w:rsidR="00EF1F4A" w:rsidRDefault="002E1B50" w:rsidP="00E667B7">
      <w:pPr>
        <w:pStyle w:val="ListParagraph"/>
        <w:numPr>
          <w:ilvl w:val="0"/>
          <w:numId w:val="186"/>
        </w:numPr>
      </w:pPr>
      <w:r>
        <w:t xml:space="preserve">WE WILL GO FOR EARLY INSTANSIATION </w:t>
      </w:r>
      <w:r w:rsidRPr="00A66ECE">
        <w:rPr>
          <w:highlight w:val="yellow"/>
        </w:rPr>
        <w:t>WHEN THERE IS A COMPLETE DEPENDENCY</w:t>
      </w:r>
      <w:r>
        <w:t xml:space="preserve"> </w:t>
      </w:r>
      <w:r w:rsidR="0031171B" w:rsidRPr="00A66ECE">
        <w:rPr>
          <w:highlight w:val="yellow"/>
        </w:rPr>
        <w:t>BETWEEN THE OBJECTS</w:t>
      </w:r>
      <w:r w:rsidR="0031171B">
        <w:t>.</w:t>
      </w:r>
    </w:p>
    <w:p w14:paraId="58B0194E" w14:textId="10A62A73" w:rsidR="0031171B" w:rsidRDefault="0031171B" w:rsidP="00E667B7">
      <w:pPr>
        <w:pStyle w:val="ListParagraph"/>
        <w:numPr>
          <w:ilvl w:val="0"/>
          <w:numId w:val="186"/>
        </w:numPr>
      </w:pPr>
      <w:r>
        <w:t xml:space="preserve">EARLY INSTANSIATION IS </w:t>
      </w:r>
      <w:r w:rsidRPr="00A66ECE">
        <w:rPr>
          <w:highlight w:val="yellow"/>
        </w:rPr>
        <w:t>ALSO KNOWN AS COM</w:t>
      </w:r>
      <w:r w:rsidR="00096100" w:rsidRPr="00A66ECE">
        <w:rPr>
          <w:highlight w:val="yellow"/>
        </w:rPr>
        <w:t>POSITION</w:t>
      </w:r>
      <w:r w:rsidR="00096100">
        <w:t>.</w:t>
      </w:r>
    </w:p>
    <w:p w14:paraId="7D5C2B99" w14:textId="6CBD06C5" w:rsidR="00096100" w:rsidRDefault="00096100" w:rsidP="00096100">
      <w:pPr>
        <w:pStyle w:val="Heading2"/>
      </w:pPr>
      <w:r>
        <w:t>STEPS TO ACHIVE EARLY INSTANSIATION=</w:t>
      </w:r>
    </w:p>
    <w:p w14:paraId="310FDFDE" w14:textId="0DF30575" w:rsidR="00096100" w:rsidRDefault="00C8489F" w:rsidP="00096100">
      <w:pPr>
        <w:pStyle w:val="ListParagraph"/>
        <w:numPr>
          <w:ilvl w:val="0"/>
          <w:numId w:val="187"/>
        </w:numPr>
      </w:pPr>
      <w:r>
        <w:t>CREATE A BLUE PRINT FOR INDEPENDENT OBJECT.</w:t>
      </w:r>
    </w:p>
    <w:p w14:paraId="0EBCE4D6" w14:textId="53BEBDB7" w:rsidR="00C8489F" w:rsidRDefault="00C8489F" w:rsidP="00096100">
      <w:pPr>
        <w:pStyle w:val="ListParagraph"/>
        <w:numPr>
          <w:ilvl w:val="0"/>
          <w:numId w:val="187"/>
        </w:numPr>
      </w:pPr>
      <w:r>
        <w:t>CREATE BLUE PRINT FOR DEPENDING OBJECT.</w:t>
      </w:r>
    </w:p>
    <w:p w14:paraId="07953809" w14:textId="0714522A" w:rsidR="00C8489F" w:rsidRDefault="00FE1FF2" w:rsidP="00096100">
      <w:pPr>
        <w:pStyle w:val="ListParagraph"/>
        <w:numPr>
          <w:ilvl w:val="0"/>
          <w:numId w:val="187"/>
        </w:numPr>
      </w:pPr>
      <w:r>
        <w:t xml:space="preserve">INSIDE DEPENDING OBJECT CREATE AN OBJECT OF </w:t>
      </w:r>
      <w:r w:rsidR="008F53E1">
        <w:t>INDEPENDENT OBJECT.</w:t>
      </w:r>
    </w:p>
    <w:p w14:paraId="6ACB1BC7" w14:textId="02FF1D91" w:rsidR="00342626" w:rsidRDefault="008F53E1" w:rsidP="00E54830">
      <w:pPr>
        <w:pStyle w:val="ListParagraph"/>
        <w:numPr>
          <w:ilvl w:val="0"/>
          <w:numId w:val="187"/>
        </w:numPr>
      </w:pPr>
      <w:r>
        <w:t>CRATE AN OBJECT OF DEPENDING OBJECT.</w:t>
      </w:r>
    </w:p>
    <w:p w14:paraId="2EC26C83" w14:textId="1516D1B6" w:rsidR="00E54830" w:rsidRDefault="00D83FC6" w:rsidP="00D83FC6">
      <w:pPr>
        <w:pStyle w:val="NoSpacing"/>
      </w:pPr>
      <w:r>
        <w:rPr>
          <w:b/>
          <w:bCs/>
          <w:color w:val="7F0055"/>
        </w:rPr>
        <w:t xml:space="preserve">1 </w:t>
      </w:r>
      <w:r w:rsidR="00E54830">
        <w:rPr>
          <w:b/>
          <w:bCs/>
          <w:color w:val="7F0055"/>
        </w:rPr>
        <w:t>package</w:t>
      </w:r>
      <w:r w:rsidR="00E54830">
        <w:t xml:space="preserve"> EARLY_INSTANSIATION_COMPOSITION;</w:t>
      </w:r>
    </w:p>
    <w:p w14:paraId="73C99B07" w14:textId="77777777" w:rsidR="00E54830" w:rsidRDefault="00E54830" w:rsidP="00D83FC6">
      <w:pPr>
        <w:pStyle w:val="NoSpacing"/>
      </w:pPr>
    </w:p>
    <w:p w14:paraId="184D59A6" w14:textId="77777777" w:rsidR="00E54830" w:rsidRDefault="00E54830" w:rsidP="00D83FC6">
      <w:pPr>
        <w:pStyle w:val="NoSpacing"/>
      </w:pP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class</w:t>
      </w:r>
      <w:r>
        <w:t xml:space="preserve"> SEAT {</w:t>
      </w:r>
    </w:p>
    <w:p w14:paraId="6A7503C1" w14:textId="77777777" w:rsidR="00E54830" w:rsidRDefault="00E54830" w:rsidP="00D83FC6">
      <w:pPr>
        <w:pStyle w:val="NoSpacing"/>
      </w:pPr>
      <w:r>
        <w:t xml:space="preserve">   String </w:t>
      </w:r>
      <w:r>
        <w:rPr>
          <w:color w:val="0000C0"/>
        </w:rPr>
        <w:t>colors</w:t>
      </w:r>
      <w:r>
        <w:t>;</w:t>
      </w:r>
    </w:p>
    <w:p w14:paraId="261DE3C6" w14:textId="77777777" w:rsidR="00E54830" w:rsidRDefault="00E54830" w:rsidP="00D83FC6">
      <w:pPr>
        <w:pStyle w:val="NoSpacing"/>
      </w:pPr>
      <w:r>
        <w:t xml:space="preserve">   SEAT(String  </w:t>
      </w:r>
      <w:r>
        <w:rPr>
          <w:color w:val="6A3E3E"/>
        </w:rPr>
        <w:t>colors</w:t>
      </w:r>
      <w:r>
        <w:t>){</w:t>
      </w:r>
    </w:p>
    <w:p w14:paraId="63B7E28B" w14:textId="77777777" w:rsidR="00E54830" w:rsidRDefault="00E54830" w:rsidP="00D83FC6">
      <w:pPr>
        <w:pStyle w:val="NoSpacing"/>
      </w:pPr>
      <w:r>
        <w:tab/>
        <w:t xml:space="preserve">    </w:t>
      </w:r>
      <w:r>
        <w:rPr>
          <w:b/>
          <w:bCs/>
          <w:color w:val="7F0055"/>
        </w:rPr>
        <w:t>this</w:t>
      </w:r>
      <w:r>
        <w:t xml:space="preserve"> .</w:t>
      </w:r>
      <w:r>
        <w:rPr>
          <w:color w:val="0000C0"/>
        </w:rPr>
        <w:t>colors</w:t>
      </w:r>
      <w:r>
        <w:t>=</w:t>
      </w:r>
      <w:r>
        <w:rPr>
          <w:color w:val="6A3E3E"/>
        </w:rPr>
        <w:t>colors</w:t>
      </w:r>
      <w:r>
        <w:t xml:space="preserve">; </w:t>
      </w:r>
    </w:p>
    <w:p w14:paraId="207AD081" w14:textId="77777777" w:rsidR="00E54830" w:rsidRDefault="00E54830" w:rsidP="00D83FC6">
      <w:pPr>
        <w:pStyle w:val="NoSpacing"/>
      </w:pPr>
      <w:r>
        <w:t>} }</w:t>
      </w:r>
    </w:p>
    <w:p w14:paraId="229DAED2" w14:textId="77777777" w:rsidR="00E54830" w:rsidRDefault="00E54830" w:rsidP="00D83FC6">
      <w:pPr>
        <w:pStyle w:val="NoSpacing"/>
      </w:pPr>
      <w:r>
        <w:rPr>
          <w:b/>
          <w:bCs/>
          <w:color w:val="7F0055"/>
        </w:rPr>
        <w:t>class</w:t>
      </w:r>
      <w:r>
        <w:t xml:space="preserve"> bike{</w:t>
      </w:r>
    </w:p>
    <w:p w14:paraId="16486C7B" w14:textId="77777777" w:rsidR="00E54830" w:rsidRDefault="00E54830" w:rsidP="00D83FC6">
      <w:pPr>
        <w:pStyle w:val="NoSpacing"/>
      </w:pPr>
      <w:r>
        <w:tab/>
        <w:t xml:space="preserve">String </w:t>
      </w:r>
      <w:r>
        <w:rPr>
          <w:color w:val="0000C0"/>
        </w:rPr>
        <w:t>brand</w:t>
      </w:r>
      <w:r>
        <w:t>;</w:t>
      </w:r>
    </w:p>
    <w:p w14:paraId="73767B61" w14:textId="77777777" w:rsidR="00E54830" w:rsidRDefault="00E54830" w:rsidP="00D83FC6">
      <w:pPr>
        <w:pStyle w:val="NoSpacing"/>
      </w:pPr>
      <w:r>
        <w:tab/>
        <w:t xml:space="preserve">bike(String </w:t>
      </w:r>
      <w:r>
        <w:rPr>
          <w:color w:val="6A3E3E"/>
        </w:rPr>
        <w:t>brand</w:t>
      </w:r>
      <w:r>
        <w:t>) {</w:t>
      </w:r>
    </w:p>
    <w:p w14:paraId="23682A22" w14:textId="77777777" w:rsidR="00E54830" w:rsidRDefault="00E54830" w:rsidP="00D83FC6">
      <w:pPr>
        <w:pStyle w:val="NoSpacing"/>
      </w:pPr>
      <w:r>
        <w:tab/>
      </w:r>
      <w:r>
        <w:tab/>
      </w:r>
      <w:r>
        <w:rPr>
          <w:b/>
          <w:bCs/>
          <w:color w:val="7F0055"/>
        </w:rPr>
        <w:t>this</w:t>
      </w:r>
      <w:r>
        <w:t>.</w:t>
      </w:r>
      <w:r>
        <w:rPr>
          <w:color w:val="0000C0"/>
        </w:rPr>
        <w:t>brand</w:t>
      </w:r>
      <w:r>
        <w:t>=</w:t>
      </w:r>
      <w:r>
        <w:rPr>
          <w:color w:val="6A3E3E"/>
        </w:rPr>
        <w:t>brand</w:t>
      </w:r>
      <w:r>
        <w:t>;</w:t>
      </w:r>
    </w:p>
    <w:p w14:paraId="6E25116C" w14:textId="77777777" w:rsidR="00E54830" w:rsidRDefault="00E54830" w:rsidP="00D83FC6">
      <w:pPr>
        <w:pStyle w:val="NoSpacing"/>
      </w:pPr>
      <w:r>
        <w:tab/>
        <w:t>}</w:t>
      </w:r>
    </w:p>
    <w:p w14:paraId="1F1A497B" w14:textId="77777777" w:rsidR="00E54830" w:rsidRDefault="00E54830" w:rsidP="00D83FC6">
      <w:pPr>
        <w:pStyle w:val="NoSpacing"/>
      </w:pPr>
      <w:r>
        <w:tab/>
        <w:t xml:space="preserve">SEAT </w:t>
      </w:r>
      <w:r>
        <w:rPr>
          <w:color w:val="0000C0"/>
        </w:rPr>
        <w:t>SEAT</w:t>
      </w:r>
      <w:r>
        <w:t>=</w:t>
      </w:r>
      <w:r>
        <w:rPr>
          <w:b/>
          <w:bCs/>
          <w:color w:val="7F0055"/>
        </w:rPr>
        <w:t>new</w:t>
      </w:r>
      <w:r>
        <w:t xml:space="preserve"> SEAT( </w:t>
      </w:r>
      <w:r>
        <w:rPr>
          <w:color w:val="2A00FF"/>
        </w:rPr>
        <w:t>"green"</w:t>
      </w:r>
      <w:r>
        <w:t>);</w:t>
      </w:r>
    </w:p>
    <w:p w14:paraId="4E81C73A" w14:textId="77777777" w:rsidR="00E54830" w:rsidRDefault="00E54830" w:rsidP="00D83FC6">
      <w:pPr>
        <w:pStyle w:val="NoSpacing"/>
      </w:pPr>
      <w:r>
        <w:t>}</w:t>
      </w:r>
    </w:p>
    <w:p w14:paraId="63C4EA37" w14:textId="77777777" w:rsidR="00E54830" w:rsidRDefault="00E54830" w:rsidP="00D83FC6">
      <w:pPr>
        <w:pStyle w:val="NoSpacing"/>
      </w:pPr>
      <w:r>
        <w:rPr>
          <w:b/>
          <w:bCs/>
          <w:color w:val="7F0055"/>
        </w:rPr>
        <w:t>class</w:t>
      </w:r>
      <w:r>
        <w:t xml:space="preserve"> biketest{</w:t>
      </w:r>
    </w:p>
    <w:p w14:paraId="145A1A46" w14:textId="77777777" w:rsidR="00E54830" w:rsidRDefault="00E54830" w:rsidP="00D83FC6">
      <w:pPr>
        <w:pStyle w:val="NoSpacing"/>
      </w:pPr>
      <w:r>
        <w:tab/>
      </w:r>
      <w:r>
        <w:rPr>
          <w:b/>
          <w:bCs/>
          <w:color w:val="7F0055"/>
        </w:rPr>
        <w:t>public</w:t>
      </w:r>
      <w:r>
        <w:t xml:space="preserve"> </w:t>
      </w:r>
      <w:r>
        <w:rPr>
          <w:b/>
          <w:bCs/>
          <w:color w:val="7F0055"/>
        </w:rPr>
        <w:t>static</w:t>
      </w:r>
      <w:r>
        <w:t xml:space="preserve"> </w:t>
      </w:r>
      <w:r>
        <w:rPr>
          <w:b/>
          <w:bCs/>
          <w:color w:val="7F0055"/>
        </w:rPr>
        <w:t>void</w:t>
      </w:r>
      <w:r>
        <w:t xml:space="preserve"> main(String [] </w:t>
      </w:r>
      <w:r>
        <w:rPr>
          <w:color w:val="6A3E3E"/>
        </w:rPr>
        <w:t>args</w:t>
      </w:r>
      <w:r>
        <w:t>) {</w:t>
      </w:r>
    </w:p>
    <w:p w14:paraId="5FAE9E2F" w14:textId="77777777" w:rsidR="00E54830" w:rsidRDefault="00E54830" w:rsidP="00D83FC6">
      <w:pPr>
        <w:pStyle w:val="NoSpacing"/>
      </w:pPr>
      <w:r>
        <w:tab/>
      </w:r>
      <w:r>
        <w:tab/>
        <w:t xml:space="preserve">bike </w:t>
      </w:r>
      <w:r>
        <w:rPr>
          <w:color w:val="6A3E3E"/>
        </w:rPr>
        <w:t>bike</w:t>
      </w:r>
      <w:r>
        <w:t>=</w:t>
      </w:r>
      <w:r>
        <w:rPr>
          <w:b/>
          <w:bCs/>
          <w:color w:val="7F0055"/>
        </w:rPr>
        <w:t>new</w:t>
      </w:r>
      <w:r>
        <w:t xml:space="preserve"> bike(</w:t>
      </w:r>
      <w:r>
        <w:rPr>
          <w:color w:val="2A00FF"/>
        </w:rPr>
        <w:t>"xl super"</w:t>
      </w:r>
      <w:r>
        <w:t>);</w:t>
      </w:r>
    </w:p>
    <w:p w14:paraId="48F7581A" w14:textId="77777777" w:rsidR="00E54830" w:rsidRDefault="00E54830" w:rsidP="00D83FC6">
      <w:pPr>
        <w:pStyle w:val="NoSpacing"/>
      </w:pPr>
      <w:r>
        <w:tab/>
      </w:r>
      <w:r>
        <w:tab/>
        <w:t>System.</w:t>
      </w:r>
      <w:r>
        <w:rPr>
          <w:b/>
          <w:bCs/>
          <w:i/>
          <w:iCs/>
          <w:color w:val="0000C0"/>
        </w:rPr>
        <w:t>out</w:t>
      </w:r>
      <w:r>
        <w:t>.println(</w:t>
      </w:r>
      <w:r>
        <w:rPr>
          <w:color w:val="6A3E3E"/>
        </w:rPr>
        <w:t>bike</w:t>
      </w:r>
      <w:r>
        <w:t>.</w:t>
      </w:r>
      <w:r>
        <w:rPr>
          <w:color w:val="0000C0"/>
        </w:rPr>
        <w:t>brand</w:t>
      </w:r>
      <w:r>
        <w:t>);</w:t>
      </w:r>
    </w:p>
    <w:p w14:paraId="53FBADEB" w14:textId="77777777" w:rsidR="00E54830" w:rsidRDefault="00E54830" w:rsidP="00D83FC6">
      <w:pPr>
        <w:pStyle w:val="NoSpacing"/>
      </w:pPr>
      <w:r>
        <w:tab/>
      </w:r>
      <w:r>
        <w:tab/>
        <w:t>System.</w:t>
      </w:r>
      <w:r>
        <w:rPr>
          <w:b/>
          <w:bCs/>
          <w:i/>
          <w:iCs/>
          <w:color w:val="0000C0"/>
        </w:rPr>
        <w:t>out</w:t>
      </w:r>
      <w:r>
        <w:t>.println(</w:t>
      </w:r>
      <w:r>
        <w:rPr>
          <w:color w:val="6A3E3E"/>
        </w:rPr>
        <w:t>bike</w:t>
      </w:r>
      <w:r>
        <w:t>.</w:t>
      </w:r>
      <w:r>
        <w:rPr>
          <w:color w:val="0000C0"/>
        </w:rPr>
        <w:t>SEAT</w:t>
      </w:r>
      <w:r>
        <w:t>.</w:t>
      </w:r>
      <w:r>
        <w:rPr>
          <w:color w:val="0000C0"/>
        </w:rPr>
        <w:t>colors</w:t>
      </w:r>
      <w:r>
        <w:t>);</w:t>
      </w:r>
    </w:p>
    <w:p w14:paraId="794BED5B" w14:textId="77777777" w:rsidR="00E54830" w:rsidRDefault="00E54830" w:rsidP="00D83FC6">
      <w:pPr>
        <w:pStyle w:val="NoSpacing"/>
      </w:pPr>
      <w:r>
        <w:tab/>
        <w:t>}</w:t>
      </w:r>
    </w:p>
    <w:p w14:paraId="70DDA5DB" w14:textId="0B276C21" w:rsidR="00E54830" w:rsidRDefault="00E54830" w:rsidP="00D83FC6">
      <w:pPr>
        <w:pStyle w:val="NoSpacing"/>
      </w:pPr>
      <w:r>
        <w:t xml:space="preserve">}                     </w:t>
      </w:r>
      <w:r w:rsidR="00D83FC6">
        <w:t>0/p   xl super , green</w:t>
      </w:r>
    </w:p>
    <w:p w14:paraId="3E23C366" w14:textId="77777777" w:rsidR="00D83FC6" w:rsidRDefault="00D83FC6" w:rsidP="00D83FC6">
      <w:pPr>
        <w:pStyle w:val="NoSpacing"/>
      </w:pPr>
    </w:p>
    <w:p w14:paraId="4FFFF20B" w14:textId="10C118C0" w:rsidR="00D83FC6" w:rsidRPr="00AC334E" w:rsidRDefault="000A0690" w:rsidP="00D83FC6">
      <w:pPr>
        <w:pStyle w:val="NoSpacing"/>
        <w:rPr>
          <w:b/>
          <w:bCs/>
          <w:color w:val="FF0000"/>
          <w:sz w:val="28"/>
          <w:szCs w:val="28"/>
        </w:rPr>
      </w:pPr>
      <w:r w:rsidRPr="00AC334E">
        <w:rPr>
          <w:b/>
          <w:bCs/>
          <w:color w:val="FF0000"/>
          <w:sz w:val="28"/>
          <w:szCs w:val="28"/>
        </w:rPr>
        <w:t>2</w:t>
      </w:r>
      <w:r w:rsidR="00AC334E" w:rsidRPr="00AC334E">
        <w:rPr>
          <w:b/>
          <w:bCs/>
          <w:color w:val="FF0000"/>
          <w:sz w:val="28"/>
          <w:szCs w:val="28"/>
        </w:rPr>
        <w:t xml:space="preserve"> EARLY INSTANCIATION</w:t>
      </w:r>
    </w:p>
    <w:p w14:paraId="2D4E85C8" w14:textId="77777777" w:rsidR="000A0690" w:rsidRPr="000A0690" w:rsidRDefault="000A0690" w:rsidP="000A0690">
      <w:pPr>
        <w:pStyle w:val="NoSpacing"/>
      </w:pPr>
      <w:r w:rsidRPr="000A0690">
        <w:rPr>
          <w:b/>
          <w:bCs/>
        </w:rPr>
        <w:t>package</w:t>
      </w:r>
      <w:r w:rsidRPr="000A0690">
        <w:t xml:space="preserve"> EARLY_INSTANSIATION_COMPOSITION;</w:t>
      </w:r>
    </w:p>
    <w:p w14:paraId="386F1E2D" w14:textId="77777777" w:rsidR="000A0690" w:rsidRPr="000A0690" w:rsidRDefault="000A0690" w:rsidP="000A0690">
      <w:pPr>
        <w:pStyle w:val="NoSpacing"/>
      </w:pPr>
    </w:p>
    <w:p w14:paraId="19E579FE" w14:textId="77777777" w:rsidR="000A0690" w:rsidRPr="000A0690" w:rsidRDefault="000A0690" w:rsidP="000A0690">
      <w:pPr>
        <w:pStyle w:val="NoSpacing"/>
      </w:pPr>
    </w:p>
    <w:p w14:paraId="1385D05B" w14:textId="77777777" w:rsidR="000A0690" w:rsidRPr="000A0690" w:rsidRDefault="000A0690" w:rsidP="000A0690">
      <w:pPr>
        <w:pStyle w:val="NoSpacing"/>
      </w:pPr>
      <w:r w:rsidRPr="000A0690">
        <w:rPr>
          <w:b/>
          <w:bCs/>
        </w:rPr>
        <w:t>class</w:t>
      </w:r>
      <w:r w:rsidRPr="000A0690">
        <w:t xml:space="preserve"> idcard{</w:t>
      </w:r>
    </w:p>
    <w:p w14:paraId="0F96E6B0" w14:textId="77777777" w:rsidR="000A0690" w:rsidRPr="000A0690" w:rsidRDefault="000A0690" w:rsidP="000A0690">
      <w:pPr>
        <w:pStyle w:val="NoSpacing"/>
      </w:pPr>
      <w:r w:rsidRPr="000A0690">
        <w:tab/>
        <w:t xml:space="preserve">        </w:t>
      </w:r>
      <w:r w:rsidRPr="000A0690">
        <w:rPr>
          <w:b/>
          <w:bCs/>
        </w:rPr>
        <w:t>int</w:t>
      </w:r>
      <w:r w:rsidRPr="000A0690">
        <w:t xml:space="preserve"> idno;</w:t>
      </w:r>
    </w:p>
    <w:p w14:paraId="2B1CA72F" w14:textId="77777777" w:rsidR="000A0690" w:rsidRPr="000A0690" w:rsidRDefault="000A0690" w:rsidP="000A0690">
      <w:pPr>
        <w:pStyle w:val="NoSpacing"/>
      </w:pPr>
      <w:r w:rsidRPr="000A0690">
        <w:tab/>
        <w:t xml:space="preserve">        String hiredate;</w:t>
      </w:r>
    </w:p>
    <w:p w14:paraId="0546873A" w14:textId="77777777" w:rsidR="000A0690" w:rsidRPr="000A0690" w:rsidRDefault="000A0690" w:rsidP="000A0690">
      <w:pPr>
        <w:pStyle w:val="NoSpacing"/>
      </w:pPr>
      <w:r w:rsidRPr="000A0690">
        <w:tab/>
        <w:t xml:space="preserve">        idcard( </w:t>
      </w:r>
      <w:r w:rsidRPr="000A0690">
        <w:rPr>
          <w:b/>
          <w:bCs/>
        </w:rPr>
        <w:t>int</w:t>
      </w:r>
      <w:r w:rsidRPr="000A0690">
        <w:t xml:space="preserve"> idno , String hiredate){</w:t>
      </w:r>
    </w:p>
    <w:p w14:paraId="7DBE64AE" w14:textId="77777777" w:rsidR="000A0690" w:rsidRPr="000A0690" w:rsidRDefault="000A0690" w:rsidP="000A0690">
      <w:pPr>
        <w:pStyle w:val="NoSpacing"/>
      </w:pPr>
      <w:r w:rsidRPr="000A0690">
        <w:tab/>
        <w:t xml:space="preserve">        </w:t>
      </w:r>
      <w:r w:rsidRPr="000A0690">
        <w:tab/>
      </w:r>
      <w:r w:rsidRPr="000A0690">
        <w:rPr>
          <w:b/>
          <w:bCs/>
        </w:rPr>
        <w:t>this</w:t>
      </w:r>
      <w:r w:rsidRPr="000A0690">
        <w:t>.idno=idno;</w:t>
      </w:r>
    </w:p>
    <w:p w14:paraId="0C295249" w14:textId="77777777" w:rsidR="000A0690" w:rsidRPr="000A0690" w:rsidRDefault="000A0690" w:rsidP="000A0690">
      <w:pPr>
        <w:pStyle w:val="NoSpacing"/>
      </w:pPr>
      <w:r w:rsidRPr="000A0690">
        <w:tab/>
        <w:t xml:space="preserve">        </w:t>
      </w:r>
      <w:r w:rsidRPr="000A0690">
        <w:tab/>
      </w:r>
      <w:r w:rsidRPr="000A0690">
        <w:rPr>
          <w:b/>
          <w:bCs/>
        </w:rPr>
        <w:t>this</w:t>
      </w:r>
      <w:r w:rsidRPr="000A0690">
        <w:t>.hiredate=hiredate;</w:t>
      </w:r>
    </w:p>
    <w:p w14:paraId="284683BA" w14:textId="77777777" w:rsidR="000A0690" w:rsidRPr="000A0690" w:rsidRDefault="000A0690" w:rsidP="000A0690">
      <w:pPr>
        <w:pStyle w:val="NoSpacing"/>
      </w:pPr>
      <w:r w:rsidRPr="000A0690">
        <w:tab/>
        <w:t xml:space="preserve">        }</w:t>
      </w:r>
    </w:p>
    <w:p w14:paraId="34383BCE" w14:textId="77777777" w:rsidR="000A0690" w:rsidRPr="000A0690" w:rsidRDefault="000A0690" w:rsidP="000A0690">
      <w:pPr>
        <w:pStyle w:val="NoSpacing"/>
      </w:pPr>
      <w:r w:rsidRPr="000A0690">
        <w:t>}</w:t>
      </w:r>
    </w:p>
    <w:p w14:paraId="6C5B2161" w14:textId="77777777" w:rsidR="000A0690" w:rsidRPr="000A0690" w:rsidRDefault="000A0690" w:rsidP="000A0690">
      <w:pPr>
        <w:pStyle w:val="NoSpacing"/>
      </w:pPr>
      <w:r w:rsidRPr="000A0690">
        <w:rPr>
          <w:b/>
          <w:bCs/>
        </w:rPr>
        <w:t>public</w:t>
      </w:r>
      <w:r w:rsidRPr="000A0690">
        <w:t xml:space="preserve"> </w:t>
      </w:r>
      <w:r w:rsidRPr="000A0690">
        <w:rPr>
          <w:b/>
          <w:bCs/>
        </w:rPr>
        <w:t>class</w:t>
      </w:r>
      <w:r w:rsidRPr="000A0690">
        <w:t xml:space="preserve"> employee {</w:t>
      </w:r>
    </w:p>
    <w:p w14:paraId="7F1C7461" w14:textId="77777777" w:rsidR="000A0690" w:rsidRPr="000A0690" w:rsidRDefault="000A0690" w:rsidP="000A0690">
      <w:pPr>
        <w:pStyle w:val="NoSpacing"/>
      </w:pPr>
      <w:r w:rsidRPr="000A0690">
        <w:tab/>
        <w:t xml:space="preserve">          String name;</w:t>
      </w:r>
    </w:p>
    <w:p w14:paraId="01A9AE0B" w14:textId="77777777" w:rsidR="000A0690" w:rsidRPr="000A0690" w:rsidRDefault="000A0690" w:rsidP="000A0690">
      <w:pPr>
        <w:pStyle w:val="NoSpacing"/>
      </w:pPr>
      <w:r w:rsidRPr="000A0690">
        <w:tab/>
        <w:t xml:space="preserve">          </w:t>
      </w:r>
      <w:r w:rsidRPr="000A0690">
        <w:rPr>
          <w:b/>
          <w:bCs/>
        </w:rPr>
        <w:t>int</w:t>
      </w:r>
      <w:r w:rsidRPr="000A0690">
        <w:t xml:space="preserve"> age ;</w:t>
      </w:r>
    </w:p>
    <w:p w14:paraId="658698C3" w14:textId="77777777" w:rsidR="000A0690" w:rsidRPr="000A0690" w:rsidRDefault="000A0690" w:rsidP="000A0690">
      <w:pPr>
        <w:pStyle w:val="NoSpacing"/>
      </w:pPr>
      <w:r w:rsidRPr="000A0690">
        <w:tab/>
        <w:t xml:space="preserve">          String gender;</w:t>
      </w:r>
    </w:p>
    <w:p w14:paraId="779F5697" w14:textId="77777777" w:rsidR="000A0690" w:rsidRPr="000A0690" w:rsidRDefault="000A0690" w:rsidP="000A0690">
      <w:pPr>
        <w:pStyle w:val="NoSpacing"/>
      </w:pPr>
      <w:r w:rsidRPr="000A0690">
        <w:t xml:space="preserve">employee(String name, </w:t>
      </w:r>
      <w:r w:rsidRPr="000A0690">
        <w:rPr>
          <w:b/>
          <w:bCs/>
        </w:rPr>
        <w:t>int</w:t>
      </w:r>
      <w:r w:rsidRPr="000A0690">
        <w:t xml:space="preserve"> age , String gender){</w:t>
      </w:r>
    </w:p>
    <w:p w14:paraId="36C9DDC9" w14:textId="77777777" w:rsidR="000A0690" w:rsidRPr="000A0690" w:rsidRDefault="000A0690" w:rsidP="000A0690">
      <w:pPr>
        <w:pStyle w:val="NoSpacing"/>
      </w:pPr>
      <w:r w:rsidRPr="000A0690">
        <w:tab/>
        <w:t xml:space="preserve"> </w:t>
      </w:r>
      <w:r w:rsidRPr="000A0690">
        <w:rPr>
          <w:b/>
          <w:bCs/>
        </w:rPr>
        <w:t>this</w:t>
      </w:r>
      <w:r w:rsidRPr="000A0690">
        <w:t xml:space="preserve"> .name=name;</w:t>
      </w:r>
    </w:p>
    <w:p w14:paraId="794E3677" w14:textId="77777777" w:rsidR="000A0690" w:rsidRPr="000A0690" w:rsidRDefault="000A0690" w:rsidP="000A0690">
      <w:pPr>
        <w:pStyle w:val="NoSpacing"/>
      </w:pPr>
      <w:r w:rsidRPr="000A0690">
        <w:tab/>
        <w:t xml:space="preserve"> </w:t>
      </w:r>
      <w:r w:rsidRPr="000A0690">
        <w:rPr>
          <w:b/>
          <w:bCs/>
        </w:rPr>
        <w:t>this</w:t>
      </w:r>
      <w:r w:rsidRPr="000A0690">
        <w:t>.age=age;</w:t>
      </w:r>
    </w:p>
    <w:p w14:paraId="488C7A40" w14:textId="77777777" w:rsidR="000A0690" w:rsidRPr="000A0690" w:rsidRDefault="000A0690" w:rsidP="000A0690">
      <w:pPr>
        <w:pStyle w:val="NoSpacing"/>
      </w:pPr>
      <w:r w:rsidRPr="000A0690">
        <w:tab/>
        <w:t xml:space="preserve"> </w:t>
      </w:r>
      <w:r w:rsidRPr="000A0690">
        <w:rPr>
          <w:b/>
          <w:bCs/>
        </w:rPr>
        <w:t>this</w:t>
      </w:r>
      <w:r w:rsidRPr="000A0690">
        <w:t>.gender=gender;</w:t>
      </w:r>
    </w:p>
    <w:p w14:paraId="503ACF60" w14:textId="77777777" w:rsidR="000A0690" w:rsidRPr="000A0690" w:rsidRDefault="000A0690" w:rsidP="000A0690">
      <w:pPr>
        <w:pStyle w:val="NoSpacing"/>
      </w:pPr>
      <w:r w:rsidRPr="000A0690">
        <w:t>}</w:t>
      </w:r>
    </w:p>
    <w:p w14:paraId="7B3285D1" w14:textId="77777777" w:rsidR="000A0690" w:rsidRPr="000A0690" w:rsidRDefault="000A0690" w:rsidP="000A0690">
      <w:pPr>
        <w:pStyle w:val="NoSpacing"/>
      </w:pPr>
      <w:r w:rsidRPr="000A0690">
        <w:t>idcard id=</w:t>
      </w:r>
      <w:r w:rsidRPr="000A0690">
        <w:rPr>
          <w:b/>
          <w:bCs/>
        </w:rPr>
        <w:t>new</w:t>
      </w:r>
      <w:r w:rsidRPr="000A0690">
        <w:t xml:space="preserve"> idcard(45678,"36-vel-9274");</w:t>
      </w:r>
    </w:p>
    <w:p w14:paraId="5C448B00" w14:textId="77777777" w:rsidR="000A0690" w:rsidRPr="000A0690" w:rsidRDefault="000A0690" w:rsidP="000A0690">
      <w:pPr>
        <w:pStyle w:val="NoSpacing"/>
      </w:pPr>
      <w:r w:rsidRPr="000A0690">
        <w:t>}</w:t>
      </w:r>
    </w:p>
    <w:p w14:paraId="4C956461" w14:textId="77777777" w:rsidR="000A0690" w:rsidRPr="000A0690" w:rsidRDefault="000A0690" w:rsidP="000A0690">
      <w:pPr>
        <w:pStyle w:val="NoSpacing"/>
      </w:pPr>
      <w:r w:rsidRPr="000A0690">
        <w:rPr>
          <w:b/>
          <w:bCs/>
        </w:rPr>
        <w:t>class</w:t>
      </w:r>
      <w:r w:rsidRPr="000A0690">
        <w:t xml:space="preserve"> emoployeetest{</w:t>
      </w:r>
    </w:p>
    <w:p w14:paraId="1A38ADDD" w14:textId="77777777" w:rsidR="000A0690" w:rsidRPr="000A0690" w:rsidRDefault="000A0690" w:rsidP="000A0690">
      <w:pPr>
        <w:pStyle w:val="NoSpacing"/>
      </w:pPr>
      <w:r w:rsidRPr="000A0690">
        <w:tab/>
      </w:r>
      <w:r w:rsidRPr="000A0690">
        <w:rPr>
          <w:b/>
          <w:bCs/>
        </w:rPr>
        <w:t>public</w:t>
      </w:r>
      <w:r w:rsidRPr="000A0690">
        <w:t xml:space="preserve"> </w:t>
      </w:r>
      <w:r w:rsidRPr="000A0690">
        <w:rPr>
          <w:b/>
          <w:bCs/>
        </w:rPr>
        <w:t>static</w:t>
      </w:r>
      <w:r w:rsidRPr="000A0690">
        <w:t xml:space="preserve"> </w:t>
      </w:r>
      <w:r w:rsidRPr="000A0690">
        <w:rPr>
          <w:b/>
          <w:bCs/>
        </w:rPr>
        <w:t>void</w:t>
      </w:r>
      <w:r w:rsidRPr="000A0690">
        <w:t xml:space="preserve"> main (String [] args )</w:t>
      </w:r>
    </w:p>
    <w:p w14:paraId="0B72BBD9" w14:textId="77777777" w:rsidR="000A0690" w:rsidRPr="000A0690" w:rsidRDefault="000A0690" w:rsidP="000A0690">
      <w:pPr>
        <w:pStyle w:val="NoSpacing"/>
      </w:pPr>
      <w:r w:rsidRPr="000A0690">
        <w:tab/>
        <w:t>{ employee emp=</w:t>
      </w:r>
      <w:r w:rsidRPr="000A0690">
        <w:rPr>
          <w:b/>
          <w:bCs/>
        </w:rPr>
        <w:t>new</w:t>
      </w:r>
      <w:r w:rsidRPr="000A0690">
        <w:t xml:space="preserve"> employee( "shaki", 34 , "female");</w:t>
      </w:r>
    </w:p>
    <w:p w14:paraId="4B9D2F06" w14:textId="77777777" w:rsidR="000A0690" w:rsidRPr="000A0690" w:rsidRDefault="000A0690" w:rsidP="000A0690">
      <w:pPr>
        <w:pStyle w:val="NoSpacing"/>
      </w:pPr>
      <w:r w:rsidRPr="000A0690">
        <w:tab/>
        <w:t>System.</w:t>
      </w:r>
      <w:r w:rsidRPr="000A0690">
        <w:rPr>
          <w:b/>
          <w:bCs/>
          <w:i/>
          <w:iCs/>
        </w:rPr>
        <w:t>out</w:t>
      </w:r>
      <w:r w:rsidRPr="000A0690">
        <w:t>.println(emp.name);</w:t>
      </w:r>
    </w:p>
    <w:p w14:paraId="6821E60C" w14:textId="77777777" w:rsidR="000A0690" w:rsidRPr="000A0690" w:rsidRDefault="000A0690" w:rsidP="000A0690">
      <w:pPr>
        <w:pStyle w:val="NoSpacing"/>
      </w:pPr>
      <w:r w:rsidRPr="000A0690">
        <w:tab/>
        <w:t>System.</w:t>
      </w:r>
      <w:r w:rsidRPr="000A0690">
        <w:rPr>
          <w:b/>
          <w:bCs/>
          <w:i/>
          <w:iCs/>
        </w:rPr>
        <w:t>out</w:t>
      </w:r>
      <w:r w:rsidRPr="000A0690">
        <w:t>.println(emp.age);</w:t>
      </w:r>
    </w:p>
    <w:p w14:paraId="778357A3" w14:textId="77777777" w:rsidR="000A0690" w:rsidRPr="000A0690" w:rsidRDefault="000A0690" w:rsidP="000A0690">
      <w:pPr>
        <w:pStyle w:val="NoSpacing"/>
      </w:pPr>
      <w:r w:rsidRPr="000A0690">
        <w:tab/>
        <w:t>System.</w:t>
      </w:r>
      <w:r w:rsidRPr="000A0690">
        <w:rPr>
          <w:b/>
          <w:bCs/>
          <w:i/>
          <w:iCs/>
        </w:rPr>
        <w:t>out</w:t>
      </w:r>
      <w:r w:rsidRPr="000A0690">
        <w:t>.println(emp.gender);</w:t>
      </w:r>
    </w:p>
    <w:p w14:paraId="04C5FD08" w14:textId="77777777" w:rsidR="000A0690" w:rsidRPr="000A0690" w:rsidRDefault="000A0690" w:rsidP="000A0690">
      <w:pPr>
        <w:pStyle w:val="NoSpacing"/>
      </w:pPr>
      <w:r w:rsidRPr="000A0690">
        <w:tab/>
        <w:t>System.</w:t>
      </w:r>
      <w:r w:rsidRPr="000A0690">
        <w:rPr>
          <w:b/>
          <w:bCs/>
          <w:i/>
          <w:iCs/>
        </w:rPr>
        <w:t>out</w:t>
      </w:r>
      <w:r w:rsidRPr="000A0690">
        <w:t>.println(emp.id.idno);</w:t>
      </w:r>
    </w:p>
    <w:p w14:paraId="3A88D647" w14:textId="77777777" w:rsidR="000A0690" w:rsidRPr="000A0690" w:rsidRDefault="000A0690" w:rsidP="000A0690">
      <w:pPr>
        <w:pStyle w:val="NoSpacing"/>
      </w:pPr>
      <w:r w:rsidRPr="000A0690">
        <w:tab/>
        <w:t>System.</w:t>
      </w:r>
      <w:r w:rsidRPr="000A0690">
        <w:rPr>
          <w:b/>
          <w:bCs/>
          <w:i/>
          <w:iCs/>
        </w:rPr>
        <w:t>out</w:t>
      </w:r>
      <w:r w:rsidRPr="000A0690">
        <w:t>.println(emp.id.hiredate);</w:t>
      </w:r>
    </w:p>
    <w:p w14:paraId="2E912860" w14:textId="77777777" w:rsidR="000A0690" w:rsidRPr="000A0690" w:rsidRDefault="000A0690" w:rsidP="000A0690">
      <w:pPr>
        <w:pStyle w:val="NoSpacing"/>
      </w:pPr>
      <w:r w:rsidRPr="000A0690">
        <w:tab/>
        <w:t>}</w:t>
      </w:r>
    </w:p>
    <w:p w14:paraId="11C6C8C3" w14:textId="34180FF2" w:rsidR="000A0690" w:rsidRDefault="000A0690" w:rsidP="000A0690">
      <w:pPr>
        <w:pStyle w:val="NoSpacing"/>
      </w:pPr>
      <w:r w:rsidRPr="000A0690">
        <w:t>}</w:t>
      </w:r>
      <w:r w:rsidR="00AC334E">
        <w:t xml:space="preserve">          </w:t>
      </w:r>
      <w:r w:rsidR="00BB1BF7">
        <w:t xml:space="preserve">   0/P SHAKI  , 34  , FEMALE , 45678 , 36-VEL</w:t>
      </w:r>
      <w:r w:rsidR="00B02D71">
        <w:t>-9274</w:t>
      </w:r>
    </w:p>
    <w:p w14:paraId="1CDF407C" w14:textId="77777777" w:rsidR="00B02D71" w:rsidRDefault="00B02D71" w:rsidP="000A0690">
      <w:pPr>
        <w:pStyle w:val="NoSpacing"/>
      </w:pPr>
    </w:p>
    <w:p w14:paraId="584707E2" w14:textId="49ADAF3A" w:rsidR="00B02D71" w:rsidRDefault="00B02D71" w:rsidP="000A0690">
      <w:pPr>
        <w:pStyle w:val="NoSpacing"/>
        <w:rPr>
          <w:b/>
          <w:bCs/>
          <w:color w:val="FF0000"/>
          <w:sz w:val="24"/>
          <w:szCs w:val="24"/>
        </w:rPr>
      </w:pPr>
      <w:r w:rsidRPr="008B1C0C">
        <w:rPr>
          <w:b/>
          <w:bCs/>
          <w:color w:val="FF0000"/>
          <w:sz w:val="24"/>
          <w:szCs w:val="24"/>
        </w:rPr>
        <w:t>3 EARLY</w:t>
      </w:r>
      <w:ins w:id="0" w:author="Microsoft Word" w:date="2024-12-30T19:11:00Z" w16du:dateUtc="2024-12-30T13:41:00Z">
        <w:r w:rsidR="006B466E">
          <w:rPr>
            <w:lang w:eastAsia="en-IN"/>
          </w:rPr>
          <w:t>LAZY</w:t>
        </w:r>
      </w:ins>
      <w:r w:rsidR="006B466E">
        <w:rPr>
          <w:lang w:eastAsia="en-IN"/>
        </w:rPr>
        <w:t xml:space="preserve"> INSTANSIAT</w:t>
      </w:r>
      <w:r w:rsidR="00B23A98">
        <w:rPr>
          <w:lang w:eastAsia="en-IN"/>
        </w:rPr>
        <w:t>I</w:t>
      </w:r>
      <w:r w:rsidR="006B466E">
        <w:rPr>
          <w:lang w:eastAsia="en-IN"/>
        </w:rPr>
        <w:t xml:space="preserve">ON </w:t>
      </w:r>
      <w:r w:rsidR="008B1C0C">
        <w:rPr>
          <w:b/>
          <w:bCs/>
          <w:color w:val="FF0000"/>
          <w:sz w:val="24"/>
          <w:szCs w:val="24"/>
        </w:rPr>
        <w:t>–</w:t>
      </w:r>
      <w:r w:rsidR="008B1C0C" w:rsidRPr="008B1C0C">
        <w:rPr>
          <w:b/>
          <w:bCs/>
          <w:color w:val="FF0000"/>
          <w:sz w:val="24"/>
          <w:szCs w:val="24"/>
        </w:rPr>
        <w:t xml:space="preserve"> COMPOSITION</w:t>
      </w:r>
    </w:p>
    <w:p w14:paraId="191A31D8" w14:textId="77777777" w:rsidR="008B1C0C" w:rsidRDefault="008B1C0C" w:rsidP="000A0690">
      <w:pPr>
        <w:pStyle w:val="NoSpacing"/>
        <w:rPr>
          <w:b/>
          <w:bCs/>
          <w:color w:val="FF0000"/>
          <w:sz w:val="24"/>
          <w:szCs w:val="24"/>
        </w:rPr>
      </w:pPr>
    </w:p>
    <w:p w14:paraId="5EB95126" w14:textId="77777777" w:rsidR="00970F2F" w:rsidRDefault="00970F2F" w:rsidP="00970F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EARLY_INSTANSIATION_COMPOSITION;</w:t>
      </w:r>
    </w:p>
    <w:p w14:paraId="066B1741" w14:textId="77777777" w:rsidR="00970F2F" w:rsidRDefault="00970F2F" w:rsidP="00970F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567DEBF" w14:textId="77777777" w:rsidR="00970F2F" w:rsidRDefault="00970F2F" w:rsidP="00970F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CD91FD4" w14:textId="77777777" w:rsidR="00970F2F" w:rsidRDefault="00970F2F" w:rsidP="00970F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idcard{</w:t>
      </w:r>
    </w:p>
    <w:p w14:paraId="00A6C4B6" w14:textId="77777777" w:rsidR="00970F2F" w:rsidRDefault="00970F2F" w:rsidP="00970F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idno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18D5328A" w14:textId="77777777" w:rsidR="00970F2F" w:rsidRDefault="00970F2F" w:rsidP="00970F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String </w:t>
      </w:r>
      <w:r>
        <w:rPr>
          <w:rFonts w:ascii="Consolas" w:hAnsi="Consolas"/>
          <w:color w:val="0000C0"/>
          <w:sz w:val="20"/>
          <w:szCs w:val="20"/>
        </w:rPr>
        <w:t>hiredate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600A95B" w14:textId="77777777" w:rsidR="00970F2F" w:rsidRDefault="00970F2F" w:rsidP="00970F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idcard(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idno</w:t>
      </w:r>
      <w:r>
        <w:rPr>
          <w:rFonts w:ascii="Consolas" w:hAnsi="Consolas"/>
          <w:color w:val="000000"/>
          <w:sz w:val="20"/>
          <w:szCs w:val="20"/>
        </w:rPr>
        <w:t xml:space="preserve"> , String </w:t>
      </w:r>
      <w:r>
        <w:rPr>
          <w:rFonts w:ascii="Consolas" w:hAnsi="Consolas"/>
          <w:color w:val="6A3E3E"/>
          <w:sz w:val="20"/>
          <w:szCs w:val="20"/>
        </w:rPr>
        <w:t>hiredate</w:t>
      </w:r>
      <w:r>
        <w:rPr>
          <w:rFonts w:ascii="Consolas" w:hAnsi="Consolas"/>
          <w:color w:val="000000"/>
          <w:sz w:val="20"/>
          <w:szCs w:val="20"/>
        </w:rPr>
        <w:t>){</w:t>
      </w:r>
    </w:p>
    <w:p w14:paraId="226DE981" w14:textId="77777777" w:rsidR="00970F2F" w:rsidRDefault="00970F2F" w:rsidP="00970F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idno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idno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DA3C923" w14:textId="77777777" w:rsidR="00970F2F" w:rsidRDefault="00970F2F" w:rsidP="00970F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hiredate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hiredate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3F68244C" w14:textId="77777777" w:rsidR="00970F2F" w:rsidRDefault="00970F2F" w:rsidP="00970F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}</w:t>
      </w:r>
    </w:p>
    <w:p w14:paraId="194556B2" w14:textId="77777777" w:rsidR="00970F2F" w:rsidRDefault="00970F2F" w:rsidP="00970F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141BB166" w14:textId="77777777" w:rsidR="00970F2F" w:rsidRDefault="00970F2F" w:rsidP="00970F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u w:val="single"/>
        </w:rPr>
        <w:t>employee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05715B84" w14:textId="77777777" w:rsidR="00970F2F" w:rsidRDefault="00970F2F" w:rsidP="00970F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  String 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8D0990A" w14:textId="77777777" w:rsidR="00970F2F" w:rsidRDefault="00970F2F" w:rsidP="00970F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age</w:t>
      </w:r>
      <w:r>
        <w:rPr>
          <w:rFonts w:ascii="Consolas" w:hAnsi="Consolas"/>
          <w:color w:val="000000"/>
          <w:sz w:val="20"/>
          <w:szCs w:val="20"/>
        </w:rPr>
        <w:t xml:space="preserve"> ;</w:t>
      </w:r>
    </w:p>
    <w:p w14:paraId="258BF66B" w14:textId="77777777" w:rsidR="00970F2F" w:rsidRDefault="00970F2F" w:rsidP="00970F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  String </w:t>
      </w:r>
      <w:r>
        <w:rPr>
          <w:rFonts w:ascii="Consolas" w:hAnsi="Consolas"/>
          <w:color w:val="0000C0"/>
          <w:sz w:val="20"/>
          <w:szCs w:val="20"/>
        </w:rPr>
        <w:t>gender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5791BED" w14:textId="77777777" w:rsidR="00970F2F" w:rsidRDefault="00970F2F" w:rsidP="00970F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employee(String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age</w:t>
      </w:r>
      <w:r>
        <w:rPr>
          <w:rFonts w:ascii="Consolas" w:hAnsi="Consolas"/>
          <w:color w:val="000000"/>
          <w:sz w:val="20"/>
          <w:szCs w:val="20"/>
        </w:rPr>
        <w:t xml:space="preserve"> , String </w:t>
      </w:r>
      <w:r>
        <w:rPr>
          <w:rFonts w:ascii="Consolas" w:hAnsi="Consolas"/>
          <w:color w:val="6A3E3E"/>
          <w:sz w:val="20"/>
          <w:szCs w:val="20"/>
        </w:rPr>
        <w:t>gender</w:t>
      </w:r>
      <w:r>
        <w:rPr>
          <w:rFonts w:ascii="Consolas" w:hAnsi="Consolas"/>
          <w:color w:val="000000"/>
          <w:sz w:val="20"/>
          <w:szCs w:val="20"/>
        </w:rPr>
        <w:t>){</w:t>
      </w:r>
    </w:p>
    <w:p w14:paraId="1230F74B" w14:textId="77777777" w:rsidR="00970F2F" w:rsidRDefault="00970F2F" w:rsidP="00970F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 xml:space="preserve"> .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7B8BA174" w14:textId="77777777" w:rsidR="00970F2F" w:rsidRDefault="00970F2F" w:rsidP="00970F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age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age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36BDDB99" w14:textId="77777777" w:rsidR="00970F2F" w:rsidRDefault="00970F2F" w:rsidP="00970F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gender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gender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2C9E4B2F" w14:textId="77777777" w:rsidR="00970F2F" w:rsidRDefault="00970F2F" w:rsidP="00970F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4FB7124E" w14:textId="77777777" w:rsidR="00970F2F" w:rsidRDefault="00970F2F" w:rsidP="00970F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idcard </w:t>
      </w:r>
      <w:r>
        <w:rPr>
          <w:rFonts w:ascii="Consolas" w:hAnsi="Consolas"/>
          <w:color w:val="0000C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idcard(45678,</w:t>
      </w:r>
      <w:r>
        <w:rPr>
          <w:rFonts w:ascii="Consolas" w:hAnsi="Consolas"/>
          <w:color w:val="2A00FF"/>
          <w:sz w:val="20"/>
          <w:szCs w:val="20"/>
        </w:rPr>
        <w:t>"36-vel-9274"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D461812" w14:textId="77777777" w:rsidR="00970F2F" w:rsidRDefault="00970F2F" w:rsidP="00970F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45164D4B" w14:textId="77777777" w:rsidR="00970F2F" w:rsidRDefault="00970F2F" w:rsidP="00970F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emoployeetest{</w:t>
      </w:r>
    </w:p>
    <w:p w14:paraId="03A01F86" w14:textId="77777777" w:rsidR="00970F2F" w:rsidRDefault="00970F2F" w:rsidP="00970F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 (String 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 xml:space="preserve"> )</w:t>
      </w:r>
    </w:p>
    <w:p w14:paraId="30E61306" w14:textId="77777777" w:rsidR="00970F2F" w:rsidRDefault="00970F2F" w:rsidP="00970F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{ employee </w:t>
      </w:r>
      <w:r>
        <w:rPr>
          <w:rFonts w:ascii="Consolas" w:hAnsi="Consolas"/>
          <w:color w:val="6A3E3E"/>
          <w:sz w:val="20"/>
          <w:szCs w:val="20"/>
        </w:rPr>
        <w:t>emp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employee( </w:t>
      </w:r>
      <w:r>
        <w:rPr>
          <w:rFonts w:ascii="Consolas" w:hAnsi="Consolas"/>
          <w:color w:val="2A00FF"/>
          <w:sz w:val="20"/>
          <w:szCs w:val="20"/>
        </w:rPr>
        <w:t>"shaki"</w:t>
      </w:r>
      <w:r>
        <w:rPr>
          <w:rFonts w:ascii="Consolas" w:hAnsi="Consolas"/>
          <w:color w:val="000000"/>
          <w:sz w:val="20"/>
          <w:szCs w:val="20"/>
        </w:rPr>
        <w:t xml:space="preserve">, 34 , </w:t>
      </w:r>
      <w:r>
        <w:rPr>
          <w:rFonts w:ascii="Consolas" w:hAnsi="Consolas"/>
          <w:color w:val="2A00FF"/>
          <w:sz w:val="20"/>
          <w:szCs w:val="20"/>
        </w:rPr>
        <w:t>"female"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574A1A1" w14:textId="77777777" w:rsidR="00970F2F" w:rsidRDefault="00970F2F" w:rsidP="00970F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emp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66945CC" w14:textId="77777777" w:rsidR="00970F2F" w:rsidRDefault="00970F2F" w:rsidP="00970F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emp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age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FA798AB" w14:textId="77777777" w:rsidR="00970F2F" w:rsidRDefault="00970F2F" w:rsidP="00970F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emp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gender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B98D81A" w14:textId="77777777" w:rsidR="00970F2F" w:rsidRDefault="00970F2F" w:rsidP="00970F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emp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idno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1A71A37" w14:textId="77777777" w:rsidR="00970F2F" w:rsidRDefault="00970F2F" w:rsidP="00970F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emp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hiredate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2A56F60" w14:textId="77777777" w:rsidR="00970F2F" w:rsidRDefault="00970F2F" w:rsidP="00970F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1FAE5C9E" w14:textId="15C5F63A" w:rsidR="00970F2F" w:rsidRDefault="00970F2F" w:rsidP="00970F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}      0\p </w:t>
      </w:r>
      <w:r w:rsidR="00081102">
        <w:rPr>
          <w:rFonts w:ascii="Consolas" w:hAnsi="Consolas"/>
          <w:color w:val="000000"/>
          <w:sz w:val="20"/>
          <w:szCs w:val="20"/>
        </w:rPr>
        <w:t>MAJNU , BANGALORE , NULL KDFJK</w:t>
      </w:r>
    </w:p>
    <w:p w14:paraId="4847B52C" w14:textId="77777777" w:rsidR="00D83FC6" w:rsidRDefault="00D83FC6" w:rsidP="00D83FC6">
      <w:pPr>
        <w:pStyle w:val="NoSpacing"/>
      </w:pPr>
    </w:p>
    <w:p w14:paraId="659A27A1" w14:textId="77777777" w:rsidR="00E54830" w:rsidRPr="0068140E" w:rsidRDefault="00E54830" w:rsidP="00D83FC6">
      <w:pPr>
        <w:pStyle w:val="NoSpacing"/>
      </w:pPr>
    </w:p>
    <w:p w14:paraId="6D927D8D" w14:textId="2EC60379" w:rsidR="005C0430" w:rsidRDefault="00D437D0" w:rsidP="006B466E">
      <w:pPr>
        <w:pStyle w:val="Heading2"/>
        <w:rPr>
          <w:lang w:eastAsia="en-IN"/>
        </w:rPr>
      </w:pPr>
      <w:r>
        <w:rPr>
          <w:lang w:eastAsia="en-IN"/>
        </w:rPr>
        <w:t xml:space="preserve">LAZY INSTANISIATION </w:t>
      </w:r>
      <w:r w:rsidR="006B466E">
        <w:rPr>
          <w:lang w:eastAsia="en-IN"/>
        </w:rPr>
        <w:t>/ AG</w:t>
      </w:r>
      <w:r w:rsidR="00B23A98">
        <w:rPr>
          <w:lang w:eastAsia="en-IN"/>
        </w:rPr>
        <w:t>G</w:t>
      </w:r>
      <w:r w:rsidR="006B466E">
        <w:rPr>
          <w:lang w:eastAsia="en-IN"/>
        </w:rPr>
        <w:t>RIGATION=</w:t>
      </w:r>
    </w:p>
    <w:p w14:paraId="3D11F08E" w14:textId="3407BB79" w:rsidR="006B466E" w:rsidRDefault="00B23A98" w:rsidP="006B466E">
      <w:pPr>
        <w:pStyle w:val="ListParagraph"/>
        <w:numPr>
          <w:ilvl w:val="0"/>
          <w:numId w:val="188"/>
        </w:numPr>
        <w:rPr>
          <w:lang w:eastAsia="en-IN"/>
        </w:rPr>
      </w:pPr>
      <w:r>
        <w:rPr>
          <w:lang w:eastAsia="en-IN"/>
        </w:rPr>
        <w:t xml:space="preserve">THE </w:t>
      </w:r>
      <w:r w:rsidRPr="00A66ECE">
        <w:rPr>
          <w:highlight w:val="yellow"/>
          <w:lang w:eastAsia="en-IN"/>
        </w:rPr>
        <w:t xml:space="preserve">PROCESS OF CREATING INDEPENDENT OBJECT </w:t>
      </w:r>
      <w:r w:rsidR="00A37EDA" w:rsidRPr="00A66ECE">
        <w:rPr>
          <w:highlight w:val="yellow"/>
          <w:lang w:eastAsia="en-IN"/>
        </w:rPr>
        <w:t>INSIDE DEPENDING OBJECT</w:t>
      </w:r>
      <w:r w:rsidR="00A37EDA">
        <w:rPr>
          <w:lang w:eastAsia="en-IN"/>
        </w:rPr>
        <w:t xml:space="preserve"> AND </w:t>
      </w:r>
      <w:r w:rsidR="00A37EDA" w:rsidRPr="00A66ECE">
        <w:rPr>
          <w:highlight w:val="yellow"/>
          <w:lang w:eastAsia="en-IN"/>
        </w:rPr>
        <w:t>CALL WHENEVER WE WANT IS CALLED AS AGGRIGATIO</w:t>
      </w:r>
      <w:r w:rsidR="00A37EDA">
        <w:rPr>
          <w:lang w:eastAsia="en-IN"/>
        </w:rPr>
        <w:t>N.</w:t>
      </w:r>
    </w:p>
    <w:p w14:paraId="1F62AD3A" w14:textId="4C2CE822" w:rsidR="00A37EDA" w:rsidRDefault="00074247" w:rsidP="006B466E">
      <w:pPr>
        <w:pStyle w:val="ListParagraph"/>
        <w:numPr>
          <w:ilvl w:val="0"/>
          <w:numId w:val="188"/>
        </w:numPr>
        <w:rPr>
          <w:lang w:eastAsia="en-IN"/>
        </w:rPr>
      </w:pPr>
      <w:r>
        <w:rPr>
          <w:lang w:eastAsia="en-IN"/>
        </w:rPr>
        <w:t xml:space="preserve">WE WILL GO FOR LAZY INSTANZIATION </w:t>
      </w:r>
      <w:r w:rsidRPr="00A66ECE">
        <w:rPr>
          <w:highlight w:val="yellow"/>
          <w:lang w:eastAsia="en-IN"/>
        </w:rPr>
        <w:t xml:space="preserve">WHEN THERE IS A PARITIAL DEPENDENCY </w:t>
      </w:r>
      <w:r w:rsidR="00C860FB" w:rsidRPr="00A66ECE">
        <w:rPr>
          <w:highlight w:val="yellow"/>
          <w:lang w:eastAsia="en-IN"/>
        </w:rPr>
        <w:t>BETWEEN 2 OR MORE OBJECTS</w:t>
      </w:r>
      <w:r w:rsidR="00C860FB">
        <w:rPr>
          <w:lang w:eastAsia="en-IN"/>
        </w:rPr>
        <w:t>.</w:t>
      </w:r>
    </w:p>
    <w:p w14:paraId="27FB47E4" w14:textId="4B7A4971" w:rsidR="00C860FB" w:rsidRDefault="00C860FB" w:rsidP="00C860FB">
      <w:pPr>
        <w:pStyle w:val="Heading2"/>
        <w:rPr>
          <w:lang w:eastAsia="en-IN"/>
        </w:rPr>
      </w:pPr>
      <w:r>
        <w:rPr>
          <w:lang w:eastAsia="en-IN"/>
        </w:rPr>
        <w:t>STEPS TO ACHIVE LAZY</w:t>
      </w:r>
      <w:r w:rsidR="001828BD">
        <w:rPr>
          <w:lang w:eastAsia="en-IN"/>
        </w:rPr>
        <w:t xml:space="preserve"> </w:t>
      </w:r>
      <w:r>
        <w:rPr>
          <w:lang w:eastAsia="en-IN"/>
        </w:rPr>
        <w:t>INSTA</w:t>
      </w:r>
      <w:r w:rsidR="001828BD">
        <w:rPr>
          <w:lang w:eastAsia="en-IN"/>
        </w:rPr>
        <w:t>NZIATION/AGGRIGATION=</w:t>
      </w:r>
    </w:p>
    <w:p w14:paraId="63650C51" w14:textId="23AEE01E" w:rsidR="001828BD" w:rsidRDefault="001828BD" w:rsidP="001828BD">
      <w:pPr>
        <w:pStyle w:val="ListParagraph"/>
        <w:numPr>
          <w:ilvl w:val="0"/>
          <w:numId w:val="189"/>
        </w:numPr>
        <w:rPr>
          <w:lang w:eastAsia="en-IN"/>
        </w:rPr>
      </w:pPr>
      <w:r>
        <w:rPr>
          <w:lang w:eastAsia="en-IN"/>
        </w:rPr>
        <w:t>1 CREATE BLUE PRINT FOR INDEPENDENT OBJECT.</w:t>
      </w:r>
    </w:p>
    <w:p w14:paraId="4111D4E7" w14:textId="11904A89" w:rsidR="001828BD" w:rsidRDefault="001828BD" w:rsidP="001828BD">
      <w:pPr>
        <w:pStyle w:val="ListParagraph"/>
        <w:numPr>
          <w:ilvl w:val="0"/>
          <w:numId w:val="189"/>
        </w:numPr>
        <w:rPr>
          <w:lang w:eastAsia="en-IN"/>
        </w:rPr>
      </w:pPr>
      <w:r>
        <w:rPr>
          <w:lang w:eastAsia="en-IN"/>
        </w:rPr>
        <w:t xml:space="preserve">2 </w:t>
      </w:r>
      <w:r w:rsidR="000367EA">
        <w:rPr>
          <w:lang w:eastAsia="en-IN"/>
        </w:rPr>
        <w:t>CREATE BLUE PRINT FOR DEPENDING OBJECT.</w:t>
      </w:r>
    </w:p>
    <w:p w14:paraId="6D4F5A9D" w14:textId="7D7B030B" w:rsidR="000367EA" w:rsidRDefault="000367EA" w:rsidP="001828BD">
      <w:pPr>
        <w:pStyle w:val="ListParagraph"/>
        <w:numPr>
          <w:ilvl w:val="0"/>
          <w:numId w:val="189"/>
        </w:numPr>
        <w:rPr>
          <w:lang w:eastAsia="en-IN"/>
        </w:rPr>
      </w:pPr>
      <w:r>
        <w:rPr>
          <w:lang w:eastAsia="en-IN"/>
        </w:rPr>
        <w:t xml:space="preserve">3 INSIDE DEPENDING OBJECT </w:t>
      </w:r>
      <w:r w:rsidR="00BF3BA2">
        <w:rPr>
          <w:lang w:eastAsia="en-IN"/>
        </w:rPr>
        <w:t xml:space="preserve">CREATE AN INSTANCE VARIABLE (NON STATIC VARIABLE) OF INDEPENDENT OBJECT </w:t>
      </w:r>
      <w:r w:rsidR="0096393B">
        <w:rPr>
          <w:lang w:eastAsia="en-IN"/>
        </w:rPr>
        <w:t>TYPE.</w:t>
      </w:r>
    </w:p>
    <w:p w14:paraId="2DBAB797" w14:textId="713B7D1A" w:rsidR="0096393B" w:rsidRDefault="0096393B" w:rsidP="001828BD">
      <w:pPr>
        <w:pStyle w:val="ListParagraph"/>
        <w:numPr>
          <w:ilvl w:val="0"/>
          <w:numId w:val="189"/>
        </w:numPr>
        <w:rPr>
          <w:lang w:eastAsia="en-IN"/>
        </w:rPr>
      </w:pPr>
      <w:r>
        <w:rPr>
          <w:lang w:eastAsia="en-IN"/>
        </w:rPr>
        <w:t>4 CREATE A METHOD IN ORDER TO I</w:t>
      </w:r>
      <w:r w:rsidR="00470EA4">
        <w:rPr>
          <w:lang w:eastAsia="en-IN"/>
        </w:rPr>
        <w:t xml:space="preserve">NSTANCIATE INDEPENDENT OBJECT AND STORE THE REFERENCE </w:t>
      </w:r>
      <w:r w:rsidR="00DC7DB2">
        <w:rPr>
          <w:lang w:eastAsia="en-IN"/>
        </w:rPr>
        <w:t>INSIDE INSTANCE VARIABLE WHICH IS CREATED IN STEP 3.</w:t>
      </w:r>
    </w:p>
    <w:p w14:paraId="00D4E310" w14:textId="1B05E89C" w:rsidR="000B79EA" w:rsidRDefault="00DC7DB2" w:rsidP="000B79EA">
      <w:pPr>
        <w:pStyle w:val="ListParagraph"/>
        <w:numPr>
          <w:ilvl w:val="0"/>
          <w:numId w:val="189"/>
        </w:numPr>
        <w:rPr>
          <w:lang w:eastAsia="en-IN"/>
        </w:rPr>
      </w:pPr>
      <w:r>
        <w:rPr>
          <w:lang w:eastAsia="en-IN"/>
        </w:rPr>
        <w:t xml:space="preserve">5 </w:t>
      </w:r>
      <w:r w:rsidR="000B79EA">
        <w:rPr>
          <w:lang w:eastAsia="en-IN"/>
        </w:rPr>
        <w:t>CREATE AN OBJECT OF DEPENDING TYPE.</w:t>
      </w:r>
    </w:p>
    <w:p w14:paraId="7E10EF79" w14:textId="184AC3C6" w:rsidR="000B79EA" w:rsidRDefault="00E60859" w:rsidP="000B79EA">
      <w:pPr>
        <w:pStyle w:val="ListParagraph"/>
        <w:numPr>
          <w:ilvl w:val="0"/>
          <w:numId w:val="189"/>
        </w:numPr>
        <w:rPr>
          <w:lang w:eastAsia="en-IN"/>
        </w:rPr>
      </w:pPr>
      <w:r>
        <w:rPr>
          <w:lang w:eastAsia="en-IN"/>
        </w:rPr>
        <w:t xml:space="preserve">6 WITH THE HELP OF DEPENDING OBJECT REFERENCE CALL THE METHOD </w:t>
      </w:r>
    </w:p>
    <w:p w14:paraId="567E6945" w14:textId="239E382F" w:rsidR="00C13C34" w:rsidRDefault="00E60859" w:rsidP="00C13C34">
      <w:pPr>
        <w:pStyle w:val="ListParagraph"/>
        <w:rPr>
          <w:lang w:eastAsia="en-IN"/>
        </w:rPr>
      </w:pPr>
      <w:r>
        <w:rPr>
          <w:lang w:eastAsia="en-IN"/>
        </w:rPr>
        <w:t xml:space="preserve">( IT WILL INSTANSIATE </w:t>
      </w:r>
      <w:r w:rsidR="00943216">
        <w:rPr>
          <w:lang w:eastAsia="en-IN"/>
        </w:rPr>
        <w:t>INDIPENDENT OBJECT WHENEVER WE WANT).</w:t>
      </w:r>
    </w:p>
    <w:p w14:paraId="7EBBCAC5" w14:textId="77777777" w:rsidR="004E2C4E" w:rsidRDefault="004E2C4E" w:rsidP="004E2C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runtime;</w:t>
      </w:r>
    </w:p>
    <w:p w14:paraId="055EEFCA" w14:textId="77777777" w:rsidR="004E2C4E" w:rsidRDefault="004E2C4E" w:rsidP="004E2C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621D48D" w14:textId="77777777" w:rsidR="004E2C4E" w:rsidRDefault="004E2C4E" w:rsidP="004E2C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pancard {</w:t>
      </w:r>
    </w:p>
    <w:p w14:paraId="7AE3F997" w14:textId="77777777" w:rsidR="004E2C4E" w:rsidRDefault="004E2C4E" w:rsidP="004E2C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String </w:t>
      </w:r>
      <w:r>
        <w:rPr>
          <w:rFonts w:ascii="Consolas" w:hAnsi="Consolas"/>
          <w:color w:val="0000C0"/>
          <w:sz w:val="20"/>
          <w:szCs w:val="20"/>
        </w:rPr>
        <w:t>panNo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16EB03EE" w14:textId="77777777" w:rsidR="004E2C4E" w:rsidRDefault="004E2C4E" w:rsidP="004E2C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pancard(String </w:t>
      </w:r>
      <w:r>
        <w:rPr>
          <w:rFonts w:ascii="Consolas" w:hAnsi="Consolas"/>
          <w:color w:val="6A3E3E"/>
          <w:sz w:val="20"/>
          <w:szCs w:val="20"/>
        </w:rPr>
        <w:t>panNo</w:t>
      </w:r>
      <w:r>
        <w:rPr>
          <w:rFonts w:ascii="Consolas" w:hAnsi="Consolas"/>
          <w:color w:val="000000"/>
          <w:sz w:val="20"/>
          <w:szCs w:val="20"/>
        </w:rPr>
        <w:t>){</w:t>
      </w:r>
    </w:p>
    <w:p w14:paraId="51026E7E" w14:textId="77777777" w:rsidR="004E2C4E" w:rsidRDefault="004E2C4E" w:rsidP="004E2C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panNo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panNo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555B7FB" w14:textId="77777777" w:rsidR="004E2C4E" w:rsidRDefault="004E2C4E" w:rsidP="004E2C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}</w:t>
      </w:r>
    </w:p>
    <w:p w14:paraId="247FFAB7" w14:textId="77777777" w:rsidR="004E2C4E" w:rsidRDefault="004E2C4E" w:rsidP="004E2C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5CC212D9" w14:textId="77777777" w:rsidR="004E2C4E" w:rsidRDefault="004E2C4E" w:rsidP="004E2C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person{</w:t>
      </w:r>
    </w:p>
    <w:p w14:paraId="1C59FCE7" w14:textId="77777777" w:rsidR="004E2C4E" w:rsidRDefault="004E2C4E" w:rsidP="004E2C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String 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347FD3D" w14:textId="77777777" w:rsidR="004E2C4E" w:rsidRDefault="004E2C4E" w:rsidP="004E2C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age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3BCAE666" w14:textId="77777777" w:rsidR="004E2C4E" w:rsidRDefault="004E2C4E" w:rsidP="004E2C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person( String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age</w:t>
      </w:r>
      <w:r>
        <w:rPr>
          <w:rFonts w:ascii="Consolas" w:hAnsi="Consolas"/>
          <w:color w:val="000000"/>
          <w:sz w:val="20"/>
          <w:szCs w:val="20"/>
        </w:rPr>
        <w:t>){</w:t>
      </w:r>
    </w:p>
    <w:p w14:paraId="71F5BDB4" w14:textId="77777777" w:rsidR="004E2C4E" w:rsidRDefault="004E2C4E" w:rsidP="004E2C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</w:t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7B7B9CBF" w14:textId="4FDCF3ED" w:rsidR="004E2C4E" w:rsidRDefault="00B660E9" w:rsidP="004E2C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noProof/>
          <w:color w:val="00000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58519" behindDoc="0" locked="0" layoutInCell="1" allowOverlap="1" wp14:anchorId="6A86A41C" wp14:editId="3BE85D4B">
                <wp:simplePos x="0" y="0"/>
                <wp:positionH relativeFrom="column">
                  <wp:posOffset>1165860</wp:posOffset>
                </wp:positionH>
                <wp:positionV relativeFrom="paragraph">
                  <wp:posOffset>97095</wp:posOffset>
                </wp:positionV>
                <wp:extent cx="360" cy="360"/>
                <wp:effectExtent l="38100" t="38100" r="38100" b="38100"/>
                <wp:wrapNone/>
                <wp:docPr id="1294866689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37B52C" id="Ink 62" o:spid="_x0000_s1026" type="#_x0000_t75" style="position:absolute;margin-left:91.45pt;margin-top:7.3pt;width:.75pt;height:.75pt;z-index:25165851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">
                <v:imagedata r:id="rId286" o:title=""/>
              </v:shape>
            </w:pict>
          </mc:Fallback>
        </mc:AlternateContent>
      </w:r>
      <w:r w:rsidR="004E2C4E">
        <w:rPr>
          <w:rFonts w:ascii="Consolas" w:hAnsi="Consolas"/>
          <w:color w:val="000000"/>
          <w:sz w:val="20"/>
          <w:szCs w:val="20"/>
        </w:rPr>
        <w:tab/>
      </w:r>
      <w:r w:rsidR="004E2C4E">
        <w:rPr>
          <w:rFonts w:ascii="Consolas" w:hAnsi="Consolas"/>
          <w:color w:val="000000"/>
          <w:sz w:val="20"/>
          <w:szCs w:val="20"/>
        </w:rPr>
        <w:tab/>
        <w:t xml:space="preserve">  </w:t>
      </w:r>
      <w:r w:rsidR="004E2C4E">
        <w:rPr>
          <w:rFonts w:ascii="Consolas" w:hAnsi="Consolas"/>
          <w:b/>
          <w:bCs/>
          <w:color w:val="7F0055"/>
          <w:sz w:val="20"/>
          <w:szCs w:val="20"/>
        </w:rPr>
        <w:t>this</w:t>
      </w:r>
      <w:r w:rsidR="004E2C4E">
        <w:rPr>
          <w:rFonts w:ascii="Consolas" w:hAnsi="Consolas"/>
          <w:color w:val="000000"/>
          <w:sz w:val="20"/>
          <w:szCs w:val="20"/>
        </w:rPr>
        <w:t>.</w:t>
      </w:r>
      <w:r w:rsidR="004E2C4E">
        <w:rPr>
          <w:rFonts w:ascii="Consolas" w:hAnsi="Consolas"/>
          <w:color w:val="0000C0"/>
          <w:sz w:val="20"/>
          <w:szCs w:val="20"/>
        </w:rPr>
        <w:t>age</w:t>
      </w:r>
      <w:r w:rsidR="004E2C4E">
        <w:rPr>
          <w:rFonts w:ascii="Consolas" w:hAnsi="Consolas"/>
          <w:color w:val="000000"/>
          <w:sz w:val="20"/>
          <w:szCs w:val="20"/>
        </w:rPr>
        <w:t>=</w:t>
      </w:r>
      <w:r w:rsidR="004E2C4E">
        <w:rPr>
          <w:rFonts w:ascii="Consolas" w:hAnsi="Consolas"/>
          <w:color w:val="6A3E3E"/>
          <w:sz w:val="20"/>
          <w:szCs w:val="20"/>
        </w:rPr>
        <w:t>age</w:t>
      </w:r>
      <w:r w:rsidR="004E2C4E">
        <w:rPr>
          <w:rFonts w:ascii="Consolas" w:hAnsi="Consolas"/>
          <w:color w:val="000000"/>
          <w:sz w:val="20"/>
          <w:szCs w:val="20"/>
        </w:rPr>
        <w:t>;</w:t>
      </w:r>
    </w:p>
    <w:p w14:paraId="50393D0D" w14:textId="77777777" w:rsidR="004E2C4E" w:rsidRDefault="004E2C4E" w:rsidP="004E2C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}</w:t>
      </w:r>
    </w:p>
    <w:p w14:paraId="3EE80AB1" w14:textId="77777777" w:rsidR="004E2C4E" w:rsidRDefault="004E2C4E" w:rsidP="004E2C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pancard </w:t>
      </w:r>
      <w:r>
        <w:rPr>
          <w:rFonts w:ascii="Consolas" w:hAnsi="Consolas"/>
          <w:color w:val="0000C0"/>
          <w:sz w:val="20"/>
          <w:szCs w:val="20"/>
        </w:rPr>
        <w:t>pan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6EF0283" w14:textId="1FC7E1FC" w:rsidR="004E2C4E" w:rsidRDefault="00B660E9" w:rsidP="004E2C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noProof/>
          <w:color w:val="00000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58520" behindDoc="0" locked="0" layoutInCell="1" allowOverlap="1" wp14:anchorId="523556F0" wp14:editId="5C4FD093">
                <wp:simplePos x="0" y="0"/>
                <wp:positionH relativeFrom="column">
                  <wp:posOffset>449100</wp:posOffset>
                </wp:positionH>
                <wp:positionV relativeFrom="paragraph">
                  <wp:posOffset>-166155</wp:posOffset>
                </wp:positionV>
                <wp:extent cx="2616120" cy="626040"/>
                <wp:effectExtent l="38100" t="38100" r="32385" b="41275"/>
                <wp:wrapNone/>
                <wp:docPr id="640104197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9">
                      <w14:nvContentPartPr>
                        <w14:cNvContentPartPr/>
                      </w14:nvContentPartPr>
                      <w14:xfrm>
                        <a:off x="0" y="0"/>
                        <a:ext cx="2616120" cy="62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8CACE8" id="Ink 63" o:spid="_x0000_s1026" type="#_x0000_t75" style="position:absolute;margin-left:35pt;margin-top:-13.45pt;width:206.7pt;height:50pt;z-index:251658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">
                <v:imagedata r:id="rId300" o:title=""/>
              </v:shape>
            </w:pict>
          </mc:Fallback>
        </mc:AlternateContent>
      </w:r>
      <w:r w:rsidR="004E2C4E">
        <w:rPr>
          <w:rFonts w:ascii="Consolas" w:hAnsi="Consolas"/>
          <w:color w:val="000000"/>
          <w:sz w:val="20"/>
          <w:szCs w:val="20"/>
        </w:rPr>
        <w:tab/>
        <w:t xml:space="preserve"> </w:t>
      </w:r>
      <w:r w:rsidR="004E2C4E">
        <w:rPr>
          <w:rFonts w:ascii="Consolas" w:hAnsi="Consolas"/>
          <w:b/>
          <w:bCs/>
          <w:color w:val="7F0055"/>
          <w:sz w:val="20"/>
          <w:szCs w:val="20"/>
        </w:rPr>
        <w:t>public</w:t>
      </w:r>
      <w:r w:rsidR="004E2C4E">
        <w:rPr>
          <w:rFonts w:ascii="Consolas" w:hAnsi="Consolas"/>
          <w:color w:val="000000"/>
          <w:sz w:val="20"/>
          <w:szCs w:val="20"/>
        </w:rPr>
        <w:t xml:space="preserve"> </w:t>
      </w:r>
      <w:r w:rsidR="004E2C4E">
        <w:rPr>
          <w:rFonts w:ascii="Consolas" w:hAnsi="Consolas"/>
          <w:b/>
          <w:bCs/>
          <w:color w:val="7F0055"/>
          <w:sz w:val="20"/>
          <w:szCs w:val="20"/>
        </w:rPr>
        <w:t>void</w:t>
      </w:r>
      <w:r w:rsidR="004E2C4E">
        <w:rPr>
          <w:rFonts w:ascii="Consolas" w:hAnsi="Consolas"/>
          <w:color w:val="000000"/>
          <w:sz w:val="20"/>
          <w:szCs w:val="20"/>
        </w:rPr>
        <w:t xml:space="preserve"> addpan( String </w:t>
      </w:r>
      <w:r w:rsidR="004E2C4E">
        <w:rPr>
          <w:rFonts w:ascii="Consolas" w:hAnsi="Consolas"/>
          <w:color w:val="6A3E3E"/>
          <w:sz w:val="20"/>
          <w:szCs w:val="20"/>
        </w:rPr>
        <w:t>panNo</w:t>
      </w:r>
      <w:r w:rsidR="004E2C4E">
        <w:rPr>
          <w:rFonts w:ascii="Consolas" w:hAnsi="Consolas"/>
          <w:color w:val="000000"/>
          <w:sz w:val="20"/>
          <w:szCs w:val="20"/>
        </w:rPr>
        <w:t>) {</w:t>
      </w:r>
    </w:p>
    <w:p w14:paraId="7A40501A" w14:textId="77777777" w:rsidR="004E2C4E" w:rsidRDefault="004E2C4E" w:rsidP="004E2C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</w:t>
      </w:r>
      <w:r>
        <w:rPr>
          <w:rFonts w:ascii="Consolas" w:hAnsi="Consolas"/>
          <w:color w:val="0000C0"/>
          <w:sz w:val="20"/>
          <w:szCs w:val="20"/>
        </w:rPr>
        <w:t>pan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 pancard( </w:t>
      </w:r>
      <w:r>
        <w:rPr>
          <w:rFonts w:ascii="Consolas" w:hAnsi="Consolas"/>
          <w:color w:val="6A3E3E"/>
          <w:sz w:val="20"/>
          <w:szCs w:val="20"/>
        </w:rPr>
        <w:t>panNo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04DE099" w14:textId="77777777" w:rsidR="004E2C4E" w:rsidRDefault="004E2C4E" w:rsidP="004E2C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}</w:t>
      </w:r>
    </w:p>
    <w:p w14:paraId="16ADF778" w14:textId="77777777" w:rsidR="004E2C4E" w:rsidRDefault="004E2C4E" w:rsidP="004E2C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2AFB7EAD" w14:textId="77777777" w:rsidR="004E2C4E" w:rsidRDefault="004E2C4E" w:rsidP="004E2C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persontest{</w:t>
      </w:r>
    </w:p>
    <w:p w14:paraId="0D3782A6" w14:textId="77777777" w:rsidR="004E2C4E" w:rsidRDefault="004E2C4E" w:rsidP="004E2C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 ( String 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259BDEF1" w14:textId="77777777" w:rsidR="004E2C4E" w:rsidRDefault="004E2C4E" w:rsidP="004E2C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person </w:t>
      </w:r>
      <w:r>
        <w:rPr>
          <w:rFonts w:ascii="Consolas" w:hAnsi="Consolas"/>
          <w:color w:val="6A3E3E"/>
          <w:sz w:val="20"/>
          <w:szCs w:val="20"/>
        </w:rPr>
        <w:t>per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person(</w:t>
      </w:r>
      <w:r>
        <w:rPr>
          <w:rFonts w:ascii="Consolas" w:hAnsi="Consolas"/>
          <w:color w:val="2A00FF"/>
          <w:sz w:val="20"/>
          <w:szCs w:val="20"/>
        </w:rPr>
        <w:t>"sminth"</w:t>
      </w:r>
      <w:r>
        <w:rPr>
          <w:rFonts w:ascii="Consolas" w:hAnsi="Consolas"/>
          <w:color w:val="000000"/>
          <w:sz w:val="20"/>
          <w:szCs w:val="20"/>
        </w:rPr>
        <w:t>, 34);</w:t>
      </w:r>
    </w:p>
    <w:p w14:paraId="67C485B6" w14:textId="77777777" w:rsidR="004E2C4E" w:rsidRDefault="004E2C4E" w:rsidP="004E2C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per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94A7FDD" w14:textId="77777777" w:rsidR="004E2C4E" w:rsidRDefault="004E2C4E" w:rsidP="004E2C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per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age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A183EF1" w14:textId="77777777" w:rsidR="004E2C4E" w:rsidRDefault="004E2C4E" w:rsidP="004E2C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per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pan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F336E8E" w14:textId="77777777" w:rsidR="004E2C4E" w:rsidRDefault="004E2C4E" w:rsidP="004E2C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per</w:t>
      </w:r>
      <w:r>
        <w:rPr>
          <w:rFonts w:ascii="Consolas" w:hAnsi="Consolas"/>
          <w:color w:val="000000"/>
          <w:sz w:val="20"/>
          <w:szCs w:val="20"/>
        </w:rPr>
        <w:t>.addpan(</w:t>
      </w:r>
      <w:r>
        <w:rPr>
          <w:rFonts w:ascii="Consolas" w:hAnsi="Consolas"/>
          <w:color w:val="2A00FF"/>
          <w:sz w:val="20"/>
          <w:szCs w:val="20"/>
        </w:rPr>
        <w:t>"fkl567djk"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325109C" w14:textId="612645BF" w:rsidR="004E2C4E" w:rsidRDefault="00B660E9" w:rsidP="004E2C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noProof/>
          <w:color w:val="00000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58521" behindDoc="0" locked="0" layoutInCell="1" allowOverlap="1" wp14:anchorId="0F966A4B" wp14:editId="7D01786E">
                <wp:simplePos x="0" y="0"/>
                <wp:positionH relativeFrom="column">
                  <wp:posOffset>2795270</wp:posOffset>
                </wp:positionH>
                <wp:positionV relativeFrom="paragraph">
                  <wp:posOffset>-255270</wp:posOffset>
                </wp:positionV>
                <wp:extent cx="603885" cy="563880"/>
                <wp:effectExtent l="38100" t="38100" r="43815" b="45720"/>
                <wp:wrapNone/>
                <wp:docPr id="576675310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1">
                      <w14:nvContentPartPr>
                        <w14:cNvContentPartPr/>
                      </w14:nvContentPartPr>
                      <w14:xfrm>
                        <a:off x="0" y="0"/>
                        <a:ext cx="603885" cy="56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22C211" id="Ink 66" o:spid="_x0000_s1026" type="#_x0000_t75" style="position:absolute;margin-left:219.75pt;margin-top:-20.45pt;width:48.25pt;height:45.1pt;z-index:25165852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">
                <v:imagedata r:id="rId302" o:title=""/>
              </v:shape>
            </w:pict>
          </mc:Fallback>
        </mc:AlternateContent>
      </w:r>
      <w:r w:rsidR="004E2C4E">
        <w:rPr>
          <w:rFonts w:ascii="Consolas" w:hAnsi="Consolas"/>
          <w:color w:val="000000"/>
          <w:sz w:val="20"/>
          <w:szCs w:val="20"/>
        </w:rPr>
        <w:tab/>
      </w:r>
      <w:r w:rsidR="004E2C4E">
        <w:rPr>
          <w:rFonts w:ascii="Consolas" w:hAnsi="Consolas"/>
          <w:color w:val="000000"/>
          <w:sz w:val="20"/>
          <w:szCs w:val="20"/>
        </w:rPr>
        <w:tab/>
        <w:t>System.</w:t>
      </w:r>
      <w:r w:rsidR="004E2C4E"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 w:rsidR="004E2C4E">
        <w:rPr>
          <w:rFonts w:ascii="Consolas" w:hAnsi="Consolas"/>
          <w:color w:val="000000"/>
          <w:sz w:val="20"/>
          <w:szCs w:val="20"/>
        </w:rPr>
        <w:t>.println(</w:t>
      </w:r>
      <w:r w:rsidR="004E2C4E">
        <w:rPr>
          <w:rFonts w:ascii="Consolas" w:hAnsi="Consolas"/>
          <w:color w:val="6A3E3E"/>
          <w:sz w:val="20"/>
          <w:szCs w:val="20"/>
        </w:rPr>
        <w:t>per</w:t>
      </w:r>
      <w:r w:rsidR="004E2C4E">
        <w:rPr>
          <w:rFonts w:ascii="Consolas" w:hAnsi="Consolas"/>
          <w:color w:val="000000"/>
          <w:sz w:val="20"/>
          <w:szCs w:val="20"/>
        </w:rPr>
        <w:t>.</w:t>
      </w:r>
      <w:r w:rsidR="004E2C4E">
        <w:rPr>
          <w:rFonts w:ascii="Consolas" w:hAnsi="Consolas"/>
          <w:color w:val="0000C0"/>
          <w:sz w:val="20"/>
          <w:szCs w:val="20"/>
        </w:rPr>
        <w:t>pan</w:t>
      </w:r>
      <w:r w:rsidR="004E2C4E">
        <w:rPr>
          <w:rFonts w:ascii="Consolas" w:hAnsi="Consolas"/>
          <w:color w:val="000000"/>
          <w:sz w:val="20"/>
          <w:szCs w:val="20"/>
        </w:rPr>
        <w:t>.</w:t>
      </w:r>
      <w:r w:rsidR="004E2C4E">
        <w:rPr>
          <w:rFonts w:ascii="Consolas" w:hAnsi="Consolas"/>
          <w:color w:val="0000C0"/>
          <w:sz w:val="20"/>
          <w:szCs w:val="20"/>
        </w:rPr>
        <w:t>panNo</w:t>
      </w:r>
      <w:r w:rsidR="004E2C4E">
        <w:rPr>
          <w:rFonts w:ascii="Consolas" w:hAnsi="Consolas"/>
          <w:color w:val="000000"/>
          <w:sz w:val="20"/>
          <w:szCs w:val="20"/>
        </w:rPr>
        <w:t>);</w:t>
      </w:r>
    </w:p>
    <w:p w14:paraId="3FFAEE0A" w14:textId="02989A55" w:rsidR="004E2C4E" w:rsidRDefault="004E2C4E" w:rsidP="004E2C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188AC669" w14:textId="2897DDDC" w:rsidR="004E2C4E" w:rsidRDefault="004E2C4E" w:rsidP="004E2C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                  0/p sminth , 34  ,null  , fkl567djk</w:t>
      </w:r>
    </w:p>
    <w:p w14:paraId="0A12E3E9" w14:textId="77777777" w:rsidR="004C3E3C" w:rsidRDefault="004C3E3C" w:rsidP="004E2C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3F8296A" w14:textId="77777777" w:rsidR="004C3E3C" w:rsidRDefault="004C3E3C" w:rsidP="004E2C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1374927" w14:textId="77777777" w:rsidR="00B660E9" w:rsidRDefault="00B660E9" w:rsidP="004E2C4E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6B18DD0" w14:textId="77777777" w:rsidR="004C3E3C" w:rsidRDefault="004C3E3C" w:rsidP="004C3E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8A62AC2" w14:textId="77777777" w:rsidR="00B660E9" w:rsidRDefault="00B660E9" w:rsidP="004E2C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B87BCA2" w14:textId="77777777" w:rsidR="00B660E9" w:rsidRDefault="00B660E9" w:rsidP="004E2C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1EF385B" w14:textId="77777777" w:rsidR="004C3E3C" w:rsidRDefault="004C3E3C" w:rsidP="004C3E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runtime;</w:t>
      </w:r>
    </w:p>
    <w:p w14:paraId="7151CB14" w14:textId="77777777" w:rsidR="004C3E3C" w:rsidRDefault="004C3E3C" w:rsidP="004C3E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9E8BE2A" w14:textId="77777777" w:rsidR="004C3E3C" w:rsidRDefault="004C3E3C" w:rsidP="004C3E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sim {</w:t>
      </w:r>
    </w:p>
    <w:p w14:paraId="20D453DC" w14:textId="77777777" w:rsidR="004C3E3C" w:rsidRDefault="004C3E3C" w:rsidP="004C3E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String </w:t>
      </w:r>
      <w:r>
        <w:rPr>
          <w:rFonts w:ascii="Consolas" w:hAnsi="Consolas"/>
          <w:color w:val="0000C0"/>
          <w:sz w:val="20"/>
          <w:szCs w:val="20"/>
        </w:rPr>
        <w:t>network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CA1E967" w14:textId="77777777" w:rsidR="004C3E3C" w:rsidRDefault="004C3E3C" w:rsidP="004C3E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sim(String </w:t>
      </w:r>
      <w:r>
        <w:rPr>
          <w:rFonts w:ascii="Consolas" w:hAnsi="Consolas"/>
          <w:color w:val="6A3E3E"/>
          <w:sz w:val="20"/>
          <w:szCs w:val="20"/>
        </w:rPr>
        <w:t>network</w:t>
      </w:r>
      <w:r>
        <w:rPr>
          <w:rFonts w:ascii="Consolas" w:hAnsi="Consolas"/>
          <w:color w:val="000000"/>
          <w:sz w:val="20"/>
          <w:szCs w:val="20"/>
        </w:rPr>
        <w:t>){</w:t>
      </w:r>
    </w:p>
    <w:p w14:paraId="3A83DD06" w14:textId="77777777" w:rsidR="004C3E3C" w:rsidRDefault="004C3E3C" w:rsidP="004C3E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</w:t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network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network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FC30964" w14:textId="77777777" w:rsidR="004C3E3C" w:rsidRDefault="004C3E3C" w:rsidP="004C3E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}</w:t>
      </w:r>
    </w:p>
    <w:p w14:paraId="284C35D8" w14:textId="77777777" w:rsidR="004C3E3C" w:rsidRDefault="004C3E3C" w:rsidP="004C3E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EBA6455" w14:textId="77777777" w:rsidR="004C3E3C" w:rsidRDefault="004C3E3C" w:rsidP="004C3E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mobile{</w:t>
      </w:r>
    </w:p>
    <w:p w14:paraId="1FA7C196" w14:textId="77777777" w:rsidR="004C3E3C" w:rsidRDefault="004C3E3C" w:rsidP="004C3E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/>
          <w:color w:val="0000C0"/>
          <w:sz w:val="20"/>
          <w:szCs w:val="20"/>
        </w:rPr>
        <w:t>brand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1BA4D85" w14:textId="77777777" w:rsidR="004C3E3C" w:rsidRDefault="004C3E3C" w:rsidP="004C3E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/>
          <w:color w:val="0000C0"/>
          <w:sz w:val="20"/>
          <w:szCs w:val="20"/>
        </w:rPr>
        <w:t>color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33C995E" w14:textId="77777777" w:rsidR="004C3E3C" w:rsidRDefault="004C3E3C" w:rsidP="004C3E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mobile( String </w:t>
      </w:r>
      <w:r>
        <w:rPr>
          <w:rFonts w:ascii="Consolas" w:hAnsi="Consolas"/>
          <w:color w:val="6A3E3E"/>
          <w:sz w:val="20"/>
          <w:szCs w:val="20"/>
        </w:rPr>
        <w:t>brand</w:t>
      </w:r>
      <w:r>
        <w:rPr>
          <w:rFonts w:ascii="Consolas" w:hAnsi="Consolas"/>
          <w:color w:val="000000"/>
          <w:sz w:val="20"/>
          <w:szCs w:val="20"/>
        </w:rPr>
        <w:t xml:space="preserve"> , String </w:t>
      </w:r>
      <w:r>
        <w:rPr>
          <w:rFonts w:ascii="Consolas" w:hAnsi="Consolas"/>
          <w:color w:val="6A3E3E"/>
          <w:sz w:val="20"/>
          <w:szCs w:val="20"/>
        </w:rPr>
        <w:t>color</w:t>
      </w:r>
      <w:r>
        <w:rPr>
          <w:rFonts w:ascii="Consolas" w:hAnsi="Consolas"/>
          <w:color w:val="000000"/>
          <w:sz w:val="20"/>
          <w:szCs w:val="20"/>
        </w:rPr>
        <w:t>){</w:t>
      </w:r>
    </w:p>
    <w:p w14:paraId="26D491E1" w14:textId="77777777" w:rsidR="004C3E3C" w:rsidRDefault="004C3E3C" w:rsidP="004C3E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brand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brand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3ED3057" w14:textId="77777777" w:rsidR="004C3E3C" w:rsidRDefault="004C3E3C" w:rsidP="004C3E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color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color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7D645E02" w14:textId="77777777" w:rsidR="004C3E3C" w:rsidRDefault="004C3E3C" w:rsidP="004C3E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0E775BDB" w14:textId="77777777" w:rsidR="004C3E3C" w:rsidRDefault="004C3E3C" w:rsidP="004C3E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sim </w:t>
      </w:r>
      <w:r>
        <w:rPr>
          <w:rFonts w:ascii="Consolas" w:hAnsi="Consolas"/>
          <w:color w:val="0000C0"/>
          <w:sz w:val="20"/>
          <w:szCs w:val="20"/>
        </w:rPr>
        <w:t>si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140B8E0B" w14:textId="77777777" w:rsidR="004C3E3C" w:rsidRDefault="004C3E3C" w:rsidP="004C3E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addsim(String </w:t>
      </w:r>
      <w:r>
        <w:rPr>
          <w:rFonts w:ascii="Consolas" w:hAnsi="Consolas"/>
          <w:color w:val="6A3E3E"/>
          <w:sz w:val="20"/>
          <w:szCs w:val="20"/>
        </w:rPr>
        <w:t>network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1A54F94A" w14:textId="77777777" w:rsidR="004C3E3C" w:rsidRDefault="004C3E3C" w:rsidP="004C3E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C0"/>
          <w:sz w:val="20"/>
          <w:szCs w:val="20"/>
        </w:rPr>
        <w:t>si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sim(</w:t>
      </w:r>
      <w:r>
        <w:rPr>
          <w:rFonts w:ascii="Consolas" w:hAnsi="Consolas"/>
          <w:color w:val="6A3E3E"/>
          <w:sz w:val="20"/>
          <w:szCs w:val="20"/>
        </w:rPr>
        <w:t>network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8EC55B0" w14:textId="77777777" w:rsidR="004C3E3C" w:rsidRDefault="004C3E3C" w:rsidP="004C3E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    }</w:t>
      </w:r>
    </w:p>
    <w:p w14:paraId="2DA0178E" w14:textId="77777777" w:rsidR="004C3E3C" w:rsidRDefault="004C3E3C" w:rsidP="004C3E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mobiletest {</w:t>
      </w:r>
    </w:p>
    <w:p w14:paraId="71B47B86" w14:textId="77777777" w:rsidR="004C3E3C" w:rsidRDefault="004C3E3C" w:rsidP="004C3E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 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33F3B4D3" w14:textId="77777777" w:rsidR="004C3E3C" w:rsidRDefault="004C3E3C" w:rsidP="004C3E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mobile </w:t>
      </w:r>
      <w:r>
        <w:rPr>
          <w:rFonts w:ascii="Consolas" w:hAnsi="Consolas"/>
          <w:color w:val="6A3E3E"/>
          <w:sz w:val="20"/>
          <w:szCs w:val="20"/>
        </w:rPr>
        <w:t>mob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mobile(</w:t>
      </w:r>
      <w:r>
        <w:rPr>
          <w:rFonts w:ascii="Consolas" w:hAnsi="Consolas"/>
          <w:color w:val="2A00FF"/>
          <w:sz w:val="20"/>
          <w:szCs w:val="20"/>
        </w:rPr>
        <w:t>"kia"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2A00FF"/>
          <w:sz w:val="20"/>
          <w:szCs w:val="20"/>
        </w:rPr>
        <w:t>"green"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76CC0EB" w14:textId="77777777" w:rsidR="004C3E3C" w:rsidRDefault="004C3E3C" w:rsidP="004C3E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mob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brand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231CF0A" w14:textId="77777777" w:rsidR="004C3E3C" w:rsidRDefault="004C3E3C" w:rsidP="004C3E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mob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color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BE07A0B" w14:textId="77777777" w:rsidR="004C3E3C" w:rsidRDefault="004C3E3C" w:rsidP="004C3E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mob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si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DB6AF72" w14:textId="77777777" w:rsidR="004C3E3C" w:rsidRDefault="004C3E3C" w:rsidP="004C3E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mob</w:t>
      </w:r>
      <w:r>
        <w:rPr>
          <w:rFonts w:ascii="Consolas" w:hAnsi="Consolas"/>
          <w:color w:val="000000"/>
          <w:sz w:val="20"/>
          <w:szCs w:val="20"/>
        </w:rPr>
        <w:t>.addsim(</w:t>
      </w:r>
      <w:r>
        <w:rPr>
          <w:rFonts w:ascii="Consolas" w:hAnsi="Consolas"/>
          <w:color w:val="2A00FF"/>
          <w:sz w:val="20"/>
          <w:szCs w:val="20"/>
        </w:rPr>
        <w:t>"5g"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4756BC7" w14:textId="77777777" w:rsidR="004C3E3C" w:rsidRDefault="004C3E3C" w:rsidP="004C3E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mob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si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network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7B47016" w14:textId="0AC75198" w:rsidR="004C3E3C" w:rsidRDefault="004C3E3C" w:rsidP="004C3E3C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 }</w:t>
      </w:r>
    </w:p>
    <w:p w14:paraId="465E75C0" w14:textId="77777777" w:rsidR="004C3E3C" w:rsidRDefault="004C3E3C" w:rsidP="004C3E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1842099" w14:textId="77777777" w:rsidR="006157AE" w:rsidRDefault="006157AE" w:rsidP="006157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runtime;</w:t>
      </w:r>
    </w:p>
    <w:p w14:paraId="44E3313F" w14:textId="77777777" w:rsidR="006157AE" w:rsidRDefault="006157AE" w:rsidP="006157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AE52969" w14:textId="77777777" w:rsidR="006157AE" w:rsidRDefault="006157AE" w:rsidP="006157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engine{</w:t>
      </w:r>
    </w:p>
    <w:p w14:paraId="24727930" w14:textId="77777777" w:rsidR="006157AE" w:rsidRDefault="006157AE" w:rsidP="006157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hp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569FEA52" w14:textId="77777777" w:rsidR="006157AE" w:rsidRDefault="006157AE" w:rsidP="006157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engine(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hp</w:t>
      </w:r>
      <w:r>
        <w:rPr>
          <w:rFonts w:ascii="Consolas" w:hAnsi="Consolas"/>
          <w:color w:val="000000"/>
          <w:sz w:val="20"/>
          <w:szCs w:val="20"/>
        </w:rPr>
        <w:t>){</w:t>
      </w:r>
    </w:p>
    <w:p w14:paraId="4FED3B5B" w14:textId="77777777" w:rsidR="006157AE" w:rsidRDefault="006157AE" w:rsidP="006157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hp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hp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5B0AFDA7" w14:textId="77777777" w:rsidR="006157AE" w:rsidRDefault="006157AE" w:rsidP="006157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   }</w:t>
      </w:r>
    </w:p>
    <w:p w14:paraId="4FB1E993" w14:textId="77777777" w:rsidR="006157AE" w:rsidRDefault="006157AE" w:rsidP="006157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car{</w:t>
      </w:r>
    </w:p>
    <w:p w14:paraId="775A9A8B" w14:textId="77777777" w:rsidR="006157AE" w:rsidRDefault="006157AE" w:rsidP="006157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/>
          <w:color w:val="0000C0"/>
          <w:sz w:val="20"/>
          <w:szCs w:val="20"/>
        </w:rPr>
        <w:t>brand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9E7C725" w14:textId="77777777" w:rsidR="006157AE" w:rsidRDefault="006157AE" w:rsidP="006157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price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7BCFD1FF" w14:textId="77777777" w:rsidR="006157AE" w:rsidRDefault="006157AE" w:rsidP="006157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/>
          <w:color w:val="0000C0"/>
          <w:sz w:val="20"/>
          <w:szCs w:val="20"/>
        </w:rPr>
        <w:t>color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EB811A1" w14:textId="77777777" w:rsidR="006157AE" w:rsidRDefault="006157AE" w:rsidP="006157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engine </w:t>
      </w:r>
      <w:r>
        <w:rPr>
          <w:rFonts w:ascii="Consolas" w:hAnsi="Consolas"/>
          <w:color w:val="0000C0"/>
          <w:sz w:val="20"/>
          <w:szCs w:val="20"/>
        </w:rPr>
        <w:t>e1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engine(70);</w:t>
      </w:r>
    </w:p>
    <w:p w14:paraId="26894035" w14:textId="77777777" w:rsidR="006157AE" w:rsidRDefault="006157AE" w:rsidP="006157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car(String </w:t>
      </w:r>
      <w:r>
        <w:rPr>
          <w:rFonts w:ascii="Consolas" w:hAnsi="Consolas"/>
          <w:color w:val="6A3E3E"/>
          <w:sz w:val="20"/>
          <w:szCs w:val="20"/>
        </w:rPr>
        <w:t>brand</w:t>
      </w:r>
      <w:r>
        <w:rPr>
          <w:rFonts w:ascii="Consolas" w:hAnsi="Consolas"/>
          <w:color w:val="000000"/>
          <w:sz w:val="20"/>
          <w:szCs w:val="20"/>
        </w:rPr>
        <w:t xml:space="preserve"> ,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price</w:t>
      </w:r>
      <w:r>
        <w:rPr>
          <w:rFonts w:ascii="Consolas" w:hAnsi="Consolas"/>
          <w:color w:val="000000"/>
          <w:sz w:val="20"/>
          <w:szCs w:val="20"/>
        </w:rPr>
        <w:t xml:space="preserve"> , String </w:t>
      </w:r>
      <w:r>
        <w:rPr>
          <w:rFonts w:ascii="Consolas" w:hAnsi="Consolas"/>
          <w:color w:val="6A3E3E"/>
          <w:sz w:val="20"/>
          <w:szCs w:val="20"/>
        </w:rPr>
        <w:t>color</w:t>
      </w:r>
      <w:r>
        <w:rPr>
          <w:rFonts w:ascii="Consolas" w:hAnsi="Consolas"/>
          <w:color w:val="000000"/>
          <w:sz w:val="20"/>
          <w:szCs w:val="20"/>
        </w:rPr>
        <w:t>){</w:t>
      </w:r>
    </w:p>
    <w:p w14:paraId="7A70E853" w14:textId="77777777" w:rsidR="006157AE" w:rsidRDefault="006157AE" w:rsidP="006157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brand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brand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588DA566" w14:textId="77777777" w:rsidR="006157AE" w:rsidRDefault="006157AE" w:rsidP="006157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price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price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D0F0D99" w14:textId="77777777" w:rsidR="006157AE" w:rsidRDefault="006157AE" w:rsidP="006157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color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color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558994BA" w14:textId="77777777" w:rsidR="006157AE" w:rsidRDefault="006157AE" w:rsidP="006157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       }</w:t>
      </w:r>
    </w:p>
    <w:p w14:paraId="1A1B7DDD" w14:textId="77777777" w:rsidR="006157AE" w:rsidRDefault="006157AE" w:rsidP="006157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person1 {</w:t>
      </w:r>
    </w:p>
    <w:p w14:paraId="2BB8360B" w14:textId="77777777" w:rsidR="006157AE" w:rsidRDefault="006157AE" w:rsidP="006157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54FE04A9" w14:textId="77777777" w:rsidR="006157AE" w:rsidRDefault="006157AE" w:rsidP="006157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age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300597DE" w14:textId="77777777" w:rsidR="006157AE" w:rsidRDefault="006157AE" w:rsidP="006157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String </w:t>
      </w:r>
      <w:r>
        <w:rPr>
          <w:rFonts w:ascii="Consolas" w:hAnsi="Consolas"/>
          <w:color w:val="0000C0"/>
          <w:sz w:val="20"/>
          <w:szCs w:val="20"/>
        </w:rPr>
        <w:t>gender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19FFCA2" w14:textId="77777777" w:rsidR="006157AE" w:rsidRDefault="006157AE" w:rsidP="006157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person1( String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 ,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age</w:t>
      </w:r>
      <w:r>
        <w:rPr>
          <w:rFonts w:ascii="Consolas" w:hAnsi="Consolas"/>
          <w:color w:val="000000"/>
          <w:sz w:val="20"/>
          <w:szCs w:val="20"/>
        </w:rPr>
        <w:t xml:space="preserve"> , String </w:t>
      </w:r>
      <w:r>
        <w:rPr>
          <w:rFonts w:ascii="Consolas" w:hAnsi="Consolas"/>
          <w:color w:val="6A3E3E"/>
          <w:sz w:val="20"/>
          <w:szCs w:val="20"/>
        </w:rPr>
        <w:t>gender</w:t>
      </w:r>
      <w:r>
        <w:rPr>
          <w:rFonts w:ascii="Consolas" w:hAnsi="Consolas"/>
          <w:color w:val="000000"/>
          <w:sz w:val="20"/>
          <w:szCs w:val="20"/>
        </w:rPr>
        <w:t>){</w:t>
      </w:r>
    </w:p>
    <w:p w14:paraId="51ABBCA6" w14:textId="77777777" w:rsidR="006157AE" w:rsidRDefault="006157AE" w:rsidP="006157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</w:t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471186D" w14:textId="77777777" w:rsidR="006157AE" w:rsidRDefault="006157AE" w:rsidP="006157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</w:t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age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age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1C2EB8F" w14:textId="77777777" w:rsidR="006157AE" w:rsidRDefault="006157AE" w:rsidP="006157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</w:t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gender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gender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DD39E3E" w14:textId="77777777" w:rsidR="006157AE" w:rsidRDefault="006157AE" w:rsidP="006157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}</w:t>
      </w:r>
    </w:p>
    <w:p w14:paraId="6A6AB3CC" w14:textId="77777777" w:rsidR="006157AE" w:rsidRDefault="006157AE" w:rsidP="006157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car </w:t>
      </w:r>
      <w:r>
        <w:rPr>
          <w:rFonts w:ascii="Consolas" w:hAnsi="Consolas"/>
          <w:color w:val="0000C0"/>
          <w:sz w:val="20"/>
          <w:szCs w:val="20"/>
        </w:rPr>
        <w:t>ca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1A807BF1" w14:textId="77777777" w:rsidR="006157AE" w:rsidRDefault="006157AE" w:rsidP="006157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addcar(String </w:t>
      </w:r>
      <w:r>
        <w:rPr>
          <w:rFonts w:ascii="Consolas" w:hAnsi="Consolas"/>
          <w:color w:val="6A3E3E"/>
          <w:sz w:val="20"/>
          <w:szCs w:val="20"/>
        </w:rPr>
        <w:t>brand</w:t>
      </w:r>
      <w:r>
        <w:rPr>
          <w:rFonts w:ascii="Consolas" w:hAnsi="Consolas"/>
          <w:color w:val="000000"/>
          <w:sz w:val="20"/>
          <w:szCs w:val="20"/>
        </w:rPr>
        <w:t xml:space="preserve"> ,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price</w:t>
      </w:r>
      <w:r>
        <w:rPr>
          <w:rFonts w:ascii="Consolas" w:hAnsi="Consolas"/>
          <w:color w:val="000000"/>
          <w:sz w:val="20"/>
          <w:szCs w:val="20"/>
        </w:rPr>
        <w:t xml:space="preserve"> , String </w:t>
      </w:r>
      <w:r>
        <w:rPr>
          <w:rFonts w:ascii="Consolas" w:hAnsi="Consolas"/>
          <w:color w:val="6A3E3E"/>
          <w:sz w:val="20"/>
          <w:szCs w:val="20"/>
        </w:rPr>
        <w:t>color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4E1F966E" w14:textId="77777777" w:rsidR="006157AE" w:rsidRDefault="006157AE" w:rsidP="006157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</w:t>
      </w:r>
      <w:r>
        <w:rPr>
          <w:rFonts w:ascii="Consolas" w:hAnsi="Consolas"/>
          <w:color w:val="0000C0"/>
          <w:sz w:val="20"/>
          <w:szCs w:val="20"/>
        </w:rPr>
        <w:t>ca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car(</w:t>
      </w:r>
      <w:r>
        <w:rPr>
          <w:rFonts w:ascii="Consolas" w:hAnsi="Consolas"/>
          <w:color w:val="6A3E3E"/>
          <w:sz w:val="20"/>
          <w:szCs w:val="20"/>
        </w:rPr>
        <w:t>brand</w:t>
      </w:r>
      <w:r>
        <w:rPr>
          <w:rFonts w:ascii="Consolas" w:hAnsi="Consolas"/>
          <w:color w:val="000000"/>
          <w:sz w:val="20"/>
          <w:szCs w:val="20"/>
        </w:rPr>
        <w:t xml:space="preserve"> , </w:t>
      </w:r>
      <w:r>
        <w:rPr>
          <w:rFonts w:ascii="Consolas" w:hAnsi="Consolas"/>
          <w:color w:val="6A3E3E"/>
          <w:sz w:val="20"/>
          <w:szCs w:val="20"/>
        </w:rPr>
        <w:t>price</w:t>
      </w:r>
      <w:r>
        <w:rPr>
          <w:rFonts w:ascii="Consolas" w:hAnsi="Consolas"/>
          <w:color w:val="000000"/>
          <w:sz w:val="20"/>
          <w:szCs w:val="20"/>
        </w:rPr>
        <w:t xml:space="preserve"> ,</w:t>
      </w:r>
      <w:r>
        <w:rPr>
          <w:rFonts w:ascii="Consolas" w:hAnsi="Consolas"/>
          <w:color w:val="6A3E3E"/>
          <w:sz w:val="20"/>
          <w:szCs w:val="20"/>
        </w:rPr>
        <w:t>color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CDAD78C" w14:textId="77777777" w:rsidR="006157AE" w:rsidRDefault="006157AE" w:rsidP="006157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}</w:t>
      </w:r>
    </w:p>
    <w:p w14:paraId="628BEAAD" w14:textId="77777777" w:rsidR="006157AE" w:rsidRDefault="006157AE" w:rsidP="006157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2CB6E05E" w14:textId="77777777" w:rsidR="006157AE" w:rsidRDefault="006157AE" w:rsidP="006157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test {</w:t>
      </w:r>
    </w:p>
    <w:p w14:paraId="7ECA30BD" w14:textId="77777777" w:rsidR="006157AE" w:rsidRDefault="006157AE" w:rsidP="006157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 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2DBCC483" w14:textId="77777777" w:rsidR="006157AE" w:rsidRDefault="006157AE" w:rsidP="006157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person1 </w:t>
      </w:r>
      <w:r>
        <w:rPr>
          <w:rFonts w:ascii="Consolas" w:hAnsi="Consolas"/>
          <w:color w:val="6A3E3E"/>
          <w:sz w:val="20"/>
          <w:szCs w:val="20"/>
        </w:rPr>
        <w:t>p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person1(</w:t>
      </w:r>
      <w:r>
        <w:rPr>
          <w:rFonts w:ascii="Consolas" w:hAnsi="Consolas"/>
          <w:color w:val="2A00FF"/>
          <w:sz w:val="20"/>
          <w:szCs w:val="20"/>
        </w:rPr>
        <w:t>"bello"</w:t>
      </w:r>
      <w:r>
        <w:rPr>
          <w:rFonts w:ascii="Consolas" w:hAnsi="Consolas"/>
          <w:color w:val="000000"/>
          <w:sz w:val="20"/>
          <w:szCs w:val="20"/>
        </w:rPr>
        <w:t xml:space="preserve">, 45, </w:t>
      </w:r>
      <w:r>
        <w:rPr>
          <w:rFonts w:ascii="Consolas" w:hAnsi="Consolas"/>
          <w:color w:val="2A00FF"/>
          <w:sz w:val="20"/>
          <w:szCs w:val="20"/>
        </w:rPr>
        <w:t>"f"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DCBA730" w14:textId="77777777" w:rsidR="006157AE" w:rsidRDefault="006157AE" w:rsidP="006157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p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8D9AEDC" w14:textId="77777777" w:rsidR="006157AE" w:rsidRDefault="006157AE" w:rsidP="006157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p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age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2160044" w14:textId="77777777" w:rsidR="006157AE" w:rsidRDefault="006157AE" w:rsidP="006157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p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gender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1152273" w14:textId="77777777" w:rsidR="006157AE" w:rsidRDefault="006157AE" w:rsidP="006157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p</w:t>
      </w:r>
      <w:r>
        <w:rPr>
          <w:rFonts w:ascii="Consolas" w:hAnsi="Consolas"/>
          <w:color w:val="000000"/>
          <w:sz w:val="20"/>
          <w:szCs w:val="20"/>
        </w:rPr>
        <w:t>.addcar(</w:t>
      </w:r>
      <w:r>
        <w:rPr>
          <w:rFonts w:ascii="Consolas" w:hAnsi="Consolas"/>
          <w:color w:val="2A00FF"/>
          <w:sz w:val="20"/>
          <w:szCs w:val="20"/>
        </w:rPr>
        <w:t>"mg"</w:t>
      </w:r>
      <w:r>
        <w:rPr>
          <w:rFonts w:ascii="Consolas" w:hAnsi="Consolas"/>
          <w:color w:val="000000"/>
          <w:sz w:val="20"/>
          <w:szCs w:val="20"/>
        </w:rPr>
        <w:t>,  858748,</w:t>
      </w:r>
      <w:r>
        <w:rPr>
          <w:rFonts w:ascii="Consolas" w:hAnsi="Consolas"/>
          <w:color w:val="2A00FF"/>
          <w:sz w:val="20"/>
          <w:szCs w:val="20"/>
        </w:rPr>
        <w:t>"green"</w:t>
      </w:r>
      <w:r>
        <w:rPr>
          <w:rFonts w:ascii="Consolas" w:hAnsi="Consolas"/>
          <w:color w:val="000000"/>
          <w:sz w:val="20"/>
          <w:szCs w:val="20"/>
        </w:rPr>
        <w:t xml:space="preserve"> );</w:t>
      </w:r>
    </w:p>
    <w:p w14:paraId="22D73EEA" w14:textId="77777777" w:rsidR="006157AE" w:rsidRDefault="006157AE" w:rsidP="006157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p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ca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brand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6956622" w14:textId="77777777" w:rsidR="006157AE" w:rsidRDefault="006157AE" w:rsidP="006157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p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ca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price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954D7EA" w14:textId="1265B9C4" w:rsidR="006157AE" w:rsidRDefault="006157AE" w:rsidP="006157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p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ca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e1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hp</w:t>
      </w:r>
      <w:r>
        <w:rPr>
          <w:rFonts w:ascii="Consolas" w:hAnsi="Consolas"/>
          <w:color w:val="000000"/>
          <w:sz w:val="20"/>
          <w:szCs w:val="20"/>
        </w:rPr>
        <w:t>); }      }</w:t>
      </w:r>
    </w:p>
    <w:p w14:paraId="4D6E8EC6" w14:textId="4F303ECF" w:rsidR="006157AE" w:rsidRDefault="006157AE" w:rsidP="006157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o/p bello  ,  45   , f   , mg   , 858748    ,    70</w:t>
      </w:r>
    </w:p>
    <w:p w14:paraId="09D9D99B" w14:textId="77777777" w:rsidR="0047649A" w:rsidRDefault="0047649A" w:rsidP="006157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35339F4" w14:textId="53A27C30" w:rsidR="0047649A" w:rsidRDefault="00A113A5" w:rsidP="006157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14:paraId="0DA281AB" w14:textId="492C90CD" w:rsidR="00A113A5" w:rsidRDefault="00A113A5" w:rsidP="00A113A5">
      <w:pPr>
        <w:pStyle w:val="Heading1"/>
      </w:pPr>
      <w:r>
        <w:t>ABSTRACTION=</w:t>
      </w:r>
    </w:p>
    <w:p w14:paraId="3AF75378" w14:textId="5C0555B7" w:rsidR="00A113A5" w:rsidRDefault="00474D62" w:rsidP="00A113A5">
      <w:pPr>
        <w:pStyle w:val="ListParagraph"/>
        <w:numPr>
          <w:ilvl w:val="0"/>
          <w:numId w:val="190"/>
        </w:numPr>
      </w:pPr>
      <w:r>
        <w:t xml:space="preserve">THE </w:t>
      </w:r>
      <w:r w:rsidRPr="00A66ECE">
        <w:rPr>
          <w:highlight w:val="yellow"/>
        </w:rPr>
        <w:t>PROCESS OF HIDING INTERAL IMPLE</w:t>
      </w:r>
      <w:r w:rsidR="00EA0644" w:rsidRPr="00A66ECE">
        <w:rPr>
          <w:highlight w:val="yellow"/>
        </w:rPr>
        <w:t xml:space="preserve">MENTATION AND PROVIDING ONLY FUNCTIONALITY / SERVICE </w:t>
      </w:r>
      <w:r w:rsidR="00BD14F6" w:rsidRPr="00A66ECE">
        <w:rPr>
          <w:highlight w:val="yellow"/>
        </w:rPr>
        <w:t xml:space="preserve">OF AN APPLICATION </w:t>
      </w:r>
      <w:r w:rsidR="00A021A7" w:rsidRPr="00A66ECE">
        <w:rPr>
          <w:highlight w:val="yellow"/>
        </w:rPr>
        <w:t>TO THE USER</w:t>
      </w:r>
      <w:r w:rsidR="00A021A7">
        <w:t xml:space="preserve"> IS KNOWN AS ABSTRACTION.</w:t>
      </w:r>
    </w:p>
    <w:p w14:paraId="3E7A95C6" w14:textId="0EE9EA46" w:rsidR="00EF3F42" w:rsidRDefault="001D17F2" w:rsidP="00A113A5">
      <w:pPr>
        <w:pStyle w:val="ListParagraph"/>
        <w:numPr>
          <w:ilvl w:val="0"/>
          <w:numId w:val="190"/>
        </w:numPr>
      </w:pPr>
      <w:r>
        <w:t xml:space="preserve">IN JAVA WE CAN </w:t>
      </w:r>
      <w:r w:rsidRPr="00A66ECE">
        <w:rPr>
          <w:highlight w:val="yellow"/>
        </w:rPr>
        <w:t xml:space="preserve">ACHIVE ABSTRACTION </w:t>
      </w:r>
      <w:r w:rsidR="00F23050" w:rsidRPr="00A66ECE">
        <w:rPr>
          <w:highlight w:val="yellow"/>
        </w:rPr>
        <w:t>IN TWO WAYS</w:t>
      </w:r>
      <w:r w:rsidR="00F23050">
        <w:t xml:space="preserve"> </w:t>
      </w:r>
    </w:p>
    <w:p w14:paraId="5FE7AE4E" w14:textId="31D3FEA0" w:rsidR="00F23050" w:rsidRDefault="00F23050" w:rsidP="00A113A5">
      <w:pPr>
        <w:pStyle w:val="ListParagraph"/>
        <w:numPr>
          <w:ilvl w:val="0"/>
          <w:numId w:val="190"/>
        </w:numPr>
      </w:pPr>
      <w:r>
        <w:t>1 USING ABSTRACTION CLASS.</w:t>
      </w:r>
    </w:p>
    <w:p w14:paraId="74548605" w14:textId="27654D7A" w:rsidR="000B2A07" w:rsidRDefault="00C41EC8" w:rsidP="000B2A07">
      <w:pPr>
        <w:pStyle w:val="ListParagraph"/>
        <w:numPr>
          <w:ilvl w:val="0"/>
          <w:numId w:val="190"/>
        </w:numPr>
      </w:pPr>
      <w:r>
        <w:t>2 USING INTERFACE.</w:t>
      </w:r>
    </w:p>
    <w:p w14:paraId="3F1E8D96" w14:textId="76479C9B" w:rsidR="000B2A07" w:rsidRDefault="000B2A07" w:rsidP="000B2A07">
      <w:pPr>
        <w:pStyle w:val="Heading2"/>
      </w:pPr>
      <w:r>
        <w:t>ABSTRACT=</w:t>
      </w:r>
    </w:p>
    <w:p w14:paraId="7908B8CC" w14:textId="510B2290" w:rsidR="000B2A07" w:rsidRDefault="00586A2C" w:rsidP="00586A2C">
      <w:pPr>
        <w:pStyle w:val="ListParagraph"/>
        <w:numPr>
          <w:ilvl w:val="0"/>
          <w:numId w:val="191"/>
        </w:numPr>
      </w:pPr>
      <w:r>
        <w:t xml:space="preserve">IT IS A </w:t>
      </w:r>
      <w:r w:rsidRPr="00A66ECE">
        <w:rPr>
          <w:highlight w:val="yellow"/>
        </w:rPr>
        <w:t>KEYWORD AND MODIFIER</w:t>
      </w:r>
      <w:r>
        <w:t>.</w:t>
      </w:r>
    </w:p>
    <w:p w14:paraId="7BAB5BAB" w14:textId="678ACD82" w:rsidR="00BA7819" w:rsidRDefault="004D04F6" w:rsidP="00A079F8">
      <w:pPr>
        <w:pStyle w:val="ListParagraph"/>
        <w:numPr>
          <w:ilvl w:val="0"/>
          <w:numId w:val="191"/>
        </w:numPr>
      </w:pPr>
      <w:r>
        <w:t xml:space="preserve">IN JAVA </w:t>
      </w:r>
      <w:r w:rsidRPr="00A66ECE">
        <w:rPr>
          <w:highlight w:val="yellow"/>
        </w:rPr>
        <w:t xml:space="preserve">ABSTRACT REFERS </w:t>
      </w:r>
      <w:r w:rsidR="00BA7819" w:rsidRPr="00A66ECE">
        <w:rPr>
          <w:highlight w:val="yellow"/>
        </w:rPr>
        <w:t>INCOMPLETE</w:t>
      </w:r>
      <w:r w:rsidR="00A079F8">
        <w:t xml:space="preserve">  </w:t>
      </w:r>
      <w:r w:rsidR="00BA7819">
        <w:t>(</w:t>
      </w:r>
      <w:r w:rsidR="00112C31">
        <w:t xml:space="preserve"> ANY MEMBER IS DECLARED ABSTRACT </w:t>
      </w:r>
      <w:r w:rsidR="002D67FE">
        <w:t xml:space="preserve">THEN WE CAN CONSIDER </w:t>
      </w:r>
      <w:r w:rsidR="00A079F8">
        <w:t>IT IS AN INCOMPLETE MEMBER).</w:t>
      </w:r>
    </w:p>
    <w:p w14:paraId="7DD1078B" w14:textId="33FE6A38" w:rsidR="00A079F8" w:rsidRDefault="006A4D96" w:rsidP="00A079F8">
      <w:pPr>
        <w:pStyle w:val="ListParagraph"/>
        <w:numPr>
          <w:ilvl w:val="0"/>
          <w:numId w:val="191"/>
        </w:numPr>
      </w:pPr>
      <w:r>
        <w:t xml:space="preserve">IN JAVA </w:t>
      </w:r>
      <w:r w:rsidRPr="00A66ECE">
        <w:rPr>
          <w:highlight w:val="yellow"/>
        </w:rPr>
        <w:t>ABSTRAC</w:t>
      </w:r>
      <w:r w:rsidR="0068302D" w:rsidRPr="00A66ECE">
        <w:rPr>
          <w:highlight w:val="yellow"/>
        </w:rPr>
        <w:t>T</w:t>
      </w:r>
      <w:r w:rsidRPr="00A66ECE">
        <w:rPr>
          <w:highlight w:val="yellow"/>
        </w:rPr>
        <w:t xml:space="preserve"> IS</w:t>
      </w:r>
      <w:r w:rsidR="009B6E9B" w:rsidRPr="00A66ECE">
        <w:rPr>
          <w:highlight w:val="yellow"/>
        </w:rPr>
        <w:t xml:space="preserve"> APPLICABLE ONLY FOR METHOD</w:t>
      </w:r>
      <w:r w:rsidR="002C097D" w:rsidRPr="00A66ECE">
        <w:rPr>
          <w:highlight w:val="yellow"/>
        </w:rPr>
        <w:t xml:space="preserve"> AND CLASS</w:t>
      </w:r>
      <w:r w:rsidR="002C097D">
        <w:t>.</w:t>
      </w:r>
    </w:p>
    <w:p w14:paraId="56F411E2" w14:textId="5B797C1D" w:rsidR="002C097D" w:rsidRDefault="00EB61C9" w:rsidP="00EB61C9">
      <w:pPr>
        <w:pStyle w:val="Heading2"/>
      </w:pPr>
      <w:r>
        <w:t>ABSTRAC</w:t>
      </w:r>
      <w:r w:rsidR="005E563B">
        <w:t xml:space="preserve">T </w:t>
      </w:r>
      <w:r>
        <w:t>METHOD =</w:t>
      </w:r>
    </w:p>
    <w:p w14:paraId="5426B472" w14:textId="77777777" w:rsidR="00F60196" w:rsidRDefault="00825B24" w:rsidP="00EB61C9">
      <w:pPr>
        <w:pStyle w:val="ListParagraph"/>
        <w:numPr>
          <w:ilvl w:val="0"/>
          <w:numId w:val="192"/>
        </w:numPr>
      </w:pPr>
      <w:r>
        <w:t xml:space="preserve">A METHOD WHICH IS PREFIXED </w:t>
      </w:r>
      <w:r w:rsidR="00EB0CDE">
        <w:t xml:space="preserve">WITH ABSTRACE </w:t>
      </w:r>
      <w:r w:rsidR="00283611">
        <w:t xml:space="preserve">KEYWORD </w:t>
      </w:r>
      <w:r w:rsidR="0064304A">
        <w:t xml:space="preserve">AND ENDS WITH SEMICOLUN </w:t>
      </w:r>
    </w:p>
    <w:p w14:paraId="72FEEB9C" w14:textId="135620DF" w:rsidR="00EB61C9" w:rsidRDefault="00F60196" w:rsidP="00D5354F">
      <w:pPr>
        <w:pStyle w:val="ListParagraph"/>
        <w:numPr>
          <w:ilvl w:val="0"/>
          <w:numId w:val="192"/>
        </w:numPr>
      </w:pPr>
      <w:r>
        <w:t xml:space="preserve">AND MEHOD DOES NOT HAVE ANY IMPLEMENTATION </w:t>
      </w:r>
      <w:r w:rsidR="00B863C8">
        <w:t>IS KNOWN AS ABSTRACT METHOD.</w:t>
      </w:r>
    </w:p>
    <w:p w14:paraId="76D8BB7C" w14:textId="4AAE3199" w:rsidR="00B863C8" w:rsidRDefault="007F18EE" w:rsidP="007F18EE">
      <w:r>
        <w:t>SYNTAX=</w:t>
      </w:r>
    </w:p>
    <w:p w14:paraId="115013A7" w14:textId="79FE5BF8" w:rsidR="007F18EE" w:rsidRDefault="007F18EE" w:rsidP="007F18EE">
      <w:r>
        <w:t xml:space="preserve">Axcexss modifier       abstrace      </w:t>
      </w:r>
      <w:r w:rsidR="00A516B7">
        <w:t>return type     method name(formal arguments ) ;</w:t>
      </w:r>
    </w:p>
    <w:p w14:paraId="6812582B" w14:textId="61957AD7" w:rsidR="00D5354F" w:rsidRDefault="00D5354F" w:rsidP="00D5354F">
      <w:pPr>
        <w:pStyle w:val="ListParagraph"/>
        <w:numPr>
          <w:ilvl w:val="0"/>
          <w:numId w:val="193"/>
        </w:numPr>
      </w:pPr>
      <w:r>
        <w:t xml:space="preserve">IN JAVA ABSTRACE METHOD IS ALSO KNOWN AS </w:t>
      </w:r>
      <w:r w:rsidR="00F51AE0">
        <w:t xml:space="preserve">INCOMPLETE METHOD </w:t>
      </w:r>
      <w:r w:rsidR="0087131D">
        <w:t>.</w:t>
      </w:r>
    </w:p>
    <w:p w14:paraId="2FC37031" w14:textId="04C3B1C2" w:rsidR="0087131D" w:rsidRDefault="0087131D" w:rsidP="00D5354F">
      <w:pPr>
        <w:pStyle w:val="ListParagraph"/>
        <w:numPr>
          <w:ilvl w:val="0"/>
          <w:numId w:val="193"/>
        </w:numPr>
      </w:pPr>
      <w:r>
        <w:t xml:space="preserve">IN JAVA WE SHOULD DECLARE </w:t>
      </w:r>
      <w:r w:rsidR="00B10F09">
        <w:t xml:space="preserve">ABSTRACT METHODS ONLY </w:t>
      </w:r>
      <w:r w:rsidR="00C20481">
        <w:t xml:space="preserve">INSIDE ABSTRCT CLASS </w:t>
      </w:r>
      <w:r w:rsidR="00401801">
        <w:t>AND INTERFACE.</w:t>
      </w:r>
    </w:p>
    <w:p w14:paraId="3AC007D9" w14:textId="020BFD4D" w:rsidR="00524857" w:rsidRDefault="00524857" w:rsidP="00D5354F">
      <w:pPr>
        <w:pStyle w:val="ListParagraph"/>
        <w:numPr>
          <w:ilvl w:val="0"/>
          <w:numId w:val="193"/>
        </w:numPr>
      </w:pPr>
      <w:r>
        <w:t xml:space="preserve">IN JAVA WE CAN DECLARE </w:t>
      </w:r>
      <w:r w:rsidR="00BC3B78">
        <w:t xml:space="preserve">ABSTRACT METHODS  </w:t>
      </w:r>
      <w:r w:rsidR="00381F0E">
        <w:t xml:space="preserve">AS ONLY NON STATIC </w:t>
      </w:r>
      <w:r w:rsidR="007148F4">
        <w:t xml:space="preserve">MEHODS </w:t>
      </w:r>
      <w:r w:rsidR="009F086E">
        <w:t>BUT NOT STATIC METHODS.</w:t>
      </w:r>
    </w:p>
    <w:p w14:paraId="75321BEE" w14:textId="08AF1524" w:rsidR="00AE5520" w:rsidRDefault="00AE5520" w:rsidP="00D5354F">
      <w:pPr>
        <w:pStyle w:val="ListParagraph"/>
        <w:numPr>
          <w:ilvl w:val="0"/>
          <w:numId w:val="193"/>
        </w:numPr>
      </w:pPr>
      <w:r>
        <w:t xml:space="preserve">BECOUSE STATIC AND </w:t>
      </w:r>
      <w:r w:rsidR="00ED17B5">
        <w:t xml:space="preserve">ABSTRACT </w:t>
      </w:r>
      <w:r w:rsidR="00A21771">
        <w:t xml:space="preserve">BOTH ARE MODIFIERS.( </w:t>
      </w:r>
      <w:r w:rsidR="00E32295">
        <w:t>FOR A MEHTOD ONLY 1 MODIFIER IS ALLOWED).</w:t>
      </w:r>
    </w:p>
    <w:p w14:paraId="6165356D" w14:textId="64FF17FF" w:rsidR="00E32295" w:rsidRDefault="0004499A" w:rsidP="0004499A">
      <w:pPr>
        <w:pStyle w:val="Heading2"/>
      </w:pPr>
      <w:r>
        <w:t>ABSTRACT CLASS=</w:t>
      </w:r>
    </w:p>
    <w:p w14:paraId="5F7A3D80" w14:textId="0C73DAD1" w:rsidR="0004499A" w:rsidRDefault="000937E0" w:rsidP="0004499A">
      <w:pPr>
        <w:pStyle w:val="ListParagraph"/>
        <w:numPr>
          <w:ilvl w:val="0"/>
          <w:numId w:val="194"/>
        </w:numPr>
      </w:pPr>
      <w:r>
        <w:t xml:space="preserve">A CLASS WHICH IS PREFIXED </w:t>
      </w:r>
      <w:r w:rsidR="000C7026">
        <w:t xml:space="preserve">WITH ABSTRACT KEYWORD </w:t>
      </w:r>
      <w:r w:rsidR="007357A9">
        <w:t xml:space="preserve">AND IT SHOULD CONSITS </w:t>
      </w:r>
      <w:r w:rsidR="002F2AD7">
        <w:t xml:space="preserve">ATLEAST ONE ABSTRCAT </w:t>
      </w:r>
      <w:r w:rsidR="006F12C5">
        <w:t xml:space="preserve">MEHOD </w:t>
      </w:r>
      <w:r w:rsidR="00461F4E">
        <w:t xml:space="preserve">IS KNOWN AS </w:t>
      </w:r>
      <w:r w:rsidR="00EF2A73">
        <w:t>ABSTRCT CLASS.</w:t>
      </w:r>
    </w:p>
    <w:p w14:paraId="7963E934" w14:textId="330C50C8" w:rsidR="00EF2A73" w:rsidRDefault="0056663F" w:rsidP="0004499A">
      <w:pPr>
        <w:pStyle w:val="ListParagraph"/>
        <w:numPr>
          <w:ilvl w:val="0"/>
          <w:numId w:val="194"/>
        </w:numPr>
      </w:pPr>
      <w:r>
        <w:t xml:space="preserve">IN JAVA ABSTRACT CLASS IS ALSO KNOWN AS </w:t>
      </w:r>
      <w:r w:rsidR="0012263E">
        <w:t>INCOMPLETE CLASS.</w:t>
      </w:r>
    </w:p>
    <w:p w14:paraId="2CACA0D1" w14:textId="7CBA26DB" w:rsidR="0012263E" w:rsidRDefault="00640A2C" w:rsidP="0004499A">
      <w:pPr>
        <w:pStyle w:val="ListParagraph"/>
        <w:numPr>
          <w:ilvl w:val="0"/>
          <w:numId w:val="194"/>
        </w:numPr>
      </w:pPr>
      <w:r>
        <w:t xml:space="preserve">SINCE CLASS IS AN BLUE PRINT OF AN OBJECT </w:t>
      </w:r>
      <w:r w:rsidR="00AE27A7">
        <w:t xml:space="preserve">ABSTRCT CLASS WILL BECOME </w:t>
      </w:r>
      <w:r w:rsidR="00377219">
        <w:t xml:space="preserve">INCOMPLETE </w:t>
      </w:r>
      <w:r w:rsidR="006A6955">
        <w:t xml:space="preserve">BLUEPRINT </w:t>
      </w:r>
      <w:r w:rsidR="00A93688">
        <w:t>FOR AN OBJECT.</w:t>
      </w:r>
    </w:p>
    <w:p w14:paraId="7D6CB49F" w14:textId="71106657" w:rsidR="00A93688" w:rsidRDefault="00A93688" w:rsidP="0004499A">
      <w:pPr>
        <w:pStyle w:val="ListParagraph"/>
        <w:numPr>
          <w:ilvl w:val="0"/>
          <w:numId w:val="194"/>
        </w:numPr>
      </w:pPr>
      <w:r>
        <w:t xml:space="preserve">SINCE IT IS AN INCOMPLETE BLUEPRINT </w:t>
      </w:r>
      <w:r w:rsidR="002A4D7B">
        <w:t>, WE CANNO’T INSTACIATE . ( WE CANNO’T CREATE AN OBJECT).</w:t>
      </w:r>
    </w:p>
    <w:p w14:paraId="653CE000" w14:textId="35B66D77" w:rsidR="001468A0" w:rsidRDefault="001468A0" w:rsidP="001468A0">
      <w:r>
        <w:t>SYNTAX =</w:t>
      </w:r>
    </w:p>
    <w:p w14:paraId="358AEB4E" w14:textId="12AF3605" w:rsidR="000E7405" w:rsidRDefault="001468A0" w:rsidP="0076002F">
      <w:pPr>
        <w:pStyle w:val="NoSpacing"/>
      </w:pPr>
      <w:r>
        <w:t xml:space="preserve"> </w:t>
      </w:r>
      <w:r w:rsidR="000E7405">
        <w:t>ABSTRACT CLASS CLASSNAME</w:t>
      </w:r>
    </w:p>
    <w:p w14:paraId="40F77F56" w14:textId="06052E1C" w:rsidR="000E7405" w:rsidRDefault="000E7405" w:rsidP="0076002F">
      <w:pPr>
        <w:pStyle w:val="NoSpacing"/>
      </w:pPr>
      <w:r>
        <w:t xml:space="preserve">                      {</w:t>
      </w:r>
    </w:p>
    <w:p w14:paraId="5364A8EC" w14:textId="550B0932" w:rsidR="000E7405" w:rsidRDefault="000E7405" w:rsidP="0076002F">
      <w:pPr>
        <w:pStyle w:val="NoSpacing"/>
      </w:pPr>
      <w:r>
        <w:t xml:space="preserve">AXCESS MODIFIER </w:t>
      </w:r>
      <w:r w:rsidR="0076002F">
        <w:t xml:space="preserve">     ABSTRACT     RETURN TYPE MEHTODNAME ( F A );</w:t>
      </w:r>
    </w:p>
    <w:p w14:paraId="1B5C83AE" w14:textId="4094794D" w:rsidR="0076002F" w:rsidRDefault="0076002F" w:rsidP="0076002F">
      <w:pPr>
        <w:pStyle w:val="NoSpacing"/>
      </w:pPr>
      <w:r>
        <w:t xml:space="preserve">                  }</w:t>
      </w:r>
    </w:p>
    <w:p w14:paraId="327E8E35" w14:textId="046E6D0E" w:rsidR="005835BC" w:rsidRDefault="00230D0F" w:rsidP="005835BC">
      <w:pPr>
        <w:pStyle w:val="NoSpacing"/>
        <w:numPr>
          <w:ilvl w:val="0"/>
          <w:numId w:val="195"/>
        </w:numPr>
      </w:pPr>
      <w:r>
        <w:t xml:space="preserve">IN JAVA WE CAN DECLARE A CLASS AS ABSTRACE WITHOUT DECLARING ANY </w:t>
      </w:r>
      <w:r w:rsidR="006A41D4">
        <w:t xml:space="preserve">ABSTRACT METHODS , BUT IT IS NOT RECOMMENDED </w:t>
      </w:r>
      <w:r w:rsidR="005835BC">
        <w:t>TO USE.</w:t>
      </w:r>
    </w:p>
    <w:p w14:paraId="78B7574C" w14:textId="16802CC2" w:rsidR="005835BC" w:rsidRDefault="005835BC" w:rsidP="005835BC">
      <w:pPr>
        <w:pStyle w:val="NoSpacing"/>
        <w:numPr>
          <w:ilvl w:val="0"/>
          <w:numId w:val="195"/>
        </w:numPr>
      </w:pPr>
      <w:r>
        <w:t xml:space="preserve">IN JAVA SUBCLASS IS RESPONSIBLE </w:t>
      </w:r>
      <w:r w:rsidR="00264E97">
        <w:t xml:space="preserve">TO PROVIDE IMPLEMENTATION FOR ABSTRACT METHODS </w:t>
      </w:r>
      <w:r w:rsidR="009943BD">
        <w:t>OF SUPERCLASS.</w:t>
      </w:r>
    </w:p>
    <w:p w14:paraId="4B084755" w14:textId="6548AB8F" w:rsidR="009943BD" w:rsidRDefault="009943BD" w:rsidP="005835BC">
      <w:pPr>
        <w:pStyle w:val="NoSpacing"/>
        <w:numPr>
          <w:ilvl w:val="0"/>
          <w:numId w:val="195"/>
        </w:numPr>
      </w:pPr>
      <w:r>
        <w:t xml:space="preserve">IF SUBCLASS IS NOT PROVIDING THE IMPLEMENTATION </w:t>
      </w:r>
      <w:r w:rsidR="00970BD5">
        <w:t xml:space="preserve">FOR ABSTRACT METHOD THEN WE SHOULD DECLARE </w:t>
      </w:r>
      <w:r w:rsidR="00385D75">
        <w:t xml:space="preserve">SUBCLASS AS ABSTRACT CLASS AND NEXT LEVEL </w:t>
      </w:r>
      <w:r w:rsidR="004707C2">
        <w:t xml:space="preserve">CHILD CLASS </w:t>
      </w:r>
      <w:r w:rsidR="00936AE9">
        <w:t>IS RESPONSIBLE TO  PROVIDE THE IMPLEMENTATION .</w:t>
      </w:r>
    </w:p>
    <w:p w14:paraId="00FC1761" w14:textId="45ADA589" w:rsidR="003C72EA" w:rsidRDefault="003C72EA" w:rsidP="005835BC">
      <w:pPr>
        <w:pStyle w:val="NoSpacing"/>
        <w:numPr>
          <w:ilvl w:val="0"/>
          <w:numId w:val="195"/>
        </w:numPr>
      </w:pPr>
      <w:r>
        <w:t>It includes only default constructer.</w:t>
      </w:r>
    </w:p>
    <w:p w14:paraId="6EE0302F" w14:textId="6BD9B350" w:rsidR="003C72EA" w:rsidRDefault="003C72EA" w:rsidP="005835BC">
      <w:pPr>
        <w:pStyle w:val="NoSpacing"/>
        <w:numPr>
          <w:ilvl w:val="0"/>
          <w:numId w:val="195"/>
        </w:numPr>
      </w:pPr>
      <w:r>
        <w:t xml:space="preserve">We can achive 0 to 100% abstraction </w:t>
      </w:r>
    </w:p>
    <w:p w14:paraId="580FBB89" w14:textId="77777777" w:rsidR="00EA1D7C" w:rsidRDefault="00EA1D7C" w:rsidP="00EA1D7C">
      <w:pPr>
        <w:pStyle w:val="NoSpacing"/>
      </w:pPr>
    </w:p>
    <w:p w14:paraId="30A32764" w14:textId="77777777" w:rsidR="00EA1D7C" w:rsidRDefault="00EA1D7C" w:rsidP="00EA1D7C">
      <w:pPr>
        <w:pStyle w:val="NoSpacing"/>
      </w:pPr>
    </w:p>
    <w:p w14:paraId="4E21569C" w14:textId="77777777" w:rsidR="00EA1D7C" w:rsidRDefault="00EA1D7C" w:rsidP="00EA1D7C">
      <w:pPr>
        <w:pStyle w:val="NoSpacing"/>
      </w:pPr>
    </w:p>
    <w:p w14:paraId="77310404" w14:textId="77777777" w:rsidR="00EA1D7C" w:rsidRDefault="00EA1D7C" w:rsidP="00EA1D7C">
      <w:pPr>
        <w:pStyle w:val="NoSpacing"/>
      </w:pPr>
    </w:p>
    <w:p w14:paraId="351A3955" w14:textId="77777777" w:rsidR="00EA1D7C" w:rsidRDefault="00EA1D7C" w:rsidP="00EA1D7C">
      <w:pPr>
        <w:pStyle w:val="NoSpacing"/>
      </w:pPr>
    </w:p>
    <w:p w14:paraId="51476757" w14:textId="77777777" w:rsidR="00EA1D7C" w:rsidRDefault="00EA1D7C" w:rsidP="00EA1D7C">
      <w:pPr>
        <w:pStyle w:val="NoSpacing"/>
      </w:pPr>
    </w:p>
    <w:p w14:paraId="3ACB7788" w14:textId="77777777" w:rsidR="00936AE9" w:rsidRDefault="00936AE9" w:rsidP="00936AE9">
      <w:pPr>
        <w:pStyle w:val="NoSpacing"/>
      </w:pPr>
    </w:p>
    <w:p w14:paraId="3BFBEDC4" w14:textId="77777777" w:rsidR="00246F93" w:rsidRDefault="00246F93" w:rsidP="00936AE9">
      <w:pPr>
        <w:pStyle w:val="NoSpacing"/>
      </w:pPr>
    </w:p>
    <w:p w14:paraId="7FDF561D" w14:textId="77777777" w:rsidR="00246F93" w:rsidRDefault="00246F93" w:rsidP="00936AE9">
      <w:pPr>
        <w:pStyle w:val="NoSpacing"/>
      </w:pPr>
    </w:p>
    <w:p w14:paraId="4586E2D0" w14:textId="2D62D243" w:rsidR="008D0E5F" w:rsidRDefault="008D0E5F" w:rsidP="008D0E5F">
      <w:pPr>
        <w:pStyle w:val="NoSpacing"/>
        <w:tabs>
          <w:tab w:val="left" w:pos="631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04" behindDoc="0" locked="0" layoutInCell="1" allowOverlap="1" wp14:anchorId="6BB6CA22" wp14:editId="71D7130B">
                <wp:simplePos x="0" y="0"/>
                <wp:positionH relativeFrom="column">
                  <wp:posOffset>4091940</wp:posOffset>
                </wp:positionH>
                <wp:positionV relativeFrom="paragraph">
                  <wp:posOffset>442595</wp:posOffset>
                </wp:positionV>
                <wp:extent cx="1051560" cy="236220"/>
                <wp:effectExtent l="0" t="0" r="15240" b="11430"/>
                <wp:wrapNone/>
                <wp:docPr id="276861349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1560" cy="236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9A982C" w14:textId="3CE6CD2D" w:rsidR="008D0E5F" w:rsidRPr="008D0E5F" w:rsidRDefault="008D0E5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DESIGN LAYER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B6CA22" id="Text Box 75" o:spid="_x0000_s1064" type="#_x0000_t202" style="position:absolute;margin-left:322.2pt;margin-top:34.85pt;width:82.8pt;height:18.6pt;z-index:2516583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" fillcolor="white [3201]" strokeweight=".5pt">
                <v:textbox>
                  <w:txbxContent>
                    <w:p w14:paraId="6F9A982C" w14:textId="3CE6CD2D" w:rsidR="008D0E5F" w:rsidRPr="008D0E5F" w:rsidRDefault="008D0E5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DESIGN LAYER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522" behindDoc="0" locked="0" layoutInCell="1" allowOverlap="1" wp14:anchorId="66E0C6A3" wp14:editId="09F10AD5">
                <wp:simplePos x="0" y="0"/>
                <wp:positionH relativeFrom="column">
                  <wp:posOffset>2917825</wp:posOffset>
                </wp:positionH>
                <wp:positionV relativeFrom="paragraph">
                  <wp:posOffset>503555</wp:posOffset>
                </wp:positionV>
                <wp:extent cx="924235" cy="124560"/>
                <wp:effectExtent l="38100" t="38100" r="9525" b="46990"/>
                <wp:wrapNone/>
                <wp:docPr id="434804529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3">
                      <w14:nvContentPartPr>
                        <w14:cNvContentPartPr/>
                      </w14:nvContentPartPr>
                      <w14:xfrm>
                        <a:off x="0" y="0"/>
                        <a:ext cx="924235" cy="12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D11E44" id="Ink 68" o:spid="_x0000_s1026" type="#_x0000_t75" style="position:absolute;margin-left:229.4pt;margin-top:39.3pt;width:73.45pt;height:10.5pt;z-index:25165852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">
                <v:imagedata r:id="rId304" o:title=""/>
              </v:shape>
            </w:pict>
          </mc:Fallback>
        </mc:AlternateContent>
      </w:r>
      <w:r w:rsidR="00936AE9">
        <w:rPr>
          <w:noProof/>
        </w:rPr>
        <mc:AlternateContent>
          <mc:Choice Requires="wps">
            <w:drawing>
              <wp:anchor distT="0" distB="0" distL="114300" distR="114300" simplePos="0" relativeHeight="251658301" behindDoc="0" locked="0" layoutInCell="1" allowOverlap="1" wp14:anchorId="4525755C" wp14:editId="7C78A64F">
                <wp:simplePos x="0" y="0"/>
                <wp:positionH relativeFrom="column">
                  <wp:posOffset>502920</wp:posOffset>
                </wp:positionH>
                <wp:positionV relativeFrom="paragraph">
                  <wp:posOffset>137795</wp:posOffset>
                </wp:positionV>
                <wp:extent cx="2369820" cy="754380"/>
                <wp:effectExtent l="0" t="0" r="11430" b="26670"/>
                <wp:wrapNone/>
                <wp:docPr id="773880797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9820" cy="754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F07D99" w14:textId="122A2994" w:rsidR="00936AE9" w:rsidRDefault="00EF24F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INT BALANCE ;</w:t>
                            </w:r>
                          </w:p>
                          <w:p w14:paraId="21F0E2E2" w14:textId="1EE62AC7" w:rsidR="00EF24FE" w:rsidRPr="00EF24FE" w:rsidRDefault="00EF24F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 A V CHECK BALANCE()</w:t>
                            </w:r>
                            <w:r w:rsidR="008D0E5F">
                              <w:rPr>
                                <w:lang w:val="en-US"/>
                              </w:rPr>
                              <w:t xml:space="preserve">  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25755C" id="Text Box 62" o:spid="_x0000_s1065" type="#_x0000_t202" style="position:absolute;margin-left:39.6pt;margin-top:10.85pt;width:186.6pt;height:59.4pt;z-index:25165830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" fillcolor="white [3201]" strokeweight=".5pt">
                <v:textbox>
                  <w:txbxContent>
                    <w:p w14:paraId="38F07D99" w14:textId="122A2994" w:rsidR="00936AE9" w:rsidRDefault="00EF24F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INT BALANCE ;</w:t>
                      </w:r>
                    </w:p>
                    <w:p w14:paraId="21F0E2E2" w14:textId="1EE62AC7" w:rsidR="00EF24FE" w:rsidRPr="00EF24FE" w:rsidRDefault="00EF24F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 A V CHECK BALANCE()</w:t>
                      </w:r>
                      <w:r w:rsidR="008D0E5F">
                        <w:rPr>
                          <w:lang w:val="en-US"/>
                        </w:rPr>
                        <w:t xml:space="preserve">           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                               ATM APPLICATION</w:t>
      </w:r>
      <w:r>
        <w:tab/>
        <w:t xml:space="preserve">          </w:t>
      </w:r>
    </w:p>
    <w:p w14:paraId="3A956800" w14:textId="77777777" w:rsidR="00A72C4E" w:rsidRDefault="00AE07C3" w:rsidP="008D0E5F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07" behindDoc="0" locked="0" layoutInCell="1" allowOverlap="1" wp14:anchorId="20988298" wp14:editId="5047D01A">
                <wp:simplePos x="0" y="0"/>
                <wp:positionH relativeFrom="column">
                  <wp:posOffset>1234440</wp:posOffset>
                </wp:positionH>
                <wp:positionV relativeFrom="paragraph">
                  <wp:posOffset>-1512570</wp:posOffset>
                </wp:positionV>
                <wp:extent cx="1287780" cy="449580"/>
                <wp:effectExtent l="0" t="0" r="26670" b="26670"/>
                <wp:wrapNone/>
                <wp:docPr id="1171754677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780" cy="449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5A8A34" w14:textId="16EBCFBF" w:rsidR="008D0E5F" w:rsidRPr="00AE07C3" w:rsidRDefault="00AE07C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ATM IMPLEMENTATION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988298" id="Text Box 78" o:spid="_x0000_s1066" type="#_x0000_t202" style="position:absolute;margin-left:97.2pt;margin-top:-119.1pt;width:101.4pt;height:35.4pt;z-index:25165830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" fillcolor="white [3201]" strokeweight=".5pt">
                <v:textbox>
                  <w:txbxContent>
                    <w:p w14:paraId="585A8A34" w14:textId="16EBCFBF" w:rsidR="008D0E5F" w:rsidRPr="00AE07C3" w:rsidRDefault="00AE07C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ATM IMPLEMENTATION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05" behindDoc="0" locked="0" layoutInCell="1" allowOverlap="1" wp14:anchorId="2752DB4D" wp14:editId="22CC9B51">
                <wp:simplePos x="0" y="0"/>
                <wp:positionH relativeFrom="column">
                  <wp:posOffset>4183380</wp:posOffset>
                </wp:positionH>
                <wp:positionV relativeFrom="paragraph">
                  <wp:posOffset>-758190</wp:posOffset>
                </wp:positionV>
                <wp:extent cx="1310640" cy="525780"/>
                <wp:effectExtent l="0" t="0" r="22860" b="26670"/>
                <wp:wrapNone/>
                <wp:docPr id="30978897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0640" cy="525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BBCA62" w14:textId="789F5160" w:rsidR="008D0E5F" w:rsidRPr="008D0E5F" w:rsidRDefault="008D0E5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IMPLEMEN</w:t>
                            </w:r>
                            <w:r w:rsidR="00AE07C3">
                              <w:rPr>
                                <w:lang w:val="en-US"/>
                              </w:rPr>
                              <w:t xml:space="preserve">TAITON LAYER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52DB4D" id="Text Box 76" o:spid="_x0000_s1067" type="#_x0000_t202" style="position:absolute;margin-left:329.4pt;margin-top:-59.7pt;width:103.2pt;height:41.4pt;z-index:25165830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" fillcolor="white [3201]" strokeweight=".5pt">
                <v:textbox>
                  <w:txbxContent>
                    <w:p w14:paraId="34BBCA62" w14:textId="789F5160" w:rsidR="008D0E5F" w:rsidRPr="008D0E5F" w:rsidRDefault="008D0E5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IMPLEMEN</w:t>
                      </w:r>
                      <w:r w:rsidR="00AE07C3">
                        <w:rPr>
                          <w:lang w:val="en-US"/>
                        </w:rPr>
                        <w:t xml:space="preserve">TAITON LAYER </w:t>
                      </w:r>
                    </w:p>
                  </w:txbxContent>
                </v:textbox>
              </v:shape>
            </w:pict>
          </mc:Fallback>
        </mc:AlternateContent>
      </w:r>
      <w:r w:rsidR="008D0E5F">
        <w:rPr>
          <w:noProof/>
        </w:rPr>
        <mc:AlternateContent>
          <mc:Choice Requires="wpi">
            <w:drawing>
              <wp:anchor distT="0" distB="0" distL="114300" distR="114300" simplePos="0" relativeHeight="251658523" behindDoc="0" locked="0" layoutInCell="1" allowOverlap="1" wp14:anchorId="2C26AFF6" wp14:editId="7F3934DD">
                <wp:simplePos x="0" y="0"/>
                <wp:positionH relativeFrom="column">
                  <wp:posOffset>3086100</wp:posOffset>
                </wp:positionH>
                <wp:positionV relativeFrom="paragraph">
                  <wp:posOffset>-765810</wp:posOffset>
                </wp:positionV>
                <wp:extent cx="857390" cy="144360"/>
                <wp:effectExtent l="38100" t="38100" r="0" b="46355"/>
                <wp:wrapNone/>
                <wp:docPr id="170878168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5">
                      <w14:nvContentPartPr>
                        <w14:cNvContentPartPr/>
                      </w14:nvContentPartPr>
                      <w14:xfrm>
                        <a:off x="0" y="0"/>
                        <a:ext cx="857390" cy="14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5B52DA" id="Ink 71" o:spid="_x0000_s1026" type="#_x0000_t75" style="position:absolute;margin-left:242.65pt;margin-top:-60.65pt;width:68.2pt;height:12.05pt;z-index:25165852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">
                <v:imagedata r:id="rId306" o:title=""/>
              </v:shape>
            </w:pict>
          </mc:Fallback>
        </mc:AlternateContent>
      </w:r>
      <w:r w:rsidR="008D0E5F">
        <w:rPr>
          <w:noProof/>
        </w:rPr>
        <mc:AlternateContent>
          <mc:Choice Requires="wpi">
            <w:drawing>
              <wp:anchor distT="0" distB="0" distL="114300" distR="114300" simplePos="0" relativeHeight="251658524" behindDoc="0" locked="0" layoutInCell="1" allowOverlap="1" wp14:anchorId="4615E2F3" wp14:editId="13C8DA7E">
                <wp:simplePos x="0" y="0"/>
                <wp:positionH relativeFrom="column">
                  <wp:posOffset>1470420</wp:posOffset>
                </wp:positionH>
                <wp:positionV relativeFrom="paragraph">
                  <wp:posOffset>-1085970</wp:posOffset>
                </wp:positionV>
                <wp:extent cx="360" cy="360"/>
                <wp:effectExtent l="38100" t="38100" r="38100" b="38100"/>
                <wp:wrapNone/>
                <wp:docPr id="651854883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6855BA" id="Ink 65" o:spid="_x0000_s1026" type="#_x0000_t75" style="position:absolute;margin-left:115.45pt;margin-top:-85.85pt;width:.75pt;height:.75pt;z-index:2516585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">
                <v:imagedata r:id="rId286" o:title=""/>
              </v:shape>
            </w:pict>
          </mc:Fallback>
        </mc:AlternateContent>
      </w:r>
      <w:r w:rsidR="00936AE9">
        <w:rPr>
          <w:noProof/>
        </w:rPr>
        <mc:AlternateContent>
          <mc:Choice Requires="wps">
            <w:drawing>
              <wp:anchor distT="0" distB="0" distL="114300" distR="114300" simplePos="0" relativeHeight="251658302" behindDoc="0" locked="0" layoutInCell="1" allowOverlap="1" wp14:anchorId="4E86EE18" wp14:editId="02C13F87">
                <wp:simplePos x="0" y="0"/>
                <wp:positionH relativeFrom="column">
                  <wp:posOffset>548640</wp:posOffset>
                </wp:positionH>
                <wp:positionV relativeFrom="paragraph">
                  <wp:posOffset>-1040130</wp:posOffset>
                </wp:positionV>
                <wp:extent cx="2476500" cy="723900"/>
                <wp:effectExtent l="0" t="0" r="19050" b="19050"/>
                <wp:wrapNone/>
                <wp:docPr id="1538446700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0" cy="723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CA1208" w14:textId="222EDB06" w:rsidR="00E93340" w:rsidRDefault="00EF24FE" w:rsidP="00E9334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P V CHECKBALANCE </w:t>
                            </w:r>
                            <w:r w:rsidR="00E93340">
                              <w:rPr>
                                <w:lang w:val="en-US"/>
                              </w:rPr>
                              <w:t>{</w:t>
                            </w:r>
                          </w:p>
                          <w:p w14:paraId="4B2819F5" w14:textId="43732A35" w:rsidR="00E93340" w:rsidRDefault="00E93340" w:rsidP="00E93340">
                            <w:pPr>
                              <w:pStyle w:val="ListParagraph"/>
                              <w:numPr>
                                <w:ilvl w:val="0"/>
                                <w:numId w:val="196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-                 -</w:t>
                            </w:r>
                            <w:r w:rsidR="008D0E5F">
                              <w:rPr>
                                <w:lang w:val="en-US"/>
                              </w:rPr>
                              <w:t xml:space="preserve">                                             </w:t>
                            </w:r>
                          </w:p>
                          <w:p w14:paraId="45FCA841" w14:textId="08CFA5AD" w:rsidR="00E93340" w:rsidRPr="00E93340" w:rsidRDefault="00E93340" w:rsidP="00E93340">
                            <w:pPr>
                              <w:pStyle w:val="ListParagraph"/>
                              <w:numPr>
                                <w:ilvl w:val="0"/>
                                <w:numId w:val="196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}</w:t>
                            </w:r>
                          </w:p>
                          <w:p w14:paraId="65D6D4A6" w14:textId="77777777" w:rsidR="00E93340" w:rsidRPr="00EF24FE" w:rsidRDefault="00E93340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86EE18" id="Text Box 63" o:spid="_x0000_s1068" type="#_x0000_t202" style="position:absolute;margin-left:43.2pt;margin-top:-81.9pt;width:195pt;height:57pt;z-index:25165830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" fillcolor="white [3201]" strokeweight=".5pt">
                <v:textbox>
                  <w:txbxContent>
                    <w:p w14:paraId="2ACA1208" w14:textId="222EDB06" w:rsidR="00E93340" w:rsidRDefault="00EF24FE" w:rsidP="00E9334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P V CHECKBALANCE </w:t>
                      </w:r>
                      <w:r w:rsidR="00E93340">
                        <w:rPr>
                          <w:lang w:val="en-US"/>
                        </w:rPr>
                        <w:t>{</w:t>
                      </w:r>
                    </w:p>
                    <w:p w14:paraId="4B2819F5" w14:textId="43732A35" w:rsidR="00E93340" w:rsidRDefault="00E93340" w:rsidP="00E93340">
                      <w:pPr>
                        <w:pStyle w:val="ListParagraph"/>
                        <w:numPr>
                          <w:ilvl w:val="0"/>
                          <w:numId w:val="196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-                 -</w:t>
                      </w:r>
                      <w:r w:rsidR="008D0E5F">
                        <w:rPr>
                          <w:lang w:val="en-US"/>
                        </w:rPr>
                        <w:t xml:space="preserve">                                             </w:t>
                      </w:r>
                    </w:p>
                    <w:p w14:paraId="45FCA841" w14:textId="08CFA5AD" w:rsidR="00E93340" w:rsidRPr="00E93340" w:rsidRDefault="00E93340" w:rsidP="00E93340">
                      <w:pPr>
                        <w:pStyle w:val="ListParagraph"/>
                        <w:numPr>
                          <w:ilvl w:val="0"/>
                          <w:numId w:val="196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}</w:t>
                      </w:r>
                    </w:p>
                    <w:p w14:paraId="65D6D4A6" w14:textId="77777777" w:rsidR="00E93340" w:rsidRPr="00EF24FE" w:rsidRDefault="00E93340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D0E5F">
        <w:t xml:space="preserve">                     ATM </w:t>
      </w:r>
      <w:r w:rsidR="008D0E5F" w:rsidRPr="008D0E5F">
        <w:t>MACHINE</w:t>
      </w:r>
    </w:p>
    <w:p w14:paraId="3A9D985E" w14:textId="77777777" w:rsidR="00A72C4E" w:rsidRDefault="00A72C4E" w:rsidP="008D0E5F">
      <w:pPr>
        <w:pStyle w:val="NoSpacing"/>
      </w:pPr>
    </w:p>
    <w:p w14:paraId="3819C139" w14:textId="77777777" w:rsidR="00A72C4E" w:rsidRDefault="00A72C4E" w:rsidP="008D0E5F">
      <w:pPr>
        <w:pStyle w:val="NoSpacing"/>
      </w:pPr>
    </w:p>
    <w:p w14:paraId="2E2121C6" w14:textId="77777777" w:rsidR="00A72C4E" w:rsidRDefault="00A72C4E" w:rsidP="008D0E5F">
      <w:pPr>
        <w:pStyle w:val="NoSpacing"/>
      </w:pPr>
    </w:p>
    <w:p w14:paraId="1319EF81" w14:textId="77777777" w:rsidR="00A72C4E" w:rsidRDefault="00A72C4E" w:rsidP="008D0E5F">
      <w:pPr>
        <w:pStyle w:val="NoSpacing"/>
      </w:pPr>
    </w:p>
    <w:p w14:paraId="2D746200" w14:textId="77777777" w:rsidR="00A72C4E" w:rsidRDefault="00A72C4E" w:rsidP="008D0E5F">
      <w:pPr>
        <w:pStyle w:val="NoSpacing"/>
      </w:pPr>
    </w:p>
    <w:p w14:paraId="0BCA2AC5" w14:textId="6505E022" w:rsidR="006157AE" w:rsidRPr="008D0E5F" w:rsidRDefault="00936AE9" w:rsidP="008D0E5F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03" behindDoc="0" locked="0" layoutInCell="1" allowOverlap="1" wp14:anchorId="3ADB398F" wp14:editId="792CAFDD">
                <wp:simplePos x="0" y="0"/>
                <wp:positionH relativeFrom="column">
                  <wp:posOffset>541020</wp:posOffset>
                </wp:positionH>
                <wp:positionV relativeFrom="paragraph">
                  <wp:posOffset>127635</wp:posOffset>
                </wp:positionV>
                <wp:extent cx="2613660" cy="632460"/>
                <wp:effectExtent l="0" t="0" r="15240" b="15240"/>
                <wp:wrapNone/>
                <wp:docPr id="881040539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3660" cy="632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F4800D" w14:textId="1229886F" w:rsidR="008D0E5F" w:rsidRDefault="00E93340" w:rsidP="008D0E5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         S        V       M(----</w:t>
                            </w:r>
                            <w:r w:rsidR="008D0E5F">
                              <w:rPr>
                                <w:lang w:val="en-US"/>
                              </w:rPr>
                              <w:t>[]----){</w:t>
                            </w:r>
                          </w:p>
                          <w:p w14:paraId="056937BB" w14:textId="38405153" w:rsidR="008D0E5F" w:rsidRPr="00E93340" w:rsidRDefault="008D0E5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NEW ATMIMPLE();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DB398F" id="_x0000_s1069" type="#_x0000_t202" style="position:absolute;margin-left:42.6pt;margin-top:10.05pt;width:205.8pt;height:49.8pt;z-index:25165830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" fillcolor="white [3201]" strokeweight=".5pt">
                <v:textbox>
                  <w:txbxContent>
                    <w:p w14:paraId="07F4800D" w14:textId="1229886F" w:rsidR="008D0E5F" w:rsidRDefault="00E93340" w:rsidP="008D0E5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         S        V       M(----</w:t>
                      </w:r>
                      <w:r w:rsidR="008D0E5F">
                        <w:rPr>
                          <w:lang w:val="en-US"/>
                        </w:rPr>
                        <w:t>[]----){</w:t>
                      </w:r>
                    </w:p>
                    <w:p w14:paraId="056937BB" w14:textId="38405153" w:rsidR="008D0E5F" w:rsidRPr="00E93340" w:rsidRDefault="008D0E5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NEW ATMIMPLE();</w:t>
                      </w:r>
                    </w:p>
                  </w:txbxContent>
                </v:textbox>
              </v:shape>
            </w:pict>
          </mc:Fallback>
        </mc:AlternateContent>
      </w:r>
    </w:p>
    <w:p w14:paraId="191C09B4" w14:textId="080188A9" w:rsidR="006157AE" w:rsidRDefault="006157AE" w:rsidP="006157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B0A20F5" w14:textId="5F2640C3" w:rsidR="004C3E3C" w:rsidRDefault="008D0E5F" w:rsidP="004C3E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306" behindDoc="0" locked="0" layoutInCell="1" allowOverlap="1" wp14:anchorId="067E6DC5" wp14:editId="6E4C01E0">
                <wp:simplePos x="0" y="0"/>
                <wp:positionH relativeFrom="column">
                  <wp:posOffset>4069080</wp:posOffset>
                </wp:positionH>
                <wp:positionV relativeFrom="paragraph">
                  <wp:posOffset>80645</wp:posOffset>
                </wp:positionV>
                <wp:extent cx="1554480" cy="228600"/>
                <wp:effectExtent l="0" t="0" r="26670" b="19050"/>
                <wp:wrapNone/>
                <wp:docPr id="1393923383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448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DC1EA1" w14:textId="0B6FEB37" w:rsidR="008D0E5F" w:rsidRPr="00AE07C3" w:rsidRDefault="00AE07C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UTILIZATION LAYER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7E6DC5" id="_x0000_s1070" type="#_x0000_t202" style="position:absolute;margin-left:320.4pt;margin-top:6.35pt;width:122.4pt;height:18pt;z-index:2516583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" fillcolor="white [3201]" strokeweight=".5pt">
                <v:textbox>
                  <w:txbxContent>
                    <w:p w14:paraId="0DDC1EA1" w14:textId="0B6FEB37" w:rsidR="008D0E5F" w:rsidRPr="00AE07C3" w:rsidRDefault="00AE07C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UTILIZATION LAYER</w:t>
                      </w:r>
                    </w:p>
                  </w:txbxContent>
                </v:textbox>
              </v:shape>
            </w:pict>
          </mc:Fallback>
        </mc:AlternateContent>
      </w:r>
    </w:p>
    <w:p w14:paraId="0CC36D87" w14:textId="3C2D6B15" w:rsidR="00B660E9" w:rsidRDefault="008D0E5F" w:rsidP="004E2C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noProof/>
          <w:color w:val="00000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58525" behindDoc="0" locked="0" layoutInCell="1" allowOverlap="1" wp14:anchorId="23446410" wp14:editId="6CBE0FC5">
                <wp:simplePos x="0" y="0"/>
                <wp:positionH relativeFrom="column">
                  <wp:posOffset>3169920</wp:posOffset>
                </wp:positionH>
                <wp:positionV relativeFrom="paragraph">
                  <wp:posOffset>-45085</wp:posOffset>
                </wp:positionV>
                <wp:extent cx="746125" cy="238320"/>
                <wp:effectExtent l="38100" t="38100" r="15875" b="47625"/>
                <wp:wrapNone/>
                <wp:docPr id="13225680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8">
                      <w14:nvContentPartPr>
                        <w14:cNvContentPartPr/>
                      </w14:nvContentPartPr>
                      <w14:xfrm>
                        <a:off x="0" y="0"/>
                        <a:ext cx="746125" cy="23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E70061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4" o:spid="_x0000_s1026" type="#_x0000_t75" style="position:absolute;margin-left:249.25pt;margin-top:-3.9pt;width:59.45pt;height:19.45pt;z-index:25165852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">
                <v:imagedata r:id="rId309" o:title=""/>
              </v:shape>
            </w:pict>
          </mc:Fallback>
        </mc:AlternateContent>
      </w:r>
    </w:p>
    <w:p w14:paraId="782138D3" w14:textId="77777777" w:rsidR="00B660E9" w:rsidRDefault="00B660E9" w:rsidP="004E2C4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74A43A7" w14:textId="7A409BE6" w:rsidR="00B660E9" w:rsidRDefault="00B660E9" w:rsidP="00B660E9"/>
    <w:p w14:paraId="311E8D4F" w14:textId="77777777" w:rsidR="00363D3C" w:rsidRDefault="00363D3C" w:rsidP="00363D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_abstract;</w:t>
      </w:r>
    </w:p>
    <w:p w14:paraId="7C1FD9A6" w14:textId="77777777" w:rsidR="00363D3C" w:rsidRDefault="00363D3C" w:rsidP="00363D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14:paraId="6CEDC038" w14:textId="77777777" w:rsidR="00363D3C" w:rsidRDefault="00363D3C" w:rsidP="00363D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atmapplication</w:t>
      </w:r>
    </w:p>
    <w:p w14:paraId="77F41B8D" w14:textId="77777777" w:rsidR="00363D3C" w:rsidRDefault="00363D3C" w:rsidP="00363D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{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balance</w:t>
      </w:r>
      <w:r>
        <w:rPr>
          <w:rFonts w:ascii="Consolas" w:hAnsi="Consolas"/>
          <w:color w:val="000000"/>
          <w:sz w:val="20"/>
          <w:szCs w:val="20"/>
        </w:rPr>
        <w:t xml:space="preserve"> ;</w:t>
      </w:r>
    </w:p>
    <w:p w14:paraId="6AD1F01F" w14:textId="77777777" w:rsidR="00363D3C" w:rsidRDefault="00363D3C" w:rsidP="00363D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checkbalance() ;</w:t>
      </w:r>
      <w:r>
        <w:rPr>
          <w:rFonts w:ascii="Consolas" w:hAnsi="Consolas"/>
          <w:color w:val="000000"/>
          <w:sz w:val="20"/>
          <w:szCs w:val="20"/>
        </w:rPr>
        <w:tab/>
      </w:r>
    </w:p>
    <w:p w14:paraId="12F5D7DD" w14:textId="77777777" w:rsidR="00363D3C" w:rsidRDefault="00363D3C" w:rsidP="00363D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264B5FAE" w14:textId="77777777" w:rsidR="00363D3C" w:rsidRDefault="00363D3C" w:rsidP="00363D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486AD5A" w14:textId="77777777" w:rsidR="00363D3C" w:rsidRDefault="00363D3C" w:rsidP="00363D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B73B783" w14:textId="77777777" w:rsidR="00363D3C" w:rsidRDefault="00363D3C" w:rsidP="00363D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_abstract;</w:t>
      </w:r>
    </w:p>
    <w:p w14:paraId="4153EBCA" w14:textId="77777777" w:rsidR="00363D3C" w:rsidRDefault="00363D3C" w:rsidP="00363D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B897DFF" w14:textId="77777777" w:rsidR="00363D3C" w:rsidRDefault="00363D3C" w:rsidP="00363D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atmimple </w:t>
      </w:r>
      <w:r>
        <w:rPr>
          <w:rFonts w:ascii="Consolas" w:hAnsi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/>
          <w:color w:val="000000"/>
          <w:sz w:val="20"/>
          <w:szCs w:val="20"/>
        </w:rPr>
        <w:t xml:space="preserve"> atmapplication {</w:t>
      </w:r>
    </w:p>
    <w:p w14:paraId="74B382C4" w14:textId="77777777" w:rsidR="00363D3C" w:rsidRDefault="00363D3C" w:rsidP="00363D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atmimple(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balance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25AC7EF5" w14:textId="77777777" w:rsidR="00363D3C" w:rsidRDefault="00363D3C" w:rsidP="00363D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balance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balance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58F4A41" w14:textId="77777777" w:rsidR="00363D3C" w:rsidRDefault="00363D3C" w:rsidP="00363D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452083DE" w14:textId="77777777" w:rsidR="00363D3C" w:rsidRDefault="00363D3C" w:rsidP="00363D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B6FB6D7" w14:textId="77777777" w:rsidR="00363D3C" w:rsidRDefault="00363D3C" w:rsidP="00363D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46464"/>
          <w:sz w:val="20"/>
          <w:szCs w:val="20"/>
        </w:rPr>
        <w:t>@Override</w:t>
      </w:r>
    </w:p>
    <w:p w14:paraId="57C60BC1" w14:textId="77777777" w:rsidR="00363D3C" w:rsidRDefault="00363D3C" w:rsidP="00363D3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checkbalance() {</w:t>
      </w:r>
    </w:p>
    <w:p w14:paraId="1A97EB3B" w14:textId="48E2060D" w:rsidR="00363D3C" w:rsidRDefault="00363D3C" w:rsidP="00F0553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"balance is:"</w:t>
      </w:r>
      <w:r>
        <w:rPr>
          <w:rFonts w:ascii="Consolas" w:hAnsi="Consolas"/>
          <w:color w:val="000000"/>
          <w:sz w:val="20"/>
          <w:szCs w:val="20"/>
        </w:rPr>
        <w:t xml:space="preserve"> +</w:t>
      </w:r>
      <w:r>
        <w:rPr>
          <w:rFonts w:ascii="Consolas" w:hAnsi="Consolas"/>
          <w:color w:val="0000C0"/>
          <w:sz w:val="20"/>
          <w:szCs w:val="20"/>
        </w:rPr>
        <w:t>balance</w:t>
      </w:r>
      <w:r w:rsidR="00F05530">
        <w:rPr>
          <w:rFonts w:ascii="Consolas" w:hAnsi="Consolas"/>
          <w:color w:val="000000"/>
          <w:sz w:val="20"/>
          <w:szCs w:val="20"/>
        </w:rPr>
        <w:t>);</w:t>
      </w:r>
    </w:p>
    <w:p w14:paraId="31D7D24A" w14:textId="5480D412" w:rsidR="00F05530" w:rsidRDefault="00F05530" w:rsidP="00F0553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            }</w:t>
      </w:r>
    </w:p>
    <w:p w14:paraId="5F2E16AD" w14:textId="697532E9" w:rsidR="00F05530" w:rsidRDefault="00F05530" w:rsidP="00F0553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88D6286" w14:textId="77777777" w:rsidR="00F05530" w:rsidRPr="00F05530" w:rsidRDefault="00F05530" w:rsidP="00F0553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A7FA29C" w14:textId="77777777" w:rsidR="00F05530" w:rsidRDefault="00F05530" w:rsidP="00F0553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_abstract;</w:t>
      </w:r>
    </w:p>
    <w:p w14:paraId="1D8E205A" w14:textId="77777777" w:rsidR="00F05530" w:rsidRDefault="00F05530" w:rsidP="00F0553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07BEE4A" w14:textId="77777777" w:rsidR="00F05530" w:rsidRDefault="00F05530" w:rsidP="00F0553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atmmachine {</w:t>
      </w:r>
    </w:p>
    <w:p w14:paraId="5D7185AA" w14:textId="77777777" w:rsidR="00F05530" w:rsidRDefault="00F05530" w:rsidP="00F0553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 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6721C377" w14:textId="77777777" w:rsidR="00F05530" w:rsidRDefault="00F05530" w:rsidP="00F0553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atmapplication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atmimple(7575);</w:t>
      </w:r>
    </w:p>
    <w:p w14:paraId="6A3D28F4" w14:textId="43BE3E18" w:rsidR="00F05530" w:rsidRDefault="00F05530" w:rsidP="0036225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.checkbalance()</w:t>
      </w:r>
      <w:r w:rsidR="00362259">
        <w:rPr>
          <w:rFonts w:ascii="Consolas" w:hAnsi="Consolas"/>
          <w:color w:val="000000"/>
          <w:sz w:val="20"/>
          <w:szCs w:val="20"/>
        </w:rPr>
        <w:t>;</w:t>
      </w:r>
    </w:p>
    <w:p w14:paraId="47590E21" w14:textId="76DCAA2B" w:rsidR="00F05530" w:rsidRDefault="00F05530" w:rsidP="00F0553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  <w:r w:rsidR="00362259">
        <w:rPr>
          <w:rFonts w:ascii="Consolas" w:hAnsi="Consolas"/>
          <w:color w:val="000000"/>
          <w:sz w:val="20"/>
          <w:szCs w:val="20"/>
        </w:rPr>
        <w:t xml:space="preserve">     }</w:t>
      </w:r>
    </w:p>
    <w:p w14:paraId="65A68454" w14:textId="77777777" w:rsidR="00362259" w:rsidRDefault="00362259" w:rsidP="00F0553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A682C55" w14:textId="6C087627" w:rsidR="00362259" w:rsidRDefault="00362259" w:rsidP="00F0553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NOTE = </w:t>
      </w:r>
    </w:p>
    <w:p w14:paraId="24FC883E" w14:textId="77777777" w:rsidR="00B20904" w:rsidRDefault="00BF0C69" w:rsidP="00AD359B">
      <w:pPr>
        <w:pStyle w:val="ListParagraph"/>
        <w:numPr>
          <w:ilvl w:val="0"/>
          <w:numId w:val="198"/>
        </w:numPr>
      </w:pPr>
      <w:r>
        <w:t xml:space="preserve">TO ACHIVE ABSTRACTION USING ABSTRACT CLASS OR INTERFACE </w:t>
      </w:r>
      <w:r w:rsidR="00912A18">
        <w:t xml:space="preserve">WE NEED TO USE </w:t>
      </w:r>
    </w:p>
    <w:p w14:paraId="20BF0C39" w14:textId="16AA794F" w:rsidR="00912A18" w:rsidRDefault="00912A18" w:rsidP="00AD359B">
      <w:pPr>
        <w:pStyle w:val="ListParagraph"/>
        <w:numPr>
          <w:ilvl w:val="0"/>
          <w:numId w:val="198"/>
        </w:numPr>
      </w:pPr>
      <w:r>
        <w:t>INHERITENCE ,</w:t>
      </w:r>
    </w:p>
    <w:p w14:paraId="52A4832A" w14:textId="77777777" w:rsidR="00912A18" w:rsidRDefault="00912A18" w:rsidP="00AD359B">
      <w:pPr>
        <w:pStyle w:val="ListParagraph"/>
        <w:numPr>
          <w:ilvl w:val="0"/>
          <w:numId w:val="197"/>
        </w:numPr>
      </w:pPr>
      <w:r>
        <w:t xml:space="preserve"> MEHTOD OVERRIDING </w:t>
      </w:r>
    </w:p>
    <w:p w14:paraId="56A124E2" w14:textId="5C44B36F" w:rsidR="00362259" w:rsidRDefault="00912A18" w:rsidP="00AD359B">
      <w:pPr>
        <w:pStyle w:val="ListParagraph"/>
        <w:numPr>
          <w:ilvl w:val="0"/>
          <w:numId w:val="197"/>
        </w:numPr>
      </w:pPr>
      <w:r>
        <w:t xml:space="preserve">AND UPCASTING </w:t>
      </w:r>
    </w:p>
    <w:p w14:paraId="2CD3ACFA" w14:textId="5BCB2C2C" w:rsidR="00B20904" w:rsidRDefault="00B20904" w:rsidP="00B20904">
      <w:pPr>
        <w:pStyle w:val="Heading2"/>
      </w:pPr>
      <w:r>
        <w:t>CONCRETE CLASS=</w:t>
      </w:r>
    </w:p>
    <w:p w14:paraId="3CEC87D4" w14:textId="5B94DB28" w:rsidR="00B20904" w:rsidRDefault="004763BF" w:rsidP="00AD359B">
      <w:pPr>
        <w:pStyle w:val="ListParagraph"/>
        <w:numPr>
          <w:ilvl w:val="0"/>
          <w:numId w:val="199"/>
        </w:numPr>
      </w:pPr>
      <w:r>
        <w:t xml:space="preserve">A </w:t>
      </w:r>
      <w:r w:rsidRPr="00A66ECE">
        <w:rPr>
          <w:highlight w:val="yellow"/>
        </w:rPr>
        <w:t>CLASS WHICH IS NOT PREFIXED WITH ABSTRACT KEYWORD</w:t>
      </w:r>
      <w:r>
        <w:t xml:space="preserve"> AND IT SHOULD </w:t>
      </w:r>
      <w:r w:rsidRPr="00A66ECE">
        <w:rPr>
          <w:highlight w:val="yellow"/>
        </w:rPr>
        <w:t>NOT CONSITS</w:t>
      </w:r>
      <w:r w:rsidR="00734DA8" w:rsidRPr="00A66ECE">
        <w:rPr>
          <w:highlight w:val="yellow"/>
        </w:rPr>
        <w:t xml:space="preserve"> ANY ABSTRACTION MEHTOD</w:t>
      </w:r>
      <w:r w:rsidR="00734DA8">
        <w:t xml:space="preserve"> IT IS KNOWN AS COMPLETE </w:t>
      </w:r>
      <w:r w:rsidR="007F0EE4">
        <w:t>CLASS.</w:t>
      </w:r>
    </w:p>
    <w:p w14:paraId="7427446A" w14:textId="1F0C487B" w:rsidR="007F0EE4" w:rsidRDefault="007F0EE4" w:rsidP="00AD359B">
      <w:pPr>
        <w:pStyle w:val="ListParagraph"/>
        <w:numPr>
          <w:ilvl w:val="0"/>
          <w:numId w:val="199"/>
        </w:numPr>
      </w:pPr>
      <w:r>
        <w:t xml:space="preserve">CONCRETE CLASS IS ALSO </w:t>
      </w:r>
      <w:r w:rsidRPr="00A66ECE">
        <w:rPr>
          <w:highlight w:val="yellow"/>
        </w:rPr>
        <w:t>KNOWN AS COMPLETE CLASS</w:t>
      </w:r>
      <w:r>
        <w:t>.</w:t>
      </w:r>
    </w:p>
    <w:p w14:paraId="69D0B80A" w14:textId="1E803444" w:rsidR="006076BD" w:rsidRDefault="006076BD" w:rsidP="006076BD">
      <w:pPr>
        <w:pStyle w:val="Heading2"/>
      </w:pPr>
      <w:r>
        <w:t>CONCRETE METHOD=</w:t>
      </w:r>
    </w:p>
    <w:p w14:paraId="417F4DE3" w14:textId="5960B995" w:rsidR="006076BD" w:rsidRDefault="006076BD" w:rsidP="00AD359B">
      <w:pPr>
        <w:pStyle w:val="ListParagraph"/>
        <w:numPr>
          <w:ilvl w:val="0"/>
          <w:numId w:val="200"/>
        </w:numPr>
      </w:pPr>
      <w:r w:rsidRPr="00A66ECE">
        <w:rPr>
          <w:highlight w:val="yellow"/>
        </w:rPr>
        <w:t xml:space="preserve">A METHOD IS NOT PREFIXED </w:t>
      </w:r>
      <w:r w:rsidR="004657DD" w:rsidRPr="00A66ECE">
        <w:rPr>
          <w:highlight w:val="yellow"/>
        </w:rPr>
        <w:t>WITH ABSTRACT KEYWORD</w:t>
      </w:r>
      <w:r w:rsidR="004657DD">
        <w:t xml:space="preserve"> AND IT </w:t>
      </w:r>
      <w:r w:rsidR="004657DD" w:rsidRPr="00A66ECE">
        <w:rPr>
          <w:highlight w:val="yellow"/>
        </w:rPr>
        <w:t>SHOULD HAVE IMPLEMENTATION</w:t>
      </w:r>
      <w:r w:rsidR="004657DD">
        <w:t xml:space="preserve"> IS KNOWN AS CONCRETE </w:t>
      </w:r>
      <w:r w:rsidR="00E51F04">
        <w:t>METHOD.</w:t>
      </w:r>
    </w:p>
    <w:p w14:paraId="4EDF76BA" w14:textId="5908ECF0" w:rsidR="00E51F04" w:rsidRDefault="00E51F04" w:rsidP="00AD359B">
      <w:pPr>
        <w:pStyle w:val="ListParagraph"/>
        <w:numPr>
          <w:ilvl w:val="0"/>
          <w:numId w:val="200"/>
        </w:numPr>
      </w:pPr>
      <w:r>
        <w:t xml:space="preserve">CONCRETE METHOD IS </w:t>
      </w:r>
      <w:r w:rsidRPr="00A66ECE">
        <w:rPr>
          <w:highlight w:val="yellow"/>
        </w:rPr>
        <w:t>ALSO KNOWN AS COMPLETE MEHTOD</w:t>
      </w:r>
      <w:r>
        <w:t>.</w:t>
      </w:r>
    </w:p>
    <w:p w14:paraId="30226C37" w14:textId="712F1810" w:rsidR="00AA7CFA" w:rsidRDefault="00AA7CFA" w:rsidP="00AA7CFA">
      <w:pPr>
        <w:rPr>
          <w:b/>
          <w:bCs/>
          <w:color w:val="FF0000"/>
          <w:sz w:val="24"/>
          <w:szCs w:val="24"/>
        </w:rPr>
      </w:pPr>
      <w:r w:rsidRPr="001D00CC">
        <w:rPr>
          <w:b/>
          <w:bCs/>
          <w:color w:val="FF0000"/>
          <w:sz w:val="24"/>
          <w:szCs w:val="24"/>
        </w:rPr>
        <w:t xml:space="preserve">WHAT ARE ALL THE MEMBERS ARE ALLOWED INSIDE ABSTRACE CLASS </w:t>
      </w:r>
      <w:r w:rsidR="001D00CC" w:rsidRPr="001D00CC">
        <w:rPr>
          <w:b/>
          <w:bCs/>
          <w:color w:val="FF0000"/>
          <w:sz w:val="24"/>
          <w:szCs w:val="24"/>
        </w:rPr>
        <w:t>AND CONCRETE CLASS.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7"/>
        <w:gridCol w:w="2997"/>
        <w:gridCol w:w="2998"/>
      </w:tblGrid>
      <w:tr w:rsidR="001D00CC" w14:paraId="40D1F687" w14:textId="77777777" w:rsidTr="001D00CC">
        <w:trPr>
          <w:trHeight w:val="465"/>
        </w:trPr>
        <w:tc>
          <w:tcPr>
            <w:tcW w:w="2997" w:type="dxa"/>
          </w:tcPr>
          <w:p w14:paraId="035C407C" w14:textId="50FA25B6" w:rsidR="001D00CC" w:rsidRDefault="00626370" w:rsidP="001D00CC">
            <w:r>
              <w:t xml:space="preserve">MEMBERS </w:t>
            </w:r>
          </w:p>
        </w:tc>
        <w:tc>
          <w:tcPr>
            <w:tcW w:w="2997" w:type="dxa"/>
          </w:tcPr>
          <w:p w14:paraId="052291D1" w14:textId="5C881928" w:rsidR="001D00CC" w:rsidRDefault="00626370" w:rsidP="001D00CC">
            <w:r>
              <w:t>ABSTRACT CLASS</w:t>
            </w:r>
          </w:p>
        </w:tc>
        <w:tc>
          <w:tcPr>
            <w:tcW w:w="2998" w:type="dxa"/>
          </w:tcPr>
          <w:p w14:paraId="1A40BE51" w14:textId="6134A612" w:rsidR="001D00CC" w:rsidRDefault="00626370" w:rsidP="001D00CC">
            <w:r>
              <w:t>CONCRETE CLASS</w:t>
            </w:r>
          </w:p>
        </w:tc>
      </w:tr>
      <w:tr w:rsidR="001D00CC" w14:paraId="0ECA507D" w14:textId="77777777" w:rsidTr="001D00CC">
        <w:trPr>
          <w:trHeight w:val="465"/>
        </w:trPr>
        <w:tc>
          <w:tcPr>
            <w:tcW w:w="2997" w:type="dxa"/>
          </w:tcPr>
          <w:p w14:paraId="51EB6F5C" w14:textId="633DD0B7" w:rsidR="001D00CC" w:rsidRDefault="00626370" w:rsidP="001D00CC">
            <w:r>
              <w:t xml:space="preserve">STATIC VARIABLE </w:t>
            </w:r>
          </w:p>
        </w:tc>
        <w:tc>
          <w:tcPr>
            <w:tcW w:w="2997" w:type="dxa"/>
          </w:tcPr>
          <w:p w14:paraId="501BFFDA" w14:textId="196A4CE2" w:rsidR="001D00CC" w:rsidRDefault="00D973A8" w:rsidP="001D00CC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58526" behindDoc="0" locked="0" layoutInCell="1" allowOverlap="1" wp14:anchorId="1E14422F" wp14:editId="732CE3A8">
                      <wp:simplePos x="0" y="0"/>
                      <wp:positionH relativeFrom="column">
                        <wp:posOffset>516890</wp:posOffset>
                      </wp:positionH>
                      <wp:positionV relativeFrom="paragraph">
                        <wp:posOffset>110345</wp:posOffset>
                      </wp:positionV>
                      <wp:extent cx="213120" cy="60840"/>
                      <wp:effectExtent l="38100" t="38100" r="34925" b="34925"/>
                      <wp:wrapNone/>
                      <wp:docPr id="1131203226" name="Ink 6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13120" cy="608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B817776" id="Ink 69" o:spid="_x0000_s1026" type="#_x0000_t75" style="position:absolute;margin-left:40.35pt;margin-top:8.35pt;width:17.5pt;height:5.5pt;z-index:25165852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">
                      <v:imagedata r:id="rId311" o:title=""/>
                    </v:shape>
                  </w:pict>
                </mc:Fallback>
              </mc:AlternateContent>
            </w:r>
          </w:p>
        </w:tc>
        <w:tc>
          <w:tcPr>
            <w:tcW w:w="2998" w:type="dxa"/>
          </w:tcPr>
          <w:p w14:paraId="5D332975" w14:textId="395D0786" w:rsidR="001D00CC" w:rsidRDefault="00D973A8" w:rsidP="001D00CC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58527" behindDoc="0" locked="0" layoutInCell="1" allowOverlap="1" wp14:anchorId="5E636B6B" wp14:editId="5EA48050">
                      <wp:simplePos x="0" y="0"/>
                      <wp:positionH relativeFrom="column">
                        <wp:posOffset>266700</wp:posOffset>
                      </wp:positionH>
                      <wp:positionV relativeFrom="paragraph">
                        <wp:posOffset>5080</wp:posOffset>
                      </wp:positionV>
                      <wp:extent cx="805680" cy="531490"/>
                      <wp:effectExtent l="38100" t="38100" r="13970" b="40640"/>
                      <wp:wrapNone/>
                      <wp:docPr id="947926117" name="Ink 8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05680" cy="5314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6BAEE77" id="Ink 87" o:spid="_x0000_s1026" type="#_x0000_t75" style="position:absolute;margin-left:20.65pt;margin-top:.05pt;width:64.15pt;height:42.6pt;z-index:25165852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">
                      <v:imagedata r:id="rId313" o:title=""/>
                    </v:shape>
                  </w:pict>
                </mc:Fallback>
              </mc:AlternateContent>
            </w:r>
          </w:p>
        </w:tc>
      </w:tr>
      <w:tr w:rsidR="001D00CC" w14:paraId="15D3AF91" w14:textId="77777777" w:rsidTr="001D00CC">
        <w:trPr>
          <w:trHeight w:val="486"/>
        </w:trPr>
        <w:tc>
          <w:tcPr>
            <w:tcW w:w="2997" w:type="dxa"/>
          </w:tcPr>
          <w:p w14:paraId="027E7CDE" w14:textId="4BE2B2C1" w:rsidR="001D00CC" w:rsidRDefault="00626370" w:rsidP="001D00CC">
            <w:r>
              <w:t>NS VARIABLE</w:t>
            </w:r>
          </w:p>
        </w:tc>
        <w:tc>
          <w:tcPr>
            <w:tcW w:w="2997" w:type="dxa"/>
          </w:tcPr>
          <w:p w14:paraId="4988FFA1" w14:textId="76E238AD" w:rsidR="001D00CC" w:rsidRDefault="00D973A8" w:rsidP="001D00CC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58528" behindDoc="0" locked="0" layoutInCell="1" allowOverlap="1" wp14:anchorId="29C4456D" wp14:editId="1C26867D">
                      <wp:simplePos x="0" y="0"/>
                      <wp:positionH relativeFrom="column">
                        <wp:posOffset>577215</wp:posOffset>
                      </wp:positionH>
                      <wp:positionV relativeFrom="paragraph">
                        <wp:posOffset>31115</wp:posOffset>
                      </wp:positionV>
                      <wp:extent cx="519420" cy="554185"/>
                      <wp:effectExtent l="38100" t="38100" r="33655" b="36830"/>
                      <wp:wrapNone/>
                      <wp:docPr id="2144119805" name="Ink 7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1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19420" cy="55418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4137560" id="Ink 72" o:spid="_x0000_s1026" type="#_x0000_t75" style="position:absolute;margin-left:45.1pt;margin-top:2.1pt;width:41.65pt;height:44.35pt;z-index:25165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">
                      <v:imagedata r:id="rId315" o:title=""/>
                    </v:shape>
                  </w:pict>
                </mc:Fallback>
              </mc:AlternateContent>
            </w:r>
          </w:p>
        </w:tc>
        <w:tc>
          <w:tcPr>
            <w:tcW w:w="2998" w:type="dxa"/>
          </w:tcPr>
          <w:p w14:paraId="27C3990F" w14:textId="5E543FF8" w:rsidR="001D00CC" w:rsidRDefault="001D00CC" w:rsidP="001D00CC"/>
        </w:tc>
      </w:tr>
      <w:tr w:rsidR="001D00CC" w14:paraId="6C396C20" w14:textId="77777777" w:rsidTr="001D00CC">
        <w:trPr>
          <w:trHeight w:val="465"/>
        </w:trPr>
        <w:tc>
          <w:tcPr>
            <w:tcW w:w="2997" w:type="dxa"/>
          </w:tcPr>
          <w:p w14:paraId="7502FC5A" w14:textId="498B4D42" w:rsidR="001D00CC" w:rsidRDefault="00673CFF" w:rsidP="001D00CC">
            <w:r>
              <w:t>STATIC METHOD</w:t>
            </w:r>
          </w:p>
        </w:tc>
        <w:tc>
          <w:tcPr>
            <w:tcW w:w="2997" w:type="dxa"/>
          </w:tcPr>
          <w:p w14:paraId="0E980F1F" w14:textId="03501643" w:rsidR="001D00CC" w:rsidRDefault="001D00CC" w:rsidP="001D00CC"/>
        </w:tc>
        <w:tc>
          <w:tcPr>
            <w:tcW w:w="2998" w:type="dxa"/>
          </w:tcPr>
          <w:p w14:paraId="7A88C6A4" w14:textId="18AEF656" w:rsidR="001D00CC" w:rsidRDefault="00D973A8" w:rsidP="001D00CC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58529" behindDoc="0" locked="0" layoutInCell="1" allowOverlap="1" wp14:anchorId="0B2CF492" wp14:editId="67DB6A02">
                      <wp:simplePos x="0" y="0"/>
                      <wp:positionH relativeFrom="column">
                        <wp:posOffset>503435</wp:posOffset>
                      </wp:positionH>
                      <wp:positionV relativeFrom="paragraph">
                        <wp:posOffset>72280</wp:posOffset>
                      </wp:positionV>
                      <wp:extent cx="358920" cy="130680"/>
                      <wp:effectExtent l="38100" t="38100" r="41275" b="41275"/>
                      <wp:wrapNone/>
                      <wp:docPr id="1287537986" name="Ink 8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1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58920" cy="1306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3823C66" id="Ink 88" o:spid="_x0000_s1026" type="#_x0000_t75" style="position:absolute;margin-left:39.3pt;margin-top:5.35pt;width:28.95pt;height:11pt;z-index:25165852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">
                      <v:imagedata r:id="rId317" o:title=""/>
                    </v:shape>
                  </w:pict>
                </mc:Fallback>
              </mc:AlternateContent>
            </w:r>
          </w:p>
        </w:tc>
      </w:tr>
      <w:tr w:rsidR="001D00CC" w14:paraId="74CD8381" w14:textId="77777777" w:rsidTr="001D00CC">
        <w:trPr>
          <w:trHeight w:val="465"/>
        </w:trPr>
        <w:tc>
          <w:tcPr>
            <w:tcW w:w="2997" w:type="dxa"/>
          </w:tcPr>
          <w:p w14:paraId="71F5ECDA" w14:textId="608821D1" w:rsidR="001D00CC" w:rsidRDefault="00673CFF" w:rsidP="001D00CC">
            <w:r>
              <w:t>NS MEHTOD</w:t>
            </w:r>
          </w:p>
        </w:tc>
        <w:tc>
          <w:tcPr>
            <w:tcW w:w="2997" w:type="dxa"/>
          </w:tcPr>
          <w:p w14:paraId="028C5053" w14:textId="0C7EC402" w:rsidR="001D00CC" w:rsidRDefault="00D973A8" w:rsidP="001D00CC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58530" behindDoc="0" locked="0" layoutInCell="1" allowOverlap="1" wp14:anchorId="76323866" wp14:editId="0D0236F7">
                      <wp:simplePos x="0" y="0"/>
                      <wp:positionH relativeFrom="column">
                        <wp:posOffset>699770</wp:posOffset>
                      </wp:positionH>
                      <wp:positionV relativeFrom="paragraph">
                        <wp:posOffset>116615</wp:posOffset>
                      </wp:positionV>
                      <wp:extent cx="238680" cy="90360"/>
                      <wp:effectExtent l="38100" t="38100" r="47625" b="43180"/>
                      <wp:wrapNone/>
                      <wp:docPr id="273002623" name="Ink 7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1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38680" cy="90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E460BFC" id="Ink 73" o:spid="_x0000_s1026" type="#_x0000_t75" style="position:absolute;margin-left:54.75pt;margin-top:8.85pt;width:19.5pt;height:7.8pt;z-index:25165853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">
                      <v:imagedata r:id="rId319" o:title=""/>
                    </v:shape>
                  </w:pict>
                </mc:Fallback>
              </mc:AlternateContent>
            </w:r>
          </w:p>
        </w:tc>
        <w:tc>
          <w:tcPr>
            <w:tcW w:w="2998" w:type="dxa"/>
          </w:tcPr>
          <w:p w14:paraId="5BF22DA2" w14:textId="6067E3E9" w:rsidR="001D00CC" w:rsidRDefault="001D00CC" w:rsidP="00D973A8"/>
        </w:tc>
      </w:tr>
      <w:tr w:rsidR="001D00CC" w14:paraId="277D42F1" w14:textId="77777777" w:rsidTr="001D00CC">
        <w:trPr>
          <w:trHeight w:val="465"/>
        </w:trPr>
        <w:tc>
          <w:tcPr>
            <w:tcW w:w="2997" w:type="dxa"/>
          </w:tcPr>
          <w:p w14:paraId="0B3AF30A" w14:textId="7A90E6E7" w:rsidR="001D00CC" w:rsidRDefault="00673CFF" w:rsidP="001D00CC">
            <w:r>
              <w:t xml:space="preserve">STATIC BLOCK </w:t>
            </w:r>
          </w:p>
        </w:tc>
        <w:tc>
          <w:tcPr>
            <w:tcW w:w="2997" w:type="dxa"/>
          </w:tcPr>
          <w:p w14:paraId="6F8A6DD1" w14:textId="0E697DD4" w:rsidR="001D00CC" w:rsidRDefault="00D973A8" w:rsidP="001D00CC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58531" behindDoc="0" locked="0" layoutInCell="1" allowOverlap="1" wp14:anchorId="000CDF19" wp14:editId="29035522">
                      <wp:simplePos x="0" y="0"/>
                      <wp:positionH relativeFrom="column">
                        <wp:posOffset>737930</wp:posOffset>
                      </wp:positionH>
                      <wp:positionV relativeFrom="paragraph">
                        <wp:posOffset>70230</wp:posOffset>
                      </wp:positionV>
                      <wp:extent cx="265320" cy="171000"/>
                      <wp:effectExtent l="38100" t="38100" r="40005" b="38735"/>
                      <wp:wrapNone/>
                      <wp:docPr id="1422254202" name="Ink 7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2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65320" cy="1710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18ADAEC" id="Ink 74" o:spid="_x0000_s1026" type="#_x0000_t75" style="position:absolute;margin-left:57.75pt;margin-top:5.2pt;width:21.6pt;height:14.15pt;z-index:25165853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">
                      <v:imagedata r:id="rId321" o:title=""/>
                    </v:shape>
                  </w:pict>
                </mc:Fallback>
              </mc:AlternateContent>
            </w:r>
          </w:p>
        </w:tc>
        <w:tc>
          <w:tcPr>
            <w:tcW w:w="2998" w:type="dxa"/>
          </w:tcPr>
          <w:p w14:paraId="2CA3EB0E" w14:textId="068FBBA8" w:rsidR="001D00CC" w:rsidRDefault="00D973A8" w:rsidP="001D00CC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58532" behindDoc="0" locked="0" layoutInCell="1" allowOverlap="1" wp14:anchorId="3D3A7A23" wp14:editId="677EAC9C">
                      <wp:simplePos x="0" y="0"/>
                      <wp:positionH relativeFrom="column">
                        <wp:posOffset>442595</wp:posOffset>
                      </wp:positionH>
                      <wp:positionV relativeFrom="paragraph">
                        <wp:posOffset>-202565</wp:posOffset>
                      </wp:positionV>
                      <wp:extent cx="634825" cy="701635"/>
                      <wp:effectExtent l="38100" t="38100" r="13335" b="41910"/>
                      <wp:wrapNone/>
                      <wp:docPr id="409634561" name="Ink 9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2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34825" cy="70163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DC9EB46" id="Ink 97" o:spid="_x0000_s1026" type="#_x0000_t75" style="position:absolute;margin-left:34.5pt;margin-top:-16.3pt;width:50.7pt;height:56pt;z-index:2516585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">
                      <v:imagedata r:id="rId323" o:title=""/>
                    </v:shape>
                  </w:pict>
                </mc:Fallback>
              </mc:AlternateContent>
            </w:r>
          </w:p>
        </w:tc>
      </w:tr>
      <w:tr w:rsidR="001D00CC" w14:paraId="08124A64" w14:textId="77777777" w:rsidTr="001D00CC">
        <w:trPr>
          <w:trHeight w:val="465"/>
        </w:trPr>
        <w:tc>
          <w:tcPr>
            <w:tcW w:w="2997" w:type="dxa"/>
          </w:tcPr>
          <w:p w14:paraId="0B7DDCA3" w14:textId="38548A4B" w:rsidR="001D00CC" w:rsidRDefault="00673CFF" w:rsidP="001D00CC">
            <w:r>
              <w:t>NS BLOCK</w:t>
            </w:r>
          </w:p>
        </w:tc>
        <w:tc>
          <w:tcPr>
            <w:tcW w:w="2997" w:type="dxa"/>
          </w:tcPr>
          <w:p w14:paraId="76861ED2" w14:textId="6B257C58" w:rsidR="001D00CC" w:rsidRDefault="00D973A8" w:rsidP="001D00CC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58533" behindDoc="0" locked="0" layoutInCell="1" allowOverlap="1" wp14:anchorId="7B029607" wp14:editId="7FE5C40D">
                      <wp:simplePos x="0" y="0"/>
                      <wp:positionH relativeFrom="column">
                        <wp:posOffset>730250</wp:posOffset>
                      </wp:positionH>
                      <wp:positionV relativeFrom="paragraph">
                        <wp:posOffset>76835</wp:posOffset>
                      </wp:positionV>
                      <wp:extent cx="334045" cy="353855"/>
                      <wp:effectExtent l="38100" t="38100" r="8890" b="46355"/>
                      <wp:wrapNone/>
                      <wp:docPr id="2146826654" name="Ink 7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2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34045" cy="35385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BCFBF81" id="Ink 77" o:spid="_x0000_s1026" type="#_x0000_t75" style="position:absolute;margin-left:57.15pt;margin-top:5.7pt;width:27pt;height:28.55pt;z-index:25165853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">
                      <v:imagedata r:id="rId325" o:title=""/>
                    </v:shape>
                  </w:pict>
                </mc:Fallback>
              </mc:AlternateContent>
            </w:r>
          </w:p>
        </w:tc>
        <w:tc>
          <w:tcPr>
            <w:tcW w:w="2998" w:type="dxa"/>
          </w:tcPr>
          <w:p w14:paraId="125954AE" w14:textId="6FCE4D07" w:rsidR="001D00CC" w:rsidRDefault="001D00CC" w:rsidP="001D00CC"/>
        </w:tc>
      </w:tr>
      <w:tr w:rsidR="001D00CC" w14:paraId="26CCBAE9" w14:textId="77777777" w:rsidTr="001D00CC">
        <w:trPr>
          <w:trHeight w:val="486"/>
        </w:trPr>
        <w:tc>
          <w:tcPr>
            <w:tcW w:w="2997" w:type="dxa"/>
          </w:tcPr>
          <w:p w14:paraId="78BFC947" w14:textId="3357EC42" w:rsidR="00673CFF" w:rsidRDefault="00673CFF" w:rsidP="00D973A8">
            <w:pPr>
              <w:pBdr>
                <w:bottom w:val="single" w:sz="6" w:space="1" w:color="auto"/>
              </w:pBdr>
            </w:pPr>
            <w:r>
              <w:t>CONSTRUCTER</w:t>
            </w:r>
          </w:p>
          <w:p w14:paraId="7D5E2921" w14:textId="76C66734" w:rsidR="00D973A8" w:rsidRDefault="00D973A8" w:rsidP="00D973A8">
            <w:r>
              <w:t>ABSTRACT METHOD</w:t>
            </w:r>
          </w:p>
          <w:p w14:paraId="40BC9420" w14:textId="2AD1F114" w:rsidR="00D973A8" w:rsidRDefault="00D973A8" w:rsidP="001D00CC"/>
        </w:tc>
        <w:tc>
          <w:tcPr>
            <w:tcW w:w="2997" w:type="dxa"/>
          </w:tcPr>
          <w:p w14:paraId="495173D0" w14:textId="2352F7B0" w:rsidR="001D00CC" w:rsidRDefault="001D00CC" w:rsidP="001D00CC">
            <w:pPr>
              <w:pBdr>
                <w:bottom w:val="single" w:sz="6" w:space="1" w:color="auto"/>
              </w:pBdr>
            </w:pPr>
          </w:p>
          <w:p w14:paraId="1D8B7980" w14:textId="732EC43F" w:rsidR="00D973A8" w:rsidRDefault="00D973A8" w:rsidP="001D00CC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58534" behindDoc="0" locked="0" layoutInCell="1" allowOverlap="1" wp14:anchorId="642B8F82" wp14:editId="2C9F2A99">
                      <wp:simplePos x="0" y="0"/>
                      <wp:positionH relativeFrom="column">
                        <wp:posOffset>753050</wp:posOffset>
                      </wp:positionH>
                      <wp:positionV relativeFrom="paragraph">
                        <wp:posOffset>53340</wp:posOffset>
                      </wp:positionV>
                      <wp:extent cx="388800" cy="191160"/>
                      <wp:effectExtent l="38100" t="38100" r="11430" b="37465"/>
                      <wp:wrapNone/>
                      <wp:docPr id="1460026659" name="Ink 7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2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88800" cy="191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35B8BAC" id="Ink 78" o:spid="_x0000_s1026" type="#_x0000_t75" style="position:absolute;margin-left:58.95pt;margin-top:3.85pt;width:31.3pt;height:15.75pt;z-index:25165853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">
                      <v:imagedata r:id="rId327" o:title=""/>
                    </v:shape>
                  </w:pict>
                </mc:Fallback>
              </mc:AlternateContent>
            </w:r>
          </w:p>
        </w:tc>
        <w:tc>
          <w:tcPr>
            <w:tcW w:w="2998" w:type="dxa"/>
          </w:tcPr>
          <w:p w14:paraId="4A65BF3F" w14:textId="1E305BAA" w:rsidR="001D00CC" w:rsidRDefault="00D973A8" w:rsidP="001D00CC">
            <w:pPr>
              <w:pBdr>
                <w:bottom w:val="single" w:sz="6" w:space="1" w:color="auto"/>
              </w:pBd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58535" behindDoc="0" locked="0" layoutInCell="1" allowOverlap="1" wp14:anchorId="40394DEB" wp14:editId="25D45A9A">
                      <wp:simplePos x="0" y="0"/>
                      <wp:positionH relativeFrom="column">
                        <wp:posOffset>343595</wp:posOffset>
                      </wp:positionH>
                      <wp:positionV relativeFrom="paragraph">
                        <wp:posOffset>55940</wp:posOffset>
                      </wp:positionV>
                      <wp:extent cx="302400" cy="69840"/>
                      <wp:effectExtent l="38100" t="38100" r="21590" b="45085"/>
                      <wp:wrapNone/>
                      <wp:docPr id="1925270379" name="Ink 8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2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02400" cy="698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3CF9DC8" id="Ink 82" o:spid="_x0000_s1026" type="#_x0000_t75" style="position:absolute;margin-left:26.7pt;margin-top:4.05pt;width:24.5pt;height:6.25pt;z-index:25165853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">
                      <v:imagedata r:id="rId329" o:title=""/>
                    </v:shape>
                  </w:pict>
                </mc:Fallback>
              </mc:AlternateContent>
            </w:r>
          </w:p>
          <w:p w14:paraId="0AC0F03B" w14:textId="506B6787" w:rsidR="00D973A8" w:rsidRDefault="00D973A8" w:rsidP="001D00CC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58536" behindDoc="0" locked="0" layoutInCell="1" allowOverlap="1" wp14:anchorId="525E9FDA" wp14:editId="7131FD6E">
                      <wp:simplePos x="0" y="0"/>
                      <wp:positionH relativeFrom="column">
                        <wp:posOffset>160655</wp:posOffset>
                      </wp:positionH>
                      <wp:positionV relativeFrom="paragraph">
                        <wp:posOffset>29845</wp:posOffset>
                      </wp:positionV>
                      <wp:extent cx="949960" cy="443160"/>
                      <wp:effectExtent l="38100" t="38100" r="2540" b="33655"/>
                      <wp:wrapNone/>
                      <wp:docPr id="1907079131" name="Ink 8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3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49960" cy="443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C945CE2" id="Ink 81" o:spid="_x0000_s1026" type="#_x0000_t75" style="position:absolute;margin-left:12.3pt;margin-top:2pt;width:75.5pt;height:35.6pt;z-index:251658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">
                      <v:imagedata r:id="rId331" o:title=""/>
                    </v:shape>
                  </w:pict>
                </mc:Fallback>
              </mc:AlternateContent>
            </w:r>
          </w:p>
        </w:tc>
      </w:tr>
    </w:tbl>
    <w:p w14:paraId="403C96A6" w14:textId="77777777" w:rsidR="001D00CC" w:rsidRDefault="001D00CC" w:rsidP="001D00CC"/>
    <w:p w14:paraId="75C5F5D9" w14:textId="77777777" w:rsidR="00582651" w:rsidRDefault="00963B71" w:rsidP="00582651">
      <w:pPr>
        <w:pStyle w:val="ListParagraph"/>
        <w:rPr>
          <w:b/>
          <w:bCs/>
          <w:color w:val="FF0000"/>
        </w:rPr>
      </w:pPr>
      <w:r w:rsidRPr="00F9711E">
        <w:rPr>
          <w:b/>
          <w:bCs/>
          <w:color w:val="FF0000"/>
        </w:rPr>
        <w:t xml:space="preserve">WHY CONSTRUCTER IS ALLOWED IN ABSTRACT CLASS </w:t>
      </w:r>
    </w:p>
    <w:p w14:paraId="3076752F" w14:textId="7A8589BA" w:rsidR="001828BD" w:rsidRPr="006511ED" w:rsidRDefault="00D973A8" w:rsidP="00AD359B">
      <w:pPr>
        <w:pStyle w:val="ListParagraph"/>
        <w:numPr>
          <w:ilvl w:val="0"/>
          <w:numId w:val="201"/>
        </w:numPr>
        <w:rPr>
          <w:lang w:eastAsia="en-IN"/>
        </w:rPr>
      </w:pPr>
      <w:r>
        <w:rPr>
          <w:noProof/>
          <w:lang w:eastAsia="en-IN"/>
        </w:rPr>
        <mc:AlternateContent>
          <mc:Choice Requires="wpi">
            <w:drawing>
              <wp:anchor distT="0" distB="0" distL="114300" distR="114300" simplePos="0" relativeHeight="251658537" behindDoc="0" locked="0" layoutInCell="1" allowOverlap="1" wp14:anchorId="6DB72C94" wp14:editId="76C349D0">
                <wp:simplePos x="0" y="0"/>
                <wp:positionH relativeFrom="column">
                  <wp:posOffset>4221480</wp:posOffset>
                </wp:positionH>
                <wp:positionV relativeFrom="paragraph">
                  <wp:posOffset>29210</wp:posOffset>
                </wp:positionV>
                <wp:extent cx="360" cy="360"/>
                <wp:effectExtent l="38100" t="38100" r="38100" b="38100"/>
                <wp:wrapNone/>
                <wp:docPr id="1818589251" name="Ink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AEE6B7" id="Ink 101" o:spid="_x0000_s1026" type="#_x0000_t75" style="position:absolute;margin-left:332.05pt;margin-top:1.95pt;width:.75pt;height:.75pt;z-index:25165853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">
                <v:imagedata r:id="rId286" o:title=""/>
              </v:shape>
            </w:pict>
          </mc:Fallback>
        </mc:AlternateContent>
      </w:r>
      <w:r w:rsidR="00D71177">
        <w:t xml:space="preserve">CONSTRUCTER IS ALLOWED INSIDE ABSTRACT CLASS </w:t>
      </w:r>
      <w:r w:rsidR="00F33EC1">
        <w:t>LOAD NS MEMBERS OF CLASS INTO OBJCT .</w:t>
      </w:r>
    </w:p>
    <w:p w14:paraId="34D1240E" w14:textId="77777777" w:rsidR="0069523B" w:rsidRDefault="0069523B" w:rsidP="00AD359B">
      <w:pPr>
        <w:pStyle w:val="NormalWeb"/>
        <w:numPr>
          <w:ilvl w:val="0"/>
          <w:numId w:val="20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_abstract;</w:t>
      </w:r>
    </w:p>
    <w:p w14:paraId="5660FA56" w14:textId="77777777" w:rsidR="0069523B" w:rsidRDefault="0069523B" w:rsidP="00AD359B">
      <w:pPr>
        <w:pStyle w:val="NormalWeb"/>
        <w:numPr>
          <w:ilvl w:val="0"/>
          <w:numId w:val="20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170997F" w14:textId="77777777" w:rsidR="0069523B" w:rsidRDefault="0069523B" w:rsidP="00AD359B">
      <w:pPr>
        <w:pStyle w:val="NormalWeb"/>
        <w:numPr>
          <w:ilvl w:val="0"/>
          <w:numId w:val="20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application {</w:t>
      </w:r>
    </w:p>
    <w:p w14:paraId="37BD7853" w14:textId="77777777" w:rsidR="0069523B" w:rsidRDefault="0069523B" w:rsidP="00AD359B">
      <w:pPr>
        <w:pStyle w:val="NormalWeb"/>
        <w:numPr>
          <w:ilvl w:val="0"/>
          <w:numId w:val="20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login(String </w:t>
      </w:r>
      <w:r>
        <w:rPr>
          <w:rFonts w:ascii="Consolas" w:hAnsi="Consolas"/>
          <w:color w:val="6A3E3E"/>
          <w:sz w:val="20"/>
          <w:szCs w:val="20"/>
        </w:rPr>
        <w:t>email</w:t>
      </w:r>
      <w:r>
        <w:rPr>
          <w:rFonts w:ascii="Consolas" w:hAnsi="Consolas"/>
          <w:color w:val="000000"/>
          <w:sz w:val="20"/>
          <w:szCs w:val="20"/>
        </w:rPr>
        <w:t xml:space="preserve">, String </w:t>
      </w:r>
      <w:r>
        <w:rPr>
          <w:rFonts w:ascii="Consolas" w:hAnsi="Consolas"/>
          <w:color w:val="6A3E3E"/>
          <w:sz w:val="20"/>
          <w:szCs w:val="20"/>
        </w:rPr>
        <w:t>password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ABDE429" w14:textId="77777777" w:rsidR="0069523B" w:rsidRDefault="0069523B" w:rsidP="00AD359B">
      <w:pPr>
        <w:pStyle w:val="NormalWeb"/>
        <w:numPr>
          <w:ilvl w:val="0"/>
          <w:numId w:val="20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login(</w:t>
      </w:r>
      <w:r>
        <w:rPr>
          <w:rFonts w:ascii="Consolas" w:hAnsi="Consolas"/>
          <w:b/>
          <w:bCs/>
          <w:color w:val="7F0055"/>
          <w:sz w:val="20"/>
          <w:szCs w:val="20"/>
        </w:rPr>
        <w:t>long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mobno</w:t>
      </w:r>
      <w:r>
        <w:rPr>
          <w:rFonts w:ascii="Consolas" w:hAnsi="Consolas"/>
          <w:color w:val="000000"/>
          <w:sz w:val="20"/>
          <w:szCs w:val="20"/>
        </w:rPr>
        <w:t xml:space="preserve">, String </w:t>
      </w:r>
      <w:r>
        <w:rPr>
          <w:rFonts w:ascii="Consolas" w:hAnsi="Consolas"/>
          <w:color w:val="6A3E3E"/>
          <w:sz w:val="20"/>
          <w:szCs w:val="20"/>
        </w:rPr>
        <w:t>password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1E6FB31" w14:textId="77777777" w:rsidR="0069523B" w:rsidRDefault="0069523B" w:rsidP="00AD359B">
      <w:pPr>
        <w:pStyle w:val="NormalWeb"/>
        <w:numPr>
          <w:ilvl w:val="0"/>
          <w:numId w:val="20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abstract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login(</w:t>
      </w:r>
      <w:r>
        <w:rPr>
          <w:rFonts w:ascii="Consolas" w:hAnsi="Consolas"/>
          <w:b/>
          <w:bCs/>
          <w:color w:val="7F0055"/>
          <w:sz w:val="20"/>
          <w:szCs w:val="20"/>
        </w:rPr>
        <w:t>long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mobno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otp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53F8234" w14:textId="77777777" w:rsidR="0069523B" w:rsidRDefault="0069523B" w:rsidP="00AD359B">
      <w:pPr>
        <w:pStyle w:val="NormalWeb"/>
        <w:numPr>
          <w:ilvl w:val="0"/>
          <w:numId w:val="20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20730B50" w14:textId="77777777" w:rsidR="0069523B" w:rsidRDefault="0069523B" w:rsidP="00AD359B">
      <w:pPr>
        <w:pStyle w:val="NormalWeb"/>
        <w:numPr>
          <w:ilvl w:val="0"/>
          <w:numId w:val="20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insta </w:t>
      </w:r>
      <w:r>
        <w:rPr>
          <w:rFonts w:ascii="Consolas" w:hAnsi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/>
          <w:color w:val="000000"/>
          <w:sz w:val="20"/>
          <w:szCs w:val="20"/>
        </w:rPr>
        <w:t xml:space="preserve"> application {</w:t>
      </w:r>
    </w:p>
    <w:p w14:paraId="7885D0CE" w14:textId="77777777" w:rsidR="0069523B" w:rsidRDefault="0069523B" w:rsidP="00AD359B">
      <w:pPr>
        <w:pStyle w:val="NormalWeb"/>
        <w:numPr>
          <w:ilvl w:val="0"/>
          <w:numId w:val="20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46464"/>
          <w:sz w:val="20"/>
          <w:szCs w:val="20"/>
        </w:rPr>
        <w:t>@override</w:t>
      </w:r>
    </w:p>
    <w:p w14:paraId="40A85962" w14:textId="77777777" w:rsidR="0069523B" w:rsidRDefault="0069523B" w:rsidP="00AD359B">
      <w:pPr>
        <w:pStyle w:val="NormalWeb"/>
        <w:numPr>
          <w:ilvl w:val="0"/>
          <w:numId w:val="20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login(String </w:t>
      </w:r>
      <w:r>
        <w:rPr>
          <w:rFonts w:ascii="Consolas" w:hAnsi="Consolas"/>
          <w:color w:val="6A3E3E"/>
          <w:sz w:val="20"/>
          <w:szCs w:val="20"/>
        </w:rPr>
        <w:t>email</w:t>
      </w:r>
      <w:r>
        <w:rPr>
          <w:rFonts w:ascii="Consolas" w:hAnsi="Consolas"/>
          <w:color w:val="000000"/>
          <w:sz w:val="20"/>
          <w:szCs w:val="20"/>
        </w:rPr>
        <w:t xml:space="preserve">, String </w:t>
      </w:r>
      <w:r>
        <w:rPr>
          <w:rFonts w:ascii="Consolas" w:hAnsi="Consolas"/>
          <w:color w:val="6A3E3E"/>
          <w:sz w:val="20"/>
          <w:szCs w:val="20"/>
        </w:rPr>
        <w:t>password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1579E9D5" w14:textId="77777777" w:rsidR="0069523B" w:rsidRDefault="0069523B" w:rsidP="00AD359B">
      <w:pPr>
        <w:pStyle w:val="NormalWeb"/>
        <w:numPr>
          <w:ilvl w:val="0"/>
          <w:numId w:val="20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"login done throw email and password"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10C5312" w14:textId="77777777" w:rsidR="0069523B" w:rsidRDefault="0069523B" w:rsidP="00AD359B">
      <w:pPr>
        <w:pStyle w:val="NormalWeb"/>
        <w:numPr>
          <w:ilvl w:val="0"/>
          <w:numId w:val="20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50DB7FFA" w14:textId="77777777" w:rsidR="0069523B" w:rsidRDefault="0069523B" w:rsidP="00AD359B">
      <w:pPr>
        <w:pStyle w:val="NormalWeb"/>
        <w:numPr>
          <w:ilvl w:val="0"/>
          <w:numId w:val="20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login(</w:t>
      </w:r>
      <w:r>
        <w:rPr>
          <w:rFonts w:ascii="Consolas" w:hAnsi="Consolas"/>
          <w:b/>
          <w:bCs/>
          <w:color w:val="7F0055"/>
          <w:sz w:val="20"/>
          <w:szCs w:val="20"/>
        </w:rPr>
        <w:t>long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mobno</w:t>
      </w:r>
      <w:r>
        <w:rPr>
          <w:rFonts w:ascii="Consolas" w:hAnsi="Consolas"/>
          <w:color w:val="000000"/>
          <w:sz w:val="20"/>
          <w:szCs w:val="20"/>
        </w:rPr>
        <w:t xml:space="preserve">, String </w:t>
      </w:r>
      <w:r>
        <w:rPr>
          <w:rFonts w:ascii="Consolas" w:hAnsi="Consolas"/>
          <w:color w:val="6A3E3E"/>
          <w:sz w:val="20"/>
          <w:szCs w:val="20"/>
        </w:rPr>
        <w:t>password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0FC97AA2" w14:textId="77777777" w:rsidR="0069523B" w:rsidRDefault="0069523B" w:rsidP="00AD359B">
      <w:pPr>
        <w:pStyle w:val="NormalWeb"/>
        <w:numPr>
          <w:ilvl w:val="0"/>
          <w:numId w:val="20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"login donw throw mobno and password"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F724B81" w14:textId="77777777" w:rsidR="0069523B" w:rsidRDefault="0069523B" w:rsidP="00AD359B">
      <w:pPr>
        <w:pStyle w:val="NormalWeb"/>
        <w:numPr>
          <w:ilvl w:val="0"/>
          <w:numId w:val="20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1EC7659D" w14:textId="77777777" w:rsidR="0069523B" w:rsidRDefault="0069523B" w:rsidP="00AD359B">
      <w:pPr>
        <w:pStyle w:val="NormalWeb"/>
        <w:numPr>
          <w:ilvl w:val="0"/>
          <w:numId w:val="20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login(</w:t>
      </w:r>
      <w:r>
        <w:rPr>
          <w:rFonts w:ascii="Consolas" w:hAnsi="Consolas"/>
          <w:b/>
          <w:bCs/>
          <w:color w:val="7F0055"/>
          <w:sz w:val="20"/>
          <w:szCs w:val="20"/>
        </w:rPr>
        <w:t>long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mobno</w:t>
      </w:r>
      <w:r>
        <w:rPr>
          <w:rFonts w:ascii="Consolas" w:hAnsi="Consolas"/>
          <w:color w:val="000000"/>
          <w:sz w:val="20"/>
          <w:szCs w:val="20"/>
        </w:rPr>
        <w:t xml:space="preserve"> ,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otp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6291F207" w14:textId="77777777" w:rsidR="0069523B" w:rsidRDefault="0069523B" w:rsidP="00AD359B">
      <w:pPr>
        <w:pStyle w:val="NormalWeb"/>
        <w:numPr>
          <w:ilvl w:val="0"/>
          <w:numId w:val="20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"login done throw mobno and otp"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3FEE703" w14:textId="77777777" w:rsidR="0069523B" w:rsidRDefault="0069523B" w:rsidP="00AD359B">
      <w:pPr>
        <w:pStyle w:val="NormalWeb"/>
        <w:numPr>
          <w:ilvl w:val="0"/>
          <w:numId w:val="20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34F12A38" w14:textId="77777777" w:rsidR="0069523B" w:rsidRDefault="0069523B" w:rsidP="00AD359B">
      <w:pPr>
        <w:pStyle w:val="NormalWeb"/>
        <w:numPr>
          <w:ilvl w:val="0"/>
          <w:numId w:val="20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22ED6ECD" w14:textId="77777777" w:rsidR="0069523B" w:rsidRDefault="0069523B" w:rsidP="00AD359B">
      <w:pPr>
        <w:pStyle w:val="NormalWeb"/>
        <w:numPr>
          <w:ilvl w:val="0"/>
          <w:numId w:val="20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instatest{</w:t>
      </w:r>
    </w:p>
    <w:p w14:paraId="09C07AC1" w14:textId="77777777" w:rsidR="0069523B" w:rsidRDefault="0069523B" w:rsidP="00AD359B">
      <w:pPr>
        <w:pStyle w:val="NormalWeb"/>
        <w:numPr>
          <w:ilvl w:val="0"/>
          <w:numId w:val="20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 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3831EE25" w14:textId="77777777" w:rsidR="0069523B" w:rsidRDefault="0069523B" w:rsidP="00AD359B">
      <w:pPr>
        <w:pStyle w:val="NormalWeb"/>
        <w:numPr>
          <w:ilvl w:val="0"/>
          <w:numId w:val="20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application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insta();</w:t>
      </w:r>
    </w:p>
    <w:p w14:paraId="6E89C579" w14:textId="77777777" w:rsidR="0069523B" w:rsidRDefault="0069523B" w:rsidP="00AD359B">
      <w:pPr>
        <w:pStyle w:val="NormalWeb"/>
        <w:numPr>
          <w:ilvl w:val="0"/>
          <w:numId w:val="20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.login(</w:t>
      </w:r>
      <w:r>
        <w:rPr>
          <w:rFonts w:ascii="Consolas" w:hAnsi="Consolas"/>
          <w:color w:val="2A00FF"/>
          <w:sz w:val="20"/>
          <w:szCs w:val="20"/>
        </w:rPr>
        <w:t>"kfdj"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2A00FF"/>
          <w:sz w:val="20"/>
          <w:szCs w:val="20"/>
        </w:rPr>
        <w:t>"djofidl;"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669B076" w14:textId="77777777" w:rsidR="0069523B" w:rsidRDefault="0069523B" w:rsidP="00AD359B">
      <w:pPr>
        <w:pStyle w:val="NormalWeb"/>
        <w:numPr>
          <w:ilvl w:val="0"/>
          <w:numId w:val="20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.login(85978094, </w:t>
      </w:r>
      <w:r>
        <w:rPr>
          <w:rFonts w:ascii="Consolas" w:hAnsi="Consolas"/>
          <w:color w:val="2A00FF"/>
          <w:sz w:val="20"/>
          <w:szCs w:val="20"/>
        </w:rPr>
        <w:t>"jf8ufj"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FA3824D" w14:textId="77777777" w:rsidR="0069523B" w:rsidRDefault="0069523B" w:rsidP="00AD359B">
      <w:pPr>
        <w:pStyle w:val="NormalWeb"/>
        <w:numPr>
          <w:ilvl w:val="0"/>
          <w:numId w:val="20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.login(8457094,95894 );</w:t>
      </w:r>
    </w:p>
    <w:p w14:paraId="000710B0" w14:textId="3107ABC2" w:rsidR="0069523B" w:rsidRPr="00B9781B" w:rsidRDefault="0069523B" w:rsidP="00AD359B">
      <w:pPr>
        <w:pStyle w:val="NormalWeb"/>
        <w:numPr>
          <w:ilvl w:val="0"/>
          <w:numId w:val="20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 w:rsidR="00B9781B">
        <w:rPr>
          <w:rFonts w:ascii="Consolas" w:hAnsi="Consolas"/>
          <w:color w:val="000000"/>
          <w:sz w:val="20"/>
          <w:szCs w:val="20"/>
        </w:rPr>
        <w:t xml:space="preserve"> </w:t>
      </w:r>
      <w:r w:rsidR="00B9781B">
        <w:rPr>
          <w:sz w:val="26"/>
          <w:szCs w:val="26"/>
        </w:rPr>
        <w:t xml:space="preserve">  }   }</w:t>
      </w:r>
    </w:p>
    <w:p w14:paraId="6C6CB8F4" w14:textId="77777777" w:rsidR="00B9781B" w:rsidRDefault="00B9781B" w:rsidP="00B9781B">
      <w:pPr>
        <w:pStyle w:val="NormalWeb"/>
        <w:shd w:val="clear" w:color="auto" w:fill="FFFFFF"/>
        <w:spacing w:before="0" w:beforeAutospacing="0" w:after="0" w:afterAutospacing="0"/>
        <w:rPr>
          <w:sz w:val="26"/>
          <w:szCs w:val="26"/>
        </w:rPr>
      </w:pPr>
    </w:p>
    <w:p w14:paraId="3D5F48CE" w14:textId="77777777" w:rsidR="009A723B" w:rsidRDefault="009A723B" w:rsidP="00B9781B">
      <w:pPr>
        <w:pStyle w:val="NormalWeb"/>
        <w:shd w:val="clear" w:color="auto" w:fill="FFFFFF"/>
        <w:spacing w:before="0" w:beforeAutospacing="0" w:after="0" w:afterAutospacing="0"/>
        <w:rPr>
          <w:sz w:val="26"/>
          <w:szCs w:val="26"/>
        </w:rPr>
      </w:pPr>
    </w:p>
    <w:p w14:paraId="0F24BC1D" w14:textId="747C7C4E" w:rsidR="009A723B" w:rsidRDefault="000F511B" w:rsidP="00AD359B">
      <w:pPr>
        <w:pStyle w:val="ListParagraph"/>
        <w:numPr>
          <w:ilvl w:val="0"/>
          <w:numId w:val="201"/>
        </w:numPr>
      </w:pPr>
      <w:r>
        <w:t xml:space="preserve">IN JAVA BY USING ABSTRACT CLASS </w:t>
      </w:r>
      <w:r w:rsidRPr="00A66ECE">
        <w:rPr>
          <w:highlight w:val="yellow"/>
        </w:rPr>
        <w:t xml:space="preserve">WE CANNO’T ACHIVE COMPLETE ABSTRACTION BECOUSE </w:t>
      </w:r>
      <w:r w:rsidR="009A723B" w:rsidRPr="00A66ECE">
        <w:rPr>
          <w:highlight w:val="yellow"/>
        </w:rPr>
        <w:t>EVERY CLASS AS OBJECT CLASS</w:t>
      </w:r>
      <w:r w:rsidR="009A723B">
        <w:t xml:space="preserve"> .</w:t>
      </w:r>
    </w:p>
    <w:p w14:paraId="7296681B" w14:textId="4F5C6F5A" w:rsidR="009A723B" w:rsidRDefault="00843F90" w:rsidP="00AD359B">
      <w:pPr>
        <w:pStyle w:val="ListParagraph"/>
        <w:numPr>
          <w:ilvl w:val="0"/>
          <w:numId w:val="201"/>
        </w:numPr>
      </w:pPr>
      <w:r>
        <w:t>O</w:t>
      </w:r>
      <w:r w:rsidRPr="00A66ECE">
        <w:rPr>
          <w:highlight w:val="yellow"/>
        </w:rPr>
        <w:t>BJECT CLASS IS HAVING 11 CONCRETE METHOD</w:t>
      </w:r>
      <w:r>
        <w:t>S .</w:t>
      </w:r>
    </w:p>
    <w:p w14:paraId="3E8635B4" w14:textId="4B6BCE25" w:rsidR="00843F90" w:rsidRPr="00A66ECE" w:rsidRDefault="00843F90" w:rsidP="00AD359B">
      <w:pPr>
        <w:pStyle w:val="ListParagraph"/>
        <w:numPr>
          <w:ilvl w:val="0"/>
          <w:numId w:val="201"/>
        </w:numPr>
        <w:rPr>
          <w:highlight w:val="yellow"/>
        </w:rPr>
      </w:pPr>
      <w:r>
        <w:t xml:space="preserve">SINCE </w:t>
      </w:r>
      <w:r w:rsidRPr="00A66ECE">
        <w:rPr>
          <w:highlight w:val="yellow"/>
        </w:rPr>
        <w:t>CONCRETE MEHTOD</w:t>
      </w:r>
      <w:r w:rsidR="009022B0" w:rsidRPr="00A66ECE">
        <w:rPr>
          <w:highlight w:val="yellow"/>
        </w:rPr>
        <w:t xml:space="preserve"> AS IMPLEMENTATION</w:t>
      </w:r>
      <w:r w:rsidR="009022B0">
        <w:t xml:space="preserve"> ,WE </w:t>
      </w:r>
      <w:r w:rsidR="009022B0" w:rsidRPr="00A66ECE">
        <w:rPr>
          <w:highlight w:val="yellow"/>
        </w:rPr>
        <w:t xml:space="preserve">CANNO’T HIDE COMPLETE IMPLEMENTATION </w:t>
      </w:r>
      <w:r w:rsidR="006248C4" w:rsidRPr="00A66ECE">
        <w:rPr>
          <w:highlight w:val="yellow"/>
        </w:rPr>
        <w:t>,</w:t>
      </w:r>
    </w:p>
    <w:p w14:paraId="2F7BA86E" w14:textId="46F1E0F0" w:rsidR="006248C4" w:rsidRPr="00A66ECE" w:rsidRDefault="006248C4" w:rsidP="00AD359B">
      <w:pPr>
        <w:pStyle w:val="ListParagraph"/>
        <w:numPr>
          <w:ilvl w:val="0"/>
          <w:numId w:val="201"/>
        </w:numPr>
        <w:rPr>
          <w:highlight w:val="yellow"/>
        </w:rPr>
      </w:pPr>
      <w:r>
        <w:t xml:space="preserve">TO </w:t>
      </w:r>
      <w:r w:rsidRPr="00A66ECE">
        <w:rPr>
          <w:highlight w:val="yellow"/>
        </w:rPr>
        <w:t>OVERCOME THE DISADVANTAGES</w:t>
      </w:r>
      <w:r>
        <w:t xml:space="preserve"> OF </w:t>
      </w:r>
      <w:r w:rsidRPr="00A66ECE">
        <w:rPr>
          <w:highlight w:val="yellow"/>
        </w:rPr>
        <w:t>ABSTRACT CLASS WE ARE GOING TO USE INTERFACE .</w:t>
      </w:r>
    </w:p>
    <w:p w14:paraId="601F7D82" w14:textId="3737DE88" w:rsidR="006248C4" w:rsidRDefault="006248C4" w:rsidP="006248C4">
      <w:pPr>
        <w:pStyle w:val="Heading1"/>
      </w:pPr>
      <w:r>
        <w:t>INTERFACE=</w:t>
      </w:r>
    </w:p>
    <w:p w14:paraId="1F5DBA28" w14:textId="78E609AA" w:rsidR="006248C4" w:rsidRDefault="006248C4" w:rsidP="00AD359B">
      <w:pPr>
        <w:pStyle w:val="ListParagraph"/>
        <w:numPr>
          <w:ilvl w:val="0"/>
          <w:numId w:val="202"/>
        </w:numPr>
      </w:pPr>
      <w:r>
        <w:t xml:space="preserve">IT IS A </w:t>
      </w:r>
      <w:r w:rsidRPr="00A66ECE">
        <w:rPr>
          <w:highlight w:val="yellow"/>
        </w:rPr>
        <w:t xml:space="preserve">KEYWORD AND </w:t>
      </w:r>
      <w:r w:rsidR="003E69F2" w:rsidRPr="00A66ECE">
        <w:rPr>
          <w:highlight w:val="yellow"/>
        </w:rPr>
        <w:t>ABSTRACT COMPONENT</w:t>
      </w:r>
      <w:r w:rsidR="003E69F2">
        <w:t xml:space="preserve"> .</w:t>
      </w:r>
    </w:p>
    <w:p w14:paraId="265275E4" w14:textId="4E7EBDBD" w:rsidR="003E69F2" w:rsidRDefault="003E69F2" w:rsidP="003E69F2">
      <w:pPr>
        <w:pStyle w:val="ListParagraph"/>
      </w:pPr>
      <w:r>
        <w:t>SYNTAX =</w:t>
      </w:r>
    </w:p>
    <w:p w14:paraId="4BC24002" w14:textId="4A44C968" w:rsidR="003E69F2" w:rsidRDefault="003E69F2" w:rsidP="00634294">
      <w:pPr>
        <w:pStyle w:val="ListParagraph"/>
        <w:tabs>
          <w:tab w:val="left" w:pos="5690"/>
        </w:tabs>
      </w:pPr>
      <w:r>
        <w:t xml:space="preserve">                       INTERFACE INTERFACE NAME{</w:t>
      </w:r>
      <w:r w:rsidR="00634294">
        <w:tab/>
      </w:r>
    </w:p>
    <w:p w14:paraId="1CBDE0C6" w14:textId="6436F065" w:rsidR="003E69F2" w:rsidRDefault="003E69F2" w:rsidP="003E69F2">
      <w:pPr>
        <w:pStyle w:val="ListParagraph"/>
      </w:pPr>
      <w:r>
        <w:t xml:space="preserve">                                                                          }</w:t>
      </w:r>
    </w:p>
    <w:p w14:paraId="6AEC24BB" w14:textId="13898600" w:rsidR="003E69F2" w:rsidRDefault="003E69F2" w:rsidP="00AD359B">
      <w:pPr>
        <w:pStyle w:val="ListParagraph"/>
        <w:numPr>
          <w:ilvl w:val="0"/>
          <w:numId w:val="202"/>
        </w:numPr>
      </w:pPr>
      <w:r>
        <w:t xml:space="preserve">IN JAVA INTERFACE IS MAINELY </w:t>
      </w:r>
      <w:r w:rsidR="0036383E">
        <w:t>USED TO ACHIVE .</w:t>
      </w:r>
    </w:p>
    <w:p w14:paraId="2DCE2D9C" w14:textId="7CC1CBA1" w:rsidR="0036383E" w:rsidRDefault="0036383E" w:rsidP="00AD359B">
      <w:pPr>
        <w:pStyle w:val="ListParagraph"/>
        <w:numPr>
          <w:ilvl w:val="0"/>
          <w:numId w:val="202"/>
        </w:numPr>
      </w:pPr>
      <w:r>
        <w:t xml:space="preserve">1 COMPLETE ABSTRACTION </w:t>
      </w:r>
    </w:p>
    <w:p w14:paraId="757FA5A6" w14:textId="4BFBCEB6" w:rsidR="0036383E" w:rsidRDefault="0036383E" w:rsidP="00AD359B">
      <w:pPr>
        <w:pStyle w:val="ListParagraph"/>
        <w:numPr>
          <w:ilvl w:val="0"/>
          <w:numId w:val="202"/>
        </w:numPr>
      </w:pPr>
      <w:r>
        <w:t>2 MULTIPLE INHERITENCE.</w:t>
      </w:r>
    </w:p>
    <w:p w14:paraId="69AA6CE2" w14:textId="7049DBC7" w:rsidR="00E344E4" w:rsidRDefault="00E344E4" w:rsidP="006B15B9">
      <w:pPr>
        <w:pStyle w:val="ListParagraph"/>
        <w:numPr>
          <w:ilvl w:val="0"/>
          <w:numId w:val="202"/>
        </w:numPr>
      </w:pPr>
      <w:r>
        <w:t xml:space="preserve">IN JAVA </w:t>
      </w:r>
      <w:r w:rsidR="00AA3F52">
        <w:t xml:space="preserve">BY USING INTERFACE </w:t>
      </w:r>
      <w:r w:rsidR="00AA3F52" w:rsidRPr="00A66ECE">
        <w:rPr>
          <w:highlight w:val="yellow"/>
        </w:rPr>
        <w:t xml:space="preserve">WE CAN ACHIVE COMPLETE ABSTRATION </w:t>
      </w:r>
      <w:r w:rsidR="0058492C" w:rsidRPr="00A66ECE">
        <w:rPr>
          <w:highlight w:val="yellow"/>
        </w:rPr>
        <w:t xml:space="preserve">BECOUSE INTERFACE DOES NOT ALLOWS NON STATIC CONCRETE </w:t>
      </w:r>
      <w:r w:rsidR="001D3083" w:rsidRPr="00A66ECE">
        <w:rPr>
          <w:highlight w:val="yellow"/>
        </w:rPr>
        <w:t>METHODS</w:t>
      </w:r>
      <w:r w:rsidR="001D3083">
        <w:t xml:space="preserve"> .</w:t>
      </w:r>
    </w:p>
    <w:p w14:paraId="6932E624" w14:textId="4E53819A" w:rsidR="001D3083" w:rsidRDefault="001D3083" w:rsidP="006B15B9">
      <w:pPr>
        <w:pStyle w:val="ListParagraph"/>
        <w:numPr>
          <w:ilvl w:val="0"/>
          <w:numId w:val="202"/>
        </w:numPr>
      </w:pPr>
      <w:r>
        <w:t>IT IS NOT A SUB COMPONENT OF OBJECT CLASS K</w:t>
      </w:r>
    </w:p>
    <w:p w14:paraId="336C7916" w14:textId="7B0242A4" w:rsidR="001D3083" w:rsidRDefault="001D3083" w:rsidP="006B15B9">
      <w:pPr>
        <w:pStyle w:val="ListParagraph"/>
        <w:numPr>
          <w:ilvl w:val="0"/>
          <w:numId w:val="202"/>
        </w:numPr>
      </w:pPr>
      <w:r>
        <w:t xml:space="preserve">( </w:t>
      </w:r>
      <w:r w:rsidR="0060470A">
        <w:t>INHERITENCE IS NOT POSSIBLE FOR CLASS TO INTERFACE)</w:t>
      </w:r>
    </w:p>
    <w:p w14:paraId="3D9916B0" w14:textId="6F289367" w:rsidR="00FB4D73" w:rsidRDefault="00FB4D73" w:rsidP="00FB4D73">
      <w:r>
        <w:t>NOTE=</w:t>
      </w:r>
    </w:p>
    <w:p w14:paraId="10B518CB" w14:textId="754D2915" w:rsidR="00FB4D73" w:rsidRDefault="00FB4D73" w:rsidP="00FB4D73">
      <w:r>
        <w:t xml:space="preserve">IN INTERFACE THE MEMBERS </w:t>
      </w:r>
      <w:r w:rsidR="00F728A4">
        <w:t xml:space="preserve">ARE BY DEFAULT HAVE PUBLIC </w:t>
      </w:r>
      <w:r w:rsidR="000718C6">
        <w:t>ACCESS MODIFIER.</w:t>
      </w:r>
    </w:p>
    <w:p w14:paraId="2FED00E2" w14:textId="43BB7567" w:rsidR="0036383E" w:rsidRDefault="00C71DDA" w:rsidP="0036383E">
      <w:pPr>
        <w:rPr>
          <w:b/>
          <w:bCs/>
          <w:color w:val="FF0000"/>
        </w:rPr>
      </w:pPr>
      <w:r w:rsidRPr="00C71DDA">
        <w:rPr>
          <w:b/>
          <w:bCs/>
          <w:color w:val="FF0000"/>
        </w:rPr>
        <w:t xml:space="preserve">WHAT ARE ALL THE MEMBERS ARE ALLOWED IN THE INTERFACE </w:t>
      </w:r>
    </w:p>
    <w:tbl>
      <w:tblPr>
        <w:tblStyle w:val="TableGrid"/>
        <w:tblW w:w="9649" w:type="dxa"/>
        <w:tblLook w:val="04A0" w:firstRow="1" w:lastRow="0" w:firstColumn="1" w:lastColumn="0" w:noHBand="0" w:noVBand="1"/>
      </w:tblPr>
      <w:tblGrid>
        <w:gridCol w:w="3216"/>
        <w:gridCol w:w="3216"/>
        <w:gridCol w:w="3217"/>
      </w:tblGrid>
      <w:tr w:rsidR="00AD359B" w14:paraId="69C9ADFF" w14:textId="77777777" w:rsidTr="00AD359B">
        <w:trPr>
          <w:trHeight w:val="597"/>
        </w:trPr>
        <w:tc>
          <w:tcPr>
            <w:tcW w:w="3216" w:type="dxa"/>
          </w:tcPr>
          <w:p w14:paraId="27282E0D" w14:textId="0F469785" w:rsidR="00AD359B" w:rsidRDefault="00AD359B" w:rsidP="0036383E">
            <w:p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 xml:space="preserve">                MEMBERS </w:t>
            </w:r>
          </w:p>
        </w:tc>
        <w:tc>
          <w:tcPr>
            <w:tcW w:w="3216" w:type="dxa"/>
          </w:tcPr>
          <w:p w14:paraId="4B7B645D" w14:textId="7942D0CC" w:rsidR="00AD359B" w:rsidRDefault="00AD359B" w:rsidP="00382FAF">
            <w:pPr>
              <w:jc w:val="center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CLASS</w:t>
            </w:r>
          </w:p>
        </w:tc>
        <w:tc>
          <w:tcPr>
            <w:tcW w:w="3217" w:type="dxa"/>
          </w:tcPr>
          <w:p w14:paraId="57C6341A" w14:textId="0F2451CD" w:rsidR="00AD359B" w:rsidRDefault="00AD359B" w:rsidP="00512D0B">
            <w:pPr>
              <w:jc w:val="center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INTERFACE</w:t>
            </w:r>
          </w:p>
        </w:tc>
      </w:tr>
      <w:tr w:rsidR="00AD359B" w14:paraId="381D4A10" w14:textId="77777777" w:rsidTr="00AD359B">
        <w:trPr>
          <w:trHeight w:val="597"/>
        </w:trPr>
        <w:tc>
          <w:tcPr>
            <w:tcW w:w="3216" w:type="dxa"/>
          </w:tcPr>
          <w:p w14:paraId="792506B2" w14:textId="7E13337C" w:rsidR="00AD359B" w:rsidRDefault="00382FAF" w:rsidP="00382FAF">
            <w:r>
              <w:t xml:space="preserve">STATIC VARIABLE </w:t>
            </w:r>
          </w:p>
        </w:tc>
        <w:tc>
          <w:tcPr>
            <w:tcW w:w="3216" w:type="dxa"/>
          </w:tcPr>
          <w:p w14:paraId="1C7ECC8F" w14:textId="6B649517" w:rsidR="00AD359B" w:rsidRDefault="00382FAF" w:rsidP="00382FAF">
            <w:pPr>
              <w:jc w:val="center"/>
            </w:pPr>
            <w:r>
              <w:t>YES</w:t>
            </w:r>
          </w:p>
        </w:tc>
        <w:tc>
          <w:tcPr>
            <w:tcW w:w="3217" w:type="dxa"/>
          </w:tcPr>
          <w:p w14:paraId="477A4105" w14:textId="7F62ECF3" w:rsidR="00AD359B" w:rsidRDefault="00D756B6" w:rsidP="00512D0B">
            <w:pPr>
              <w:jc w:val="center"/>
            </w:pPr>
            <w:r>
              <w:t>YES, BUT ONLY FINAL STAIC VARIABLE</w:t>
            </w:r>
          </w:p>
        </w:tc>
      </w:tr>
      <w:tr w:rsidR="00AD359B" w14:paraId="4EE56A6C" w14:textId="77777777" w:rsidTr="00AD359B">
        <w:trPr>
          <w:trHeight w:val="625"/>
        </w:trPr>
        <w:tc>
          <w:tcPr>
            <w:tcW w:w="3216" w:type="dxa"/>
          </w:tcPr>
          <w:p w14:paraId="56AF1B35" w14:textId="7A8567F6" w:rsidR="00AD359B" w:rsidRDefault="00382FAF" w:rsidP="00382FAF">
            <w:r>
              <w:t xml:space="preserve">NON STATIC VARIABLE </w:t>
            </w:r>
          </w:p>
        </w:tc>
        <w:tc>
          <w:tcPr>
            <w:tcW w:w="3216" w:type="dxa"/>
          </w:tcPr>
          <w:p w14:paraId="16B3A077" w14:textId="64F40028" w:rsidR="00AD359B" w:rsidRDefault="00382FAF" w:rsidP="00382FAF">
            <w:pPr>
              <w:jc w:val="center"/>
            </w:pPr>
            <w:r>
              <w:t>YES</w:t>
            </w:r>
          </w:p>
        </w:tc>
        <w:tc>
          <w:tcPr>
            <w:tcW w:w="3217" w:type="dxa"/>
          </w:tcPr>
          <w:p w14:paraId="041FB167" w14:textId="4C780775" w:rsidR="00AD359B" w:rsidRDefault="00D756B6" w:rsidP="00512D0B">
            <w:pPr>
              <w:jc w:val="center"/>
            </w:pPr>
            <w:r>
              <w:t>NO</w:t>
            </w:r>
          </w:p>
        </w:tc>
      </w:tr>
      <w:tr w:rsidR="00AD359B" w14:paraId="5CEC61B7" w14:textId="77777777" w:rsidTr="00AD359B">
        <w:trPr>
          <w:trHeight w:val="597"/>
        </w:trPr>
        <w:tc>
          <w:tcPr>
            <w:tcW w:w="3216" w:type="dxa"/>
          </w:tcPr>
          <w:p w14:paraId="52309F4E" w14:textId="23D68A2D" w:rsidR="00AD359B" w:rsidRDefault="00382FAF" w:rsidP="00382FAF">
            <w:r>
              <w:t xml:space="preserve">STATIC METHODS  </w:t>
            </w:r>
          </w:p>
        </w:tc>
        <w:tc>
          <w:tcPr>
            <w:tcW w:w="3216" w:type="dxa"/>
          </w:tcPr>
          <w:p w14:paraId="2E5C46A8" w14:textId="46A4B338" w:rsidR="00AD359B" w:rsidRDefault="00382FAF" w:rsidP="00382FAF">
            <w:pPr>
              <w:jc w:val="center"/>
            </w:pPr>
            <w:r>
              <w:t>YES</w:t>
            </w:r>
          </w:p>
        </w:tc>
        <w:tc>
          <w:tcPr>
            <w:tcW w:w="3217" w:type="dxa"/>
          </w:tcPr>
          <w:p w14:paraId="49FD0627" w14:textId="77777777" w:rsidR="00AD359B" w:rsidRDefault="00D756B6" w:rsidP="00512D0B">
            <w:pPr>
              <w:jc w:val="center"/>
            </w:pPr>
            <w:r>
              <w:t>YES, FROM JDK 1.8 V</w:t>
            </w:r>
          </w:p>
          <w:p w14:paraId="250F7446" w14:textId="1129316C" w:rsidR="00D756B6" w:rsidRDefault="00D756B6" w:rsidP="00512D0B">
            <w:pPr>
              <w:jc w:val="center"/>
            </w:pPr>
            <w:r>
              <w:t xml:space="preserve">NOTE = </w:t>
            </w:r>
            <w:r w:rsidR="0029008D">
              <w:t>THEY ARE BY DEFAULT PUBLIC IN NATURE</w:t>
            </w:r>
          </w:p>
        </w:tc>
      </w:tr>
      <w:tr w:rsidR="00AD359B" w14:paraId="51DED434" w14:textId="77777777" w:rsidTr="00AD359B">
        <w:trPr>
          <w:trHeight w:val="597"/>
        </w:trPr>
        <w:tc>
          <w:tcPr>
            <w:tcW w:w="3216" w:type="dxa"/>
          </w:tcPr>
          <w:p w14:paraId="736DA3D6" w14:textId="58A09802" w:rsidR="00AD359B" w:rsidRDefault="00382FAF" w:rsidP="00382FAF">
            <w:r>
              <w:t xml:space="preserve">NON STATIC METHODS </w:t>
            </w:r>
          </w:p>
        </w:tc>
        <w:tc>
          <w:tcPr>
            <w:tcW w:w="3216" w:type="dxa"/>
          </w:tcPr>
          <w:p w14:paraId="50333A55" w14:textId="22678AC1" w:rsidR="00AD359B" w:rsidRDefault="00382FAF" w:rsidP="00382FAF">
            <w:pPr>
              <w:jc w:val="center"/>
            </w:pPr>
            <w:r>
              <w:t>YES</w:t>
            </w:r>
          </w:p>
        </w:tc>
        <w:tc>
          <w:tcPr>
            <w:tcW w:w="3217" w:type="dxa"/>
          </w:tcPr>
          <w:p w14:paraId="7B1DEA71" w14:textId="77777777" w:rsidR="00851E8E" w:rsidRDefault="00403680" w:rsidP="00512D0B">
            <w:pPr>
              <w:jc w:val="center"/>
            </w:pPr>
            <w:r>
              <w:t>YES , BUT WE CAN ONLY ABSTRACT</w:t>
            </w:r>
            <w:r w:rsidR="00C311F3">
              <w:t xml:space="preserve"> NON </w:t>
            </w:r>
            <w:r w:rsidR="00851E8E">
              <w:t>STATIC METHOD.</w:t>
            </w:r>
          </w:p>
          <w:p w14:paraId="15E3F3BE" w14:textId="317CD65B" w:rsidR="00AD359B" w:rsidRDefault="0029008D" w:rsidP="00512D0B">
            <w:pPr>
              <w:jc w:val="center"/>
            </w:pPr>
            <w:r>
              <w:t>NON STATIC METHODS ARE BY DEFAULT</w:t>
            </w:r>
          </w:p>
          <w:p w14:paraId="6E616E0E" w14:textId="1D383B80" w:rsidR="003F447E" w:rsidRDefault="003F447E" w:rsidP="00512D0B">
            <w:pPr>
              <w:jc w:val="center"/>
            </w:pPr>
            <w:r>
              <w:t>*PUBLIC</w:t>
            </w:r>
          </w:p>
          <w:p w14:paraId="5851B6CE" w14:textId="114F5A32" w:rsidR="003F447E" w:rsidRDefault="003F447E" w:rsidP="00512D0B">
            <w:pPr>
              <w:jc w:val="center"/>
            </w:pPr>
            <w:r>
              <w:t>*ABSTRACT</w:t>
            </w:r>
          </w:p>
        </w:tc>
      </w:tr>
      <w:tr w:rsidR="00AD359B" w14:paraId="290569D6" w14:textId="77777777" w:rsidTr="00AD359B">
        <w:trPr>
          <w:trHeight w:val="597"/>
        </w:trPr>
        <w:tc>
          <w:tcPr>
            <w:tcW w:w="3216" w:type="dxa"/>
          </w:tcPr>
          <w:p w14:paraId="6C7FA0C9" w14:textId="34ADD9AF" w:rsidR="00AD359B" w:rsidRDefault="00512D0B" w:rsidP="00382FAF">
            <w:r>
              <w:t xml:space="preserve">CONSTRUCTER </w:t>
            </w:r>
          </w:p>
        </w:tc>
        <w:tc>
          <w:tcPr>
            <w:tcW w:w="3216" w:type="dxa"/>
          </w:tcPr>
          <w:p w14:paraId="77482D50" w14:textId="7F5CFF54" w:rsidR="00AD359B" w:rsidRDefault="00512D0B" w:rsidP="00382FAF">
            <w:pPr>
              <w:jc w:val="center"/>
            </w:pPr>
            <w:r>
              <w:t>YES</w:t>
            </w:r>
          </w:p>
        </w:tc>
        <w:tc>
          <w:tcPr>
            <w:tcW w:w="3217" w:type="dxa"/>
          </w:tcPr>
          <w:p w14:paraId="26FF3E4A" w14:textId="2A9FE6C4" w:rsidR="00AD359B" w:rsidRDefault="00512D0B" w:rsidP="00512D0B">
            <w:pPr>
              <w:jc w:val="center"/>
            </w:pPr>
            <w:r>
              <w:t>NO</w:t>
            </w:r>
          </w:p>
        </w:tc>
      </w:tr>
      <w:tr w:rsidR="00AD359B" w14:paraId="681DF743" w14:textId="77777777" w:rsidTr="00AD359B">
        <w:trPr>
          <w:trHeight w:val="597"/>
        </w:trPr>
        <w:tc>
          <w:tcPr>
            <w:tcW w:w="3216" w:type="dxa"/>
          </w:tcPr>
          <w:p w14:paraId="2B24C314" w14:textId="77777777" w:rsidR="00AD359B" w:rsidRDefault="00512D0B" w:rsidP="00382FAF">
            <w:r>
              <w:t>INITIALIZERS</w:t>
            </w:r>
          </w:p>
          <w:p w14:paraId="4FB9FF1F" w14:textId="75A1532C" w:rsidR="00512D0B" w:rsidRDefault="00512D0B" w:rsidP="00382FAF">
            <w:r>
              <w:t>(STATIC AND NON STATIC)</w:t>
            </w:r>
          </w:p>
        </w:tc>
        <w:tc>
          <w:tcPr>
            <w:tcW w:w="3216" w:type="dxa"/>
          </w:tcPr>
          <w:p w14:paraId="2D7D33EF" w14:textId="37C9806E" w:rsidR="00AD359B" w:rsidRDefault="00512D0B" w:rsidP="00382FAF">
            <w:pPr>
              <w:jc w:val="center"/>
            </w:pPr>
            <w:r>
              <w:t>YES</w:t>
            </w:r>
          </w:p>
        </w:tc>
        <w:tc>
          <w:tcPr>
            <w:tcW w:w="3217" w:type="dxa"/>
          </w:tcPr>
          <w:p w14:paraId="373E3257" w14:textId="5FF32D79" w:rsidR="00AD359B" w:rsidRDefault="00512D0B" w:rsidP="00512D0B">
            <w:pPr>
              <w:jc w:val="center"/>
            </w:pPr>
            <w:r>
              <w:t>NO</w:t>
            </w:r>
          </w:p>
        </w:tc>
      </w:tr>
    </w:tbl>
    <w:p w14:paraId="0801FDC9" w14:textId="77777777" w:rsidR="00C71DDA" w:rsidRPr="00C71DDA" w:rsidRDefault="00C71DDA" w:rsidP="00382FAF"/>
    <w:p w14:paraId="6406B3B6" w14:textId="77777777" w:rsidR="00A61B90" w:rsidRDefault="003E69F2" w:rsidP="00A61B9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t xml:space="preserve">  </w:t>
      </w:r>
      <w:r w:rsidR="00A61B90">
        <w:rPr>
          <w:rFonts w:ascii="Consolas" w:hAnsi="Consolas"/>
          <w:b/>
          <w:bCs/>
          <w:color w:val="7F0055"/>
          <w:sz w:val="20"/>
          <w:szCs w:val="20"/>
        </w:rPr>
        <w:t>package</w:t>
      </w:r>
      <w:r w:rsidR="00A61B90">
        <w:rPr>
          <w:rFonts w:ascii="Consolas" w:hAnsi="Consolas"/>
          <w:color w:val="000000"/>
          <w:sz w:val="20"/>
          <w:szCs w:val="20"/>
        </w:rPr>
        <w:t xml:space="preserve"> project;</w:t>
      </w:r>
    </w:p>
    <w:p w14:paraId="70292E4C" w14:textId="77777777" w:rsidR="00A61B90" w:rsidRDefault="00A61B90" w:rsidP="00A61B9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6E20A00" w14:textId="77777777" w:rsidR="00A61B90" w:rsidRDefault="00A61B90" w:rsidP="00A61B9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interface</w:t>
      </w:r>
      <w:r>
        <w:rPr>
          <w:rFonts w:ascii="Consolas" w:hAnsi="Consolas"/>
          <w:color w:val="000000"/>
          <w:sz w:val="20"/>
          <w:szCs w:val="20"/>
        </w:rPr>
        <w:t xml:space="preserve"> sample{</w:t>
      </w:r>
    </w:p>
    <w:p w14:paraId="58A68D85" w14:textId="77777777" w:rsidR="00A61B90" w:rsidRDefault="00A61B90" w:rsidP="00A61B9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final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=10;</w:t>
      </w:r>
    </w:p>
    <w:p w14:paraId="08901A56" w14:textId="77777777" w:rsidR="00A61B90" w:rsidRDefault="00A61B90" w:rsidP="00A61B9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 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1B4F01C1" w14:textId="77777777" w:rsidR="00A61B90" w:rsidRDefault="00A61B90" w:rsidP="00A61B9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102F88B" w14:textId="77777777" w:rsidR="00A61B90" w:rsidRDefault="00A61B90" w:rsidP="00A61B9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2A05C583" w14:textId="0CB3B5D9" w:rsidR="00A61B90" w:rsidRDefault="00A61B90" w:rsidP="00A61B90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                          0/p 10.</w:t>
      </w:r>
    </w:p>
    <w:p w14:paraId="3D9E77FA" w14:textId="77777777" w:rsidR="0040364C" w:rsidRDefault="0040364C" w:rsidP="00A61B9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5129FF9" w14:textId="6111E4A9" w:rsidR="00A61B90" w:rsidRDefault="00782C40" w:rsidP="002C5E9D">
      <w:pPr>
        <w:pStyle w:val="ListParagraph"/>
        <w:numPr>
          <w:ilvl w:val="0"/>
          <w:numId w:val="204"/>
        </w:numPr>
      </w:pPr>
      <w:r>
        <w:t xml:space="preserve">IN </w:t>
      </w:r>
      <w:r w:rsidR="002B7A6A">
        <w:t xml:space="preserve">INTERFACE ONLY PUBLIC , STATIC , FINAL </w:t>
      </w:r>
      <w:r>
        <w:t>VARIABLE IS ALLOWED.</w:t>
      </w:r>
    </w:p>
    <w:p w14:paraId="2CBFB86D" w14:textId="55EC2E23" w:rsidR="00782C40" w:rsidRDefault="00782C40" w:rsidP="002C5E9D">
      <w:pPr>
        <w:pStyle w:val="ListParagraph"/>
        <w:numPr>
          <w:ilvl w:val="0"/>
          <w:numId w:val="204"/>
        </w:numPr>
      </w:pPr>
      <w:r>
        <w:t xml:space="preserve">IF WE ARE NOT DECLARED A VARIABLE </w:t>
      </w:r>
      <w:r w:rsidR="00A00874">
        <w:t xml:space="preserve">AS PUBLIC ,STATIC , FINAL BY DEFAULT COMPILER WILL DECLARE </w:t>
      </w:r>
      <w:r w:rsidR="0040364C">
        <w:t>PUBLIC , STATIC FINAL.</w:t>
      </w:r>
    </w:p>
    <w:p w14:paraId="5B4393BE" w14:textId="77777777" w:rsidR="0040364C" w:rsidRDefault="0040364C" w:rsidP="004036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CCE51F7" w14:textId="77777777" w:rsidR="0063188A" w:rsidRDefault="0063188A" w:rsidP="0063188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project;</w:t>
      </w:r>
    </w:p>
    <w:p w14:paraId="022B2C27" w14:textId="77777777" w:rsidR="0063188A" w:rsidRDefault="0063188A" w:rsidP="0063188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D498937" w14:textId="77777777" w:rsidR="0063188A" w:rsidRDefault="0063188A" w:rsidP="0063188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interface</w:t>
      </w:r>
      <w:r>
        <w:rPr>
          <w:rFonts w:ascii="Consolas" w:hAnsi="Consolas"/>
          <w:color w:val="000000"/>
          <w:sz w:val="20"/>
          <w:szCs w:val="20"/>
        </w:rPr>
        <w:t xml:space="preserve"> sample{</w:t>
      </w:r>
    </w:p>
    <w:p w14:paraId="1921F3E7" w14:textId="77777777" w:rsidR="0063188A" w:rsidRDefault="0063188A" w:rsidP="0063188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=10;</w:t>
      </w:r>
    </w:p>
    <w:p w14:paraId="4696A522" w14:textId="77777777" w:rsidR="0063188A" w:rsidRDefault="0063188A" w:rsidP="0063188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 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1C49D661" w14:textId="77777777" w:rsidR="0063188A" w:rsidRDefault="0063188A" w:rsidP="0063188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7B21696" w14:textId="1106DBFD" w:rsidR="0063188A" w:rsidRDefault="0063188A" w:rsidP="0063188A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 }                              0/p   10</w:t>
      </w:r>
    </w:p>
    <w:p w14:paraId="12C8B2A3" w14:textId="1C89F20E" w:rsidR="0063188A" w:rsidRDefault="00CA5D1A" w:rsidP="002C5E9D">
      <w:pPr>
        <w:pStyle w:val="ListParagraph"/>
        <w:numPr>
          <w:ilvl w:val="0"/>
          <w:numId w:val="205"/>
        </w:numPr>
      </w:pPr>
      <w:r>
        <w:t xml:space="preserve">IN JAVA FINAL , STATIC VARIABLE </w:t>
      </w:r>
      <w:r w:rsidR="004B6884">
        <w:t xml:space="preserve">SHOULD BE INITIALIZED AT THE TIME OF DECLARATION OTHER WISE WE WILL GET </w:t>
      </w:r>
      <w:r w:rsidR="00A6080D">
        <w:t>COMPILE TIME ERROR.</w:t>
      </w:r>
    </w:p>
    <w:p w14:paraId="722208B2" w14:textId="634371FD" w:rsidR="00A6080D" w:rsidRDefault="00A6080D" w:rsidP="0049570D">
      <w:pPr>
        <w:rPr>
          <w:b/>
          <w:bCs/>
          <w:color w:val="7F0055"/>
        </w:rPr>
      </w:pPr>
    </w:p>
    <w:p w14:paraId="650177E1" w14:textId="77777777" w:rsidR="00894BB8" w:rsidRDefault="00894BB8" w:rsidP="00894BB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project;</w:t>
      </w:r>
    </w:p>
    <w:p w14:paraId="0460D37A" w14:textId="77777777" w:rsidR="00894BB8" w:rsidRDefault="00894BB8" w:rsidP="00894BB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19D8F8B" w14:textId="77777777" w:rsidR="00894BB8" w:rsidRDefault="00894BB8" w:rsidP="00894BB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interface</w:t>
      </w:r>
      <w:r>
        <w:rPr>
          <w:rFonts w:ascii="Consolas" w:hAnsi="Consolas"/>
          <w:color w:val="000000"/>
          <w:sz w:val="20"/>
          <w:szCs w:val="20"/>
        </w:rPr>
        <w:t xml:space="preserve"> sample{</w:t>
      </w:r>
    </w:p>
    <w:p w14:paraId="3627A66A" w14:textId="259C61AF" w:rsidR="00533FCD" w:rsidRDefault="00894BB8" w:rsidP="00894BB8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final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u w:val="single"/>
        </w:rPr>
        <w:t>=</w:t>
      </w:r>
      <w:r>
        <w:rPr>
          <w:rFonts w:ascii="Consolas" w:hAnsi="Consolas"/>
          <w:color w:val="000000"/>
          <w:sz w:val="20"/>
          <w:szCs w:val="20"/>
        </w:rPr>
        <w:t>a;</w:t>
      </w:r>
      <w:r w:rsidR="00533FCD">
        <w:rPr>
          <w:rFonts w:ascii="Consolas" w:hAnsi="Consolas"/>
          <w:color w:val="000000"/>
          <w:sz w:val="20"/>
          <w:szCs w:val="20"/>
        </w:rPr>
        <w:t xml:space="preserve">    //cte           </w:t>
      </w:r>
    </w:p>
    <w:p w14:paraId="2CEED0EF" w14:textId="495C805C" w:rsidR="00533FCD" w:rsidRDefault="00533FCD" w:rsidP="00894BB8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7094AEE7" w14:textId="19C7B655" w:rsidR="004D5537" w:rsidRDefault="00E24A72" w:rsidP="002C5E9D">
      <w:pPr>
        <w:pStyle w:val="ListParagraph"/>
        <w:numPr>
          <w:ilvl w:val="0"/>
          <w:numId w:val="205"/>
        </w:numPr>
      </w:pPr>
      <w:r>
        <w:t xml:space="preserve">IN JAVA ONCE FINAL VARIABLE IS INITIALIZED WE CANNO’T </w:t>
      </w:r>
      <w:r w:rsidR="004D5537">
        <w:t xml:space="preserve">UPDATE / REINITIALIZE </w:t>
      </w:r>
    </w:p>
    <w:p w14:paraId="32BF6F42" w14:textId="5B176409" w:rsidR="004D5537" w:rsidRDefault="004D5537" w:rsidP="002C5E9D">
      <w:pPr>
        <w:pStyle w:val="ListParagraph"/>
        <w:numPr>
          <w:ilvl w:val="0"/>
          <w:numId w:val="205"/>
        </w:numPr>
      </w:pPr>
      <w:r>
        <w:t xml:space="preserve">IF WE TRY TO UPDATE </w:t>
      </w:r>
      <w:r w:rsidR="00D06E9B">
        <w:t xml:space="preserve">OR REINITIALIZE WE WILL GET COMPILE TIME ERROR </w:t>
      </w:r>
    </w:p>
    <w:p w14:paraId="7D6DEE7C" w14:textId="77777777" w:rsidR="009D24C1" w:rsidRDefault="009D24C1" w:rsidP="002C5E9D">
      <w:pPr>
        <w:pStyle w:val="NormalWeb"/>
        <w:numPr>
          <w:ilvl w:val="0"/>
          <w:numId w:val="20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project;</w:t>
      </w:r>
    </w:p>
    <w:p w14:paraId="7D6310A4" w14:textId="77777777" w:rsidR="009D24C1" w:rsidRDefault="009D24C1" w:rsidP="002C5E9D">
      <w:pPr>
        <w:pStyle w:val="NormalWeb"/>
        <w:numPr>
          <w:ilvl w:val="0"/>
          <w:numId w:val="20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C825EAF" w14:textId="77777777" w:rsidR="009D24C1" w:rsidRDefault="009D24C1" w:rsidP="002C5E9D">
      <w:pPr>
        <w:pStyle w:val="NormalWeb"/>
        <w:numPr>
          <w:ilvl w:val="0"/>
          <w:numId w:val="20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interface</w:t>
      </w:r>
      <w:r>
        <w:rPr>
          <w:rFonts w:ascii="Consolas" w:hAnsi="Consolas"/>
          <w:color w:val="000000"/>
          <w:sz w:val="20"/>
          <w:szCs w:val="20"/>
        </w:rPr>
        <w:t xml:space="preserve"> sample{</w:t>
      </w:r>
    </w:p>
    <w:p w14:paraId="10774A33" w14:textId="77777777" w:rsidR="009D24C1" w:rsidRDefault="009D24C1" w:rsidP="002C5E9D">
      <w:pPr>
        <w:pStyle w:val="NormalWeb"/>
        <w:numPr>
          <w:ilvl w:val="0"/>
          <w:numId w:val="20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 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4B664C36" w14:textId="5AC43948" w:rsidR="009D24C1" w:rsidRDefault="009D24C1" w:rsidP="002C5E9D">
      <w:pPr>
        <w:pStyle w:val="NormalWeb"/>
        <w:numPr>
          <w:ilvl w:val="0"/>
          <w:numId w:val="20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</w:t>
      </w:r>
      <w:r>
        <w:rPr>
          <w:rFonts w:ascii="Consolas" w:hAnsi="Consolas"/>
          <w:color w:val="000000"/>
          <w:sz w:val="20"/>
          <w:szCs w:val="20"/>
          <w:u w:val="single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=190; </w:t>
      </w:r>
      <w:r>
        <w:rPr>
          <w:rFonts w:ascii="Consolas" w:hAnsi="Consolas"/>
          <w:color w:val="3F7F5F"/>
          <w:sz w:val="20"/>
          <w:szCs w:val="20"/>
        </w:rPr>
        <w:t>//</w:t>
      </w:r>
      <w:r>
        <w:rPr>
          <w:rFonts w:ascii="Consolas" w:hAnsi="Consolas"/>
          <w:color w:val="3F7F5F"/>
          <w:sz w:val="20"/>
          <w:szCs w:val="20"/>
          <w:u w:val="single"/>
        </w:rPr>
        <w:t>cte</w:t>
      </w:r>
      <w:r>
        <w:rPr>
          <w:rFonts w:ascii="Consolas" w:hAnsi="Consolas"/>
          <w:color w:val="3F7F5F"/>
          <w:sz w:val="20"/>
          <w:szCs w:val="20"/>
        </w:rPr>
        <w:t xml:space="preserve"> final </w:t>
      </w:r>
      <w:r w:rsidR="0049570D">
        <w:rPr>
          <w:rFonts w:ascii="Consolas" w:hAnsi="Consolas"/>
          <w:color w:val="3F7F5F"/>
          <w:sz w:val="20"/>
          <w:szCs w:val="20"/>
        </w:rPr>
        <w:t xml:space="preserve">field </w:t>
      </w:r>
      <w:r>
        <w:rPr>
          <w:rFonts w:ascii="Consolas" w:hAnsi="Consolas"/>
          <w:color w:val="3F7F5F"/>
          <w:sz w:val="20"/>
          <w:szCs w:val="20"/>
        </w:rPr>
        <w:t>sample a conno't be assigned.</w:t>
      </w:r>
    </w:p>
    <w:p w14:paraId="2E868A9C" w14:textId="77777777" w:rsidR="009D24C1" w:rsidRDefault="009D24C1" w:rsidP="002C5E9D">
      <w:pPr>
        <w:pStyle w:val="NormalWeb"/>
        <w:numPr>
          <w:ilvl w:val="0"/>
          <w:numId w:val="203"/>
        </w:numPr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} }</w:t>
      </w:r>
    </w:p>
    <w:p w14:paraId="56ACA588" w14:textId="7D18F36D" w:rsidR="0040364C" w:rsidRDefault="0040364C" w:rsidP="0018414C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14:paraId="3E83AC42" w14:textId="37DF6553" w:rsidR="0018414C" w:rsidRDefault="0018414C" w:rsidP="002C5E9D">
      <w:pPr>
        <w:pStyle w:val="NormalWeb"/>
        <w:numPr>
          <w:ilvl w:val="0"/>
          <w:numId w:val="20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IN JAVA INSIDE INTERFACE ONLY PUBLIC NON STATIC </w:t>
      </w:r>
      <w:r w:rsidR="0065794D">
        <w:rPr>
          <w:rFonts w:ascii="Consolas" w:hAnsi="Consolas"/>
          <w:color w:val="000000"/>
          <w:sz w:val="20"/>
          <w:szCs w:val="20"/>
        </w:rPr>
        <w:t>ABSTRACT METHODS ARE ALLOWED.</w:t>
      </w:r>
    </w:p>
    <w:p w14:paraId="2D014F68" w14:textId="77777777" w:rsidR="0065794D" w:rsidRDefault="0065794D" w:rsidP="0065794D">
      <w:pPr>
        <w:pStyle w:val="ListParagraph"/>
        <w:rPr>
          <w:rFonts w:ascii="Consolas" w:hAnsi="Consolas"/>
          <w:color w:val="000000"/>
          <w:sz w:val="20"/>
          <w:szCs w:val="20"/>
        </w:rPr>
      </w:pPr>
    </w:p>
    <w:p w14:paraId="6A13DB36" w14:textId="066DEAB1" w:rsidR="002A1D16" w:rsidRDefault="0065794D" w:rsidP="002C5E9D">
      <w:pPr>
        <w:pStyle w:val="NormalWeb"/>
        <w:numPr>
          <w:ilvl w:val="0"/>
          <w:numId w:val="20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WE CANNO’T DECLARE </w:t>
      </w:r>
      <w:r w:rsidR="0016275F">
        <w:rPr>
          <w:rFonts w:ascii="Consolas" w:hAnsi="Consolas"/>
          <w:color w:val="000000"/>
          <w:sz w:val="20"/>
          <w:szCs w:val="20"/>
        </w:rPr>
        <w:t xml:space="preserve">NON STATIC CONCRETE METHODS IF WE TRY TO DECLARE </w:t>
      </w:r>
      <w:r w:rsidR="0020588A">
        <w:rPr>
          <w:rFonts w:ascii="Consolas" w:hAnsi="Consolas"/>
          <w:color w:val="000000"/>
          <w:sz w:val="20"/>
          <w:szCs w:val="20"/>
        </w:rPr>
        <w:t xml:space="preserve">WE WILL GET COMPILE TIME ERROR AS INTERFACE ABSTRACT </w:t>
      </w:r>
      <w:r w:rsidR="002A1D16">
        <w:rPr>
          <w:rFonts w:ascii="Consolas" w:hAnsi="Consolas"/>
          <w:color w:val="000000"/>
          <w:sz w:val="20"/>
          <w:szCs w:val="20"/>
        </w:rPr>
        <w:t>METHOD CANNO’T HAVE BODY.</w:t>
      </w:r>
    </w:p>
    <w:p w14:paraId="3738BA8F" w14:textId="77777777" w:rsidR="00597F41" w:rsidRDefault="00597F41" w:rsidP="002C5E9D">
      <w:pPr>
        <w:pStyle w:val="NormalWeb"/>
        <w:numPr>
          <w:ilvl w:val="0"/>
          <w:numId w:val="20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project;</w:t>
      </w:r>
    </w:p>
    <w:p w14:paraId="1659D4B2" w14:textId="77777777" w:rsidR="00597F41" w:rsidRDefault="00597F41" w:rsidP="002C5E9D">
      <w:pPr>
        <w:pStyle w:val="NormalWeb"/>
        <w:numPr>
          <w:ilvl w:val="0"/>
          <w:numId w:val="20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F4174DA" w14:textId="77777777" w:rsidR="00597F41" w:rsidRDefault="00597F41" w:rsidP="002C5E9D">
      <w:pPr>
        <w:pStyle w:val="NormalWeb"/>
        <w:numPr>
          <w:ilvl w:val="0"/>
          <w:numId w:val="20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interface</w:t>
      </w:r>
      <w:r>
        <w:rPr>
          <w:rFonts w:ascii="Consolas" w:hAnsi="Consolas"/>
          <w:color w:val="000000"/>
          <w:sz w:val="20"/>
          <w:szCs w:val="20"/>
        </w:rPr>
        <w:t xml:space="preserve"> sample{</w:t>
      </w:r>
    </w:p>
    <w:p w14:paraId="5D2C8DE9" w14:textId="77777777" w:rsidR="00597F41" w:rsidRDefault="00597F41" w:rsidP="002C5E9D">
      <w:pPr>
        <w:pStyle w:val="NormalWeb"/>
        <w:numPr>
          <w:ilvl w:val="0"/>
          <w:numId w:val="20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test(</w:t>
      </w:r>
      <w:r>
        <w:rPr>
          <w:rFonts w:ascii="Consolas" w:hAnsi="Consolas"/>
          <w:color w:val="000000"/>
          <w:sz w:val="20"/>
          <w:szCs w:val="20"/>
          <w:u w:val="single"/>
        </w:rPr>
        <w:t>)</w:t>
      </w:r>
      <w:r>
        <w:rPr>
          <w:rFonts w:ascii="Consolas" w:hAnsi="Consolas"/>
          <w:color w:val="3F7F5F"/>
          <w:sz w:val="20"/>
          <w:szCs w:val="20"/>
        </w:rPr>
        <w:t>//</w:t>
      </w:r>
      <w:r>
        <w:rPr>
          <w:rFonts w:ascii="Consolas" w:hAnsi="Consolas"/>
          <w:color w:val="3F7F5F"/>
          <w:sz w:val="20"/>
          <w:szCs w:val="20"/>
          <w:u w:val="single"/>
        </w:rPr>
        <w:t>cte</w:t>
      </w:r>
      <w:r>
        <w:rPr>
          <w:rFonts w:ascii="Consolas" w:hAnsi="Consolas"/>
          <w:color w:val="3F7F5F"/>
          <w:sz w:val="20"/>
          <w:szCs w:val="20"/>
        </w:rPr>
        <w:t>{ interface abstract method cannot have body.</w:t>
      </w:r>
    </w:p>
    <w:p w14:paraId="114CFEC3" w14:textId="77777777" w:rsidR="00597F41" w:rsidRDefault="00597F41" w:rsidP="002C5E9D">
      <w:pPr>
        <w:pStyle w:val="NormalWeb"/>
        <w:numPr>
          <w:ilvl w:val="0"/>
          <w:numId w:val="203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System.out.println(</w:t>
      </w:r>
      <w:r>
        <w:rPr>
          <w:rFonts w:ascii="Consolas" w:hAnsi="Consolas"/>
          <w:color w:val="2A00FF"/>
          <w:sz w:val="20"/>
          <w:szCs w:val="20"/>
        </w:rPr>
        <w:t>"test"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00"/>
          <w:sz w:val="20"/>
          <w:szCs w:val="20"/>
          <w:u w:val="single"/>
        </w:rPr>
        <w:t>;</w:t>
      </w:r>
      <w:r>
        <w:rPr>
          <w:rFonts w:ascii="Consolas" w:hAnsi="Consolas"/>
          <w:color w:val="000000"/>
          <w:sz w:val="20"/>
          <w:szCs w:val="20"/>
        </w:rPr>
        <w:t xml:space="preserve"> }</w:t>
      </w:r>
    </w:p>
    <w:p w14:paraId="51D62D85" w14:textId="77777777" w:rsidR="00597F41" w:rsidRDefault="00597F41" w:rsidP="002C5E9D">
      <w:pPr>
        <w:pStyle w:val="NormalWeb"/>
        <w:numPr>
          <w:ilvl w:val="0"/>
          <w:numId w:val="203"/>
        </w:numPr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  <w:u w:val="single"/>
        </w:rPr>
        <w:t>}</w:t>
      </w:r>
    </w:p>
    <w:p w14:paraId="4B340A80" w14:textId="6F7F8D4D" w:rsidR="00560F24" w:rsidRDefault="00560F24" w:rsidP="002A1D16">
      <w:pPr>
        <w:pStyle w:val="NoSpacing"/>
      </w:pPr>
    </w:p>
    <w:p w14:paraId="00062F1E" w14:textId="196F5D50" w:rsidR="00560F24" w:rsidRDefault="00560F24" w:rsidP="002C5E9D">
      <w:pPr>
        <w:pStyle w:val="NoSpacing"/>
        <w:numPr>
          <w:ilvl w:val="0"/>
          <w:numId w:val="203"/>
        </w:numPr>
      </w:pPr>
      <w:r>
        <w:t xml:space="preserve">INSIDE INTERFACE </w:t>
      </w:r>
      <w:r w:rsidR="00732937">
        <w:t>BY DEFAULT NS METHODS ARE PULBIC AND ABSTRACT.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F1060" w14:paraId="070FBE3F" w14:textId="77777777" w:rsidTr="005F1060">
        <w:tc>
          <w:tcPr>
            <w:tcW w:w="4508" w:type="dxa"/>
          </w:tcPr>
          <w:p w14:paraId="5A6B2728" w14:textId="77777777" w:rsidR="00F060D7" w:rsidRDefault="00F060D7" w:rsidP="002C5E9D">
            <w:pPr>
              <w:pStyle w:val="NormalWeb"/>
              <w:numPr>
                <w:ilvl w:val="0"/>
                <w:numId w:val="203"/>
              </w:numPr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3F7F5F"/>
                <w:sz w:val="20"/>
                <w:szCs w:val="20"/>
                <w:u w:val="single"/>
              </w:rPr>
              <w:t>/</w:t>
            </w:r>
            <w:r>
              <w:rPr>
                <w:rFonts w:ascii="Consolas" w:hAnsi="Consolas"/>
                <w:color w:val="3F7F5F"/>
                <w:sz w:val="20"/>
                <w:szCs w:val="20"/>
              </w:rPr>
              <w:t>/BEFORE COMPILIATION</w:t>
            </w:r>
          </w:p>
          <w:p w14:paraId="5BCA1EB8" w14:textId="77777777" w:rsidR="00F060D7" w:rsidRDefault="00F060D7" w:rsidP="002C5E9D">
            <w:pPr>
              <w:pStyle w:val="NormalWeb"/>
              <w:numPr>
                <w:ilvl w:val="0"/>
                <w:numId w:val="203"/>
              </w:numPr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interface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sample{</w:t>
            </w:r>
          </w:p>
          <w:p w14:paraId="740955FA" w14:textId="77777777" w:rsidR="00F060D7" w:rsidRDefault="00F060D7" w:rsidP="002C5E9D">
            <w:pPr>
              <w:pStyle w:val="NormalWeb"/>
              <w:numPr>
                <w:ilvl w:val="0"/>
                <w:numId w:val="203"/>
              </w:numPr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 xml:space="preserve">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test();</w:t>
            </w:r>
          </w:p>
          <w:p w14:paraId="25344F8F" w14:textId="77777777" w:rsidR="00F060D7" w:rsidRDefault="00F060D7" w:rsidP="002C5E9D">
            <w:pPr>
              <w:pStyle w:val="NormalWeb"/>
              <w:numPr>
                <w:ilvl w:val="0"/>
                <w:numId w:val="203"/>
              </w:numPr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 xml:space="preserve">    </w:t>
            </w:r>
          </w:p>
          <w:p w14:paraId="62DCDE9D" w14:textId="77777777" w:rsidR="00F060D7" w:rsidRDefault="00F060D7" w:rsidP="002C5E9D">
            <w:pPr>
              <w:pStyle w:val="NormalWeb"/>
              <w:numPr>
                <w:ilvl w:val="0"/>
                <w:numId w:val="203"/>
              </w:numPr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}</w:t>
            </w:r>
          </w:p>
          <w:p w14:paraId="16EC765D" w14:textId="77777777" w:rsidR="005F1060" w:rsidRDefault="005F1060" w:rsidP="002C5E9D">
            <w:pPr>
              <w:pStyle w:val="NoSpacing"/>
              <w:numPr>
                <w:ilvl w:val="0"/>
                <w:numId w:val="203"/>
              </w:numPr>
            </w:pPr>
          </w:p>
        </w:tc>
        <w:tc>
          <w:tcPr>
            <w:tcW w:w="4508" w:type="dxa"/>
          </w:tcPr>
          <w:p w14:paraId="25FA9E79" w14:textId="77777777" w:rsidR="00A423CF" w:rsidRDefault="00A423CF" w:rsidP="00A423CF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3F7F5F"/>
                <w:sz w:val="20"/>
                <w:szCs w:val="20"/>
                <w:u w:val="single"/>
              </w:rPr>
              <w:t>/</w:t>
            </w:r>
            <w:r>
              <w:rPr>
                <w:rFonts w:ascii="Consolas" w:hAnsi="Consolas"/>
                <w:color w:val="3F7F5F"/>
                <w:sz w:val="20"/>
                <w:szCs w:val="20"/>
              </w:rPr>
              <w:t>/AFTER COMPILIATION</w:t>
            </w:r>
          </w:p>
          <w:p w14:paraId="1A9E5642" w14:textId="77777777" w:rsidR="00A423CF" w:rsidRDefault="00A423CF" w:rsidP="00A423CF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interface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sample{</w:t>
            </w:r>
          </w:p>
          <w:p w14:paraId="475FF4B3" w14:textId="77777777" w:rsidR="00A423CF" w:rsidRDefault="00A423CF" w:rsidP="00A423CF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 xml:space="preserve"> </w:t>
            </w:r>
            <w:r>
              <w:rPr>
                <w:rFonts w:ascii="Consolas" w:hAnsi="Consolas"/>
                <w:color w:val="000000"/>
                <w:sz w:val="20"/>
                <w:szCs w:val="20"/>
                <w:u w:val="single"/>
              </w:rPr>
              <w:t>pubilc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abstract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test();</w:t>
            </w:r>
          </w:p>
          <w:p w14:paraId="473B3EE2" w14:textId="77777777" w:rsidR="00A423CF" w:rsidRDefault="00A423CF" w:rsidP="00A423CF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ab/>
              <w:t xml:space="preserve">    </w:t>
            </w:r>
          </w:p>
          <w:p w14:paraId="46E8455C" w14:textId="77777777" w:rsidR="00A423CF" w:rsidRDefault="00A423CF" w:rsidP="00A423CF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 }</w:t>
            </w:r>
          </w:p>
          <w:p w14:paraId="088590C6" w14:textId="77777777" w:rsidR="005F1060" w:rsidRDefault="005F1060" w:rsidP="005C00AA">
            <w:pPr>
              <w:pStyle w:val="NoSpacing"/>
            </w:pPr>
          </w:p>
        </w:tc>
      </w:tr>
    </w:tbl>
    <w:p w14:paraId="16B32EC8" w14:textId="77777777" w:rsidR="005C00AA" w:rsidRPr="002A1D16" w:rsidRDefault="005C00AA" w:rsidP="005C00AA">
      <w:pPr>
        <w:pStyle w:val="NoSpacing"/>
      </w:pPr>
    </w:p>
    <w:p w14:paraId="49FAE91B" w14:textId="77777777" w:rsidR="0040364C" w:rsidRDefault="0040364C" w:rsidP="004036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FE97069" w14:textId="132B724B" w:rsidR="00E15E17" w:rsidRPr="00272140" w:rsidRDefault="00E15E17" w:rsidP="001B38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FF0000"/>
          <w:sz w:val="20"/>
          <w:szCs w:val="20"/>
        </w:rPr>
      </w:pPr>
      <w:r w:rsidRPr="00272140">
        <w:rPr>
          <w:rFonts w:ascii="Consolas" w:hAnsi="Consolas"/>
          <w:b/>
          <w:bCs/>
          <w:color w:val="FF0000"/>
          <w:sz w:val="20"/>
          <w:szCs w:val="20"/>
        </w:rPr>
        <w:t xml:space="preserve">INTERFACE </w:t>
      </w:r>
      <w:r w:rsidR="00DE786D">
        <w:rPr>
          <w:rFonts w:ascii="Consolas" w:hAnsi="Consolas"/>
          <w:b/>
          <w:bCs/>
          <w:color w:val="FF0000"/>
          <w:sz w:val="20"/>
          <w:szCs w:val="20"/>
        </w:rPr>
        <w:t>TO</w:t>
      </w:r>
      <w:r w:rsidRPr="00272140">
        <w:rPr>
          <w:rFonts w:ascii="Consolas" w:hAnsi="Consolas"/>
          <w:b/>
          <w:bCs/>
          <w:color w:val="FF0000"/>
          <w:sz w:val="20"/>
          <w:szCs w:val="20"/>
        </w:rPr>
        <w:t xml:space="preserve"> INTERFACE </w:t>
      </w:r>
    </w:p>
    <w:p w14:paraId="15469CC7" w14:textId="2EE09E52" w:rsidR="001B3825" w:rsidRDefault="001B3825" w:rsidP="002C5E9D">
      <w:pPr>
        <w:pStyle w:val="NormalWeb"/>
        <w:numPr>
          <w:ilvl w:val="0"/>
          <w:numId w:val="206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INTERFACE TO INTERFACE.</w:t>
      </w:r>
    </w:p>
    <w:p w14:paraId="31AECBDA" w14:textId="298735C5" w:rsidR="001B3825" w:rsidRDefault="001B3825" w:rsidP="002C5E9D">
      <w:pPr>
        <w:pStyle w:val="NormalWeb"/>
        <w:numPr>
          <w:ilvl w:val="0"/>
          <w:numId w:val="206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IN JAVA WE CAN INHERITE PROPERTYS </w:t>
      </w:r>
      <w:r w:rsidR="00D8002E">
        <w:rPr>
          <w:rFonts w:ascii="Consolas" w:hAnsi="Consolas"/>
          <w:color w:val="000000"/>
          <w:sz w:val="20"/>
          <w:szCs w:val="20"/>
        </w:rPr>
        <w:t xml:space="preserve">AND BEHAIVOURS OF 1 INTTERFACE TO ANOTHER INTERFACE </w:t>
      </w:r>
      <w:r w:rsidR="00272140">
        <w:rPr>
          <w:rFonts w:ascii="Consolas" w:hAnsi="Consolas"/>
          <w:color w:val="000000"/>
          <w:sz w:val="20"/>
          <w:szCs w:val="20"/>
        </w:rPr>
        <w:t>USING EXTENDS KEYWORD.</w:t>
      </w:r>
    </w:p>
    <w:p w14:paraId="1030C872" w14:textId="77777777" w:rsidR="00477D89" w:rsidRDefault="00477D89" w:rsidP="00477D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project;</w:t>
      </w:r>
    </w:p>
    <w:p w14:paraId="3A86789C" w14:textId="77777777" w:rsidR="00477D89" w:rsidRDefault="00477D89" w:rsidP="00477D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3CDBF2E" w14:textId="77777777" w:rsidR="00477D89" w:rsidRDefault="00477D89" w:rsidP="00477D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interface</w:t>
      </w:r>
      <w:r>
        <w:rPr>
          <w:rFonts w:ascii="Consolas" w:hAnsi="Consolas"/>
          <w:color w:val="000000"/>
          <w:sz w:val="20"/>
          <w:szCs w:val="20"/>
        </w:rPr>
        <w:t xml:space="preserve"> a {</w:t>
      </w:r>
    </w:p>
    <w:p w14:paraId="172C1EA1" w14:textId="77777777" w:rsidR="00477D89" w:rsidRDefault="00477D89" w:rsidP="00477D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=10;</w:t>
      </w:r>
    </w:p>
    <w:p w14:paraId="129FD4F1" w14:textId="77777777" w:rsidR="00477D89" w:rsidRDefault="00477D89" w:rsidP="00477D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}</w:t>
      </w:r>
    </w:p>
    <w:p w14:paraId="18B8DBD9" w14:textId="77777777" w:rsidR="00477D89" w:rsidRDefault="00477D89" w:rsidP="00477D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interface</w:t>
      </w:r>
      <w:r>
        <w:rPr>
          <w:rFonts w:ascii="Consolas" w:hAnsi="Consolas"/>
          <w:color w:val="000000"/>
          <w:sz w:val="20"/>
          <w:szCs w:val="20"/>
        </w:rPr>
        <w:t xml:space="preserve"> b </w:t>
      </w:r>
      <w:r>
        <w:rPr>
          <w:rFonts w:ascii="Consolas" w:hAnsi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/>
          <w:color w:val="000000"/>
          <w:sz w:val="20"/>
          <w:szCs w:val="20"/>
        </w:rPr>
        <w:t xml:space="preserve"> a{</w:t>
      </w:r>
    </w:p>
    <w:p w14:paraId="06D6D373" w14:textId="77777777" w:rsidR="00477D89" w:rsidRDefault="00477D89" w:rsidP="00477D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 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7A7A9E6B" w14:textId="77777777" w:rsidR="00477D89" w:rsidRDefault="00477D89" w:rsidP="00477D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D1C5F30" w14:textId="77777777" w:rsidR="00477D89" w:rsidRDefault="00477D89" w:rsidP="00477D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}</w:t>
      </w:r>
    </w:p>
    <w:p w14:paraId="547C9911" w14:textId="77777777" w:rsidR="00477D89" w:rsidRDefault="00477D89" w:rsidP="00477D8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}</w:t>
      </w:r>
    </w:p>
    <w:p w14:paraId="3F83337A" w14:textId="77777777" w:rsidR="00272140" w:rsidRDefault="00272140" w:rsidP="00272140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DD60EDA" w14:textId="5C846224" w:rsidR="00F80874" w:rsidRDefault="00F80874" w:rsidP="002C5E9D">
      <w:pPr>
        <w:pStyle w:val="NormalWeb"/>
        <w:numPr>
          <w:ilvl w:val="0"/>
          <w:numId w:val="207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IN JAVA STATIC MEHTODS OF </w:t>
      </w:r>
      <w:r w:rsidR="00E336A5">
        <w:rPr>
          <w:rFonts w:ascii="Consolas" w:hAnsi="Consolas"/>
          <w:color w:val="000000"/>
          <w:sz w:val="20"/>
          <w:szCs w:val="20"/>
        </w:rPr>
        <w:t>1 INTERFACE CANNOT BE INHERITED TO ANOTHER INHERITENCE.</w:t>
      </w:r>
    </w:p>
    <w:p w14:paraId="7CF587A8" w14:textId="3FB5267F" w:rsidR="00D31BC2" w:rsidRDefault="00D31BC2" w:rsidP="002C5E9D">
      <w:pPr>
        <w:pStyle w:val="NormalWeb"/>
        <w:numPr>
          <w:ilvl w:val="0"/>
          <w:numId w:val="207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IF </w:t>
      </w:r>
      <w:r w:rsidR="005411AE">
        <w:rPr>
          <w:rFonts w:ascii="Consolas" w:hAnsi="Consolas"/>
          <w:color w:val="000000"/>
          <w:sz w:val="20"/>
          <w:szCs w:val="20"/>
        </w:rPr>
        <w:t>WE TRY TO INHERITE WE WILL GET COMPILE TIME ERROR.</w:t>
      </w:r>
    </w:p>
    <w:p w14:paraId="3E8F9AA5" w14:textId="77777777" w:rsidR="006D3740" w:rsidRDefault="006D3740" w:rsidP="006D37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  <w:u w:val="single"/>
        </w:rPr>
        <w:t>i</w:t>
      </w:r>
      <w:r>
        <w:rPr>
          <w:rFonts w:ascii="Consolas" w:hAnsi="Consolas"/>
          <w:b/>
          <w:bCs/>
          <w:color w:val="7F0055"/>
          <w:sz w:val="20"/>
          <w:szCs w:val="20"/>
        </w:rPr>
        <w:t>nterface</w:t>
      </w:r>
      <w:r>
        <w:rPr>
          <w:rFonts w:ascii="Consolas" w:hAnsi="Consolas"/>
          <w:color w:val="000000"/>
          <w:sz w:val="20"/>
          <w:szCs w:val="20"/>
        </w:rPr>
        <w:t xml:space="preserve"> a {</w:t>
      </w:r>
    </w:p>
    <w:p w14:paraId="262C7B24" w14:textId="77777777" w:rsidR="006D3740" w:rsidRDefault="006D3740" w:rsidP="006D37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test()    {</w:t>
      </w:r>
    </w:p>
    <w:p w14:paraId="137CEDB2" w14:textId="77777777" w:rsidR="006D3740" w:rsidRDefault="006D3740" w:rsidP="006D37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"a"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AB7826E" w14:textId="77777777" w:rsidR="006D3740" w:rsidRDefault="006D3740" w:rsidP="006D37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2D139BB7" w14:textId="77777777" w:rsidR="006D3740" w:rsidRDefault="006D3740" w:rsidP="006D37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64498894" w14:textId="77777777" w:rsidR="006D3740" w:rsidRDefault="006D3740" w:rsidP="006D37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interface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u w:val="single"/>
        </w:rPr>
        <w:t>b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/>
          <w:color w:val="000000"/>
          <w:sz w:val="20"/>
          <w:szCs w:val="20"/>
        </w:rPr>
        <w:t xml:space="preserve"> a   {</w:t>
      </w:r>
    </w:p>
    <w:p w14:paraId="74099272" w14:textId="77777777" w:rsidR="006D3740" w:rsidRDefault="006D3740" w:rsidP="006D37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 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2E4402D8" w14:textId="77777777" w:rsidR="006D3740" w:rsidRDefault="006D3740" w:rsidP="006D37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  <w:u w:val="single"/>
        </w:rPr>
        <w:t>test</w:t>
      </w:r>
      <w:r>
        <w:rPr>
          <w:rFonts w:ascii="Consolas" w:hAnsi="Consolas"/>
          <w:color w:val="000000"/>
          <w:sz w:val="20"/>
          <w:szCs w:val="20"/>
        </w:rPr>
        <w:t xml:space="preserve">(); </w:t>
      </w:r>
      <w:r>
        <w:rPr>
          <w:rFonts w:ascii="Consolas" w:hAnsi="Consolas"/>
          <w:color w:val="3F7F5F"/>
          <w:sz w:val="20"/>
          <w:szCs w:val="20"/>
        </w:rPr>
        <w:t>//</w:t>
      </w:r>
      <w:r>
        <w:rPr>
          <w:rFonts w:ascii="Consolas" w:hAnsi="Consolas"/>
          <w:color w:val="3F7F5F"/>
          <w:sz w:val="20"/>
          <w:szCs w:val="20"/>
          <w:u w:val="single"/>
        </w:rPr>
        <w:t>cte</w:t>
      </w:r>
      <w:r>
        <w:rPr>
          <w:rFonts w:ascii="Consolas" w:hAnsi="Consolas"/>
          <w:color w:val="3F7F5F"/>
          <w:sz w:val="20"/>
          <w:szCs w:val="20"/>
        </w:rPr>
        <w:t xml:space="preserve"> ( the method test() is undefined for the type b);</w:t>
      </w:r>
    </w:p>
    <w:p w14:paraId="022DF3CF" w14:textId="77777777" w:rsidR="006D3740" w:rsidRDefault="006D3740" w:rsidP="006D37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37EF0FC9" w14:textId="5624C212" w:rsidR="006D3740" w:rsidRDefault="006D3740" w:rsidP="006D37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  <w:r w:rsidR="00F94E90">
        <w:rPr>
          <w:rFonts w:ascii="Consolas" w:hAnsi="Consolas"/>
          <w:color w:val="000000"/>
          <w:sz w:val="20"/>
          <w:szCs w:val="20"/>
        </w:rPr>
        <w:t xml:space="preserve">   </w:t>
      </w:r>
    </w:p>
    <w:p w14:paraId="2955ABB4" w14:textId="77777777" w:rsidR="002D56FC" w:rsidRDefault="002D56FC" w:rsidP="006D37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73CB752" w14:textId="573CB349" w:rsidR="002D56FC" w:rsidRDefault="002D56FC" w:rsidP="006D374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FF0000"/>
          <w:sz w:val="22"/>
          <w:szCs w:val="22"/>
        </w:rPr>
      </w:pPr>
      <w:r w:rsidRPr="002D56FC">
        <w:rPr>
          <w:rFonts w:ascii="Consolas" w:hAnsi="Consolas"/>
          <w:b/>
          <w:bCs/>
          <w:color w:val="FF0000"/>
          <w:sz w:val="22"/>
          <w:szCs w:val="22"/>
        </w:rPr>
        <w:t xml:space="preserve">INTERFACE TO CLASS </w:t>
      </w:r>
    </w:p>
    <w:p w14:paraId="5FCBCE86" w14:textId="77777777" w:rsidR="0072667B" w:rsidRDefault="00B3413A" w:rsidP="002C5E9D">
      <w:pPr>
        <w:pStyle w:val="ListParagraph"/>
        <w:numPr>
          <w:ilvl w:val="0"/>
          <w:numId w:val="208"/>
        </w:numPr>
      </w:pPr>
      <w:r>
        <w:t xml:space="preserve">IN JAVA WE CAN INHERITE PROPERTYS AND BEHAVIOURS TO INTERFACE TO CLASS </w:t>
      </w:r>
      <w:r w:rsidR="0072667B">
        <w:t>.</w:t>
      </w:r>
    </w:p>
    <w:p w14:paraId="3BA53B8C" w14:textId="77777777" w:rsidR="0072667B" w:rsidRDefault="00B3413A" w:rsidP="0072667B">
      <w:pPr>
        <w:pStyle w:val="ListParagraph"/>
      </w:pPr>
      <w:r>
        <w:t xml:space="preserve">IMPLEMENTS </w:t>
      </w:r>
      <w:r w:rsidR="00D51B7C">
        <w:t>INTERFACE</w:t>
      </w:r>
    </w:p>
    <w:p w14:paraId="5A533C82" w14:textId="6E14EE19" w:rsidR="002D56FC" w:rsidRDefault="00D51B7C" w:rsidP="002C5E9D">
      <w:pPr>
        <w:pStyle w:val="ListParagraph"/>
        <w:numPr>
          <w:ilvl w:val="0"/>
          <w:numId w:val="208"/>
        </w:numPr>
      </w:pPr>
      <w:r>
        <w:t xml:space="preserve">IT IS OWR RESPONSIBILITY TO PROVIDE IMPLEMENTATION </w:t>
      </w:r>
      <w:r w:rsidR="00DE7390">
        <w:t>FOR ABSTRACT MEHTODS OF INTERFACE OTHERWISE.</w:t>
      </w:r>
    </w:p>
    <w:p w14:paraId="753F9935" w14:textId="4FC6AC89" w:rsidR="008E55F3" w:rsidRDefault="00DE7390" w:rsidP="002C5E9D">
      <w:pPr>
        <w:pStyle w:val="ListParagraph"/>
        <w:numPr>
          <w:ilvl w:val="0"/>
          <w:numId w:val="208"/>
        </w:numPr>
      </w:pPr>
      <w:r>
        <w:t xml:space="preserve">WE SHOULD DECLARE </w:t>
      </w:r>
      <w:r w:rsidR="00946D6C">
        <w:t>THE CLASS AS ABSTRACT AND NEXTLEVEL CHILD CLASS IS RESPONSIBLE TO PROVIDE IMPLEMENTATION.</w:t>
      </w:r>
    </w:p>
    <w:p w14:paraId="0CEBAF22" w14:textId="3BE171BD" w:rsidR="008E55F3" w:rsidRDefault="008E55F3" w:rsidP="002C5E9D">
      <w:pPr>
        <w:pStyle w:val="ListParagraph"/>
        <w:numPr>
          <w:ilvl w:val="0"/>
          <w:numId w:val="208"/>
        </w:numPr>
      </w:pPr>
      <w:r>
        <w:t xml:space="preserve">ABSTRACT </w:t>
      </w:r>
      <w:r w:rsidR="00C52CE3">
        <w:t>NS CONCRETE CLASS IS ALLOWED AND IT IS INCOMPLETE ABSTRACTION.</w:t>
      </w:r>
    </w:p>
    <w:p w14:paraId="5E76E5FE" w14:textId="7823F74F" w:rsidR="00804C3A" w:rsidRDefault="00C52CE3" w:rsidP="002C5E9D">
      <w:pPr>
        <w:pStyle w:val="ListParagraph"/>
        <w:numPr>
          <w:ilvl w:val="0"/>
          <w:numId w:val="208"/>
        </w:numPr>
      </w:pPr>
      <w:r>
        <w:t>INTERFACE NS CONCRETE CLASS IS NOT ALOWED AND IT IS COMPLETE ABSTRACTION.</w:t>
      </w:r>
    </w:p>
    <w:p w14:paraId="126224EE" w14:textId="77777777" w:rsidR="00804C3A" w:rsidRDefault="00804C3A" w:rsidP="00804C3A">
      <w:pPr>
        <w:pStyle w:val="NoSpacing"/>
      </w:pPr>
      <w:r>
        <w:t>interface mobile {</w:t>
      </w:r>
    </w:p>
    <w:p w14:paraId="5A2F8844" w14:textId="77777777" w:rsidR="00804C3A" w:rsidRDefault="00804C3A" w:rsidP="00804C3A">
      <w:pPr>
        <w:pStyle w:val="NoSpacing"/>
      </w:pPr>
      <w:r>
        <w:t xml:space="preserve">    void call();</w:t>
      </w:r>
    </w:p>
    <w:p w14:paraId="6C8B6F51" w14:textId="77777777" w:rsidR="00804C3A" w:rsidRDefault="00804C3A" w:rsidP="00804C3A">
      <w:pPr>
        <w:pStyle w:val="NoSpacing"/>
      </w:pPr>
      <w:r>
        <w:t xml:space="preserve">    void chat();</w:t>
      </w:r>
    </w:p>
    <w:p w14:paraId="3C3A75BB" w14:textId="77777777" w:rsidR="00804C3A" w:rsidRDefault="00804C3A" w:rsidP="00804C3A">
      <w:pPr>
        <w:pStyle w:val="NoSpacing"/>
      </w:pPr>
      <w:r>
        <w:t>}</w:t>
      </w:r>
    </w:p>
    <w:p w14:paraId="29C351CA" w14:textId="77777777" w:rsidR="00804C3A" w:rsidRDefault="00804C3A" w:rsidP="00804C3A">
      <w:pPr>
        <w:pStyle w:val="NoSpacing"/>
      </w:pPr>
      <w:r>
        <w:t>class oppo implements mobile {</w:t>
      </w:r>
    </w:p>
    <w:p w14:paraId="45257777" w14:textId="77777777" w:rsidR="00804C3A" w:rsidRDefault="00804C3A" w:rsidP="00804C3A">
      <w:pPr>
        <w:pStyle w:val="NoSpacing"/>
      </w:pPr>
      <w:r>
        <w:tab/>
        <w:t>public void call() {</w:t>
      </w:r>
    </w:p>
    <w:p w14:paraId="4964FC34" w14:textId="77777777" w:rsidR="00804C3A" w:rsidRDefault="00804C3A" w:rsidP="00804C3A">
      <w:pPr>
        <w:pStyle w:val="NoSpacing"/>
      </w:pPr>
      <w:r>
        <w:tab/>
      </w:r>
      <w:r>
        <w:tab/>
        <w:t>System.out.println("calling");</w:t>
      </w:r>
    </w:p>
    <w:p w14:paraId="422C26EA" w14:textId="77777777" w:rsidR="00804C3A" w:rsidRDefault="00804C3A" w:rsidP="00804C3A">
      <w:pPr>
        <w:pStyle w:val="NoSpacing"/>
      </w:pPr>
      <w:r>
        <w:tab/>
        <w:t>}</w:t>
      </w:r>
    </w:p>
    <w:p w14:paraId="32DDB88C" w14:textId="77777777" w:rsidR="00804C3A" w:rsidRDefault="00804C3A" w:rsidP="00804C3A">
      <w:pPr>
        <w:pStyle w:val="NoSpacing"/>
      </w:pPr>
      <w:r>
        <w:tab/>
        <w:t>public void chat() {</w:t>
      </w:r>
    </w:p>
    <w:p w14:paraId="7EFDAF05" w14:textId="77777777" w:rsidR="00804C3A" w:rsidRDefault="00804C3A" w:rsidP="00804C3A">
      <w:pPr>
        <w:pStyle w:val="NoSpacing"/>
      </w:pPr>
      <w:r>
        <w:tab/>
      </w:r>
      <w:r>
        <w:tab/>
        <w:t>System.out.println("chatting");</w:t>
      </w:r>
    </w:p>
    <w:p w14:paraId="65303CB0" w14:textId="77777777" w:rsidR="00804C3A" w:rsidRDefault="00804C3A" w:rsidP="00804C3A">
      <w:pPr>
        <w:pStyle w:val="NoSpacing"/>
      </w:pPr>
      <w:r>
        <w:tab/>
        <w:t>}</w:t>
      </w:r>
    </w:p>
    <w:p w14:paraId="06951F1B" w14:textId="77777777" w:rsidR="00804C3A" w:rsidRDefault="00804C3A" w:rsidP="00804C3A">
      <w:pPr>
        <w:pStyle w:val="NoSpacing"/>
      </w:pPr>
      <w:r>
        <w:tab/>
        <w:t>class mobiletest{</w:t>
      </w:r>
    </w:p>
    <w:p w14:paraId="21D70941" w14:textId="77777777" w:rsidR="00804C3A" w:rsidRDefault="00804C3A" w:rsidP="00804C3A">
      <w:pPr>
        <w:pStyle w:val="NoSpacing"/>
      </w:pPr>
      <w:r>
        <w:tab/>
      </w:r>
      <w:r>
        <w:tab/>
        <w:t>public static void main(String [] args) {</w:t>
      </w:r>
    </w:p>
    <w:p w14:paraId="518AD02A" w14:textId="77777777" w:rsidR="00804C3A" w:rsidRDefault="00804C3A" w:rsidP="00804C3A">
      <w:pPr>
        <w:pStyle w:val="NoSpacing"/>
      </w:pPr>
      <w:r>
        <w:tab/>
      </w:r>
      <w:r>
        <w:tab/>
      </w:r>
      <w:r>
        <w:tab/>
        <w:t>mobile m=new oppo();</w:t>
      </w:r>
    </w:p>
    <w:p w14:paraId="5560B505" w14:textId="77777777" w:rsidR="00804C3A" w:rsidRDefault="00804C3A" w:rsidP="00804C3A">
      <w:pPr>
        <w:pStyle w:val="NoSpacing"/>
      </w:pPr>
      <w:r>
        <w:tab/>
      </w:r>
      <w:r>
        <w:tab/>
      </w:r>
      <w:r>
        <w:tab/>
        <w:t>m.call();</w:t>
      </w:r>
    </w:p>
    <w:p w14:paraId="7A0D71E1" w14:textId="77777777" w:rsidR="00804C3A" w:rsidRDefault="00804C3A" w:rsidP="00804C3A">
      <w:pPr>
        <w:pStyle w:val="NoSpacing"/>
      </w:pPr>
      <w:r>
        <w:tab/>
      </w:r>
      <w:r>
        <w:tab/>
      </w:r>
      <w:r>
        <w:tab/>
        <w:t>m.chat();</w:t>
      </w:r>
    </w:p>
    <w:p w14:paraId="4B3F94F8" w14:textId="3718CEC9" w:rsidR="005411AE" w:rsidRDefault="00804C3A" w:rsidP="00804C3A">
      <w:pPr>
        <w:pStyle w:val="NoSpacing"/>
      </w:pPr>
      <w:r>
        <w:tab/>
      </w:r>
      <w:r>
        <w:tab/>
        <w:t xml:space="preserve"> }             }            }</w:t>
      </w:r>
    </w:p>
    <w:p w14:paraId="07629795" w14:textId="77777777" w:rsidR="00CA23B1" w:rsidRDefault="00CA23B1" w:rsidP="00804C3A">
      <w:pPr>
        <w:pStyle w:val="NoSpacing"/>
      </w:pPr>
    </w:p>
    <w:p w14:paraId="1C554030" w14:textId="529E9476" w:rsidR="00804C3A" w:rsidRPr="006D3740" w:rsidRDefault="00804C3A" w:rsidP="00E344E4">
      <w:pPr>
        <w:pStyle w:val="NoSpacing"/>
        <w:ind w:left="720"/>
      </w:pPr>
    </w:p>
    <w:p w14:paraId="0AE8241A" w14:textId="4D068243" w:rsidR="00E02949" w:rsidRDefault="00B82E42" w:rsidP="002C5E9D">
      <w:pPr>
        <w:pStyle w:val="NoSpacing"/>
        <w:numPr>
          <w:ilvl w:val="0"/>
          <w:numId w:val="209"/>
        </w:numPr>
      </w:pPr>
      <w:r>
        <w:t xml:space="preserve">IN JAVA BY USING INTERFACE WE CAN ACHIVE MULTIPLE INHERITENCE </w:t>
      </w:r>
      <w:r w:rsidR="00284963">
        <w:t xml:space="preserve"> BECOUSE THERE IS NOT DIAMOND AND AMBIGUITY </w:t>
      </w:r>
      <w:r w:rsidR="004F22D2">
        <w:t>PROBLEM.</w:t>
      </w:r>
    </w:p>
    <w:p w14:paraId="1F58309E" w14:textId="1A3DBFB4" w:rsidR="004F22D2" w:rsidRDefault="004F22D2" w:rsidP="002C5E9D">
      <w:pPr>
        <w:pStyle w:val="NoSpacing"/>
        <w:numPr>
          <w:ilvl w:val="0"/>
          <w:numId w:val="209"/>
        </w:numPr>
      </w:pPr>
      <w:r>
        <w:t xml:space="preserve">BY USING INTERFACE DIAMOND PROBLEM WILL BE RESOLVED </w:t>
      </w:r>
      <w:r w:rsidR="004F26BF">
        <w:t xml:space="preserve">BECOUSE INTERFACE IS NOT A SUB COMPONENT OF OBJECT CLASS </w:t>
      </w:r>
      <w:r w:rsidR="00DF5EDF">
        <w:t xml:space="preserve">AND SUBCLASS CAN DIRECTLY INHERITE </w:t>
      </w:r>
      <w:r w:rsidR="00AA14FB">
        <w:t>THE MEMBERS FROM OBJECT CLASS.</w:t>
      </w:r>
    </w:p>
    <w:p w14:paraId="0E4161F4" w14:textId="216B1499" w:rsidR="00AA14FB" w:rsidRDefault="00AA14FB" w:rsidP="002C5E9D">
      <w:pPr>
        <w:pStyle w:val="NoSpacing"/>
        <w:numPr>
          <w:ilvl w:val="0"/>
          <w:numId w:val="209"/>
        </w:numPr>
      </w:pPr>
      <w:r>
        <w:t xml:space="preserve">BY USING INTERFACE </w:t>
      </w:r>
      <w:r w:rsidR="00102F9F">
        <w:t>WE CAN RESOLVE AMBIGUITY PROBLEM BECOUSE INTERFACE DOES NOT HAVE CONSTRUCTER .</w:t>
      </w:r>
    </w:p>
    <w:p w14:paraId="7C71ABEE" w14:textId="598469B5" w:rsidR="00C77F29" w:rsidRDefault="00C77F29" w:rsidP="002C5E9D">
      <w:pPr>
        <w:pStyle w:val="NoSpacing"/>
        <w:numPr>
          <w:ilvl w:val="0"/>
          <w:numId w:val="209"/>
        </w:numPr>
      </w:pPr>
      <w:r>
        <w:t xml:space="preserve">SUB CLASS CONSTRUCTER CAN DIRECTLY </w:t>
      </w:r>
      <w:r w:rsidR="00457E72">
        <w:t>CALL OBJECT CLASS CONSTRUCTER.</w:t>
      </w:r>
    </w:p>
    <w:p w14:paraId="36E16E50" w14:textId="77777777" w:rsidR="00347483" w:rsidRDefault="00347483" w:rsidP="00347483">
      <w:pPr>
        <w:pStyle w:val="NoSpacing"/>
      </w:pPr>
    </w:p>
    <w:p w14:paraId="3917B823" w14:textId="00B731AC" w:rsidR="00347483" w:rsidRDefault="00347483" w:rsidP="00347483">
      <w:pPr>
        <w:pStyle w:val="NoSpacing"/>
        <w:rPr>
          <w:b/>
          <w:bCs/>
          <w:color w:val="FF0000"/>
          <w:sz w:val="24"/>
          <w:szCs w:val="24"/>
        </w:rPr>
      </w:pPr>
      <w:r w:rsidRPr="001018D6">
        <w:rPr>
          <w:b/>
          <w:bCs/>
          <w:color w:val="FF0000"/>
          <w:sz w:val="24"/>
          <w:szCs w:val="24"/>
        </w:rPr>
        <w:t xml:space="preserve">IN JAVA CAN WE INHERITE </w:t>
      </w:r>
      <w:r w:rsidR="001018D6" w:rsidRPr="001018D6">
        <w:rPr>
          <w:b/>
          <w:bCs/>
          <w:color w:val="FF0000"/>
          <w:sz w:val="24"/>
          <w:szCs w:val="24"/>
        </w:rPr>
        <w:t>CLASS AND INTERFACE @ A TIME .</w:t>
      </w:r>
    </w:p>
    <w:p w14:paraId="00D96095" w14:textId="187748AC" w:rsidR="002C5E9D" w:rsidRDefault="002C5E9D" w:rsidP="002C5E9D">
      <w:pPr>
        <w:pStyle w:val="ListParagraph"/>
        <w:numPr>
          <w:ilvl w:val="0"/>
          <w:numId w:val="210"/>
        </w:numPr>
      </w:pPr>
      <w:r>
        <w:t xml:space="preserve">YES , WE CAN INHERITE CLASS AND INTERFACE AT A TIME </w:t>
      </w:r>
      <w:r w:rsidR="009729CB">
        <w:t>IN THIS CASE 1</w:t>
      </w:r>
      <w:r w:rsidR="009729CB" w:rsidRPr="009729CB">
        <w:rPr>
          <w:vertAlign w:val="superscript"/>
        </w:rPr>
        <w:t>ST</w:t>
      </w:r>
      <w:r w:rsidR="009729CB">
        <w:t xml:space="preserve"> WE NEED TO EXTNDS A CLASS THEN WE CAN IMPLEMENT </w:t>
      </w:r>
      <w:r w:rsidR="005F36EE">
        <w:t>INTERFACE.</w:t>
      </w:r>
    </w:p>
    <w:p w14:paraId="2BE88C6E" w14:textId="5562E7F5" w:rsidR="005F36EE" w:rsidRDefault="00E924A5" w:rsidP="00596C24">
      <w:pPr>
        <w:pStyle w:val="NoSpacing"/>
      </w:pPr>
      <w:r>
        <w:t>Public class apple extends object implements fruit and company {</w:t>
      </w:r>
    </w:p>
    <w:p w14:paraId="429DDE2A" w14:textId="146BE1BD" w:rsidR="00E924A5" w:rsidRDefault="00E924A5" w:rsidP="00596C24">
      <w:pPr>
        <w:pStyle w:val="NoSpacing"/>
      </w:pPr>
      <w:r>
        <w:t>System.out.println(price);</w:t>
      </w:r>
    </w:p>
    <w:p w14:paraId="1F938606" w14:textId="32EC67DE" w:rsidR="00E924A5" w:rsidRDefault="00E924A5" w:rsidP="00596C24">
      <w:pPr>
        <w:pStyle w:val="NoSpacing"/>
      </w:pPr>
      <w:r>
        <w:t>System.out.println</w:t>
      </w:r>
      <w:r w:rsidR="00596C24">
        <w:t>(loc);        }</w:t>
      </w:r>
    </w:p>
    <w:p w14:paraId="594B0922" w14:textId="77777777" w:rsidR="00596C24" w:rsidRDefault="00596C24" w:rsidP="00596C24">
      <w:pPr>
        <w:pStyle w:val="NoSpacing"/>
      </w:pPr>
    </w:p>
    <w:p w14:paraId="69AE3279" w14:textId="77777777" w:rsidR="008E633B" w:rsidRPr="008E633B" w:rsidRDefault="008E633B" w:rsidP="008E633B">
      <w:pPr>
        <w:pStyle w:val="NoSpacing"/>
      </w:pPr>
      <w:r w:rsidRPr="008E633B">
        <w:rPr>
          <w:b/>
          <w:bCs/>
        </w:rPr>
        <w:t>public</w:t>
      </w:r>
      <w:r w:rsidRPr="008E633B">
        <w:t xml:space="preserve"> </w:t>
      </w:r>
      <w:r w:rsidRPr="008E633B">
        <w:rPr>
          <w:b/>
          <w:bCs/>
        </w:rPr>
        <w:t>interface</w:t>
      </w:r>
      <w:r w:rsidRPr="008E633B">
        <w:t xml:space="preserve">  bike {</w:t>
      </w:r>
    </w:p>
    <w:p w14:paraId="5AD32DD0" w14:textId="77777777" w:rsidR="008E633B" w:rsidRPr="008E633B" w:rsidRDefault="008E633B" w:rsidP="008E633B">
      <w:pPr>
        <w:pStyle w:val="NoSpacing"/>
      </w:pPr>
      <w:r w:rsidRPr="008E633B">
        <w:t xml:space="preserve">        </w:t>
      </w:r>
      <w:r w:rsidRPr="008E633B">
        <w:rPr>
          <w:b/>
          <w:bCs/>
        </w:rPr>
        <w:t>void</w:t>
      </w:r>
      <w:r w:rsidRPr="008E633B">
        <w:t xml:space="preserve"> ride();  }</w:t>
      </w:r>
    </w:p>
    <w:p w14:paraId="729166F1" w14:textId="77777777" w:rsidR="008E633B" w:rsidRPr="008E633B" w:rsidRDefault="008E633B" w:rsidP="008E633B">
      <w:pPr>
        <w:pStyle w:val="NoSpacing"/>
      </w:pPr>
      <w:r w:rsidRPr="008E633B">
        <w:rPr>
          <w:b/>
          <w:bCs/>
        </w:rPr>
        <w:t>interface</w:t>
      </w:r>
      <w:r w:rsidRPr="008E633B">
        <w:t xml:space="preserve"> bus{</w:t>
      </w:r>
    </w:p>
    <w:p w14:paraId="4F271859" w14:textId="77777777" w:rsidR="008E633B" w:rsidRPr="008E633B" w:rsidRDefault="008E633B" w:rsidP="008E633B">
      <w:pPr>
        <w:pStyle w:val="NoSpacing"/>
      </w:pPr>
      <w:r w:rsidRPr="008E633B">
        <w:tab/>
      </w:r>
      <w:r w:rsidRPr="008E633B">
        <w:rPr>
          <w:b/>
          <w:bCs/>
        </w:rPr>
        <w:t>void</w:t>
      </w:r>
      <w:r w:rsidRPr="008E633B">
        <w:t xml:space="preserve"> drive(); </w:t>
      </w:r>
    </w:p>
    <w:p w14:paraId="29DDDE48" w14:textId="77777777" w:rsidR="008E633B" w:rsidRPr="008E633B" w:rsidRDefault="008E633B" w:rsidP="00FE43F4">
      <w:pPr>
        <w:pStyle w:val="NoSpacing"/>
      </w:pPr>
      <w:r w:rsidRPr="008E633B">
        <w:t xml:space="preserve">} </w:t>
      </w:r>
    </w:p>
    <w:p w14:paraId="3E46F012" w14:textId="77777777" w:rsidR="00FE43F4" w:rsidRDefault="00FE43F4" w:rsidP="00FE43F4">
      <w:pPr>
        <w:pStyle w:val="NoSpacing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vehicle </w:t>
      </w:r>
      <w:r>
        <w:rPr>
          <w:rFonts w:ascii="Consolas" w:hAnsi="Consolas"/>
          <w:b/>
          <w:bCs/>
          <w:color w:val="7F0055"/>
          <w:sz w:val="20"/>
          <w:szCs w:val="20"/>
        </w:rPr>
        <w:t>implements</w:t>
      </w:r>
      <w:r>
        <w:rPr>
          <w:rFonts w:ascii="Consolas" w:hAnsi="Consolas"/>
          <w:color w:val="000000"/>
          <w:sz w:val="20"/>
          <w:szCs w:val="20"/>
        </w:rPr>
        <w:t xml:space="preserve"> bike , bus {</w:t>
      </w:r>
    </w:p>
    <w:p w14:paraId="4274C718" w14:textId="77777777" w:rsidR="00FE43F4" w:rsidRDefault="00FE43F4" w:rsidP="00FE43F4">
      <w:pPr>
        <w:pStyle w:val="NoSpacing"/>
        <w:rPr>
          <w:rFonts w:ascii="Consolas" w:hAnsi="Consolas"/>
          <w:color w:val="000000"/>
          <w:sz w:val="20"/>
          <w:szCs w:val="20"/>
        </w:rPr>
      </w:pPr>
    </w:p>
    <w:p w14:paraId="1506B46B" w14:textId="77777777" w:rsidR="00FE43F4" w:rsidRDefault="00FE43F4" w:rsidP="00FE43F4">
      <w:pPr>
        <w:pStyle w:val="NoSpacing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46464"/>
          <w:sz w:val="20"/>
          <w:szCs w:val="20"/>
        </w:rPr>
        <w:t>@Override</w:t>
      </w:r>
    </w:p>
    <w:p w14:paraId="3D443866" w14:textId="77777777" w:rsidR="00FE43F4" w:rsidRDefault="00FE43F4" w:rsidP="00FE43F4">
      <w:pPr>
        <w:pStyle w:val="NoSpacing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drive() {</w:t>
      </w:r>
    </w:p>
    <w:p w14:paraId="7D347E7D" w14:textId="77777777" w:rsidR="00FE43F4" w:rsidRDefault="00FE43F4" w:rsidP="00FE43F4">
      <w:pPr>
        <w:pStyle w:val="NoSpacing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"driving 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1E56EA7" w14:textId="77777777" w:rsidR="00FE43F4" w:rsidRDefault="00FE43F4" w:rsidP="00FE43F4">
      <w:pPr>
        <w:pStyle w:val="NoSpacing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39D2F694" w14:textId="77777777" w:rsidR="00FE43F4" w:rsidRDefault="00FE43F4" w:rsidP="00FE43F4">
      <w:pPr>
        <w:pStyle w:val="NoSpacing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6D4A538B" w14:textId="77777777" w:rsidR="00FE43F4" w:rsidRDefault="00FE43F4" w:rsidP="00FE43F4">
      <w:pPr>
        <w:pStyle w:val="NoSpacing"/>
        <w:rPr>
          <w:rFonts w:ascii="Consolas" w:hAnsi="Consolas"/>
          <w:color w:val="000000"/>
          <w:sz w:val="20"/>
          <w:szCs w:val="20"/>
        </w:rPr>
      </w:pPr>
    </w:p>
    <w:p w14:paraId="5773FC26" w14:textId="77777777" w:rsidR="00FE43F4" w:rsidRDefault="00FE43F4" w:rsidP="00FE43F4">
      <w:pPr>
        <w:pStyle w:val="NoSpacing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46464"/>
          <w:sz w:val="20"/>
          <w:szCs w:val="20"/>
        </w:rPr>
        <w:t>@Override</w:t>
      </w:r>
    </w:p>
    <w:p w14:paraId="179D1300" w14:textId="77777777" w:rsidR="00FE43F4" w:rsidRDefault="00FE43F4" w:rsidP="00FE43F4">
      <w:pPr>
        <w:pStyle w:val="NoSpacing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ride() {</w:t>
      </w:r>
    </w:p>
    <w:p w14:paraId="7FEEAEA1" w14:textId="77777777" w:rsidR="00FE43F4" w:rsidRDefault="00FE43F4" w:rsidP="00FE43F4">
      <w:pPr>
        <w:pStyle w:val="NoSpacing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"riding 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CEAC24D" w14:textId="77777777" w:rsidR="008A7127" w:rsidRDefault="00FE43F4" w:rsidP="008A71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 w:rsidR="008A7127">
        <w:rPr>
          <w:rFonts w:ascii="Consolas" w:hAnsi="Consolas"/>
          <w:color w:val="000000"/>
        </w:rPr>
        <w:t>}    }</w:t>
      </w:r>
      <w:r w:rsidR="008A7127">
        <w:rPr>
          <w:rFonts w:ascii="Consolas" w:hAnsi="Consolas"/>
          <w:color w:val="000000"/>
        </w:rPr>
        <w:br/>
      </w:r>
      <w:r w:rsidR="008A7127">
        <w:rPr>
          <w:rFonts w:ascii="Consolas" w:hAnsi="Consolas"/>
          <w:b/>
          <w:bCs/>
          <w:color w:val="7F0055"/>
          <w:sz w:val="20"/>
          <w:szCs w:val="20"/>
        </w:rPr>
        <w:t>public</w:t>
      </w:r>
      <w:r w:rsidR="008A7127">
        <w:rPr>
          <w:rFonts w:ascii="Consolas" w:hAnsi="Consolas"/>
          <w:color w:val="000000"/>
          <w:sz w:val="20"/>
          <w:szCs w:val="20"/>
        </w:rPr>
        <w:t xml:space="preserve"> </w:t>
      </w:r>
      <w:r w:rsidR="008A7127">
        <w:rPr>
          <w:rFonts w:ascii="Consolas" w:hAnsi="Consolas"/>
          <w:b/>
          <w:bCs/>
          <w:color w:val="7F0055"/>
          <w:sz w:val="20"/>
          <w:szCs w:val="20"/>
        </w:rPr>
        <w:t>class</w:t>
      </w:r>
      <w:r w:rsidR="008A7127">
        <w:rPr>
          <w:rFonts w:ascii="Consolas" w:hAnsi="Consolas"/>
          <w:color w:val="000000"/>
          <w:sz w:val="20"/>
          <w:szCs w:val="20"/>
        </w:rPr>
        <w:t xml:space="preserve"> vehicletest {</w:t>
      </w:r>
    </w:p>
    <w:p w14:paraId="552CF856" w14:textId="77777777" w:rsidR="008A7127" w:rsidRDefault="008A7127" w:rsidP="008A71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 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393FD887" w14:textId="77777777" w:rsidR="008A7127" w:rsidRDefault="008A7127" w:rsidP="008A71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vehicle </w:t>
      </w:r>
      <w:r>
        <w:rPr>
          <w:rFonts w:ascii="Consolas" w:hAnsi="Consolas"/>
          <w:color w:val="6A3E3E"/>
          <w:sz w:val="20"/>
          <w:szCs w:val="20"/>
        </w:rPr>
        <w:t>v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vehicle();</w:t>
      </w:r>
    </w:p>
    <w:p w14:paraId="6162925A" w14:textId="77777777" w:rsidR="008A7127" w:rsidRDefault="008A7127" w:rsidP="008A71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v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00"/>
          <w:sz w:val="20"/>
          <w:szCs w:val="20"/>
          <w:u w:val="single"/>
        </w:rPr>
        <w:t>drive</w:t>
      </w:r>
      <w:r>
        <w:rPr>
          <w:rFonts w:ascii="Consolas" w:hAnsi="Consolas"/>
          <w:color w:val="000000"/>
          <w:sz w:val="20"/>
          <w:szCs w:val="20"/>
        </w:rPr>
        <w:t>();</w:t>
      </w:r>
    </w:p>
    <w:p w14:paraId="1D956256" w14:textId="77777777" w:rsidR="008A7127" w:rsidRDefault="008A7127" w:rsidP="008A71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v</w:t>
      </w:r>
      <w:r>
        <w:rPr>
          <w:rFonts w:ascii="Consolas" w:hAnsi="Consolas"/>
          <w:color w:val="000000"/>
          <w:sz w:val="20"/>
          <w:szCs w:val="20"/>
        </w:rPr>
        <w:t>.ride(); }</w:t>
      </w:r>
    </w:p>
    <w:p w14:paraId="06EA3657" w14:textId="77777777" w:rsidR="008A7127" w:rsidRDefault="008A7127" w:rsidP="008A71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1D0ABD27" w14:textId="77777777" w:rsidR="002D19A2" w:rsidRDefault="002D19A2" w:rsidP="008A71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5A68E93" w14:textId="1422BDB3" w:rsidR="002D19A2" w:rsidRDefault="002D19A2" w:rsidP="002D19A2">
      <w:pPr>
        <w:pStyle w:val="Heading1"/>
      </w:pPr>
      <w:r>
        <w:t>DIFFERENCES</w:t>
      </w:r>
    </w:p>
    <w:tbl>
      <w:tblPr>
        <w:tblStyle w:val="TableGrid"/>
        <w:tblW w:w="9458" w:type="dxa"/>
        <w:tblLook w:val="04A0" w:firstRow="1" w:lastRow="0" w:firstColumn="1" w:lastColumn="0" w:noHBand="0" w:noVBand="1"/>
      </w:tblPr>
      <w:tblGrid>
        <w:gridCol w:w="4729"/>
        <w:gridCol w:w="4729"/>
      </w:tblGrid>
      <w:tr w:rsidR="00187228" w14:paraId="523D49A6" w14:textId="77777777" w:rsidTr="00187228">
        <w:trPr>
          <w:trHeight w:val="625"/>
        </w:trPr>
        <w:tc>
          <w:tcPr>
            <w:tcW w:w="4729" w:type="dxa"/>
          </w:tcPr>
          <w:p w14:paraId="0E05CFD4" w14:textId="175B7FBA" w:rsidR="00187228" w:rsidRPr="009E68C9" w:rsidRDefault="009A1EDB" w:rsidP="009E68C9">
            <w:pPr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9E68C9">
              <w:rPr>
                <w:b/>
                <w:bCs/>
                <w:color w:val="FF0000"/>
                <w:sz w:val="24"/>
                <w:szCs w:val="24"/>
              </w:rPr>
              <w:t>STATIC BLOCK</w:t>
            </w:r>
          </w:p>
        </w:tc>
        <w:tc>
          <w:tcPr>
            <w:tcW w:w="4729" w:type="dxa"/>
          </w:tcPr>
          <w:p w14:paraId="1002B097" w14:textId="46CBDE46" w:rsidR="00187228" w:rsidRPr="009E68C9" w:rsidRDefault="009A1EDB" w:rsidP="009E68C9">
            <w:pPr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9E68C9">
              <w:rPr>
                <w:b/>
                <w:bCs/>
                <w:color w:val="FF0000"/>
                <w:sz w:val="24"/>
                <w:szCs w:val="24"/>
              </w:rPr>
              <w:t>NON STATIC BLOCK</w:t>
            </w:r>
          </w:p>
        </w:tc>
      </w:tr>
      <w:tr w:rsidR="00187228" w14:paraId="06FB37A9" w14:textId="77777777" w:rsidTr="00187228">
        <w:trPr>
          <w:trHeight w:val="625"/>
        </w:trPr>
        <w:tc>
          <w:tcPr>
            <w:tcW w:w="4729" w:type="dxa"/>
          </w:tcPr>
          <w:p w14:paraId="143F595F" w14:textId="0CBABF84" w:rsidR="00187228" w:rsidRDefault="009A1EDB" w:rsidP="009E68C9">
            <w:pPr>
              <w:jc w:val="center"/>
            </w:pPr>
            <w:r>
              <w:t xml:space="preserve">A BLOCK WHICH IS DECLARED DIRECTLY INSIDE A CLASS BLOCK </w:t>
            </w:r>
            <w:r w:rsidR="001C0FFF" w:rsidRPr="00A66ECE">
              <w:rPr>
                <w:highlight w:val="yellow"/>
              </w:rPr>
              <w:t>WITH STATIC KEYWORD IS KNOWN AS STATIC BLOCK</w:t>
            </w:r>
          </w:p>
        </w:tc>
        <w:tc>
          <w:tcPr>
            <w:tcW w:w="4729" w:type="dxa"/>
          </w:tcPr>
          <w:p w14:paraId="5D5452D9" w14:textId="65FB6808" w:rsidR="00187228" w:rsidRDefault="001C0FFF" w:rsidP="009E68C9">
            <w:pPr>
              <w:jc w:val="center"/>
            </w:pPr>
            <w:r>
              <w:t xml:space="preserve">A BLOCK WHICH IS DECLARED DIRECTLY </w:t>
            </w:r>
            <w:r w:rsidR="00DD1A7B">
              <w:t xml:space="preserve">INSIDE CLASS </w:t>
            </w:r>
            <w:r w:rsidR="00DD1A7B" w:rsidRPr="00A66ECE">
              <w:rPr>
                <w:highlight w:val="yellow"/>
              </w:rPr>
              <w:t>WITHOUT STATIC KEYWORD IS KNOWN AS NON STATIC BLOCK</w:t>
            </w:r>
          </w:p>
        </w:tc>
      </w:tr>
      <w:tr w:rsidR="00187228" w14:paraId="5A3E0F96" w14:textId="77777777" w:rsidTr="00187228">
        <w:trPr>
          <w:trHeight w:val="654"/>
        </w:trPr>
        <w:tc>
          <w:tcPr>
            <w:tcW w:w="4729" w:type="dxa"/>
          </w:tcPr>
          <w:p w14:paraId="6E93064A" w14:textId="1D7DD4C3" w:rsidR="00187228" w:rsidRDefault="008E15BF" w:rsidP="009E68C9">
            <w:pPr>
              <w:jc w:val="center"/>
            </w:pPr>
            <w:r>
              <w:t xml:space="preserve">STATIC BLOCK WILL BE </w:t>
            </w:r>
            <w:r w:rsidRPr="00A66ECE">
              <w:rPr>
                <w:highlight w:val="yellow"/>
              </w:rPr>
              <w:t>EXECUTED DURING CLASS LOADING PROCESS.</w:t>
            </w:r>
          </w:p>
        </w:tc>
        <w:tc>
          <w:tcPr>
            <w:tcW w:w="4729" w:type="dxa"/>
          </w:tcPr>
          <w:p w14:paraId="1965320E" w14:textId="22A5C559" w:rsidR="00651CB0" w:rsidRDefault="00651CB0" w:rsidP="009E68C9">
            <w:pPr>
              <w:jc w:val="center"/>
            </w:pPr>
            <w:r>
              <w:t xml:space="preserve">NON STATIC BLOCK WILL </w:t>
            </w:r>
            <w:r w:rsidRPr="00A66ECE">
              <w:rPr>
                <w:highlight w:val="yellow"/>
              </w:rPr>
              <w:t>BE EXECUTED DURING OBJECT LOADING PROCESS.</w:t>
            </w:r>
          </w:p>
        </w:tc>
      </w:tr>
      <w:tr w:rsidR="00187228" w14:paraId="48443023" w14:textId="77777777" w:rsidTr="00187228">
        <w:trPr>
          <w:trHeight w:val="625"/>
        </w:trPr>
        <w:tc>
          <w:tcPr>
            <w:tcW w:w="4729" w:type="dxa"/>
          </w:tcPr>
          <w:p w14:paraId="19E8D8CB" w14:textId="77A9B1B7" w:rsidR="00187228" w:rsidRDefault="004201A1" w:rsidP="009E68C9">
            <w:pPr>
              <w:jc w:val="center"/>
            </w:pPr>
            <w:r>
              <w:t xml:space="preserve">SINCE </w:t>
            </w:r>
            <w:r w:rsidRPr="00A66ECE">
              <w:rPr>
                <w:highlight w:val="yellow"/>
              </w:rPr>
              <w:t xml:space="preserve">CLASS LOADING HAPPENS ONLY ONCE STATIC BLOCK WILL GET EXECUTED </w:t>
            </w:r>
            <w:r w:rsidR="00DB5A92" w:rsidRPr="00A66ECE">
              <w:rPr>
                <w:highlight w:val="yellow"/>
              </w:rPr>
              <w:t>ONL</w:t>
            </w:r>
            <w:r w:rsidR="00A85E30">
              <w:rPr>
                <w:highlight w:val="yellow"/>
              </w:rPr>
              <w:t xml:space="preserve"> </w:t>
            </w:r>
            <w:r w:rsidR="00DB5A92" w:rsidRPr="00A66ECE">
              <w:rPr>
                <w:highlight w:val="yellow"/>
              </w:rPr>
              <w:t>Y ONCE</w:t>
            </w:r>
          </w:p>
        </w:tc>
        <w:tc>
          <w:tcPr>
            <w:tcW w:w="4729" w:type="dxa"/>
          </w:tcPr>
          <w:p w14:paraId="14D19B6C" w14:textId="76DF06E6" w:rsidR="00187228" w:rsidRDefault="00DB5A92" w:rsidP="009E68C9">
            <w:pPr>
              <w:jc w:val="center"/>
            </w:pPr>
            <w:r>
              <w:t xml:space="preserve">SINCE </w:t>
            </w:r>
            <w:r w:rsidRPr="00A66ECE">
              <w:rPr>
                <w:highlight w:val="yellow"/>
              </w:rPr>
              <w:t>OBJCT LOADING PROCESS HAPPENS FOR EVERY OBJECT CREATING</w:t>
            </w:r>
            <w:r>
              <w:t xml:space="preserve"> NON STATIC BLOCKS </w:t>
            </w:r>
            <w:r w:rsidR="00E4411E">
              <w:t xml:space="preserve">WILL BE </w:t>
            </w:r>
            <w:r w:rsidR="00E4411E" w:rsidRPr="00A66ECE">
              <w:rPr>
                <w:highlight w:val="yellow"/>
              </w:rPr>
              <w:t>EXECUTED  FOR EVERY OBJECT CREATION</w:t>
            </w:r>
          </w:p>
        </w:tc>
      </w:tr>
      <w:tr w:rsidR="00187228" w14:paraId="4217CFE6" w14:textId="77777777" w:rsidTr="00187228">
        <w:trPr>
          <w:trHeight w:val="625"/>
        </w:trPr>
        <w:tc>
          <w:tcPr>
            <w:tcW w:w="4729" w:type="dxa"/>
          </w:tcPr>
          <w:p w14:paraId="7AF78780" w14:textId="1D92A696" w:rsidR="00187228" w:rsidRDefault="00E4411E" w:rsidP="009E68C9">
            <w:pPr>
              <w:jc w:val="center"/>
            </w:pPr>
            <w:r>
              <w:t xml:space="preserve">WE WILL USE STATIC BLOCKS </w:t>
            </w:r>
            <w:r w:rsidR="00E1080C">
              <w:t xml:space="preserve">WHEN WE WANT TO EXECUTE IMPORTANT INSTRUCTIONS </w:t>
            </w:r>
            <w:r w:rsidR="0010289C">
              <w:t>BEFORE JVM CALLS MAIN METHOD.</w:t>
            </w:r>
          </w:p>
        </w:tc>
        <w:tc>
          <w:tcPr>
            <w:tcW w:w="4729" w:type="dxa"/>
          </w:tcPr>
          <w:p w14:paraId="05164312" w14:textId="4CE976A9" w:rsidR="00187228" w:rsidRDefault="009924BF" w:rsidP="009E68C9">
            <w:pPr>
              <w:jc w:val="center"/>
            </w:pPr>
            <w:r>
              <w:t xml:space="preserve">WE WILL USE NON STATIC BLOCKS TO EXECUTE IMPORTANT </w:t>
            </w:r>
            <w:r w:rsidR="009E68C9">
              <w:t>INSTRUCTIONS FOR EVERY OBJECT CREATION.</w:t>
            </w:r>
          </w:p>
        </w:tc>
      </w:tr>
    </w:tbl>
    <w:p w14:paraId="3871AEFF" w14:textId="77777777" w:rsidR="00187228" w:rsidRPr="00187228" w:rsidRDefault="00187228" w:rsidP="009E68C9">
      <w:pPr>
        <w:jc w:val="center"/>
      </w:pPr>
    </w:p>
    <w:tbl>
      <w:tblPr>
        <w:tblStyle w:val="TableGrid"/>
        <w:tblW w:w="9487" w:type="dxa"/>
        <w:tblLook w:val="04A0" w:firstRow="1" w:lastRow="0" w:firstColumn="1" w:lastColumn="0" w:noHBand="0" w:noVBand="1"/>
      </w:tblPr>
      <w:tblGrid>
        <w:gridCol w:w="4735"/>
        <w:gridCol w:w="4752"/>
      </w:tblGrid>
      <w:tr w:rsidR="00DE214B" w14:paraId="167B4E8D" w14:textId="77777777" w:rsidTr="00EE139F">
        <w:trPr>
          <w:trHeight w:val="531"/>
        </w:trPr>
        <w:tc>
          <w:tcPr>
            <w:tcW w:w="4735" w:type="dxa"/>
          </w:tcPr>
          <w:p w14:paraId="1AA7E501" w14:textId="61C42095" w:rsidR="00DE214B" w:rsidRPr="00D34E1C" w:rsidRDefault="00DE214B" w:rsidP="00EE139F">
            <w:pPr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D34E1C">
              <w:rPr>
                <w:b/>
                <w:bCs/>
                <w:color w:val="FF0000"/>
                <w:sz w:val="24"/>
                <w:szCs w:val="24"/>
              </w:rPr>
              <w:t>THIS</w:t>
            </w:r>
          </w:p>
        </w:tc>
        <w:tc>
          <w:tcPr>
            <w:tcW w:w="4752" w:type="dxa"/>
          </w:tcPr>
          <w:p w14:paraId="36091BC6" w14:textId="6C5AEC96" w:rsidR="00DE214B" w:rsidRPr="00D34E1C" w:rsidRDefault="00D34E1C" w:rsidP="00D34E1C">
            <w:pPr>
              <w:pStyle w:val="ListParagraph"/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 xml:space="preserve">                           </w:t>
            </w:r>
            <w:r w:rsidR="00DE214B" w:rsidRPr="00D34E1C">
              <w:rPr>
                <w:b/>
                <w:bCs/>
                <w:color w:val="FF0000"/>
              </w:rPr>
              <w:t>THIS ()</w:t>
            </w:r>
          </w:p>
        </w:tc>
      </w:tr>
      <w:tr w:rsidR="00DE214B" w14:paraId="6060F364" w14:textId="77777777" w:rsidTr="00AC335F">
        <w:trPr>
          <w:trHeight w:val="759"/>
        </w:trPr>
        <w:tc>
          <w:tcPr>
            <w:tcW w:w="4735" w:type="dxa"/>
          </w:tcPr>
          <w:p w14:paraId="488C26BD" w14:textId="1FC26684" w:rsidR="00DE214B" w:rsidRDefault="00384B53" w:rsidP="00EE139F">
            <w:pPr>
              <w:jc w:val="center"/>
            </w:pPr>
            <w:r>
              <w:t xml:space="preserve">THIS IS MAINELY USED TO </w:t>
            </w:r>
            <w:r w:rsidRPr="00A66ECE">
              <w:rPr>
                <w:highlight w:val="yellow"/>
              </w:rPr>
              <w:t xml:space="preserve">DEFFERENCIATE </w:t>
            </w:r>
            <w:r w:rsidR="00053A81" w:rsidRPr="00A66ECE">
              <w:rPr>
                <w:highlight w:val="yellow"/>
              </w:rPr>
              <w:t>LOCAL AND NS VARIABLES</w:t>
            </w:r>
          </w:p>
        </w:tc>
        <w:tc>
          <w:tcPr>
            <w:tcW w:w="4752" w:type="dxa"/>
          </w:tcPr>
          <w:p w14:paraId="43B70C55" w14:textId="16F2200C" w:rsidR="00DE214B" w:rsidRPr="00A66ECE" w:rsidRDefault="00053A81" w:rsidP="00EE139F">
            <w:pPr>
              <w:jc w:val="center"/>
              <w:rPr>
                <w:highlight w:val="yellow"/>
              </w:rPr>
            </w:pPr>
            <w:r w:rsidRPr="00A66ECE">
              <w:rPr>
                <w:highlight w:val="yellow"/>
              </w:rPr>
              <w:t xml:space="preserve">TO USE THIS() CONSTRUCTER OVERLOADING </w:t>
            </w:r>
            <w:r w:rsidR="00EE139F" w:rsidRPr="00A66ECE">
              <w:rPr>
                <w:highlight w:val="yellow"/>
              </w:rPr>
              <w:t>IS MANDETORY.</w:t>
            </w:r>
          </w:p>
        </w:tc>
      </w:tr>
      <w:tr w:rsidR="00DE214B" w14:paraId="2970CA9F" w14:textId="77777777" w:rsidTr="00EE139F">
        <w:trPr>
          <w:trHeight w:val="531"/>
        </w:trPr>
        <w:tc>
          <w:tcPr>
            <w:tcW w:w="4735" w:type="dxa"/>
          </w:tcPr>
          <w:p w14:paraId="138145FA" w14:textId="3C22E51F" w:rsidR="00DE214B" w:rsidRDefault="00DE214B" w:rsidP="00EE139F">
            <w:pPr>
              <w:jc w:val="center"/>
            </w:pPr>
            <w:r>
              <w:t xml:space="preserve">IT IS A </w:t>
            </w:r>
            <w:r w:rsidRPr="00A66ECE">
              <w:rPr>
                <w:highlight w:val="yellow"/>
              </w:rPr>
              <w:t>KEYWORD</w:t>
            </w:r>
          </w:p>
        </w:tc>
        <w:tc>
          <w:tcPr>
            <w:tcW w:w="4752" w:type="dxa"/>
          </w:tcPr>
          <w:p w14:paraId="6166379F" w14:textId="7567E076" w:rsidR="00DE214B" w:rsidRDefault="00DE214B" w:rsidP="00EE139F">
            <w:pPr>
              <w:jc w:val="center"/>
            </w:pPr>
            <w:r>
              <w:t xml:space="preserve">IT IS A </w:t>
            </w:r>
            <w:r w:rsidRPr="00A66ECE">
              <w:rPr>
                <w:highlight w:val="yellow"/>
              </w:rPr>
              <w:t>CONSTRUCTER CALLING STATEMENT</w:t>
            </w:r>
            <w:r>
              <w:t xml:space="preserve"> .</w:t>
            </w:r>
          </w:p>
        </w:tc>
      </w:tr>
      <w:tr w:rsidR="00DE214B" w14:paraId="315D12AA" w14:textId="77777777" w:rsidTr="00EE139F">
        <w:trPr>
          <w:trHeight w:val="531"/>
        </w:trPr>
        <w:tc>
          <w:tcPr>
            <w:tcW w:w="4735" w:type="dxa"/>
          </w:tcPr>
          <w:p w14:paraId="6719F2E7" w14:textId="1DC4CD6F" w:rsidR="00DE214B" w:rsidRDefault="00DE214B" w:rsidP="00EE139F">
            <w:pPr>
              <w:jc w:val="center"/>
            </w:pPr>
            <w:r>
              <w:t xml:space="preserve">THIS KEYWORD </w:t>
            </w:r>
            <w:r w:rsidRPr="00A66ECE">
              <w:rPr>
                <w:highlight w:val="yellow"/>
              </w:rPr>
              <w:t>CAN BE USED ANY WHERE INSIDE NON STATIC CONTEXT</w:t>
            </w:r>
          </w:p>
        </w:tc>
        <w:tc>
          <w:tcPr>
            <w:tcW w:w="4752" w:type="dxa"/>
          </w:tcPr>
          <w:p w14:paraId="69886A26" w14:textId="1187F3AD" w:rsidR="00DE214B" w:rsidRDefault="00DE214B" w:rsidP="00EE139F">
            <w:pPr>
              <w:jc w:val="center"/>
            </w:pPr>
            <w:r>
              <w:t xml:space="preserve">THIS STATEMENT </w:t>
            </w:r>
            <w:r w:rsidRPr="00A66ECE">
              <w:rPr>
                <w:highlight w:val="yellow"/>
              </w:rPr>
              <w:t>IS USED TO ACHIVE CONSTRUCTER CHAINING</w:t>
            </w:r>
            <w:r>
              <w:t xml:space="preserve"> WITHIN THE CLASS.</w:t>
            </w:r>
          </w:p>
        </w:tc>
      </w:tr>
      <w:tr w:rsidR="00DE214B" w14:paraId="579F6568" w14:textId="77777777" w:rsidTr="00EE139F">
        <w:trPr>
          <w:trHeight w:val="531"/>
        </w:trPr>
        <w:tc>
          <w:tcPr>
            <w:tcW w:w="4735" w:type="dxa"/>
          </w:tcPr>
          <w:p w14:paraId="5AA1DBF2" w14:textId="4B33EEFA" w:rsidR="00DE214B" w:rsidRPr="00A66ECE" w:rsidRDefault="00DE214B" w:rsidP="00EE139F">
            <w:pPr>
              <w:jc w:val="center"/>
              <w:rPr>
                <w:highlight w:val="yellow"/>
              </w:rPr>
            </w:pPr>
            <w:r w:rsidRPr="00A66ECE">
              <w:rPr>
                <w:highlight w:val="yellow"/>
              </w:rPr>
              <w:t>INSIDE CONSTRUCTER WE CAN USE THIS KEYWORD MULTIPLE TIMES.</w:t>
            </w:r>
          </w:p>
        </w:tc>
        <w:tc>
          <w:tcPr>
            <w:tcW w:w="4752" w:type="dxa"/>
          </w:tcPr>
          <w:p w14:paraId="0E7FCB1A" w14:textId="58808DBB" w:rsidR="00DE214B" w:rsidRDefault="00DE214B" w:rsidP="00EE139F">
            <w:pPr>
              <w:jc w:val="center"/>
            </w:pPr>
            <w:r w:rsidRPr="00A66ECE">
              <w:rPr>
                <w:highlight w:val="yellow"/>
              </w:rPr>
              <w:t>THIS STATEMTENT SHOULD BE USED ONLY INSIDE CONSTRUCTER.</w:t>
            </w:r>
          </w:p>
        </w:tc>
      </w:tr>
      <w:tr w:rsidR="00DE214B" w14:paraId="6226B7B5" w14:textId="77777777" w:rsidTr="00EE139F">
        <w:trPr>
          <w:trHeight w:val="886"/>
        </w:trPr>
        <w:tc>
          <w:tcPr>
            <w:tcW w:w="4735" w:type="dxa"/>
          </w:tcPr>
          <w:p w14:paraId="19023321" w14:textId="581A1CCD" w:rsidR="00DE214B" w:rsidRDefault="00DE214B" w:rsidP="00EE139F">
            <w:pPr>
              <w:jc w:val="center"/>
            </w:pPr>
            <w:r>
              <w:t xml:space="preserve">TO USE THIS KEYWORD </w:t>
            </w:r>
            <w:r w:rsidRPr="00A66ECE">
              <w:rPr>
                <w:highlight w:val="yellow"/>
              </w:rPr>
              <w:t>CONSTRUCTER OVERLOADING IS NOT MANDETORY.</w:t>
            </w:r>
          </w:p>
        </w:tc>
        <w:tc>
          <w:tcPr>
            <w:tcW w:w="4752" w:type="dxa"/>
          </w:tcPr>
          <w:p w14:paraId="0470457E" w14:textId="523B53E0" w:rsidR="00DE214B" w:rsidRDefault="00782B10" w:rsidP="00EE139F">
            <w:pPr>
              <w:jc w:val="center"/>
            </w:pPr>
            <w:r w:rsidRPr="00A66ECE">
              <w:rPr>
                <w:highlight w:val="yellow"/>
              </w:rPr>
              <w:t xml:space="preserve">INSIDE CONSTRUCTER SHOULD USE THIS () </w:t>
            </w:r>
            <w:r w:rsidR="00384B53" w:rsidRPr="00A66ECE">
              <w:rPr>
                <w:highlight w:val="yellow"/>
              </w:rPr>
              <w:t>ONLY ONCE IN A 1</w:t>
            </w:r>
            <w:r w:rsidR="00384B53" w:rsidRPr="00A66ECE">
              <w:rPr>
                <w:highlight w:val="yellow"/>
                <w:vertAlign w:val="superscript"/>
              </w:rPr>
              <w:t>ST</w:t>
            </w:r>
            <w:r w:rsidR="00384B53" w:rsidRPr="00A66ECE">
              <w:rPr>
                <w:highlight w:val="yellow"/>
              </w:rPr>
              <w:t xml:space="preserve"> LINE.</w:t>
            </w:r>
          </w:p>
        </w:tc>
      </w:tr>
    </w:tbl>
    <w:p w14:paraId="21C604C6" w14:textId="77777777" w:rsidR="002D19A2" w:rsidRPr="002D19A2" w:rsidRDefault="002D19A2" w:rsidP="00EE139F">
      <w:pPr>
        <w:jc w:val="center"/>
      </w:pPr>
    </w:p>
    <w:p w14:paraId="4B5A7D1D" w14:textId="77777777" w:rsidR="008A7127" w:rsidRDefault="008A7127" w:rsidP="00EE139F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Consolas" w:hAnsi="Consolas"/>
          <w:color w:val="000000"/>
          <w:sz w:val="20"/>
          <w:szCs w:val="20"/>
        </w:rPr>
      </w:pPr>
    </w:p>
    <w:p w14:paraId="3A6EB449" w14:textId="77777777" w:rsidR="008A7127" w:rsidRDefault="008A7127" w:rsidP="008A71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tbl>
      <w:tblPr>
        <w:tblStyle w:val="TableGrid"/>
        <w:tblW w:w="9854" w:type="dxa"/>
        <w:tblLook w:val="04A0" w:firstRow="1" w:lastRow="0" w:firstColumn="1" w:lastColumn="0" w:noHBand="0" w:noVBand="1"/>
      </w:tblPr>
      <w:tblGrid>
        <w:gridCol w:w="4927"/>
        <w:gridCol w:w="4927"/>
      </w:tblGrid>
      <w:tr w:rsidR="0097145E" w14:paraId="2BCEE47B" w14:textId="77777777" w:rsidTr="00C05883">
        <w:trPr>
          <w:trHeight w:val="1347"/>
        </w:trPr>
        <w:tc>
          <w:tcPr>
            <w:tcW w:w="4927" w:type="dxa"/>
          </w:tcPr>
          <w:p w14:paraId="4337A2FA" w14:textId="15C83826" w:rsidR="0097145E" w:rsidRPr="00D34E1C" w:rsidRDefault="0097145E" w:rsidP="004F62B4">
            <w:pPr>
              <w:pStyle w:val="NoSpacing"/>
              <w:jc w:val="center"/>
              <w:rPr>
                <w:rFonts w:ascii="Consolas" w:hAnsi="Consolas"/>
                <w:b/>
                <w:bCs/>
                <w:color w:val="FF0000"/>
                <w:sz w:val="28"/>
                <w:szCs w:val="28"/>
              </w:rPr>
            </w:pPr>
            <w:r w:rsidRPr="00D34E1C">
              <w:rPr>
                <w:rFonts w:ascii="Consolas" w:hAnsi="Consolas"/>
                <w:b/>
                <w:bCs/>
                <w:color w:val="FF0000"/>
                <w:sz w:val="28"/>
                <w:szCs w:val="28"/>
              </w:rPr>
              <w:t>MEHTOD OVERLOADING</w:t>
            </w:r>
          </w:p>
        </w:tc>
        <w:tc>
          <w:tcPr>
            <w:tcW w:w="4927" w:type="dxa"/>
          </w:tcPr>
          <w:p w14:paraId="48742C28" w14:textId="02F8BA00" w:rsidR="0097145E" w:rsidRPr="00D34E1C" w:rsidRDefault="0097145E" w:rsidP="004F62B4">
            <w:pPr>
              <w:pStyle w:val="NoSpacing"/>
              <w:jc w:val="center"/>
              <w:rPr>
                <w:rFonts w:ascii="Consolas" w:hAnsi="Consolas"/>
                <w:b/>
                <w:bCs/>
                <w:color w:val="FF0000"/>
                <w:sz w:val="28"/>
                <w:szCs w:val="28"/>
              </w:rPr>
            </w:pPr>
            <w:r w:rsidRPr="00D34E1C">
              <w:rPr>
                <w:rFonts w:ascii="Consolas" w:hAnsi="Consolas"/>
                <w:b/>
                <w:bCs/>
                <w:color w:val="FF0000"/>
                <w:sz w:val="28"/>
                <w:szCs w:val="28"/>
              </w:rPr>
              <w:t>MEHTOD OVERRIDING</w:t>
            </w:r>
          </w:p>
        </w:tc>
      </w:tr>
      <w:tr w:rsidR="0097145E" w14:paraId="0A85F50E" w14:textId="77777777" w:rsidTr="0097145E">
        <w:trPr>
          <w:trHeight w:val="1061"/>
        </w:trPr>
        <w:tc>
          <w:tcPr>
            <w:tcW w:w="4927" w:type="dxa"/>
          </w:tcPr>
          <w:p w14:paraId="3B201661" w14:textId="507F9E7E" w:rsidR="0097145E" w:rsidRPr="004F62B4" w:rsidRDefault="00347851" w:rsidP="004F62B4">
            <w:pPr>
              <w:jc w:val="center"/>
              <w:rPr>
                <w:rFonts w:ascii="Cascadia Code" w:hAnsi="Cascadia Code" w:cs="Cascadia Code"/>
              </w:rPr>
            </w:pPr>
            <w:r w:rsidRPr="004F62B4">
              <w:rPr>
                <w:rFonts w:ascii="Cascadia Code" w:hAnsi="Cascadia Code" w:cs="Cascadia Code"/>
              </w:rPr>
              <w:t xml:space="preserve">DEVELOPING MULTIPLE MEHTODS WITH A SAME NAME BUT DIFFERENT IN ARGUMENTS </w:t>
            </w:r>
            <w:r w:rsidR="00E77668" w:rsidRPr="004F62B4">
              <w:rPr>
                <w:rFonts w:ascii="Cascadia Code" w:hAnsi="Cascadia Code" w:cs="Cascadia Code"/>
              </w:rPr>
              <w:t>LIST IS KNOWN AS  MEHTOD OVERLOADING</w:t>
            </w:r>
            <w:r w:rsidR="0070193F" w:rsidRPr="004F62B4">
              <w:rPr>
                <w:rFonts w:ascii="Cascadia Code" w:hAnsi="Cascadia Code" w:cs="Cascadia Code"/>
              </w:rPr>
              <w:t>.</w:t>
            </w:r>
          </w:p>
        </w:tc>
        <w:tc>
          <w:tcPr>
            <w:tcW w:w="4927" w:type="dxa"/>
          </w:tcPr>
          <w:p w14:paraId="59075CF4" w14:textId="3D944352" w:rsidR="0097145E" w:rsidRDefault="00E77668" w:rsidP="004F62B4">
            <w:pPr>
              <w:pStyle w:val="NoSpacing"/>
              <w:jc w:val="center"/>
              <w:rPr>
                <w:rFonts w:ascii="Consolas" w:hAnsi="Consolas"/>
                <w:color w:val="000000"/>
                <w:sz w:val="24"/>
                <w:szCs w:val="24"/>
              </w:rPr>
            </w:pPr>
            <w:r>
              <w:rPr>
                <w:rFonts w:ascii="Consolas" w:hAnsi="Consolas"/>
                <w:color w:val="000000"/>
                <w:sz w:val="24"/>
                <w:szCs w:val="24"/>
              </w:rPr>
              <w:t xml:space="preserve">SUPER AND SUBCLASS AS </w:t>
            </w:r>
            <w:r w:rsidR="00C06CE6">
              <w:rPr>
                <w:rFonts w:ascii="Consolas" w:hAnsi="Consolas"/>
                <w:color w:val="000000"/>
                <w:sz w:val="24"/>
                <w:szCs w:val="24"/>
              </w:rPr>
              <w:t>SAME METHOD SIGNATURE BUT DIFFERENT IMPLEMENTATION IS KNOWN AS MEHTOD OVERRIDING.</w:t>
            </w:r>
          </w:p>
        </w:tc>
      </w:tr>
      <w:tr w:rsidR="0097145E" w14:paraId="675B56BB" w14:textId="77777777" w:rsidTr="0097145E">
        <w:trPr>
          <w:trHeight w:val="1016"/>
        </w:trPr>
        <w:tc>
          <w:tcPr>
            <w:tcW w:w="4927" w:type="dxa"/>
          </w:tcPr>
          <w:p w14:paraId="5016C997" w14:textId="51327B81" w:rsidR="0097145E" w:rsidRDefault="00EA505F" w:rsidP="004F62B4">
            <w:pPr>
              <w:pStyle w:val="NoSpacing"/>
              <w:jc w:val="center"/>
              <w:rPr>
                <w:rFonts w:ascii="Consolas" w:hAnsi="Consolas"/>
                <w:color w:val="000000"/>
                <w:sz w:val="24"/>
                <w:szCs w:val="24"/>
              </w:rPr>
            </w:pPr>
            <w:r>
              <w:rPr>
                <w:rFonts w:ascii="Consolas" w:hAnsi="Consolas"/>
                <w:color w:val="000000"/>
                <w:sz w:val="24"/>
                <w:szCs w:val="24"/>
              </w:rPr>
              <w:t>TO PERFORM METHOD OVERLOADING INHERITENCE IS NOT MANDETORY.</w:t>
            </w:r>
          </w:p>
        </w:tc>
        <w:tc>
          <w:tcPr>
            <w:tcW w:w="4927" w:type="dxa"/>
          </w:tcPr>
          <w:p w14:paraId="154085D7" w14:textId="517A8F68" w:rsidR="0097145E" w:rsidRDefault="00FA697F" w:rsidP="004F62B4">
            <w:pPr>
              <w:pStyle w:val="NoSpacing"/>
              <w:jc w:val="center"/>
              <w:rPr>
                <w:rFonts w:ascii="Consolas" w:hAnsi="Consolas"/>
                <w:color w:val="000000"/>
                <w:sz w:val="24"/>
                <w:szCs w:val="24"/>
              </w:rPr>
            </w:pPr>
            <w:r>
              <w:rPr>
                <w:rFonts w:ascii="Consolas" w:hAnsi="Consolas"/>
                <w:color w:val="000000"/>
                <w:sz w:val="24"/>
                <w:szCs w:val="24"/>
              </w:rPr>
              <w:t>TO PERFORM MEHTOD OVERRIDING INHERITNCE IS MANDETORY.</w:t>
            </w:r>
          </w:p>
        </w:tc>
      </w:tr>
      <w:tr w:rsidR="0097145E" w14:paraId="0C222947" w14:textId="77777777" w:rsidTr="0097145E">
        <w:trPr>
          <w:trHeight w:val="1016"/>
        </w:trPr>
        <w:tc>
          <w:tcPr>
            <w:tcW w:w="4927" w:type="dxa"/>
          </w:tcPr>
          <w:p w14:paraId="361B24AB" w14:textId="6C9D134A" w:rsidR="0097145E" w:rsidRDefault="00650E39" w:rsidP="004F62B4">
            <w:pPr>
              <w:pStyle w:val="NoSpacing"/>
              <w:jc w:val="center"/>
              <w:rPr>
                <w:rFonts w:ascii="Consolas" w:hAnsi="Consolas"/>
                <w:color w:val="000000"/>
                <w:sz w:val="24"/>
                <w:szCs w:val="24"/>
              </w:rPr>
            </w:pPr>
            <w:r>
              <w:rPr>
                <w:rFonts w:ascii="Consolas" w:hAnsi="Consolas"/>
                <w:color w:val="000000"/>
                <w:sz w:val="24"/>
                <w:szCs w:val="24"/>
              </w:rPr>
              <w:t>WE CAN PERFORM MEHTOD OVERLOADING FOR BOTH STATIC AND NON STATIC METHODS.</w:t>
            </w:r>
          </w:p>
        </w:tc>
        <w:tc>
          <w:tcPr>
            <w:tcW w:w="4927" w:type="dxa"/>
          </w:tcPr>
          <w:p w14:paraId="4A5A7AB4" w14:textId="2AE883C3" w:rsidR="0097145E" w:rsidRDefault="00E70EC1" w:rsidP="004F62B4">
            <w:pPr>
              <w:pStyle w:val="NoSpacing"/>
              <w:jc w:val="center"/>
              <w:rPr>
                <w:rFonts w:ascii="Consolas" w:hAnsi="Consolas"/>
                <w:color w:val="000000"/>
                <w:sz w:val="24"/>
                <w:szCs w:val="24"/>
              </w:rPr>
            </w:pPr>
            <w:r>
              <w:rPr>
                <w:rFonts w:ascii="Consolas" w:hAnsi="Consolas"/>
                <w:color w:val="000000"/>
                <w:sz w:val="24"/>
                <w:szCs w:val="24"/>
              </w:rPr>
              <w:t>WE CAN PERFORM MEHTOD OVERRIDING ONLY BY USING NON STATIC METHODS.</w:t>
            </w:r>
          </w:p>
        </w:tc>
      </w:tr>
      <w:tr w:rsidR="0097145E" w14:paraId="65A7F8B3" w14:textId="77777777" w:rsidTr="0097145E">
        <w:trPr>
          <w:trHeight w:val="1016"/>
        </w:trPr>
        <w:tc>
          <w:tcPr>
            <w:tcW w:w="4927" w:type="dxa"/>
          </w:tcPr>
          <w:p w14:paraId="15965320" w14:textId="4B137A24" w:rsidR="0097145E" w:rsidRDefault="00C14964" w:rsidP="004F62B4">
            <w:pPr>
              <w:pStyle w:val="NoSpacing"/>
              <w:jc w:val="center"/>
              <w:rPr>
                <w:rFonts w:ascii="Consolas" w:hAnsi="Consolas"/>
                <w:color w:val="000000"/>
                <w:sz w:val="24"/>
                <w:szCs w:val="24"/>
              </w:rPr>
            </w:pPr>
            <w:r>
              <w:rPr>
                <w:rFonts w:ascii="Consolas" w:hAnsi="Consolas"/>
                <w:color w:val="000000"/>
                <w:sz w:val="24"/>
                <w:szCs w:val="24"/>
              </w:rPr>
              <w:t>IN CASE OF METHOD OVERLOADING LIST OF ARGUMENTS SHOULD BE DIFFER</w:t>
            </w:r>
            <w:r w:rsidR="00B10CFC">
              <w:rPr>
                <w:rFonts w:ascii="Consolas" w:hAnsi="Consolas"/>
                <w:color w:val="000000"/>
                <w:sz w:val="24"/>
                <w:szCs w:val="24"/>
              </w:rPr>
              <w:t>ENT</w:t>
            </w:r>
            <w:r>
              <w:rPr>
                <w:rFonts w:ascii="Consolas" w:hAnsi="Consolas"/>
                <w:color w:val="000000"/>
                <w:sz w:val="24"/>
                <w:szCs w:val="24"/>
              </w:rPr>
              <w:t>.</w:t>
            </w:r>
          </w:p>
        </w:tc>
        <w:tc>
          <w:tcPr>
            <w:tcW w:w="4927" w:type="dxa"/>
          </w:tcPr>
          <w:p w14:paraId="42FFAD4B" w14:textId="7BA9FA70" w:rsidR="0097145E" w:rsidRDefault="00B10CFC" w:rsidP="004F62B4">
            <w:pPr>
              <w:pStyle w:val="NoSpacing"/>
              <w:jc w:val="center"/>
              <w:rPr>
                <w:rFonts w:ascii="Consolas" w:hAnsi="Consolas"/>
                <w:color w:val="000000"/>
                <w:sz w:val="24"/>
                <w:szCs w:val="24"/>
              </w:rPr>
            </w:pPr>
            <w:r>
              <w:rPr>
                <w:rFonts w:ascii="Consolas" w:hAnsi="Consolas"/>
                <w:color w:val="000000"/>
                <w:sz w:val="24"/>
                <w:szCs w:val="24"/>
              </w:rPr>
              <w:t xml:space="preserve">IN CASE OF METHOD OVERRIDING LIST OF ARGUMENTS </w:t>
            </w:r>
            <w:r w:rsidR="00F65144">
              <w:rPr>
                <w:rFonts w:ascii="Consolas" w:hAnsi="Consolas"/>
                <w:color w:val="000000"/>
                <w:sz w:val="24"/>
                <w:szCs w:val="24"/>
              </w:rPr>
              <w:t>SHOULD BE SAME.</w:t>
            </w:r>
          </w:p>
        </w:tc>
      </w:tr>
      <w:tr w:rsidR="0097145E" w14:paraId="6B702358" w14:textId="77777777" w:rsidTr="0097145E">
        <w:trPr>
          <w:trHeight w:val="1061"/>
        </w:trPr>
        <w:tc>
          <w:tcPr>
            <w:tcW w:w="4927" w:type="dxa"/>
          </w:tcPr>
          <w:p w14:paraId="77FCDECA" w14:textId="0534AA8D" w:rsidR="0097145E" w:rsidRDefault="00F65144" w:rsidP="004F62B4">
            <w:pPr>
              <w:pStyle w:val="NoSpacing"/>
              <w:jc w:val="center"/>
              <w:rPr>
                <w:rFonts w:ascii="Consolas" w:hAnsi="Consolas"/>
                <w:color w:val="000000"/>
                <w:sz w:val="24"/>
                <w:szCs w:val="24"/>
              </w:rPr>
            </w:pPr>
            <w:r>
              <w:rPr>
                <w:rFonts w:ascii="Consolas" w:hAnsi="Consolas"/>
                <w:color w:val="000000"/>
                <w:sz w:val="24"/>
                <w:szCs w:val="24"/>
              </w:rPr>
              <w:t xml:space="preserve">IN CASE OF METHOD OVERLOADING </w:t>
            </w:r>
            <w:r w:rsidR="0070193F">
              <w:rPr>
                <w:rFonts w:ascii="Consolas" w:hAnsi="Consolas"/>
                <w:color w:val="000000"/>
                <w:sz w:val="24"/>
                <w:szCs w:val="24"/>
              </w:rPr>
              <w:t>VISIBILITY / ACCESSABILITY CAN CHANGE .</w:t>
            </w:r>
          </w:p>
        </w:tc>
        <w:tc>
          <w:tcPr>
            <w:tcW w:w="4927" w:type="dxa"/>
          </w:tcPr>
          <w:p w14:paraId="3AFBDD93" w14:textId="31297865" w:rsidR="0097145E" w:rsidRDefault="0007321F" w:rsidP="004F62B4">
            <w:pPr>
              <w:pStyle w:val="NoSpacing"/>
              <w:jc w:val="center"/>
              <w:rPr>
                <w:rFonts w:ascii="Consolas" w:hAnsi="Consolas"/>
                <w:color w:val="000000"/>
                <w:sz w:val="24"/>
                <w:szCs w:val="24"/>
              </w:rPr>
            </w:pPr>
            <w:r>
              <w:rPr>
                <w:rFonts w:ascii="Consolas" w:hAnsi="Consolas"/>
                <w:color w:val="000000"/>
                <w:sz w:val="24"/>
                <w:szCs w:val="24"/>
              </w:rPr>
              <w:t xml:space="preserve">IN CASE OF METHOD OVERRIDING </w:t>
            </w:r>
            <w:r w:rsidR="00273E30">
              <w:rPr>
                <w:rFonts w:ascii="Consolas" w:hAnsi="Consolas"/>
                <w:color w:val="000000"/>
                <w:sz w:val="24"/>
                <w:szCs w:val="24"/>
              </w:rPr>
              <w:t xml:space="preserve">VISIBILITY / ACCESSABILITY OF SUBCLASS MEHTOD SHOULD BE SAME </w:t>
            </w:r>
            <w:r w:rsidR="00DD26D3">
              <w:rPr>
                <w:rFonts w:ascii="Consolas" w:hAnsi="Consolas"/>
                <w:color w:val="000000"/>
                <w:sz w:val="24"/>
                <w:szCs w:val="24"/>
              </w:rPr>
              <w:t>OR HIGHER THAN THE SUPERCLASS</w:t>
            </w:r>
          </w:p>
        </w:tc>
      </w:tr>
      <w:tr w:rsidR="0097145E" w14:paraId="1A116BE7" w14:textId="77777777" w:rsidTr="0097145E">
        <w:trPr>
          <w:trHeight w:val="1016"/>
        </w:trPr>
        <w:tc>
          <w:tcPr>
            <w:tcW w:w="4927" w:type="dxa"/>
          </w:tcPr>
          <w:p w14:paraId="4808EA18" w14:textId="2A8A95F0" w:rsidR="0097145E" w:rsidRDefault="00DD26D3" w:rsidP="004F62B4">
            <w:pPr>
              <w:pStyle w:val="NoSpacing"/>
              <w:jc w:val="center"/>
              <w:rPr>
                <w:rFonts w:ascii="Consolas" w:hAnsi="Consolas"/>
                <w:color w:val="000000"/>
                <w:sz w:val="24"/>
                <w:szCs w:val="24"/>
              </w:rPr>
            </w:pPr>
            <w:r>
              <w:rPr>
                <w:rFonts w:ascii="Consolas" w:hAnsi="Consolas"/>
                <w:color w:val="000000"/>
                <w:sz w:val="24"/>
                <w:szCs w:val="24"/>
              </w:rPr>
              <w:t xml:space="preserve">IN CASE OF METHOD OVERLOADING </w:t>
            </w:r>
            <w:r w:rsidR="0055725D">
              <w:rPr>
                <w:rFonts w:ascii="Consolas" w:hAnsi="Consolas"/>
                <w:color w:val="000000"/>
                <w:sz w:val="24"/>
                <w:szCs w:val="24"/>
              </w:rPr>
              <w:t>RETURN TYPE CAN BE CHANGED.</w:t>
            </w:r>
          </w:p>
        </w:tc>
        <w:tc>
          <w:tcPr>
            <w:tcW w:w="4927" w:type="dxa"/>
          </w:tcPr>
          <w:p w14:paraId="19096FC4" w14:textId="76EA35E2" w:rsidR="0097145E" w:rsidRDefault="0055725D" w:rsidP="004F62B4">
            <w:pPr>
              <w:pStyle w:val="NoSpacing"/>
              <w:jc w:val="center"/>
              <w:rPr>
                <w:rFonts w:ascii="Consolas" w:hAnsi="Consolas"/>
                <w:color w:val="000000"/>
                <w:sz w:val="24"/>
                <w:szCs w:val="24"/>
              </w:rPr>
            </w:pPr>
            <w:r>
              <w:rPr>
                <w:rFonts w:ascii="Consolas" w:hAnsi="Consolas"/>
                <w:color w:val="000000"/>
                <w:sz w:val="24"/>
                <w:szCs w:val="24"/>
              </w:rPr>
              <w:t>IN CASE OF METHOD OVERRIDING RETURN TYPE SHOULD BE SAME.</w:t>
            </w:r>
          </w:p>
        </w:tc>
      </w:tr>
      <w:tr w:rsidR="0097145E" w14:paraId="781C28D3" w14:textId="77777777" w:rsidTr="0097145E">
        <w:trPr>
          <w:trHeight w:val="1016"/>
        </w:trPr>
        <w:tc>
          <w:tcPr>
            <w:tcW w:w="4927" w:type="dxa"/>
          </w:tcPr>
          <w:p w14:paraId="29652B27" w14:textId="4FAEEBF6" w:rsidR="0097145E" w:rsidRDefault="00E63CBC" w:rsidP="004F62B4">
            <w:pPr>
              <w:pStyle w:val="NoSpacing"/>
              <w:jc w:val="center"/>
              <w:rPr>
                <w:rFonts w:ascii="Consolas" w:hAnsi="Consolas"/>
                <w:color w:val="000000"/>
                <w:sz w:val="24"/>
                <w:szCs w:val="24"/>
              </w:rPr>
            </w:pPr>
            <w:r>
              <w:rPr>
                <w:rFonts w:ascii="Consolas" w:hAnsi="Consolas"/>
                <w:color w:val="000000"/>
                <w:sz w:val="24"/>
                <w:szCs w:val="24"/>
              </w:rPr>
              <w:t>METHOD OVER</w:t>
            </w:r>
            <w:r w:rsidR="00AC4FF6">
              <w:rPr>
                <w:rFonts w:ascii="Consolas" w:hAnsi="Consolas"/>
                <w:color w:val="000000"/>
                <w:sz w:val="24"/>
                <w:szCs w:val="24"/>
              </w:rPr>
              <w:t>LOAD</w:t>
            </w:r>
            <w:r>
              <w:rPr>
                <w:rFonts w:ascii="Consolas" w:hAnsi="Consolas"/>
                <w:color w:val="000000"/>
                <w:sz w:val="24"/>
                <w:szCs w:val="24"/>
              </w:rPr>
              <w:t xml:space="preserve">ING IS USED TO ACHIVE </w:t>
            </w:r>
            <w:r w:rsidR="004F62B4">
              <w:rPr>
                <w:rFonts w:ascii="Consolas" w:hAnsi="Consolas"/>
                <w:color w:val="000000"/>
                <w:sz w:val="24"/>
                <w:szCs w:val="24"/>
              </w:rPr>
              <w:t>COMPILE TIME POLYMORPHISUM .</w:t>
            </w:r>
          </w:p>
        </w:tc>
        <w:tc>
          <w:tcPr>
            <w:tcW w:w="4927" w:type="dxa"/>
          </w:tcPr>
          <w:p w14:paraId="29352D6B" w14:textId="71DE8E3C" w:rsidR="0097145E" w:rsidRDefault="004F62B4" w:rsidP="004F62B4">
            <w:pPr>
              <w:pStyle w:val="NoSpacing"/>
              <w:jc w:val="center"/>
              <w:rPr>
                <w:rFonts w:ascii="Consolas" w:hAnsi="Consolas"/>
                <w:color w:val="000000"/>
                <w:sz w:val="24"/>
                <w:szCs w:val="24"/>
              </w:rPr>
            </w:pPr>
            <w:r>
              <w:rPr>
                <w:rFonts w:ascii="Consolas" w:hAnsi="Consolas"/>
                <w:color w:val="000000"/>
                <w:sz w:val="24"/>
                <w:szCs w:val="24"/>
              </w:rPr>
              <w:t>METHOD OVERRIDING IS USED TO ACHIVE RUN TIME POLYMORPHISM.</w:t>
            </w:r>
          </w:p>
        </w:tc>
      </w:tr>
    </w:tbl>
    <w:p w14:paraId="5F16C76A" w14:textId="77777777" w:rsidR="004F62B4" w:rsidRDefault="004F62B4" w:rsidP="004F62B4">
      <w:pPr>
        <w:pStyle w:val="NoSpacing"/>
        <w:rPr>
          <w:rFonts w:ascii="Consolas" w:hAnsi="Consolas"/>
          <w:color w:val="000000"/>
          <w:sz w:val="24"/>
          <w:szCs w:val="24"/>
        </w:rPr>
      </w:pPr>
    </w:p>
    <w:tbl>
      <w:tblPr>
        <w:tblStyle w:val="TableGrid"/>
        <w:tblW w:w="9086" w:type="dxa"/>
        <w:tblLook w:val="04A0" w:firstRow="1" w:lastRow="0" w:firstColumn="1" w:lastColumn="0" w:noHBand="0" w:noVBand="1"/>
      </w:tblPr>
      <w:tblGrid>
        <w:gridCol w:w="4543"/>
        <w:gridCol w:w="4543"/>
      </w:tblGrid>
      <w:tr w:rsidR="008D6E4B" w14:paraId="1D2D2434" w14:textId="77777777" w:rsidTr="008D6E4B">
        <w:trPr>
          <w:trHeight w:val="434"/>
        </w:trPr>
        <w:tc>
          <w:tcPr>
            <w:tcW w:w="4543" w:type="dxa"/>
          </w:tcPr>
          <w:p w14:paraId="18DB9500" w14:textId="20D0240A" w:rsidR="008D6E4B" w:rsidRPr="00D34E1C" w:rsidRDefault="008D6E4B" w:rsidP="003B50DA">
            <w:pPr>
              <w:pStyle w:val="NoSpacing"/>
              <w:jc w:val="center"/>
              <w:rPr>
                <w:rFonts w:ascii="Consolas" w:hAnsi="Consolas"/>
                <w:b/>
                <w:bCs/>
                <w:color w:val="FF0000"/>
                <w:sz w:val="28"/>
                <w:szCs w:val="28"/>
              </w:rPr>
            </w:pPr>
            <w:r w:rsidRPr="00D34E1C">
              <w:rPr>
                <w:rFonts w:ascii="Consolas" w:hAnsi="Consolas"/>
                <w:b/>
                <w:bCs/>
                <w:color w:val="FF0000"/>
                <w:sz w:val="28"/>
                <w:szCs w:val="28"/>
              </w:rPr>
              <w:t>GETTER ()</w:t>
            </w:r>
          </w:p>
        </w:tc>
        <w:tc>
          <w:tcPr>
            <w:tcW w:w="4543" w:type="dxa"/>
          </w:tcPr>
          <w:p w14:paraId="3AEFD0E1" w14:textId="2EAD053D" w:rsidR="008D6E4B" w:rsidRPr="00D34E1C" w:rsidRDefault="008D6E4B" w:rsidP="003B50DA">
            <w:pPr>
              <w:pStyle w:val="NoSpacing"/>
              <w:jc w:val="center"/>
              <w:rPr>
                <w:rFonts w:ascii="Consolas" w:hAnsi="Consolas"/>
                <w:b/>
                <w:bCs/>
                <w:color w:val="FF0000"/>
                <w:sz w:val="28"/>
                <w:szCs w:val="28"/>
              </w:rPr>
            </w:pPr>
            <w:r w:rsidRPr="00D34E1C">
              <w:rPr>
                <w:rFonts w:ascii="Consolas" w:hAnsi="Consolas"/>
                <w:b/>
                <w:bCs/>
                <w:color w:val="FF0000"/>
                <w:sz w:val="28"/>
                <w:szCs w:val="28"/>
              </w:rPr>
              <w:t>SETTER()</w:t>
            </w:r>
          </w:p>
        </w:tc>
      </w:tr>
      <w:tr w:rsidR="008D6E4B" w14:paraId="3AB57A97" w14:textId="77777777" w:rsidTr="008D6E4B">
        <w:trPr>
          <w:trHeight w:val="434"/>
        </w:trPr>
        <w:tc>
          <w:tcPr>
            <w:tcW w:w="4543" w:type="dxa"/>
          </w:tcPr>
          <w:p w14:paraId="67D297E9" w14:textId="0CCB72DF" w:rsidR="008D6E4B" w:rsidRDefault="00530226" w:rsidP="003B50DA">
            <w:pPr>
              <w:pStyle w:val="NoSpacing"/>
              <w:jc w:val="center"/>
              <w:rPr>
                <w:rFonts w:ascii="Consolas" w:hAnsi="Consolas"/>
                <w:color w:val="000000"/>
                <w:sz w:val="24"/>
                <w:szCs w:val="24"/>
              </w:rPr>
            </w:pPr>
            <w:r>
              <w:rPr>
                <w:rFonts w:ascii="Consolas" w:hAnsi="Consolas"/>
                <w:color w:val="000000"/>
                <w:sz w:val="24"/>
                <w:szCs w:val="24"/>
              </w:rPr>
              <w:t>IT IS USED TO READ OR FEATH THE DATA OF PRIVATE VARIABLES</w:t>
            </w:r>
          </w:p>
        </w:tc>
        <w:tc>
          <w:tcPr>
            <w:tcW w:w="4543" w:type="dxa"/>
          </w:tcPr>
          <w:p w14:paraId="151AA841" w14:textId="635FFA2B" w:rsidR="008D6E4B" w:rsidRDefault="00626787" w:rsidP="003B50DA">
            <w:pPr>
              <w:pStyle w:val="NoSpacing"/>
              <w:jc w:val="center"/>
              <w:rPr>
                <w:rFonts w:ascii="Consolas" w:hAnsi="Consolas"/>
                <w:color w:val="000000"/>
                <w:sz w:val="24"/>
                <w:szCs w:val="24"/>
              </w:rPr>
            </w:pPr>
            <w:r>
              <w:rPr>
                <w:rFonts w:ascii="Consolas" w:hAnsi="Consolas"/>
                <w:color w:val="000000"/>
                <w:sz w:val="24"/>
                <w:szCs w:val="24"/>
              </w:rPr>
              <w:t>IT IS USED TO UPDATE OR MODIFY THE DATE</w:t>
            </w:r>
          </w:p>
        </w:tc>
      </w:tr>
      <w:tr w:rsidR="008D6E4B" w14:paraId="663DD51A" w14:textId="77777777" w:rsidTr="008D6E4B">
        <w:trPr>
          <w:trHeight w:val="452"/>
        </w:trPr>
        <w:tc>
          <w:tcPr>
            <w:tcW w:w="4543" w:type="dxa"/>
          </w:tcPr>
          <w:p w14:paraId="5F2CB670" w14:textId="3876F16E" w:rsidR="008D6E4B" w:rsidRDefault="00530226" w:rsidP="003B50DA">
            <w:pPr>
              <w:pStyle w:val="NoSpacing"/>
              <w:jc w:val="center"/>
              <w:rPr>
                <w:rFonts w:ascii="Consolas" w:hAnsi="Consolas"/>
                <w:color w:val="000000"/>
                <w:sz w:val="24"/>
                <w:szCs w:val="24"/>
              </w:rPr>
            </w:pPr>
            <w:r>
              <w:rPr>
                <w:rFonts w:ascii="Consolas" w:hAnsi="Consolas"/>
                <w:color w:val="000000"/>
                <w:sz w:val="24"/>
                <w:szCs w:val="24"/>
              </w:rPr>
              <w:t xml:space="preserve">THE RETURN TYPE OF GETTER METHOD IS </w:t>
            </w:r>
            <w:r w:rsidR="00050377">
              <w:rPr>
                <w:rFonts w:ascii="Consolas" w:hAnsi="Consolas"/>
                <w:color w:val="000000"/>
                <w:sz w:val="24"/>
                <w:szCs w:val="24"/>
              </w:rPr>
              <w:t>ALWAYS BASED ON TYPE OF HIDDEN VALUE.</w:t>
            </w:r>
          </w:p>
        </w:tc>
        <w:tc>
          <w:tcPr>
            <w:tcW w:w="4543" w:type="dxa"/>
          </w:tcPr>
          <w:p w14:paraId="515FE0BF" w14:textId="3ECDB887" w:rsidR="008D6E4B" w:rsidRDefault="00626787" w:rsidP="003B50DA">
            <w:pPr>
              <w:pStyle w:val="NoSpacing"/>
              <w:jc w:val="center"/>
              <w:rPr>
                <w:rFonts w:ascii="Consolas" w:hAnsi="Consolas"/>
                <w:color w:val="000000"/>
                <w:sz w:val="24"/>
                <w:szCs w:val="24"/>
              </w:rPr>
            </w:pPr>
            <w:r>
              <w:rPr>
                <w:rFonts w:ascii="Consolas" w:hAnsi="Consolas"/>
                <w:color w:val="000000"/>
                <w:sz w:val="24"/>
                <w:szCs w:val="24"/>
              </w:rPr>
              <w:t>THE RETURN TYPE OF SETTER METHOD IS ALWAYS VOID .</w:t>
            </w:r>
          </w:p>
        </w:tc>
      </w:tr>
      <w:tr w:rsidR="008D6E4B" w14:paraId="34808EBB" w14:textId="77777777" w:rsidTr="008D6E4B">
        <w:trPr>
          <w:trHeight w:val="434"/>
        </w:trPr>
        <w:tc>
          <w:tcPr>
            <w:tcW w:w="4543" w:type="dxa"/>
          </w:tcPr>
          <w:p w14:paraId="6D253EDA" w14:textId="0DB9F6A4" w:rsidR="008D6E4B" w:rsidRDefault="00050377" w:rsidP="003B50DA">
            <w:pPr>
              <w:pStyle w:val="NoSpacing"/>
              <w:jc w:val="center"/>
              <w:rPr>
                <w:rFonts w:ascii="Consolas" w:hAnsi="Consolas"/>
                <w:color w:val="000000"/>
                <w:sz w:val="24"/>
                <w:szCs w:val="24"/>
              </w:rPr>
            </w:pPr>
            <w:r>
              <w:rPr>
                <w:rFonts w:ascii="Consolas" w:hAnsi="Consolas"/>
                <w:color w:val="000000"/>
                <w:sz w:val="24"/>
                <w:szCs w:val="24"/>
              </w:rPr>
              <w:t>IT IS AN NON PARAMETERIZED METHOD.</w:t>
            </w:r>
          </w:p>
        </w:tc>
        <w:tc>
          <w:tcPr>
            <w:tcW w:w="4543" w:type="dxa"/>
          </w:tcPr>
          <w:p w14:paraId="48E92D6D" w14:textId="2D36FB8A" w:rsidR="008D6E4B" w:rsidRDefault="00F64DED" w:rsidP="003B50DA">
            <w:pPr>
              <w:pStyle w:val="NoSpacing"/>
              <w:jc w:val="center"/>
              <w:rPr>
                <w:rFonts w:ascii="Consolas" w:hAnsi="Consolas"/>
                <w:color w:val="000000"/>
                <w:sz w:val="24"/>
                <w:szCs w:val="24"/>
              </w:rPr>
            </w:pPr>
            <w:r>
              <w:rPr>
                <w:rFonts w:ascii="Consolas" w:hAnsi="Consolas"/>
                <w:color w:val="000000"/>
                <w:sz w:val="24"/>
                <w:szCs w:val="24"/>
              </w:rPr>
              <w:t xml:space="preserve">IT IS A PARAMETERIZED METHOD AND PARAMETER ALWAYS </w:t>
            </w:r>
            <w:r w:rsidR="003B50DA">
              <w:rPr>
                <w:rFonts w:ascii="Consolas" w:hAnsi="Consolas"/>
                <w:color w:val="000000"/>
                <w:sz w:val="24"/>
                <w:szCs w:val="24"/>
              </w:rPr>
              <w:t>BASED ON HIDDEN VALUES.</w:t>
            </w:r>
          </w:p>
        </w:tc>
      </w:tr>
    </w:tbl>
    <w:p w14:paraId="4CC4D688" w14:textId="77777777" w:rsidR="004F62B4" w:rsidRDefault="004F62B4" w:rsidP="00324AB1">
      <w:pPr>
        <w:pStyle w:val="NoSpacing"/>
        <w:rPr>
          <w:rFonts w:ascii="Consolas" w:hAnsi="Consolas"/>
          <w:color w:val="000000"/>
          <w:sz w:val="24"/>
          <w:szCs w:val="24"/>
        </w:rPr>
      </w:pPr>
    </w:p>
    <w:tbl>
      <w:tblPr>
        <w:tblStyle w:val="TableGrid"/>
        <w:tblW w:w="8918" w:type="dxa"/>
        <w:tblLook w:val="04A0" w:firstRow="1" w:lastRow="0" w:firstColumn="1" w:lastColumn="0" w:noHBand="0" w:noVBand="1"/>
      </w:tblPr>
      <w:tblGrid>
        <w:gridCol w:w="4459"/>
        <w:gridCol w:w="4459"/>
      </w:tblGrid>
      <w:tr w:rsidR="00324AB1" w14:paraId="5BF82AB3" w14:textId="77777777" w:rsidTr="00120819">
        <w:trPr>
          <w:trHeight w:val="884"/>
        </w:trPr>
        <w:tc>
          <w:tcPr>
            <w:tcW w:w="4459" w:type="dxa"/>
          </w:tcPr>
          <w:p w14:paraId="404EEEBA" w14:textId="593E0B42" w:rsidR="00324AB1" w:rsidRPr="00D34E1C" w:rsidRDefault="00324AB1" w:rsidP="00120819">
            <w:pPr>
              <w:pStyle w:val="NoSpacing"/>
              <w:jc w:val="center"/>
              <w:rPr>
                <w:rFonts w:ascii="Consolas" w:hAnsi="Consolas"/>
                <w:b/>
                <w:bCs/>
                <w:color w:val="FF0000"/>
                <w:sz w:val="28"/>
                <w:szCs w:val="28"/>
              </w:rPr>
            </w:pPr>
            <w:r w:rsidRPr="00D34E1C">
              <w:rPr>
                <w:rFonts w:ascii="Consolas" w:hAnsi="Consolas"/>
                <w:b/>
                <w:bCs/>
                <w:color w:val="FF0000"/>
                <w:sz w:val="28"/>
                <w:szCs w:val="28"/>
              </w:rPr>
              <w:t>ABSTRACT CLASS</w:t>
            </w:r>
          </w:p>
        </w:tc>
        <w:tc>
          <w:tcPr>
            <w:tcW w:w="4459" w:type="dxa"/>
          </w:tcPr>
          <w:p w14:paraId="2F293C39" w14:textId="040D2C97" w:rsidR="00324AB1" w:rsidRPr="00D34E1C" w:rsidRDefault="00324AB1" w:rsidP="00120819">
            <w:pPr>
              <w:pStyle w:val="NoSpacing"/>
              <w:jc w:val="center"/>
              <w:rPr>
                <w:rFonts w:ascii="Consolas" w:hAnsi="Consolas"/>
                <w:b/>
                <w:bCs/>
                <w:color w:val="FF0000"/>
                <w:sz w:val="28"/>
                <w:szCs w:val="28"/>
              </w:rPr>
            </w:pPr>
            <w:r w:rsidRPr="00D34E1C">
              <w:rPr>
                <w:rFonts w:ascii="Consolas" w:hAnsi="Consolas"/>
                <w:b/>
                <w:bCs/>
                <w:color w:val="FF0000"/>
                <w:sz w:val="28"/>
                <w:szCs w:val="28"/>
              </w:rPr>
              <w:t>INTERFACE</w:t>
            </w:r>
          </w:p>
        </w:tc>
      </w:tr>
      <w:tr w:rsidR="00324AB1" w14:paraId="1A171E85" w14:textId="77777777" w:rsidTr="00120819">
        <w:trPr>
          <w:trHeight w:val="922"/>
        </w:trPr>
        <w:tc>
          <w:tcPr>
            <w:tcW w:w="4459" w:type="dxa"/>
          </w:tcPr>
          <w:p w14:paraId="5A8B069E" w14:textId="3A5ADC14" w:rsidR="00324AB1" w:rsidRDefault="008F17F7" w:rsidP="00120819">
            <w:pPr>
              <w:pStyle w:val="NoSpacing"/>
              <w:jc w:val="center"/>
              <w:rPr>
                <w:rFonts w:ascii="Consolas" w:hAnsi="Consolas"/>
                <w:color w:val="000000"/>
                <w:sz w:val="24"/>
                <w:szCs w:val="24"/>
              </w:rPr>
            </w:pPr>
            <w:r>
              <w:rPr>
                <w:rFonts w:ascii="Consolas" w:hAnsi="Consolas"/>
                <w:color w:val="000000"/>
                <w:sz w:val="24"/>
                <w:szCs w:val="24"/>
              </w:rPr>
              <w:t xml:space="preserve">A CLASS WHICH IS PREDEFINED WITH ABSTRACT KEYWORD </w:t>
            </w:r>
            <w:r w:rsidR="008C7B53">
              <w:rPr>
                <w:rFonts w:ascii="Consolas" w:hAnsi="Consolas"/>
                <w:color w:val="000000"/>
                <w:sz w:val="24"/>
                <w:szCs w:val="24"/>
              </w:rPr>
              <w:t>IS KNOWN AS ABSTRACT CLASS.</w:t>
            </w:r>
          </w:p>
        </w:tc>
        <w:tc>
          <w:tcPr>
            <w:tcW w:w="4459" w:type="dxa"/>
          </w:tcPr>
          <w:p w14:paraId="2289C353" w14:textId="4F8115B2" w:rsidR="00324AB1" w:rsidRDefault="008C7B53" w:rsidP="00120819">
            <w:pPr>
              <w:pStyle w:val="NoSpacing"/>
              <w:jc w:val="center"/>
              <w:rPr>
                <w:rFonts w:ascii="Consolas" w:hAnsi="Consolas"/>
                <w:color w:val="000000"/>
                <w:sz w:val="24"/>
                <w:szCs w:val="24"/>
              </w:rPr>
            </w:pPr>
            <w:r>
              <w:rPr>
                <w:rFonts w:ascii="Consolas" w:hAnsi="Consolas"/>
                <w:color w:val="000000"/>
                <w:sz w:val="24"/>
                <w:szCs w:val="24"/>
              </w:rPr>
              <w:t>IT IS A KEYWORD AND ABSTRACT COMPONENT.</w:t>
            </w:r>
          </w:p>
        </w:tc>
      </w:tr>
      <w:tr w:rsidR="00324AB1" w14:paraId="16EAF9DF" w14:textId="77777777" w:rsidTr="00120819">
        <w:trPr>
          <w:trHeight w:val="884"/>
        </w:trPr>
        <w:tc>
          <w:tcPr>
            <w:tcW w:w="4459" w:type="dxa"/>
          </w:tcPr>
          <w:p w14:paraId="03FAA638" w14:textId="4E42B5EA" w:rsidR="00324AB1" w:rsidRDefault="00D02FE6" w:rsidP="00120819">
            <w:pPr>
              <w:pStyle w:val="NoSpacing"/>
              <w:jc w:val="center"/>
              <w:rPr>
                <w:rFonts w:ascii="Consolas" w:hAnsi="Consolas"/>
                <w:color w:val="000000"/>
                <w:sz w:val="24"/>
                <w:szCs w:val="24"/>
              </w:rPr>
            </w:pPr>
            <w:r>
              <w:rPr>
                <w:rFonts w:ascii="Consolas" w:hAnsi="Consolas"/>
                <w:color w:val="000000"/>
                <w:sz w:val="24"/>
                <w:szCs w:val="24"/>
              </w:rPr>
              <w:t xml:space="preserve">CONSTRUCTER IS ALLOWED TO ACHIVE CONSTRUCTER CHAINING </w:t>
            </w:r>
            <w:r w:rsidR="008D2A96">
              <w:rPr>
                <w:rFonts w:ascii="Consolas" w:hAnsi="Consolas"/>
                <w:color w:val="000000"/>
                <w:sz w:val="24"/>
                <w:szCs w:val="24"/>
              </w:rPr>
              <w:t>WITH OBJECT CLASS .</w:t>
            </w:r>
          </w:p>
        </w:tc>
        <w:tc>
          <w:tcPr>
            <w:tcW w:w="4459" w:type="dxa"/>
          </w:tcPr>
          <w:p w14:paraId="41C753E9" w14:textId="1E1335E3" w:rsidR="00324AB1" w:rsidRDefault="008D2A96" w:rsidP="00120819">
            <w:pPr>
              <w:pStyle w:val="NoSpacing"/>
              <w:jc w:val="center"/>
              <w:rPr>
                <w:rFonts w:ascii="Consolas" w:hAnsi="Consolas"/>
                <w:color w:val="000000"/>
                <w:sz w:val="24"/>
                <w:szCs w:val="24"/>
              </w:rPr>
            </w:pPr>
            <w:r>
              <w:rPr>
                <w:rFonts w:ascii="Consolas" w:hAnsi="Consolas"/>
                <w:color w:val="000000"/>
                <w:sz w:val="24"/>
                <w:szCs w:val="24"/>
              </w:rPr>
              <w:t>INSIDE INTERFACE CONSTRUCTER IS NOT ALLOWED.</w:t>
            </w:r>
          </w:p>
        </w:tc>
      </w:tr>
      <w:tr w:rsidR="00324AB1" w14:paraId="312CDBF4" w14:textId="77777777" w:rsidTr="00120819">
        <w:trPr>
          <w:trHeight w:val="884"/>
        </w:trPr>
        <w:tc>
          <w:tcPr>
            <w:tcW w:w="4459" w:type="dxa"/>
          </w:tcPr>
          <w:p w14:paraId="4F80ACE3" w14:textId="7CB6350E" w:rsidR="00324AB1" w:rsidRDefault="00FE1979" w:rsidP="00120819">
            <w:pPr>
              <w:pStyle w:val="NoSpacing"/>
              <w:jc w:val="center"/>
              <w:rPr>
                <w:rFonts w:ascii="Consolas" w:hAnsi="Consolas"/>
                <w:color w:val="000000"/>
                <w:sz w:val="24"/>
                <w:szCs w:val="24"/>
              </w:rPr>
            </w:pPr>
            <w:r>
              <w:rPr>
                <w:rFonts w:ascii="Consolas" w:hAnsi="Consolas"/>
                <w:color w:val="000000"/>
                <w:sz w:val="24"/>
                <w:szCs w:val="24"/>
              </w:rPr>
              <w:t xml:space="preserve">ABSTRACT CLASS SUB COMPONENT OF OBJECT CLASS </w:t>
            </w:r>
            <w:r w:rsidR="00152646">
              <w:rPr>
                <w:rFonts w:ascii="Consolas" w:hAnsi="Consolas"/>
                <w:color w:val="000000"/>
                <w:sz w:val="24"/>
                <w:szCs w:val="24"/>
              </w:rPr>
              <w:t>.</w:t>
            </w:r>
          </w:p>
        </w:tc>
        <w:tc>
          <w:tcPr>
            <w:tcW w:w="4459" w:type="dxa"/>
          </w:tcPr>
          <w:p w14:paraId="1675683E" w14:textId="5C729369" w:rsidR="00324AB1" w:rsidRDefault="00152646" w:rsidP="00120819">
            <w:pPr>
              <w:pStyle w:val="NoSpacing"/>
              <w:jc w:val="center"/>
              <w:rPr>
                <w:rFonts w:ascii="Consolas" w:hAnsi="Consolas"/>
                <w:color w:val="000000"/>
                <w:sz w:val="24"/>
                <w:szCs w:val="24"/>
              </w:rPr>
            </w:pPr>
            <w:r>
              <w:rPr>
                <w:rFonts w:ascii="Consolas" w:hAnsi="Consolas"/>
                <w:color w:val="000000"/>
                <w:sz w:val="24"/>
                <w:szCs w:val="24"/>
              </w:rPr>
              <w:t xml:space="preserve">INTERFACE IS NOT A SUB COMPONENT </w:t>
            </w:r>
            <w:r w:rsidR="00915ABE">
              <w:rPr>
                <w:rFonts w:ascii="Consolas" w:hAnsi="Consolas"/>
                <w:color w:val="000000"/>
                <w:sz w:val="24"/>
                <w:szCs w:val="24"/>
              </w:rPr>
              <w:t>OF OBJECT CLASS.</w:t>
            </w:r>
          </w:p>
        </w:tc>
      </w:tr>
      <w:tr w:rsidR="00324AB1" w14:paraId="3F14E503" w14:textId="77777777" w:rsidTr="00120819">
        <w:trPr>
          <w:trHeight w:val="884"/>
        </w:trPr>
        <w:tc>
          <w:tcPr>
            <w:tcW w:w="4459" w:type="dxa"/>
          </w:tcPr>
          <w:p w14:paraId="20FEF9C8" w14:textId="3947C4E0" w:rsidR="00324AB1" w:rsidRDefault="00915ABE" w:rsidP="00120819">
            <w:pPr>
              <w:pStyle w:val="NoSpacing"/>
              <w:jc w:val="center"/>
              <w:rPr>
                <w:rFonts w:ascii="Consolas" w:hAnsi="Consolas"/>
                <w:color w:val="000000"/>
                <w:sz w:val="24"/>
                <w:szCs w:val="24"/>
              </w:rPr>
            </w:pPr>
            <w:r>
              <w:rPr>
                <w:rFonts w:ascii="Consolas" w:hAnsi="Consolas"/>
                <w:color w:val="000000"/>
                <w:sz w:val="24"/>
                <w:szCs w:val="24"/>
              </w:rPr>
              <w:t xml:space="preserve">USING ABSTRACT CLASS WE CAN ACHIVE </w:t>
            </w:r>
            <w:r w:rsidR="00040D16">
              <w:rPr>
                <w:rFonts w:ascii="Consolas" w:hAnsi="Consolas"/>
                <w:color w:val="000000"/>
                <w:sz w:val="24"/>
                <w:szCs w:val="24"/>
              </w:rPr>
              <w:t>PARTIAL ABSTRACTION .</w:t>
            </w:r>
          </w:p>
        </w:tc>
        <w:tc>
          <w:tcPr>
            <w:tcW w:w="4459" w:type="dxa"/>
          </w:tcPr>
          <w:p w14:paraId="70C134D6" w14:textId="68740E38" w:rsidR="00324AB1" w:rsidRDefault="00040D16" w:rsidP="00120819">
            <w:pPr>
              <w:pStyle w:val="NoSpacing"/>
              <w:jc w:val="center"/>
              <w:rPr>
                <w:rFonts w:ascii="Consolas" w:hAnsi="Consolas"/>
                <w:color w:val="000000"/>
                <w:sz w:val="24"/>
                <w:szCs w:val="24"/>
              </w:rPr>
            </w:pPr>
            <w:r>
              <w:rPr>
                <w:rFonts w:ascii="Consolas" w:hAnsi="Consolas"/>
                <w:color w:val="000000"/>
                <w:sz w:val="24"/>
                <w:szCs w:val="24"/>
              </w:rPr>
              <w:t>USING INTERFACE WE CAN ACHIVE COMPLETE ABSTRACTION.</w:t>
            </w:r>
          </w:p>
        </w:tc>
      </w:tr>
      <w:tr w:rsidR="00324AB1" w14:paraId="0518B565" w14:textId="77777777" w:rsidTr="00120819">
        <w:trPr>
          <w:trHeight w:val="884"/>
        </w:trPr>
        <w:tc>
          <w:tcPr>
            <w:tcW w:w="4459" w:type="dxa"/>
          </w:tcPr>
          <w:p w14:paraId="1FA273E4" w14:textId="624A646A" w:rsidR="00324AB1" w:rsidRDefault="00937978" w:rsidP="00120819">
            <w:pPr>
              <w:pStyle w:val="NoSpacing"/>
              <w:jc w:val="center"/>
              <w:rPr>
                <w:rFonts w:ascii="Consolas" w:hAnsi="Consolas"/>
                <w:color w:val="000000"/>
                <w:sz w:val="24"/>
                <w:szCs w:val="24"/>
              </w:rPr>
            </w:pPr>
            <w:r>
              <w:rPr>
                <w:rFonts w:ascii="Consolas" w:hAnsi="Consolas"/>
                <w:color w:val="000000"/>
                <w:sz w:val="24"/>
                <w:szCs w:val="24"/>
              </w:rPr>
              <w:t xml:space="preserve">USING ABSTRACT CLASS WE CANNOT ACHIVE </w:t>
            </w:r>
            <w:r w:rsidR="000C51D9">
              <w:rPr>
                <w:rFonts w:ascii="Consolas" w:hAnsi="Consolas"/>
                <w:color w:val="000000"/>
                <w:sz w:val="24"/>
                <w:szCs w:val="24"/>
              </w:rPr>
              <w:t>MULTIPLE INHERTENCE .</w:t>
            </w:r>
          </w:p>
        </w:tc>
        <w:tc>
          <w:tcPr>
            <w:tcW w:w="4459" w:type="dxa"/>
          </w:tcPr>
          <w:p w14:paraId="3644B677" w14:textId="6B0FEEAA" w:rsidR="00324AB1" w:rsidRDefault="000C51D9" w:rsidP="00120819">
            <w:pPr>
              <w:pStyle w:val="NoSpacing"/>
              <w:jc w:val="center"/>
              <w:rPr>
                <w:rFonts w:ascii="Consolas" w:hAnsi="Consolas"/>
                <w:color w:val="000000"/>
                <w:sz w:val="24"/>
                <w:szCs w:val="24"/>
              </w:rPr>
            </w:pPr>
            <w:r>
              <w:rPr>
                <w:rFonts w:ascii="Consolas" w:hAnsi="Consolas"/>
                <w:color w:val="000000"/>
                <w:sz w:val="24"/>
                <w:szCs w:val="24"/>
              </w:rPr>
              <w:t xml:space="preserve">USING INTERFACE WE CAN ACHIVE </w:t>
            </w:r>
            <w:r w:rsidR="00804322">
              <w:rPr>
                <w:rFonts w:ascii="Consolas" w:hAnsi="Consolas"/>
                <w:color w:val="000000"/>
                <w:sz w:val="24"/>
                <w:szCs w:val="24"/>
              </w:rPr>
              <w:t>MULTIPLE INHRITNCE.</w:t>
            </w:r>
          </w:p>
        </w:tc>
      </w:tr>
    </w:tbl>
    <w:p w14:paraId="33A972BE" w14:textId="77777777" w:rsidR="00324AB1" w:rsidRDefault="00324AB1" w:rsidP="00120819">
      <w:pPr>
        <w:pStyle w:val="NoSpacing"/>
        <w:rPr>
          <w:rFonts w:ascii="Consolas" w:hAnsi="Consolas"/>
          <w:color w:val="000000"/>
          <w:sz w:val="24"/>
          <w:szCs w:val="24"/>
        </w:rPr>
      </w:pPr>
    </w:p>
    <w:p w14:paraId="75F26AD2" w14:textId="672A010D" w:rsidR="00120819" w:rsidRDefault="008813E7" w:rsidP="008813E7">
      <w:pPr>
        <w:pStyle w:val="Heading1"/>
      </w:pPr>
      <w:r>
        <w:t>SYSTEM.OUT.PRINTLN</w:t>
      </w:r>
    </w:p>
    <w:p w14:paraId="643762D6" w14:textId="4285D642" w:rsidR="008813E7" w:rsidRDefault="00FE69F8" w:rsidP="008813E7">
      <w:r w:rsidRPr="00D34E1C">
        <w:rPr>
          <w:b/>
          <w:bCs/>
        </w:rPr>
        <w:t>SYSTEM</w:t>
      </w:r>
      <w:r>
        <w:t>=</w:t>
      </w:r>
    </w:p>
    <w:p w14:paraId="07B2258A" w14:textId="53EDEC3B" w:rsidR="00FE69F8" w:rsidRDefault="00E6656B" w:rsidP="008813E7">
      <w:r>
        <w:t xml:space="preserve">IT IS A PREDEFINED CLASS PRESENT INSIDE JAVA </w:t>
      </w:r>
      <w:r w:rsidR="005D7CF6">
        <w:t>.LANG.PACKAGE</w:t>
      </w:r>
      <w:r w:rsidR="00B055F5">
        <w:t>;</w:t>
      </w:r>
    </w:p>
    <w:p w14:paraId="4ED81F1B" w14:textId="0962850C" w:rsidR="00B055F5" w:rsidRDefault="00B055F5" w:rsidP="008813E7">
      <w:r w:rsidRPr="00D34E1C">
        <w:rPr>
          <w:b/>
          <w:bCs/>
        </w:rPr>
        <w:t>OUT</w:t>
      </w:r>
      <w:r>
        <w:t xml:space="preserve"> =</w:t>
      </w:r>
    </w:p>
    <w:p w14:paraId="6DED1B5B" w14:textId="5C99F257" w:rsidR="00B055F5" w:rsidRDefault="00852B09" w:rsidP="008813E7">
      <w:r>
        <w:t>IT IS A PUBLIC STATIC FINAL REFERENCE VARIABLE OF PRINT</w:t>
      </w:r>
      <w:r w:rsidR="00AB42A1">
        <w:t>STREAM CLASS.</w:t>
      </w:r>
    </w:p>
    <w:p w14:paraId="38894004" w14:textId="7B8EB3CD" w:rsidR="00AB42A1" w:rsidRPr="00D34E1C" w:rsidRDefault="00AB42A1" w:rsidP="008813E7">
      <w:pPr>
        <w:rPr>
          <w:b/>
          <w:bCs/>
        </w:rPr>
      </w:pPr>
      <w:r w:rsidRPr="00D34E1C">
        <w:rPr>
          <w:b/>
          <w:bCs/>
        </w:rPr>
        <w:t>PRINT STREAM=</w:t>
      </w:r>
    </w:p>
    <w:p w14:paraId="60596F4D" w14:textId="5DF040CD" w:rsidR="00AB42A1" w:rsidRDefault="00AB42A1" w:rsidP="008813E7">
      <w:r>
        <w:t xml:space="preserve">IT IS PREDEFINED CLASS </w:t>
      </w:r>
      <w:r w:rsidR="00A13D4E">
        <w:t>PRESENT IN JAVA.IO.PACKAGE;</w:t>
      </w:r>
    </w:p>
    <w:p w14:paraId="5264CC5C" w14:textId="19DEDFF8" w:rsidR="00A13D4E" w:rsidRDefault="00DB734F" w:rsidP="008813E7">
      <w:r>
        <w:t>P</w:t>
      </w:r>
      <w:r w:rsidR="00C90F68">
        <w:t>ackage</w:t>
      </w:r>
      <w:r>
        <w:t>.java.io;</w:t>
      </w:r>
    </w:p>
    <w:p w14:paraId="219C50F6" w14:textId="3394655F" w:rsidR="00DB734F" w:rsidRDefault="00DB734F" w:rsidP="008813E7">
      <w:r>
        <w:t>Class printstream {</w:t>
      </w:r>
    </w:p>
    <w:p w14:paraId="30F5FDB4" w14:textId="56686105" w:rsidR="00DB734F" w:rsidRDefault="00C51395" w:rsidP="00C1385E">
      <w:pPr>
        <w:pStyle w:val="NoSpacing"/>
      </w:pPr>
      <w:r>
        <w:t>Public void println();</w:t>
      </w:r>
    </w:p>
    <w:p w14:paraId="72530F13" w14:textId="763E25B1" w:rsidR="00DD38B6" w:rsidRDefault="00DD38B6" w:rsidP="00C1385E">
      <w:pPr>
        <w:pStyle w:val="NoSpacing"/>
      </w:pPr>
      <w:r>
        <w:t>Public void println(int);</w:t>
      </w:r>
    </w:p>
    <w:p w14:paraId="2AF7508A" w14:textId="6B925127" w:rsidR="00DD38B6" w:rsidRDefault="00DD38B6" w:rsidP="00C1385E">
      <w:pPr>
        <w:pStyle w:val="NoSpacing"/>
      </w:pPr>
      <w:r>
        <w:t>Public void println(String);</w:t>
      </w:r>
    </w:p>
    <w:p w14:paraId="23767017" w14:textId="1D67DCA1" w:rsidR="00DD38B6" w:rsidRDefault="00DD38B6" w:rsidP="00DA5EE2">
      <w:pPr>
        <w:pStyle w:val="NoSpacing"/>
      </w:pPr>
      <w:r>
        <w:t>Public void println(</w:t>
      </w:r>
      <w:r w:rsidR="00C1385E">
        <w:t>Boolean);</w:t>
      </w:r>
    </w:p>
    <w:p w14:paraId="59321D80" w14:textId="043B582D" w:rsidR="00C1385E" w:rsidRDefault="00C1385E" w:rsidP="00C1385E">
      <w:pPr>
        <w:pStyle w:val="NoSpacing"/>
      </w:pPr>
      <w:r>
        <w:t>Public void println(char);</w:t>
      </w:r>
    </w:p>
    <w:p w14:paraId="143C6BA5" w14:textId="0EDC9180" w:rsidR="00C1385E" w:rsidRDefault="00C1385E" w:rsidP="00C1385E">
      <w:pPr>
        <w:pStyle w:val="NoSpacing"/>
      </w:pPr>
      <w:r>
        <w:t>Etc………,</w:t>
      </w:r>
    </w:p>
    <w:p w14:paraId="634DD425" w14:textId="77777777" w:rsidR="00C1385E" w:rsidRDefault="00C1385E" w:rsidP="00C1385E">
      <w:pPr>
        <w:pStyle w:val="NoSpacing"/>
      </w:pPr>
    </w:p>
    <w:p w14:paraId="47A866B4" w14:textId="0410B41D" w:rsidR="00C1385E" w:rsidRDefault="0078171B" w:rsidP="00C1385E">
      <w:pPr>
        <w:pStyle w:val="NoSpacing"/>
      </w:pPr>
      <w:r>
        <w:t>Public void print();</w:t>
      </w:r>
    </w:p>
    <w:p w14:paraId="4A9A8E2A" w14:textId="4522CCD1" w:rsidR="0078171B" w:rsidRDefault="0078171B" w:rsidP="00C1385E">
      <w:pPr>
        <w:pStyle w:val="NoSpacing"/>
      </w:pPr>
      <w:r>
        <w:t>Public void print(int);</w:t>
      </w:r>
    </w:p>
    <w:p w14:paraId="35779C86" w14:textId="0FAB4048" w:rsidR="0078171B" w:rsidRDefault="0078171B" w:rsidP="00C1385E">
      <w:pPr>
        <w:pStyle w:val="NoSpacing"/>
      </w:pPr>
      <w:r>
        <w:t>Public void print(byte);</w:t>
      </w:r>
    </w:p>
    <w:p w14:paraId="6E9F971A" w14:textId="65BF4445" w:rsidR="0078171B" w:rsidRDefault="0078171B" w:rsidP="00C1385E">
      <w:pPr>
        <w:pStyle w:val="NoSpacing"/>
      </w:pPr>
      <w:r>
        <w:t>Public void print(</w:t>
      </w:r>
      <w:r w:rsidR="0001126B">
        <w:t>String);</w:t>
      </w:r>
    </w:p>
    <w:p w14:paraId="3910BEF6" w14:textId="77D8139D" w:rsidR="0001126B" w:rsidRDefault="0001126B" w:rsidP="00C1385E">
      <w:pPr>
        <w:pStyle w:val="NoSpacing"/>
      </w:pPr>
      <w:r>
        <w:t>Public void print(char);</w:t>
      </w:r>
    </w:p>
    <w:p w14:paraId="306BE7EE" w14:textId="2884EE92" w:rsidR="0001126B" w:rsidRDefault="0001126B" w:rsidP="00C1385E">
      <w:pPr>
        <w:pStyle w:val="NoSpacing"/>
      </w:pPr>
      <w:r>
        <w:t>Etc………,</w:t>
      </w:r>
    </w:p>
    <w:p w14:paraId="2101E181" w14:textId="14346C50" w:rsidR="0001126B" w:rsidRDefault="0001126B" w:rsidP="00C1385E">
      <w:pPr>
        <w:pStyle w:val="NoSpacing"/>
      </w:pPr>
      <w:r>
        <w:t xml:space="preserve">} </w:t>
      </w:r>
    </w:p>
    <w:p w14:paraId="3803C90D" w14:textId="77777777" w:rsidR="00FE7C1E" w:rsidRDefault="00FE7C1E" w:rsidP="00C1385E">
      <w:pPr>
        <w:pStyle w:val="NoSpacing"/>
      </w:pPr>
    </w:p>
    <w:p w14:paraId="5F115404" w14:textId="09AE9914" w:rsidR="00FE7C1E" w:rsidRPr="00176985" w:rsidRDefault="00FE7C1E" w:rsidP="0013598B">
      <w:pPr>
        <w:pStyle w:val="NoSpacing"/>
        <w:jc w:val="both"/>
        <w:rPr>
          <w:rFonts w:ascii="Aparajita" w:hAnsi="Aparajita" w:cs="Aparajita"/>
          <w:sz w:val="28"/>
          <w:szCs w:val="28"/>
        </w:rPr>
      </w:pPr>
      <w:r w:rsidRPr="00176985">
        <w:rPr>
          <w:rFonts w:ascii="Aparajita" w:hAnsi="Aparajita" w:cs="Aparajita"/>
          <w:sz w:val="28"/>
          <w:szCs w:val="28"/>
        </w:rPr>
        <w:t>Package java.lang;</w:t>
      </w:r>
    </w:p>
    <w:p w14:paraId="6E569E8B" w14:textId="3480FD3D" w:rsidR="00FE7C1E" w:rsidRPr="00176985" w:rsidRDefault="00FE7C1E" w:rsidP="0013598B">
      <w:pPr>
        <w:pStyle w:val="NoSpacing"/>
        <w:jc w:val="both"/>
        <w:rPr>
          <w:rFonts w:ascii="Aparajita" w:hAnsi="Aparajita" w:cs="Aparajita"/>
          <w:sz w:val="28"/>
          <w:szCs w:val="28"/>
        </w:rPr>
      </w:pPr>
      <w:r w:rsidRPr="00176985">
        <w:rPr>
          <w:rFonts w:ascii="Aparajita" w:hAnsi="Aparajita" w:cs="Aparajita"/>
          <w:sz w:val="28"/>
          <w:szCs w:val="28"/>
        </w:rPr>
        <w:t>Import java.</w:t>
      </w:r>
      <w:r w:rsidR="00FB35DC" w:rsidRPr="00176985">
        <w:rPr>
          <w:rFonts w:ascii="Aparajita" w:hAnsi="Aparajita" w:cs="Aparajita"/>
          <w:sz w:val="28"/>
          <w:szCs w:val="28"/>
        </w:rPr>
        <w:t>io.printstream;</w:t>
      </w:r>
    </w:p>
    <w:p w14:paraId="68C8AAF8" w14:textId="77777777" w:rsidR="00FB35DC" w:rsidRPr="00176985" w:rsidRDefault="00FB35DC" w:rsidP="0013598B">
      <w:pPr>
        <w:pStyle w:val="NoSpacing"/>
        <w:jc w:val="both"/>
        <w:rPr>
          <w:rFonts w:ascii="Aparajita" w:hAnsi="Aparajita" w:cs="Aparajita"/>
          <w:sz w:val="28"/>
          <w:szCs w:val="28"/>
        </w:rPr>
      </w:pPr>
    </w:p>
    <w:p w14:paraId="2C6C9603" w14:textId="6A66594D" w:rsidR="00FB35DC" w:rsidRPr="00176985" w:rsidRDefault="00FB35DC" w:rsidP="0013598B">
      <w:pPr>
        <w:pStyle w:val="NoSpacing"/>
        <w:jc w:val="both"/>
        <w:rPr>
          <w:rFonts w:ascii="Aparajita" w:hAnsi="Aparajita" w:cs="Aparajita"/>
          <w:sz w:val="28"/>
          <w:szCs w:val="28"/>
        </w:rPr>
      </w:pPr>
      <w:r w:rsidRPr="00176985">
        <w:rPr>
          <w:rFonts w:ascii="Aparajita" w:hAnsi="Aparajita" w:cs="Aparajita"/>
          <w:sz w:val="28"/>
          <w:szCs w:val="28"/>
        </w:rPr>
        <w:t>Class system{</w:t>
      </w:r>
    </w:p>
    <w:p w14:paraId="17A1BD7F" w14:textId="41A275B9" w:rsidR="00FB35DC" w:rsidRPr="00176985" w:rsidRDefault="00FB35DC" w:rsidP="0013598B">
      <w:pPr>
        <w:pStyle w:val="NoSpacing"/>
        <w:jc w:val="both"/>
        <w:rPr>
          <w:rFonts w:ascii="Aparajita" w:hAnsi="Aparajita" w:cs="Aparajita"/>
          <w:sz w:val="28"/>
          <w:szCs w:val="28"/>
        </w:rPr>
      </w:pPr>
      <w:r w:rsidRPr="00176985">
        <w:rPr>
          <w:rFonts w:ascii="Aparajita" w:hAnsi="Aparajita" w:cs="Aparajita"/>
          <w:sz w:val="28"/>
          <w:szCs w:val="28"/>
        </w:rPr>
        <w:t>Public static final printstream out=</w:t>
      </w:r>
      <w:r w:rsidR="004563F3" w:rsidRPr="00176985">
        <w:rPr>
          <w:rFonts w:ascii="Aparajita" w:hAnsi="Aparajita" w:cs="Aparajita"/>
          <w:sz w:val="28"/>
          <w:szCs w:val="28"/>
        </w:rPr>
        <w:t>new printstream();</w:t>
      </w:r>
    </w:p>
    <w:p w14:paraId="41E914DE" w14:textId="25D25EBE" w:rsidR="004563F3" w:rsidRPr="00176985" w:rsidRDefault="004563F3" w:rsidP="0013598B">
      <w:pPr>
        <w:pStyle w:val="NoSpacing"/>
        <w:jc w:val="both"/>
        <w:rPr>
          <w:rFonts w:ascii="Aparajita" w:hAnsi="Aparajita" w:cs="Aparajita"/>
          <w:sz w:val="28"/>
          <w:szCs w:val="28"/>
        </w:rPr>
      </w:pPr>
      <w:r w:rsidRPr="00176985">
        <w:rPr>
          <w:rFonts w:ascii="Aparajita" w:hAnsi="Aparajita" w:cs="Aparajita"/>
          <w:sz w:val="28"/>
          <w:szCs w:val="28"/>
        </w:rPr>
        <w:t>}</w:t>
      </w:r>
    </w:p>
    <w:p w14:paraId="3D3C7B7C" w14:textId="77777777" w:rsidR="004563F3" w:rsidRPr="00176985" w:rsidRDefault="004563F3" w:rsidP="0013598B">
      <w:pPr>
        <w:pStyle w:val="NoSpacing"/>
        <w:jc w:val="both"/>
        <w:rPr>
          <w:rFonts w:ascii="Aparajita" w:hAnsi="Aparajita" w:cs="Aparajita"/>
          <w:sz w:val="28"/>
          <w:szCs w:val="28"/>
        </w:rPr>
      </w:pPr>
    </w:p>
    <w:p w14:paraId="216CF14D" w14:textId="04A9C51B" w:rsidR="004563F3" w:rsidRPr="00176985" w:rsidRDefault="004563F3" w:rsidP="0013598B">
      <w:pPr>
        <w:pStyle w:val="NoSpacing"/>
        <w:jc w:val="both"/>
        <w:rPr>
          <w:rFonts w:ascii="Aparajita" w:hAnsi="Aparajita" w:cs="Aparajita"/>
          <w:sz w:val="28"/>
          <w:szCs w:val="28"/>
        </w:rPr>
      </w:pPr>
      <w:r w:rsidRPr="00176985">
        <w:rPr>
          <w:rFonts w:ascii="Aparajita" w:hAnsi="Aparajita" w:cs="Aparajita"/>
          <w:sz w:val="28"/>
          <w:szCs w:val="28"/>
        </w:rPr>
        <w:t>Class test{</w:t>
      </w:r>
    </w:p>
    <w:p w14:paraId="65978575" w14:textId="5A5B2373" w:rsidR="004563F3" w:rsidRPr="00176985" w:rsidRDefault="00EF5B9C" w:rsidP="0013598B">
      <w:pPr>
        <w:pStyle w:val="NoSpacing"/>
        <w:jc w:val="both"/>
        <w:rPr>
          <w:rFonts w:ascii="Aparajita" w:hAnsi="Aparajita" w:cs="Aparajita"/>
          <w:sz w:val="28"/>
          <w:szCs w:val="28"/>
        </w:rPr>
      </w:pPr>
      <w:r w:rsidRPr="00176985">
        <w:rPr>
          <w:rFonts w:ascii="Aparajita" w:hAnsi="Aparajita" w:cs="Aparajita"/>
          <w:sz w:val="28"/>
          <w:szCs w:val="28"/>
        </w:rPr>
        <w:t>Public static void main(String [] args) {</w:t>
      </w:r>
    </w:p>
    <w:p w14:paraId="449E0F2C" w14:textId="3A1D5E5C" w:rsidR="00EF5B9C" w:rsidRDefault="00EF5B9C" w:rsidP="0013598B">
      <w:pPr>
        <w:pStyle w:val="NoSpacing"/>
        <w:jc w:val="both"/>
        <w:rPr>
          <w:rFonts w:ascii="Aparajita" w:hAnsi="Aparajita" w:cs="Aparajita"/>
          <w:sz w:val="28"/>
          <w:szCs w:val="28"/>
        </w:rPr>
      </w:pPr>
      <w:r w:rsidRPr="00176985">
        <w:rPr>
          <w:rFonts w:ascii="Aparajita" w:hAnsi="Aparajita" w:cs="Aparajita"/>
          <w:sz w:val="28"/>
          <w:szCs w:val="28"/>
        </w:rPr>
        <w:t>System.out.println</w:t>
      </w:r>
      <w:r w:rsidR="0013598B" w:rsidRPr="00176985">
        <w:rPr>
          <w:rFonts w:ascii="Aparajita" w:hAnsi="Aparajita" w:cs="Aparajita"/>
          <w:sz w:val="28"/>
          <w:szCs w:val="28"/>
        </w:rPr>
        <w:t>(“java”);</w:t>
      </w:r>
    </w:p>
    <w:p w14:paraId="2918AEC0" w14:textId="77777777" w:rsidR="003E3CD2" w:rsidRDefault="003E3CD2" w:rsidP="0013598B">
      <w:pPr>
        <w:pStyle w:val="NoSpacing"/>
        <w:jc w:val="both"/>
        <w:rPr>
          <w:rFonts w:ascii="Aparajita" w:hAnsi="Aparajita" w:cs="Aparajita"/>
          <w:sz w:val="28"/>
          <w:szCs w:val="28"/>
        </w:rPr>
      </w:pPr>
    </w:p>
    <w:p w14:paraId="24C37ECF" w14:textId="5C64CA05" w:rsidR="003E3CD2" w:rsidRDefault="003E3CD2" w:rsidP="003E3CD2">
      <w:pPr>
        <w:pStyle w:val="Heading1"/>
      </w:pPr>
      <w:r>
        <w:t>SCANNER SC=NEW SCANNER(SYSTEM.IN);</w:t>
      </w:r>
    </w:p>
    <w:p w14:paraId="1F3F0020" w14:textId="77777777" w:rsidR="003E3CD2" w:rsidRDefault="003E3CD2" w:rsidP="003E3CD2"/>
    <w:p w14:paraId="18D04B2D" w14:textId="6E07ED01" w:rsidR="003E3CD2" w:rsidRDefault="003E3CD2" w:rsidP="003E3CD2">
      <w:r>
        <w:t>Scanner class</w:t>
      </w:r>
    </w:p>
    <w:p w14:paraId="6F6CC149" w14:textId="32F9A1CD" w:rsidR="003E3CD2" w:rsidRDefault="009A3B83" w:rsidP="003E3CD2">
      <w:pPr>
        <w:pStyle w:val="ListParagraph"/>
        <w:numPr>
          <w:ilvl w:val="0"/>
          <w:numId w:val="210"/>
        </w:numPr>
      </w:pPr>
      <w:r>
        <w:t xml:space="preserve">IT IS A PREDEFINED CLASS </w:t>
      </w:r>
      <w:r w:rsidR="00C44EBE">
        <w:t>PRESENT INSIDE JAVA.UTIL.SCANNR.</w:t>
      </w:r>
    </w:p>
    <w:p w14:paraId="5E0B948F" w14:textId="06250AD6" w:rsidR="00C44EBE" w:rsidRDefault="003A52B6" w:rsidP="003E3CD2">
      <w:pPr>
        <w:pStyle w:val="ListParagraph"/>
        <w:numPr>
          <w:ilvl w:val="0"/>
          <w:numId w:val="210"/>
        </w:numPr>
      </w:pPr>
      <w:r>
        <w:t>IT IS USED TO TAKE USER INPUT.</w:t>
      </w:r>
    </w:p>
    <w:p w14:paraId="3F2AB6BE" w14:textId="47343B82" w:rsidR="003A52B6" w:rsidRDefault="00703531" w:rsidP="003E3CD2">
      <w:pPr>
        <w:pStyle w:val="ListParagraph"/>
        <w:numPr>
          <w:ilvl w:val="0"/>
          <w:numId w:val="210"/>
        </w:numPr>
      </w:pPr>
      <w:r>
        <w:t xml:space="preserve">IT HAS SEVERAL NON STATIC METHODS </w:t>
      </w:r>
      <w:r w:rsidR="00D109BD">
        <w:t xml:space="preserve">. IN ORDER TO ACCEPT </w:t>
      </w:r>
      <w:r w:rsidR="00313FD0">
        <w:t xml:space="preserve">INPUT FROM THE USER </w:t>
      </w:r>
      <w:r w:rsidR="00E02D4A">
        <w:t>BASED ON THE REQUIREMENT.</w:t>
      </w:r>
    </w:p>
    <w:p w14:paraId="41B5328D" w14:textId="2BC1C1A7" w:rsidR="00E02D4A" w:rsidRDefault="00997C96" w:rsidP="003E3CD2">
      <w:pPr>
        <w:pStyle w:val="ListParagraph"/>
        <w:numPr>
          <w:ilvl w:val="0"/>
          <w:numId w:val="210"/>
        </w:numPr>
      </w:pPr>
      <w:r>
        <w:t xml:space="preserve">SINCE ALL THE MEHTODS ARE NON STATIC </w:t>
      </w:r>
      <w:r w:rsidR="00104C5F">
        <w:t xml:space="preserve">METHODS WHEN EVER WE ARE CALLING </w:t>
      </w:r>
      <w:r w:rsidR="003445AC">
        <w:t xml:space="preserve">FOR </w:t>
      </w:r>
      <w:r w:rsidR="00532DD3">
        <w:t xml:space="preserve">EXECUTION OBJECT CREATION </w:t>
      </w:r>
      <w:r w:rsidR="005C7C11">
        <w:t>IS MANDETORY.</w:t>
      </w:r>
    </w:p>
    <w:p w14:paraId="40CBCBCE" w14:textId="6D9B6CDF" w:rsidR="00DA20FA" w:rsidRDefault="005C7C11" w:rsidP="0073739E">
      <w:pPr>
        <w:pStyle w:val="ListParagraph"/>
        <w:numPr>
          <w:ilvl w:val="0"/>
          <w:numId w:val="210"/>
        </w:numPr>
      </w:pPr>
      <w:r>
        <w:t xml:space="preserve">WHILE CREATING OBJECT FOR </w:t>
      </w:r>
      <w:r w:rsidR="00B54098">
        <w:t xml:space="preserve">SCANNER CLASS </w:t>
      </w:r>
      <w:r w:rsidR="00121DCB">
        <w:t xml:space="preserve">WE NEED TO PASS INPUTSTREAM </w:t>
      </w:r>
      <w:r w:rsidR="00C126A6">
        <w:t xml:space="preserve">REFERENCE AS AN </w:t>
      </w:r>
      <w:r w:rsidR="00DA20FA">
        <w:t>ARGUME</w:t>
      </w:r>
      <w:r w:rsidR="0073739E">
        <w:t>NT.</w:t>
      </w:r>
    </w:p>
    <w:p w14:paraId="2A5B835B" w14:textId="409F7AD4" w:rsidR="00C0056D" w:rsidRDefault="0073739E" w:rsidP="00C0056D">
      <w:pPr>
        <w:pStyle w:val="ListParagraph"/>
        <w:numPr>
          <w:ilvl w:val="0"/>
          <w:numId w:val="210"/>
        </w:numPr>
      </w:pPr>
      <w:r>
        <w:t xml:space="preserve">INPUT STREAM REFERENCE </w:t>
      </w:r>
      <w:r w:rsidR="00AC3642">
        <w:t xml:space="preserve">WILL BE PROVIDED BY THE </w:t>
      </w:r>
      <w:r w:rsidR="00C0056D">
        <w:t>SYSTEM CLASS.</w:t>
      </w:r>
    </w:p>
    <w:p w14:paraId="18A4644E" w14:textId="043F4672" w:rsidR="00C0056D" w:rsidRDefault="00790FA2" w:rsidP="00C0056D">
      <w:pPr>
        <w:pStyle w:val="ListParagraph"/>
        <w:numPr>
          <w:ilvl w:val="0"/>
          <w:numId w:val="210"/>
        </w:numPr>
      </w:pPr>
      <w:r>
        <w:t xml:space="preserve">INSIDE SYSTEM CLASS </w:t>
      </w:r>
      <w:r w:rsidR="002823B3">
        <w:t xml:space="preserve">WE HAVE PUBLIC </w:t>
      </w:r>
      <w:r w:rsidR="00601D62">
        <w:t xml:space="preserve">, </w:t>
      </w:r>
      <w:r w:rsidR="002823B3">
        <w:t>STATIC</w:t>
      </w:r>
      <w:r w:rsidR="00601D62">
        <w:t xml:space="preserve">, </w:t>
      </w:r>
      <w:r w:rsidR="002823B3">
        <w:t xml:space="preserve"> </w:t>
      </w:r>
      <w:r w:rsidR="00601D62">
        <w:t xml:space="preserve">FINAL REFERENCE </w:t>
      </w:r>
      <w:r w:rsidR="006755BE">
        <w:t>VARIABLE OF INPUT STREAM.</w:t>
      </w:r>
    </w:p>
    <w:p w14:paraId="289C2887" w14:textId="47FAB060" w:rsidR="006755BE" w:rsidRDefault="006755BE" w:rsidP="00C0056D">
      <w:pPr>
        <w:pStyle w:val="ListParagraph"/>
        <w:numPr>
          <w:ilvl w:val="0"/>
          <w:numId w:val="210"/>
        </w:numPr>
      </w:pPr>
      <w:r>
        <w:t xml:space="preserve">WHENEVER WE WANT TO PASS </w:t>
      </w:r>
      <w:r w:rsidR="00B052FF">
        <w:t xml:space="preserve">WHILE CREATING SCANNER OBJECT </w:t>
      </w:r>
      <w:r w:rsidR="005F06A2">
        <w:t xml:space="preserve">.WE NEED TO CALL SYSTEM.IN (BECOUSE </w:t>
      </w:r>
      <w:r w:rsidR="009C7534">
        <w:t xml:space="preserve">IT IS STATIC VARIABLE </w:t>
      </w:r>
      <w:r w:rsidR="00C349C3">
        <w:t>OF SYSTEM CLASS )</w:t>
      </w:r>
    </w:p>
    <w:p w14:paraId="66ADBAAB" w14:textId="452CE541" w:rsidR="00C349C3" w:rsidRDefault="00C3732D" w:rsidP="00C0056D">
      <w:pPr>
        <w:pStyle w:val="ListParagraph"/>
        <w:numPr>
          <w:ilvl w:val="0"/>
          <w:numId w:val="210"/>
        </w:numPr>
      </w:pPr>
      <w:r>
        <w:t xml:space="preserve">AFTER CREATING </w:t>
      </w:r>
      <w:r w:rsidR="00BF5C33">
        <w:t>AN OBJECT FOR SCANNER CLASS WE NEED TO CALL NON STATIC MEHTO</w:t>
      </w:r>
      <w:r w:rsidR="00215176">
        <w:t xml:space="preserve">D </w:t>
      </w:r>
      <w:r w:rsidR="007E52F8">
        <w:t xml:space="preserve">BASED ON REQUIREMENT </w:t>
      </w:r>
      <w:r w:rsidR="00225139">
        <w:t>.</w:t>
      </w:r>
    </w:p>
    <w:p w14:paraId="2F26D8AD" w14:textId="77777777" w:rsidR="008061B0" w:rsidRDefault="008061B0" w:rsidP="008061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org.section3.encapsulation;</w:t>
      </w:r>
    </w:p>
    <w:p w14:paraId="00534044" w14:textId="77777777" w:rsidR="008061B0" w:rsidRDefault="008061B0" w:rsidP="008061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4D514E5" w14:textId="77777777" w:rsidR="008061B0" w:rsidRDefault="008061B0" w:rsidP="008061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  <w:u w:val="single"/>
        </w:rPr>
        <w:t>public</w:t>
      </w:r>
      <w:r>
        <w:rPr>
          <w:rFonts w:ascii="Consolas" w:hAnsi="Consolas"/>
          <w:color w:val="000000"/>
          <w:sz w:val="20"/>
          <w:szCs w:val="20"/>
          <w:u w:val="single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  <w:u w:val="single"/>
        </w:rPr>
        <w:t>class</w:t>
      </w:r>
      <w:r>
        <w:rPr>
          <w:rFonts w:ascii="Consolas" w:hAnsi="Consolas"/>
          <w:color w:val="000000"/>
          <w:sz w:val="20"/>
          <w:szCs w:val="20"/>
          <w:u w:val="single"/>
        </w:rPr>
        <w:t xml:space="preserve"> scanner {</w:t>
      </w:r>
    </w:p>
    <w:p w14:paraId="4D8F64C4" w14:textId="77777777" w:rsidR="008061B0" w:rsidRDefault="008061B0" w:rsidP="008061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  <w:u w:val="single"/>
        </w:rPr>
        <w:t>public</w:t>
      </w:r>
      <w:r>
        <w:rPr>
          <w:rFonts w:ascii="Consolas" w:hAnsi="Consolas"/>
          <w:color w:val="000000"/>
          <w:sz w:val="20"/>
          <w:szCs w:val="20"/>
          <w:u w:val="single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  <w:u w:val="single"/>
        </w:rPr>
        <w:t>byte</w:t>
      </w:r>
      <w:r>
        <w:rPr>
          <w:rFonts w:ascii="Consolas" w:hAnsi="Consolas"/>
          <w:color w:val="000000"/>
          <w:sz w:val="20"/>
          <w:szCs w:val="20"/>
          <w:u w:val="single"/>
        </w:rPr>
        <w:t xml:space="preserve"> nextByte();</w:t>
      </w:r>
    </w:p>
    <w:p w14:paraId="111997AB" w14:textId="77777777" w:rsidR="008061B0" w:rsidRDefault="008061B0" w:rsidP="008061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  <w:u w:val="single"/>
        </w:rPr>
        <w:t>public</w:t>
      </w:r>
      <w:r>
        <w:rPr>
          <w:rFonts w:ascii="Consolas" w:hAnsi="Consolas"/>
          <w:color w:val="000000"/>
          <w:sz w:val="20"/>
          <w:szCs w:val="20"/>
          <w:u w:val="single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  <w:u w:val="single"/>
        </w:rPr>
        <w:t>int</w:t>
      </w:r>
      <w:r>
        <w:rPr>
          <w:rFonts w:ascii="Consolas" w:hAnsi="Consolas"/>
          <w:color w:val="000000"/>
          <w:sz w:val="20"/>
          <w:szCs w:val="20"/>
          <w:u w:val="single"/>
        </w:rPr>
        <w:t xml:space="preserve"> nextInt();</w:t>
      </w:r>
    </w:p>
    <w:p w14:paraId="1DDC265B" w14:textId="77777777" w:rsidR="008061B0" w:rsidRDefault="008061B0" w:rsidP="008061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  <w:u w:val="single"/>
        </w:rPr>
        <w:t>public</w:t>
      </w:r>
      <w:r>
        <w:rPr>
          <w:rFonts w:ascii="Consolas" w:hAnsi="Consolas"/>
          <w:color w:val="000000"/>
          <w:sz w:val="20"/>
          <w:szCs w:val="20"/>
          <w:u w:val="single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  <w:u w:val="single"/>
        </w:rPr>
        <w:t>short</w:t>
      </w:r>
      <w:r>
        <w:rPr>
          <w:rFonts w:ascii="Consolas" w:hAnsi="Consolas"/>
          <w:color w:val="000000"/>
          <w:sz w:val="20"/>
          <w:szCs w:val="20"/>
          <w:u w:val="single"/>
        </w:rPr>
        <w:t xml:space="preserve"> nextShort();</w:t>
      </w:r>
    </w:p>
    <w:p w14:paraId="21B8437B" w14:textId="77777777" w:rsidR="008061B0" w:rsidRDefault="008061B0" w:rsidP="008061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  <w:u w:val="single"/>
        </w:rPr>
        <w:t>public</w:t>
      </w:r>
      <w:r>
        <w:rPr>
          <w:rFonts w:ascii="Consolas" w:hAnsi="Consolas"/>
          <w:color w:val="000000"/>
          <w:sz w:val="20"/>
          <w:szCs w:val="20"/>
          <w:u w:val="single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  <w:u w:val="single"/>
        </w:rPr>
        <w:t>double</w:t>
      </w:r>
      <w:r>
        <w:rPr>
          <w:rFonts w:ascii="Consolas" w:hAnsi="Consolas"/>
          <w:color w:val="000000"/>
          <w:sz w:val="20"/>
          <w:szCs w:val="20"/>
          <w:u w:val="single"/>
        </w:rPr>
        <w:t xml:space="preserve"> nextDouble();</w:t>
      </w:r>
    </w:p>
    <w:p w14:paraId="35019808" w14:textId="77777777" w:rsidR="008061B0" w:rsidRDefault="008061B0" w:rsidP="008061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  <w:u w:val="single"/>
        </w:rPr>
        <w:t>public</w:t>
      </w:r>
      <w:r>
        <w:rPr>
          <w:rFonts w:ascii="Consolas" w:hAnsi="Consolas"/>
          <w:color w:val="000000"/>
          <w:sz w:val="20"/>
          <w:szCs w:val="20"/>
          <w:u w:val="single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  <w:u w:val="single"/>
        </w:rPr>
        <w:t>long</w:t>
      </w:r>
      <w:r>
        <w:rPr>
          <w:rFonts w:ascii="Consolas" w:hAnsi="Consolas"/>
          <w:color w:val="000000"/>
          <w:sz w:val="20"/>
          <w:szCs w:val="20"/>
          <w:u w:val="single"/>
        </w:rPr>
        <w:t xml:space="preserve"> nextLong();</w:t>
      </w:r>
    </w:p>
    <w:p w14:paraId="19323649" w14:textId="77777777" w:rsidR="008061B0" w:rsidRDefault="008061B0" w:rsidP="008061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  <w:u w:val="single"/>
        </w:rPr>
        <w:t>public</w:t>
      </w:r>
      <w:r>
        <w:rPr>
          <w:rFonts w:ascii="Consolas" w:hAnsi="Consolas"/>
          <w:color w:val="000000"/>
          <w:sz w:val="20"/>
          <w:szCs w:val="20"/>
          <w:u w:val="single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  <w:u w:val="single"/>
        </w:rPr>
        <w:t>float</w:t>
      </w:r>
      <w:r>
        <w:rPr>
          <w:rFonts w:ascii="Consolas" w:hAnsi="Consolas"/>
          <w:color w:val="000000"/>
          <w:sz w:val="20"/>
          <w:szCs w:val="20"/>
          <w:u w:val="single"/>
        </w:rPr>
        <w:t xml:space="preserve"> nextFloat();</w:t>
      </w:r>
    </w:p>
    <w:p w14:paraId="36595E05" w14:textId="77777777" w:rsidR="008061B0" w:rsidRDefault="008061B0" w:rsidP="008061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  <w:u w:val="single"/>
        </w:rPr>
        <w:t>public</w:t>
      </w:r>
      <w:r>
        <w:rPr>
          <w:rFonts w:ascii="Consolas" w:hAnsi="Consolas"/>
          <w:color w:val="000000"/>
          <w:sz w:val="20"/>
          <w:szCs w:val="20"/>
          <w:u w:val="single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  <w:u w:val="single"/>
        </w:rPr>
        <w:t>boolean</w:t>
      </w:r>
      <w:r>
        <w:rPr>
          <w:rFonts w:ascii="Consolas" w:hAnsi="Consolas"/>
          <w:color w:val="000000"/>
          <w:sz w:val="20"/>
          <w:szCs w:val="20"/>
          <w:u w:val="single"/>
        </w:rPr>
        <w:t xml:space="preserve"> nextBoolean();</w:t>
      </w:r>
    </w:p>
    <w:p w14:paraId="1D78B4F1" w14:textId="77777777" w:rsidR="008061B0" w:rsidRDefault="008061B0" w:rsidP="008061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  <w:u w:val="single"/>
        </w:rPr>
        <w:t>public</w:t>
      </w:r>
      <w:r>
        <w:rPr>
          <w:rFonts w:ascii="Consolas" w:hAnsi="Consolas"/>
          <w:color w:val="000000"/>
          <w:sz w:val="20"/>
          <w:szCs w:val="20"/>
          <w:u w:val="single"/>
        </w:rPr>
        <w:t xml:space="preserve"> String next();</w:t>
      </w:r>
    </w:p>
    <w:p w14:paraId="3AC25433" w14:textId="77777777" w:rsidR="008061B0" w:rsidRDefault="008061B0" w:rsidP="008061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  <w:u w:val="single"/>
        </w:rPr>
        <w:t>public</w:t>
      </w:r>
      <w:r>
        <w:rPr>
          <w:rFonts w:ascii="Consolas" w:hAnsi="Consolas"/>
          <w:color w:val="000000"/>
          <w:sz w:val="20"/>
          <w:szCs w:val="20"/>
          <w:u w:val="single"/>
        </w:rPr>
        <w:t xml:space="preserve"> String nextLine();</w:t>
      </w:r>
    </w:p>
    <w:p w14:paraId="4C24E96A" w14:textId="77777777" w:rsidR="008061B0" w:rsidRDefault="008061B0" w:rsidP="008061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  <w:u w:val="single"/>
        </w:rPr>
        <w:t>}</w:t>
      </w:r>
    </w:p>
    <w:p w14:paraId="3F1B6CE3" w14:textId="77777777" w:rsidR="008061B0" w:rsidRDefault="008061B0" w:rsidP="008061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u w:val="single"/>
        </w:rPr>
        <w:t>Scanner(</w:t>
      </w:r>
      <w:r>
        <w:rPr>
          <w:rFonts w:ascii="Consolas" w:hAnsi="Consolas"/>
          <w:color w:val="000000"/>
          <w:sz w:val="20"/>
          <w:szCs w:val="20"/>
        </w:rPr>
        <w:t>inputstream.</w:t>
      </w:r>
      <w:r>
        <w:rPr>
          <w:rFonts w:ascii="Consolas" w:hAnsi="Consolas"/>
          <w:color w:val="000000"/>
          <w:sz w:val="20"/>
          <w:szCs w:val="20"/>
          <w:u w:val="single"/>
        </w:rPr>
        <w:t>in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1A2D1117" w14:textId="77777777" w:rsidR="008061B0" w:rsidRDefault="008061B0" w:rsidP="008061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4DF563EA" w14:textId="77777777" w:rsidR="008061B0" w:rsidRDefault="008061B0" w:rsidP="008061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{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5A06E990" w14:textId="77777777" w:rsidR="008061B0" w:rsidRDefault="008061B0" w:rsidP="008061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  <w:r>
        <w:rPr>
          <w:rFonts w:ascii="Consolas" w:hAnsi="Consolas"/>
          <w:color w:val="000000"/>
          <w:sz w:val="20"/>
          <w:szCs w:val="20"/>
        </w:rPr>
        <w:tab/>
      </w:r>
    </w:p>
    <w:p w14:paraId="563B262F" w14:textId="77777777" w:rsidR="008061B0" w:rsidRDefault="008061B0" w:rsidP="008061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  <w:u w:val="single"/>
        </w:rPr>
        <w:t>}</w:t>
      </w:r>
    </w:p>
    <w:p w14:paraId="3634AFFE" w14:textId="77777777" w:rsidR="008061B0" w:rsidRDefault="008061B0" w:rsidP="008061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  <w:u w:val="single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java.</w:t>
      </w:r>
      <w:r>
        <w:rPr>
          <w:rFonts w:ascii="Consolas" w:hAnsi="Consolas"/>
          <w:color w:val="000000"/>
          <w:sz w:val="20"/>
          <w:szCs w:val="20"/>
          <w:u w:val="single"/>
        </w:rPr>
        <w:t>lang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1E5071BA" w14:textId="77777777" w:rsidR="008061B0" w:rsidRDefault="008061B0" w:rsidP="008061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system{</w:t>
      </w:r>
    </w:p>
    <w:p w14:paraId="0F27A6DE" w14:textId="77777777" w:rsidR="008061B0" w:rsidRDefault="008061B0" w:rsidP="008061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7F395242" w14:textId="77777777" w:rsidR="008061B0" w:rsidRDefault="008061B0" w:rsidP="008061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final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u w:val="single"/>
        </w:rPr>
        <w:t>inputstream</w:t>
      </w:r>
      <w:r>
        <w:rPr>
          <w:rFonts w:ascii="Consolas" w:hAnsi="Consolas"/>
          <w:color w:val="000000"/>
          <w:sz w:val="20"/>
          <w:szCs w:val="20"/>
        </w:rPr>
        <w:t xml:space="preserve"> in=</w:t>
      </w:r>
      <w:r>
        <w:rPr>
          <w:rFonts w:ascii="Consolas" w:hAnsi="Consolas"/>
          <w:color w:val="000000"/>
          <w:sz w:val="20"/>
          <w:szCs w:val="20"/>
          <w:u w:val="single"/>
        </w:rPr>
        <w:t>ref</w:t>
      </w:r>
      <w:r>
        <w:rPr>
          <w:rFonts w:ascii="Consolas" w:hAnsi="Consolas"/>
          <w:color w:val="000000"/>
          <w:sz w:val="20"/>
          <w:szCs w:val="20"/>
        </w:rPr>
        <w:t xml:space="preserve"> of </w:t>
      </w:r>
      <w:r>
        <w:rPr>
          <w:rFonts w:ascii="Consolas" w:hAnsi="Consolas"/>
          <w:color w:val="000000"/>
          <w:sz w:val="20"/>
          <w:szCs w:val="20"/>
          <w:u w:val="single"/>
        </w:rPr>
        <w:t>inputstream()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5515B658" w14:textId="77777777" w:rsidR="008061B0" w:rsidRDefault="008061B0" w:rsidP="008061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3D013E49" w14:textId="4C2B9F73" w:rsidR="008061B0" w:rsidRDefault="008061B0" w:rsidP="008061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  <w:u w:val="single"/>
        </w:rPr>
        <w:t xml:space="preserve">            package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u w:val="single"/>
        </w:rPr>
        <w:t>mypackage;</w:t>
      </w:r>
    </w:p>
    <w:p w14:paraId="73BF5B12" w14:textId="08FE4B03" w:rsidR="008061B0" w:rsidRDefault="008061B0" w:rsidP="008061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 xml:space="preserve">            import</w:t>
      </w:r>
      <w:r>
        <w:rPr>
          <w:rFonts w:ascii="Consolas" w:hAnsi="Consolas"/>
          <w:color w:val="000000"/>
          <w:sz w:val="20"/>
          <w:szCs w:val="20"/>
        </w:rPr>
        <w:t xml:space="preserve"> java.util.Scanner;</w:t>
      </w:r>
    </w:p>
    <w:p w14:paraId="0F15B89A" w14:textId="7DF6B96A" w:rsidR="008061B0" w:rsidRDefault="008061B0" w:rsidP="008061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 xml:space="preserve">          class</w:t>
      </w:r>
      <w:r>
        <w:rPr>
          <w:rFonts w:ascii="Consolas" w:hAnsi="Consolas"/>
          <w:color w:val="000000"/>
          <w:sz w:val="20"/>
          <w:szCs w:val="20"/>
        </w:rPr>
        <w:t xml:space="preserve"> user{</w:t>
      </w:r>
    </w:p>
    <w:p w14:paraId="4F57B78C" w14:textId="53B8EF50" w:rsidR="008061B0" w:rsidRDefault="008061B0" w:rsidP="008061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 (String 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){</w:t>
      </w:r>
    </w:p>
    <w:p w14:paraId="73295A43" w14:textId="77777777" w:rsidR="008061B0" w:rsidRDefault="008061B0" w:rsidP="008061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Scanner </w:t>
      </w:r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Scanner(System.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478A578" w14:textId="77777777" w:rsidR="008061B0" w:rsidRDefault="008061B0" w:rsidP="008061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"enter a number"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3709A13" w14:textId="77777777" w:rsidR="008061B0" w:rsidRDefault="008061B0" w:rsidP="008061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.nextInt();</w:t>
      </w:r>
    </w:p>
    <w:p w14:paraId="41D3AE8F" w14:textId="77777777" w:rsidR="008061B0" w:rsidRDefault="008061B0" w:rsidP="008061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0DC6DE7" w14:textId="77777777" w:rsidR="008061B0" w:rsidRDefault="008061B0" w:rsidP="008061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53711B79" w14:textId="77777777" w:rsidR="008061B0" w:rsidRDefault="008061B0" w:rsidP="008061B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51C731F1" w14:textId="77777777" w:rsidR="008061B0" w:rsidRPr="003E3CD2" w:rsidRDefault="008061B0" w:rsidP="008061B0">
      <w:pPr>
        <w:pStyle w:val="ListParagraph"/>
      </w:pPr>
    </w:p>
    <w:p w14:paraId="6840A2FF" w14:textId="77777777" w:rsidR="00C777BF" w:rsidRPr="00C777BF" w:rsidRDefault="00C777BF" w:rsidP="00C777BF">
      <w:pPr>
        <w:pStyle w:val="NoSpacing"/>
        <w:jc w:val="both"/>
        <w:rPr>
          <w:rFonts w:ascii="Aparajita" w:hAnsi="Aparajita" w:cs="Aparajita"/>
          <w:sz w:val="28"/>
          <w:szCs w:val="28"/>
        </w:rPr>
      </w:pPr>
      <w:r w:rsidRPr="00C777BF">
        <w:rPr>
          <w:rFonts w:ascii="Aparajita" w:hAnsi="Aparajita" w:cs="Aparajita"/>
          <w:b/>
          <w:bCs/>
          <w:sz w:val="28"/>
          <w:szCs w:val="28"/>
        </w:rPr>
        <w:t>package</w:t>
      </w:r>
      <w:r w:rsidRPr="00C777BF">
        <w:rPr>
          <w:rFonts w:ascii="Aparajita" w:hAnsi="Aparajita" w:cs="Aparajita"/>
          <w:sz w:val="28"/>
          <w:szCs w:val="28"/>
        </w:rPr>
        <w:t xml:space="preserve"> org.section3.encapsulation;</w:t>
      </w:r>
    </w:p>
    <w:p w14:paraId="12B9F558" w14:textId="77777777" w:rsidR="00C777BF" w:rsidRPr="00C777BF" w:rsidRDefault="00C777BF" w:rsidP="00C777BF">
      <w:pPr>
        <w:pStyle w:val="NoSpacing"/>
        <w:jc w:val="both"/>
        <w:rPr>
          <w:rFonts w:ascii="Aparajita" w:hAnsi="Aparajita" w:cs="Aparajita"/>
          <w:sz w:val="28"/>
          <w:szCs w:val="28"/>
        </w:rPr>
      </w:pPr>
    </w:p>
    <w:p w14:paraId="0305E93E" w14:textId="77777777" w:rsidR="00C777BF" w:rsidRPr="00C777BF" w:rsidRDefault="00C777BF" w:rsidP="00C777BF">
      <w:pPr>
        <w:pStyle w:val="NoSpacing"/>
        <w:jc w:val="both"/>
        <w:rPr>
          <w:rFonts w:ascii="Aparajita" w:hAnsi="Aparajita" w:cs="Aparajita"/>
          <w:sz w:val="28"/>
          <w:szCs w:val="28"/>
        </w:rPr>
      </w:pPr>
      <w:r w:rsidRPr="00C777BF">
        <w:rPr>
          <w:rFonts w:ascii="Aparajita" w:hAnsi="Aparajita" w:cs="Aparajita"/>
          <w:b/>
          <w:bCs/>
          <w:sz w:val="28"/>
          <w:szCs w:val="28"/>
        </w:rPr>
        <w:t>public</w:t>
      </w:r>
      <w:r w:rsidRPr="00C777BF">
        <w:rPr>
          <w:rFonts w:ascii="Aparajita" w:hAnsi="Aparajita" w:cs="Aparajita"/>
          <w:sz w:val="28"/>
          <w:szCs w:val="28"/>
        </w:rPr>
        <w:t xml:space="preserve"> </w:t>
      </w:r>
      <w:r w:rsidRPr="00C777BF">
        <w:rPr>
          <w:rFonts w:ascii="Aparajita" w:hAnsi="Aparajita" w:cs="Aparajita"/>
          <w:b/>
          <w:bCs/>
          <w:sz w:val="28"/>
          <w:szCs w:val="28"/>
        </w:rPr>
        <w:t>class</w:t>
      </w:r>
      <w:r w:rsidRPr="00C777BF">
        <w:rPr>
          <w:rFonts w:ascii="Aparajita" w:hAnsi="Aparajita" w:cs="Aparajita"/>
          <w:sz w:val="28"/>
          <w:szCs w:val="28"/>
        </w:rPr>
        <w:t xml:space="preserve"> watch {</w:t>
      </w:r>
    </w:p>
    <w:p w14:paraId="14D1B2D0" w14:textId="77777777" w:rsidR="00C777BF" w:rsidRPr="00C777BF" w:rsidRDefault="00C777BF" w:rsidP="00C777BF">
      <w:pPr>
        <w:pStyle w:val="NoSpacing"/>
        <w:jc w:val="both"/>
        <w:rPr>
          <w:rFonts w:ascii="Aparajita" w:hAnsi="Aparajita" w:cs="Aparajita"/>
          <w:sz w:val="28"/>
          <w:szCs w:val="28"/>
        </w:rPr>
      </w:pPr>
      <w:r w:rsidRPr="00C777BF">
        <w:rPr>
          <w:rFonts w:ascii="Aparajita" w:hAnsi="Aparajita" w:cs="Aparajita"/>
          <w:sz w:val="28"/>
          <w:szCs w:val="28"/>
        </w:rPr>
        <w:t>String brand;</w:t>
      </w:r>
    </w:p>
    <w:p w14:paraId="4BC58D63" w14:textId="77777777" w:rsidR="00C777BF" w:rsidRPr="00C777BF" w:rsidRDefault="00C777BF" w:rsidP="00C777BF">
      <w:pPr>
        <w:pStyle w:val="NoSpacing"/>
        <w:jc w:val="both"/>
        <w:rPr>
          <w:rFonts w:ascii="Aparajita" w:hAnsi="Aparajita" w:cs="Aparajita"/>
          <w:sz w:val="28"/>
          <w:szCs w:val="28"/>
        </w:rPr>
      </w:pPr>
      <w:r w:rsidRPr="00C777BF">
        <w:rPr>
          <w:rFonts w:ascii="Aparajita" w:hAnsi="Aparajita" w:cs="Aparajita"/>
          <w:b/>
          <w:bCs/>
          <w:sz w:val="28"/>
          <w:szCs w:val="28"/>
        </w:rPr>
        <w:t>double</w:t>
      </w:r>
      <w:r w:rsidRPr="00C777BF">
        <w:rPr>
          <w:rFonts w:ascii="Aparajita" w:hAnsi="Aparajita" w:cs="Aparajita"/>
          <w:sz w:val="28"/>
          <w:szCs w:val="28"/>
        </w:rPr>
        <w:t xml:space="preserve"> price;</w:t>
      </w:r>
    </w:p>
    <w:p w14:paraId="74CDE5CE" w14:textId="77777777" w:rsidR="00C777BF" w:rsidRPr="00C777BF" w:rsidRDefault="00C777BF" w:rsidP="00C777BF">
      <w:pPr>
        <w:pStyle w:val="NoSpacing"/>
        <w:jc w:val="both"/>
        <w:rPr>
          <w:rFonts w:ascii="Aparajita" w:hAnsi="Aparajita" w:cs="Aparajita"/>
          <w:sz w:val="28"/>
          <w:szCs w:val="28"/>
        </w:rPr>
      </w:pPr>
      <w:r w:rsidRPr="00C777BF">
        <w:rPr>
          <w:rFonts w:ascii="Aparajita" w:hAnsi="Aparajita" w:cs="Aparajita"/>
          <w:sz w:val="28"/>
          <w:szCs w:val="28"/>
        </w:rPr>
        <w:t>String color;</w:t>
      </w:r>
    </w:p>
    <w:p w14:paraId="19F5FDAF" w14:textId="77777777" w:rsidR="00C777BF" w:rsidRPr="00C777BF" w:rsidRDefault="00C777BF" w:rsidP="00C777BF">
      <w:pPr>
        <w:pStyle w:val="NoSpacing"/>
        <w:jc w:val="both"/>
        <w:rPr>
          <w:rFonts w:ascii="Aparajita" w:hAnsi="Aparajita" w:cs="Aparajita"/>
          <w:sz w:val="28"/>
          <w:szCs w:val="28"/>
        </w:rPr>
      </w:pPr>
      <w:r w:rsidRPr="00C777BF">
        <w:rPr>
          <w:rFonts w:ascii="Aparajita" w:hAnsi="Aparajita" w:cs="Aparajita"/>
          <w:sz w:val="28"/>
          <w:szCs w:val="28"/>
        </w:rPr>
        <w:t>String type;</w:t>
      </w:r>
    </w:p>
    <w:p w14:paraId="0D11E125" w14:textId="77777777" w:rsidR="00C777BF" w:rsidRPr="00C777BF" w:rsidRDefault="00C777BF" w:rsidP="00C777BF">
      <w:pPr>
        <w:pStyle w:val="NoSpacing"/>
        <w:jc w:val="both"/>
        <w:rPr>
          <w:rFonts w:ascii="Aparajita" w:hAnsi="Aparajita" w:cs="Aparajita"/>
          <w:sz w:val="28"/>
          <w:szCs w:val="28"/>
        </w:rPr>
      </w:pPr>
    </w:p>
    <w:p w14:paraId="01F6EF42" w14:textId="77777777" w:rsidR="00C777BF" w:rsidRPr="00C777BF" w:rsidRDefault="00C777BF" w:rsidP="00C777BF">
      <w:pPr>
        <w:pStyle w:val="NoSpacing"/>
        <w:jc w:val="both"/>
        <w:rPr>
          <w:rFonts w:ascii="Aparajita" w:hAnsi="Aparajita" w:cs="Aparajita"/>
          <w:sz w:val="28"/>
          <w:szCs w:val="28"/>
        </w:rPr>
      </w:pPr>
      <w:r w:rsidRPr="00C777BF">
        <w:rPr>
          <w:rFonts w:ascii="Aparajita" w:hAnsi="Aparajita" w:cs="Aparajita"/>
          <w:b/>
          <w:bCs/>
          <w:sz w:val="28"/>
          <w:szCs w:val="28"/>
        </w:rPr>
        <w:t>public</w:t>
      </w:r>
      <w:r w:rsidRPr="00C777BF">
        <w:rPr>
          <w:rFonts w:ascii="Aparajita" w:hAnsi="Aparajita" w:cs="Aparajita"/>
          <w:sz w:val="28"/>
          <w:szCs w:val="28"/>
        </w:rPr>
        <w:t xml:space="preserve"> watch(String brand , </w:t>
      </w:r>
      <w:r w:rsidRPr="00C777BF">
        <w:rPr>
          <w:rFonts w:ascii="Aparajita" w:hAnsi="Aparajita" w:cs="Aparajita"/>
          <w:b/>
          <w:bCs/>
          <w:sz w:val="28"/>
          <w:szCs w:val="28"/>
        </w:rPr>
        <w:t>double</w:t>
      </w:r>
      <w:r w:rsidRPr="00C777BF">
        <w:rPr>
          <w:rFonts w:ascii="Aparajita" w:hAnsi="Aparajita" w:cs="Aparajita"/>
          <w:sz w:val="28"/>
          <w:szCs w:val="28"/>
        </w:rPr>
        <w:t xml:space="preserve"> price , String color , String type) {</w:t>
      </w:r>
    </w:p>
    <w:p w14:paraId="79456DE5" w14:textId="77777777" w:rsidR="00C777BF" w:rsidRPr="00C777BF" w:rsidRDefault="00C777BF" w:rsidP="00C777BF">
      <w:pPr>
        <w:pStyle w:val="NoSpacing"/>
        <w:jc w:val="both"/>
        <w:rPr>
          <w:rFonts w:ascii="Aparajita" w:hAnsi="Aparajita" w:cs="Aparajita"/>
          <w:sz w:val="28"/>
          <w:szCs w:val="28"/>
        </w:rPr>
      </w:pPr>
      <w:r w:rsidRPr="00C777BF">
        <w:rPr>
          <w:rFonts w:ascii="Aparajita" w:hAnsi="Aparajita" w:cs="Aparajita"/>
          <w:sz w:val="28"/>
          <w:szCs w:val="28"/>
        </w:rPr>
        <w:tab/>
      </w:r>
      <w:r w:rsidRPr="00C777BF">
        <w:rPr>
          <w:rFonts w:ascii="Aparajita" w:hAnsi="Aparajita" w:cs="Aparajita"/>
          <w:b/>
          <w:bCs/>
          <w:sz w:val="28"/>
          <w:szCs w:val="28"/>
        </w:rPr>
        <w:t>super</w:t>
      </w:r>
      <w:r w:rsidRPr="00C777BF">
        <w:rPr>
          <w:rFonts w:ascii="Aparajita" w:hAnsi="Aparajita" w:cs="Aparajita"/>
          <w:sz w:val="28"/>
          <w:szCs w:val="28"/>
        </w:rPr>
        <w:t>();</w:t>
      </w:r>
    </w:p>
    <w:p w14:paraId="7795EFDD" w14:textId="77777777" w:rsidR="00C777BF" w:rsidRPr="00C777BF" w:rsidRDefault="00C777BF" w:rsidP="00C777BF">
      <w:pPr>
        <w:pStyle w:val="NoSpacing"/>
        <w:jc w:val="both"/>
        <w:rPr>
          <w:rFonts w:ascii="Aparajita" w:hAnsi="Aparajita" w:cs="Aparajita"/>
          <w:sz w:val="28"/>
          <w:szCs w:val="28"/>
        </w:rPr>
      </w:pPr>
      <w:r w:rsidRPr="00C777BF">
        <w:rPr>
          <w:rFonts w:ascii="Aparajita" w:hAnsi="Aparajita" w:cs="Aparajita"/>
          <w:sz w:val="28"/>
          <w:szCs w:val="28"/>
        </w:rPr>
        <w:tab/>
      </w:r>
      <w:r w:rsidRPr="00C777BF">
        <w:rPr>
          <w:rFonts w:ascii="Aparajita" w:hAnsi="Aparajita" w:cs="Aparajita"/>
          <w:b/>
          <w:bCs/>
          <w:sz w:val="28"/>
          <w:szCs w:val="28"/>
        </w:rPr>
        <w:t>this</w:t>
      </w:r>
      <w:r w:rsidRPr="00C777BF">
        <w:rPr>
          <w:rFonts w:ascii="Aparajita" w:hAnsi="Aparajita" w:cs="Aparajita"/>
          <w:sz w:val="28"/>
          <w:szCs w:val="28"/>
        </w:rPr>
        <w:t>.brand=brand ;</w:t>
      </w:r>
    </w:p>
    <w:p w14:paraId="4E1FE400" w14:textId="77777777" w:rsidR="00C777BF" w:rsidRPr="00C777BF" w:rsidRDefault="00C777BF" w:rsidP="00C777BF">
      <w:pPr>
        <w:pStyle w:val="NoSpacing"/>
        <w:jc w:val="both"/>
        <w:rPr>
          <w:rFonts w:ascii="Aparajita" w:hAnsi="Aparajita" w:cs="Aparajita"/>
          <w:sz w:val="28"/>
          <w:szCs w:val="28"/>
        </w:rPr>
      </w:pPr>
      <w:r w:rsidRPr="00C777BF">
        <w:rPr>
          <w:rFonts w:ascii="Aparajita" w:hAnsi="Aparajita" w:cs="Aparajita"/>
          <w:sz w:val="28"/>
          <w:szCs w:val="28"/>
        </w:rPr>
        <w:tab/>
      </w:r>
      <w:r w:rsidRPr="00C777BF">
        <w:rPr>
          <w:rFonts w:ascii="Aparajita" w:hAnsi="Aparajita" w:cs="Aparajita"/>
          <w:b/>
          <w:bCs/>
          <w:sz w:val="28"/>
          <w:szCs w:val="28"/>
        </w:rPr>
        <w:t>this</w:t>
      </w:r>
      <w:r w:rsidRPr="00C777BF">
        <w:rPr>
          <w:rFonts w:ascii="Aparajita" w:hAnsi="Aparajita" w:cs="Aparajita"/>
          <w:sz w:val="28"/>
          <w:szCs w:val="28"/>
        </w:rPr>
        <w:t>.price=price;</w:t>
      </w:r>
    </w:p>
    <w:p w14:paraId="387AB170" w14:textId="77777777" w:rsidR="00C777BF" w:rsidRPr="00C777BF" w:rsidRDefault="00C777BF" w:rsidP="00C777BF">
      <w:pPr>
        <w:pStyle w:val="NoSpacing"/>
        <w:jc w:val="both"/>
        <w:rPr>
          <w:rFonts w:ascii="Aparajita" w:hAnsi="Aparajita" w:cs="Aparajita"/>
          <w:sz w:val="28"/>
          <w:szCs w:val="28"/>
        </w:rPr>
      </w:pPr>
      <w:r w:rsidRPr="00C777BF">
        <w:rPr>
          <w:rFonts w:ascii="Aparajita" w:hAnsi="Aparajita" w:cs="Aparajita"/>
          <w:sz w:val="28"/>
          <w:szCs w:val="28"/>
        </w:rPr>
        <w:tab/>
      </w:r>
      <w:r w:rsidRPr="00C777BF">
        <w:rPr>
          <w:rFonts w:ascii="Aparajita" w:hAnsi="Aparajita" w:cs="Aparajita"/>
          <w:b/>
          <w:bCs/>
          <w:sz w:val="28"/>
          <w:szCs w:val="28"/>
        </w:rPr>
        <w:t>this</w:t>
      </w:r>
      <w:r w:rsidRPr="00C777BF">
        <w:rPr>
          <w:rFonts w:ascii="Aparajita" w:hAnsi="Aparajita" w:cs="Aparajita"/>
          <w:sz w:val="28"/>
          <w:szCs w:val="28"/>
        </w:rPr>
        <w:t>.color=color;</w:t>
      </w:r>
    </w:p>
    <w:p w14:paraId="55F5DC92" w14:textId="77777777" w:rsidR="00C777BF" w:rsidRPr="00C777BF" w:rsidRDefault="00C777BF" w:rsidP="00C777BF">
      <w:pPr>
        <w:pStyle w:val="NoSpacing"/>
        <w:jc w:val="both"/>
        <w:rPr>
          <w:rFonts w:ascii="Aparajita" w:hAnsi="Aparajita" w:cs="Aparajita"/>
          <w:sz w:val="28"/>
          <w:szCs w:val="28"/>
        </w:rPr>
      </w:pPr>
      <w:r w:rsidRPr="00C777BF">
        <w:rPr>
          <w:rFonts w:ascii="Aparajita" w:hAnsi="Aparajita" w:cs="Aparajita"/>
          <w:sz w:val="28"/>
          <w:szCs w:val="28"/>
        </w:rPr>
        <w:tab/>
      </w:r>
      <w:r w:rsidRPr="00C777BF">
        <w:rPr>
          <w:rFonts w:ascii="Aparajita" w:hAnsi="Aparajita" w:cs="Aparajita"/>
          <w:b/>
          <w:bCs/>
          <w:sz w:val="28"/>
          <w:szCs w:val="28"/>
        </w:rPr>
        <w:t>this</w:t>
      </w:r>
      <w:r w:rsidRPr="00C777BF">
        <w:rPr>
          <w:rFonts w:ascii="Aparajita" w:hAnsi="Aparajita" w:cs="Aparajita"/>
          <w:sz w:val="28"/>
          <w:szCs w:val="28"/>
        </w:rPr>
        <w:t>.type=type;</w:t>
      </w:r>
    </w:p>
    <w:p w14:paraId="541BA06F" w14:textId="77777777" w:rsidR="00C777BF" w:rsidRPr="00C777BF" w:rsidRDefault="00C777BF" w:rsidP="00C777BF">
      <w:pPr>
        <w:pStyle w:val="NoSpacing"/>
        <w:jc w:val="both"/>
        <w:rPr>
          <w:rFonts w:ascii="Aparajita" w:hAnsi="Aparajita" w:cs="Aparajita"/>
          <w:sz w:val="28"/>
          <w:szCs w:val="28"/>
        </w:rPr>
      </w:pPr>
      <w:r w:rsidRPr="00C777BF">
        <w:rPr>
          <w:rFonts w:ascii="Aparajita" w:hAnsi="Aparajita" w:cs="Aparajita"/>
          <w:sz w:val="28"/>
          <w:szCs w:val="28"/>
        </w:rPr>
        <w:t>}</w:t>
      </w:r>
    </w:p>
    <w:p w14:paraId="7BD83670" w14:textId="4DA9C870" w:rsidR="00BA518B" w:rsidRPr="00BA518B" w:rsidRDefault="00C777BF" w:rsidP="00BA518B">
      <w:pPr>
        <w:pStyle w:val="NoSpacing"/>
        <w:jc w:val="both"/>
        <w:rPr>
          <w:rFonts w:ascii="Aparajita" w:hAnsi="Aparajita" w:cs="Aparajita"/>
          <w:sz w:val="28"/>
          <w:szCs w:val="28"/>
        </w:rPr>
      </w:pPr>
      <w:r w:rsidRPr="00C777BF">
        <w:rPr>
          <w:rFonts w:ascii="Aparajita" w:hAnsi="Aparajita" w:cs="Aparajita"/>
          <w:sz w:val="28"/>
          <w:szCs w:val="28"/>
        </w:rPr>
        <w:t>}</w:t>
      </w:r>
      <w:r>
        <w:rPr>
          <w:rFonts w:ascii="Aparajita" w:hAnsi="Aparajita" w:cs="Aparajita"/>
          <w:sz w:val="28"/>
          <w:szCs w:val="28"/>
        </w:rPr>
        <w:t xml:space="preserve"> </w:t>
      </w:r>
      <w:r w:rsidR="00BA518B" w:rsidRPr="00BA518B">
        <w:rPr>
          <w:rFonts w:ascii="Aparajita" w:hAnsi="Aparajita" w:cs="Aparajita"/>
          <w:b/>
          <w:bCs/>
          <w:sz w:val="28"/>
          <w:szCs w:val="28"/>
        </w:rPr>
        <w:t>package</w:t>
      </w:r>
      <w:r w:rsidR="00BA518B" w:rsidRPr="00BA518B">
        <w:rPr>
          <w:rFonts w:ascii="Aparajita" w:hAnsi="Aparajita" w:cs="Aparajita"/>
          <w:sz w:val="28"/>
          <w:szCs w:val="28"/>
        </w:rPr>
        <w:t xml:space="preserve"> org.section3.encapsulation;</w:t>
      </w:r>
    </w:p>
    <w:p w14:paraId="05CFDBE9" w14:textId="229F81B6" w:rsidR="00BA518B" w:rsidRPr="00BA518B" w:rsidRDefault="00BA518B" w:rsidP="00BA518B">
      <w:pPr>
        <w:pStyle w:val="NoSpacing"/>
        <w:jc w:val="both"/>
        <w:rPr>
          <w:rFonts w:ascii="Aparajita" w:hAnsi="Aparajita" w:cs="Aparajita"/>
          <w:sz w:val="28"/>
          <w:szCs w:val="28"/>
        </w:rPr>
      </w:pPr>
      <w:r w:rsidRPr="00BA518B">
        <w:rPr>
          <w:rFonts w:ascii="Aparajita" w:hAnsi="Aparajita" w:cs="Aparajita"/>
          <w:b/>
          <w:bCs/>
          <w:sz w:val="28"/>
          <w:szCs w:val="28"/>
        </w:rPr>
        <w:t>public</w:t>
      </w:r>
      <w:r w:rsidRPr="00BA518B">
        <w:rPr>
          <w:rFonts w:ascii="Aparajita" w:hAnsi="Aparajita" w:cs="Aparajita"/>
          <w:sz w:val="28"/>
          <w:szCs w:val="28"/>
        </w:rPr>
        <w:t xml:space="preserve"> </w:t>
      </w:r>
      <w:r w:rsidRPr="00BA518B">
        <w:rPr>
          <w:rFonts w:ascii="Aparajita" w:hAnsi="Aparajita" w:cs="Aparajita"/>
          <w:b/>
          <w:bCs/>
          <w:sz w:val="28"/>
          <w:szCs w:val="28"/>
        </w:rPr>
        <w:t>class</w:t>
      </w:r>
      <w:r w:rsidRPr="00BA518B">
        <w:rPr>
          <w:rFonts w:ascii="Aparajita" w:hAnsi="Aparajita" w:cs="Aparajita"/>
          <w:sz w:val="28"/>
          <w:szCs w:val="28"/>
        </w:rPr>
        <w:t xml:space="preserve"> watchshop {</w:t>
      </w:r>
    </w:p>
    <w:p w14:paraId="12341C6A" w14:textId="77777777" w:rsidR="00BA518B" w:rsidRPr="00BA518B" w:rsidRDefault="00BA518B" w:rsidP="00BA518B">
      <w:pPr>
        <w:pStyle w:val="NoSpacing"/>
        <w:jc w:val="both"/>
        <w:rPr>
          <w:rFonts w:ascii="Aparajita" w:hAnsi="Aparajita" w:cs="Aparajita"/>
          <w:sz w:val="28"/>
          <w:szCs w:val="28"/>
        </w:rPr>
      </w:pPr>
      <w:r w:rsidRPr="00BA518B">
        <w:rPr>
          <w:rFonts w:ascii="Aparajita" w:hAnsi="Aparajita" w:cs="Aparajita"/>
          <w:sz w:val="28"/>
          <w:szCs w:val="28"/>
        </w:rPr>
        <w:tab/>
      </w:r>
      <w:r w:rsidRPr="00BA518B">
        <w:rPr>
          <w:rFonts w:ascii="Aparajita" w:hAnsi="Aparajita" w:cs="Aparajita"/>
          <w:sz w:val="28"/>
          <w:szCs w:val="28"/>
        </w:rPr>
        <w:tab/>
      </w:r>
      <w:r w:rsidRPr="00BA518B">
        <w:rPr>
          <w:rFonts w:ascii="Aparajita" w:hAnsi="Aparajita" w:cs="Aparajita"/>
          <w:b/>
          <w:bCs/>
          <w:sz w:val="28"/>
          <w:szCs w:val="28"/>
        </w:rPr>
        <w:t>public</w:t>
      </w:r>
      <w:r w:rsidRPr="00BA518B">
        <w:rPr>
          <w:rFonts w:ascii="Aparajita" w:hAnsi="Aparajita" w:cs="Aparajita"/>
          <w:sz w:val="28"/>
          <w:szCs w:val="28"/>
        </w:rPr>
        <w:t xml:space="preserve"> </w:t>
      </w:r>
      <w:r w:rsidRPr="00BA518B">
        <w:rPr>
          <w:rFonts w:ascii="Aparajita" w:hAnsi="Aparajita" w:cs="Aparajita"/>
          <w:b/>
          <w:bCs/>
          <w:sz w:val="28"/>
          <w:szCs w:val="28"/>
        </w:rPr>
        <w:t>static</w:t>
      </w:r>
      <w:r w:rsidRPr="00BA518B">
        <w:rPr>
          <w:rFonts w:ascii="Aparajita" w:hAnsi="Aparajita" w:cs="Aparajita"/>
          <w:sz w:val="28"/>
          <w:szCs w:val="28"/>
        </w:rPr>
        <w:t xml:space="preserve"> </w:t>
      </w:r>
      <w:r w:rsidRPr="00BA518B">
        <w:rPr>
          <w:rFonts w:ascii="Aparajita" w:hAnsi="Aparajita" w:cs="Aparajita"/>
          <w:b/>
          <w:bCs/>
          <w:sz w:val="28"/>
          <w:szCs w:val="28"/>
        </w:rPr>
        <w:t>void</w:t>
      </w:r>
      <w:r w:rsidRPr="00BA518B">
        <w:rPr>
          <w:rFonts w:ascii="Aparajita" w:hAnsi="Aparajita" w:cs="Aparajita"/>
          <w:sz w:val="28"/>
          <w:szCs w:val="28"/>
        </w:rPr>
        <w:t xml:space="preserve"> display(watch w) {</w:t>
      </w:r>
    </w:p>
    <w:p w14:paraId="7432CCC5" w14:textId="77777777" w:rsidR="00BA518B" w:rsidRPr="00BA518B" w:rsidRDefault="00BA518B" w:rsidP="00BA518B">
      <w:pPr>
        <w:pStyle w:val="NoSpacing"/>
        <w:jc w:val="both"/>
        <w:rPr>
          <w:rFonts w:ascii="Aparajita" w:hAnsi="Aparajita" w:cs="Aparajita"/>
          <w:sz w:val="28"/>
          <w:szCs w:val="28"/>
        </w:rPr>
      </w:pPr>
      <w:r w:rsidRPr="00BA518B">
        <w:rPr>
          <w:rFonts w:ascii="Aparajita" w:hAnsi="Aparajita" w:cs="Aparajita"/>
          <w:sz w:val="28"/>
          <w:szCs w:val="28"/>
        </w:rPr>
        <w:tab/>
      </w:r>
      <w:r w:rsidRPr="00BA518B">
        <w:rPr>
          <w:rFonts w:ascii="Aparajita" w:hAnsi="Aparajita" w:cs="Aparajita"/>
          <w:sz w:val="28"/>
          <w:szCs w:val="28"/>
        </w:rPr>
        <w:tab/>
      </w:r>
      <w:r w:rsidRPr="00BA518B">
        <w:rPr>
          <w:rFonts w:ascii="Aparajita" w:hAnsi="Aparajita" w:cs="Aparajita"/>
          <w:sz w:val="28"/>
          <w:szCs w:val="28"/>
        </w:rPr>
        <w:tab/>
        <w:t>System.</w:t>
      </w:r>
      <w:r w:rsidRPr="00BA518B">
        <w:rPr>
          <w:rFonts w:ascii="Aparajita" w:hAnsi="Aparajita" w:cs="Aparajita"/>
          <w:b/>
          <w:bCs/>
          <w:i/>
          <w:iCs/>
          <w:sz w:val="28"/>
          <w:szCs w:val="28"/>
        </w:rPr>
        <w:t>out</w:t>
      </w:r>
      <w:r w:rsidRPr="00BA518B">
        <w:rPr>
          <w:rFonts w:ascii="Aparajita" w:hAnsi="Aparajita" w:cs="Aparajita"/>
          <w:sz w:val="28"/>
          <w:szCs w:val="28"/>
        </w:rPr>
        <w:t>.println(w.brand);</w:t>
      </w:r>
    </w:p>
    <w:p w14:paraId="5BE69F98" w14:textId="77777777" w:rsidR="00BA518B" w:rsidRPr="00BA518B" w:rsidRDefault="00BA518B" w:rsidP="00BA518B">
      <w:pPr>
        <w:pStyle w:val="NoSpacing"/>
        <w:jc w:val="both"/>
        <w:rPr>
          <w:rFonts w:ascii="Aparajita" w:hAnsi="Aparajita" w:cs="Aparajita"/>
          <w:sz w:val="28"/>
          <w:szCs w:val="28"/>
        </w:rPr>
      </w:pPr>
      <w:r w:rsidRPr="00BA518B">
        <w:rPr>
          <w:rFonts w:ascii="Aparajita" w:hAnsi="Aparajita" w:cs="Aparajita"/>
          <w:sz w:val="28"/>
          <w:szCs w:val="28"/>
        </w:rPr>
        <w:tab/>
      </w:r>
      <w:r w:rsidRPr="00BA518B">
        <w:rPr>
          <w:rFonts w:ascii="Aparajita" w:hAnsi="Aparajita" w:cs="Aparajita"/>
          <w:sz w:val="28"/>
          <w:szCs w:val="28"/>
        </w:rPr>
        <w:tab/>
      </w:r>
      <w:r w:rsidRPr="00BA518B">
        <w:rPr>
          <w:rFonts w:ascii="Aparajita" w:hAnsi="Aparajita" w:cs="Aparajita"/>
          <w:sz w:val="28"/>
          <w:szCs w:val="28"/>
        </w:rPr>
        <w:tab/>
        <w:t>System.</w:t>
      </w:r>
      <w:r w:rsidRPr="00BA518B">
        <w:rPr>
          <w:rFonts w:ascii="Aparajita" w:hAnsi="Aparajita" w:cs="Aparajita"/>
          <w:b/>
          <w:bCs/>
          <w:i/>
          <w:iCs/>
          <w:sz w:val="28"/>
          <w:szCs w:val="28"/>
        </w:rPr>
        <w:t>out</w:t>
      </w:r>
      <w:r w:rsidRPr="00BA518B">
        <w:rPr>
          <w:rFonts w:ascii="Aparajita" w:hAnsi="Aparajita" w:cs="Aparajita"/>
          <w:sz w:val="28"/>
          <w:szCs w:val="28"/>
        </w:rPr>
        <w:t>.println(w.price);</w:t>
      </w:r>
    </w:p>
    <w:p w14:paraId="39857824" w14:textId="77777777" w:rsidR="00BA518B" w:rsidRPr="00BA518B" w:rsidRDefault="00BA518B" w:rsidP="00BA518B">
      <w:pPr>
        <w:pStyle w:val="NoSpacing"/>
        <w:jc w:val="both"/>
        <w:rPr>
          <w:rFonts w:ascii="Aparajita" w:hAnsi="Aparajita" w:cs="Aparajita"/>
          <w:sz w:val="28"/>
          <w:szCs w:val="28"/>
        </w:rPr>
      </w:pPr>
      <w:r w:rsidRPr="00BA518B">
        <w:rPr>
          <w:rFonts w:ascii="Aparajita" w:hAnsi="Aparajita" w:cs="Aparajita"/>
          <w:sz w:val="28"/>
          <w:szCs w:val="28"/>
        </w:rPr>
        <w:tab/>
      </w:r>
      <w:r w:rsidRPr="00BA518B">
        <w:rPr>
          <w:rFonts w:ascii="Aparajita" w:hAnsi="Aparajita" w:cs="Aparajita"/>
          <w:sz w:val="28"/>
          <w:szCs w:val="28"/>
        </w:rPr>
        <w:tab/>
      </w:r>
      <w:r w:rsidRPr="00BA518B">
        <w:rPr>
          <w:rFonts w:ascii="Aparajita" w:hAnsi="Aparajita" w:cs="Aparajita"/>
          <w:sz w:val="28"/>
          <w:szCs w:val="28"/>
        </w:rPr>
        <w:tab/>
        <w:t>System.</w:t>
      </w:r>
      <w:r w:rsidRPr="00BA518B">
        <w:rPr>
          <w:rFonts w:ascii="Aparajita" w:hAnsi="Aparajita" w:cs="Aparajita"/>
          <w:b/>
          <w:bCs/>
          <w:i/>
          <w:iCs/>
          <w:sz w:val="28"/>
          <w:szCs w:val="28"/>
        </w:rPr>
        <w:t>out</w:t>
      </w:r>
      <w:r w:rsidRPr="00BA518B">
        <w:rPr>
          <w:rFonts w:ascii="Aparajita" w:hAnsi="Aparajita" w:cs="Aparajita"/>
          <w:sz w:val="28"/>
          <w:szCs w:val="28"/>
        </w:rPr>
        <w:t>.println(w.color);</w:t>
      </w:r>
    </w:p>
    <w:p w14:paraId="505EC276" w14:textId="77777777" w:rsidR="00BA518B" w:rsidRPr="00BA518B" w:rsidRDefault="00BA518B" w:rsidP="00BA518B">
      <w:pPr>
        <w:pStyle w:val="NoSpacing"/>
        <w:jc w:val="both"/>
        <w:rPr>
          <w:rFonts w:ascii="Aparajita" w:hAnsi="Aparajita" w:cs="Aparajita"/>
          <w:sz w:val="28"/>
          <w:szCs w:val="28"/>
        </w:rPr>
      </w:pPr>
      <w:r w:rsidRPr="00BA518B">
        <w:rPr>
          <w:rFonts w:ascii="Aparajita" w:hAnsi="Aparajita" w:cs="Aparajita"/>
          <w:sz w:val="28"/>
          <w:szCs w:val="28"/>
        </w:rPr>
        <w:tab/>
      </w:r>
      <w:r w:rsidRPr="00BA518B">
        <w:rPr>
          <w:rFonts w:ascii="Aparajita" w:hAnsi="Aparajita" w:cs="Aparajita"/>
          <w:sz w:val="28"/>
          <w:szCs w:val="28"/>
        </w:rPr>
        <w:tab/>
      </w:r>
      <w:r w:rsidRPr="00BA518B">
        <w:rPr>
          <w:rFonts w:ascii="Aparajita" w:hAnsi="Aparajita" w:cs="Aparajita"/>
          <w:sz w:val="28"/>
          <w:szCs w:val="28"/>
        </w:rPr>
        <w:tab/>
        <w:t>System.</w:t>
      </w:r>
      <w:r w:rsidRPr="00BA518B">
        <w:rPr>
          <w:rFonts w:ascii="Aparajita" w:hAnsi="Aparajita" w:cs="Aparajita"/>
          <w:b/>
          <w:bCs/>
          <w:i/>
          <w:iCs/>
          <w:sz w:val="28"/>
          <w:szCs w:val="28"/>
        </w:rPr>
        <w:t>out</w:t>
      </w:r>
      <w:r w:rsidRPr="00BA518B">
        <w:rPr>
          <w:rFonts w:ascii="Aparajita" w:hAnsi="Aparajita" w:cs="Aparajita"/>
          <w:sz w:val="28"/>
          <w:szCs w:val="28"/>
        </w:rPr>
        <w:t>.println(w.type);</w:t>
      </w:r>
    </w:p>
    <w:p w14:paraId="5E570A59" w14:textId="77777777" w:rsidR="00BA518B" w:rsidRPr="00BA518B" w:rsidRDefault="00BA518B" w:rsidP="00BA518B">
      <w:pPr>
        <w:pStyle w:val="NoSpacing"/>
        <w:jc w:val="both"/>
        <w:rPr>
          <w:rFonts w:ascii="Aparajita" w:hAnsi="Aparajita" w:cs="Aparajita"/>
          <w:sz w:val="28"/>
          <w:szCs w:val="28"/>
        </w:rPr>
      </w:pPr>
      <w:r w:rsidRPr="00BA518B">
        <w:rPr>
          <w:rFonts w:ascii="Aparajita" w:hAnsi="Aparajita" w:cs="Aparajita"/>
          <w:sz w:val="28"/>
          <w:szCs w:val="28"/>
        </w:rPr>
        <w:tab/>
      </w:r>
      <w:r w:rsidRPr="00BA518B">
        <w:rPr>
          <w:rFonts w:ascii="Aparajita" w:hAnsi="Aparajita" w:cs="Aparajita"/>
          <w:sz w:val="28"/>
          <w:szCs w:val="28"/>
        </w:rPr>
        <w:tab/>
      </w:r>
      <w:r w:rsidRPr="00BA518B">
        <w:rPr>
          <w:rFonts w:ascii="Aparajita" w:hAnsi="Aparajita" w:cs="Aparajita"/>
          <w:sz w:val="28"/>
          <w:szCs w:val="28"/>
        </w:rPr>
        <w:tab/>
        <w:t>System.</w:t>
      </w:r>
      <w:r w:rsidRPr="00BA518B">
        <w:rPr>
          <w:rFonts w:ascii="Aparajita" w:hAnsi="Aparajita" w:cs="Aparajita"/>
          <w:b/>
          <w:bCs/>
          <w:i/>
          <w:iCs/>
          <w:sz w:val="28"/>
          <w:szCs w:val="28"/>
        </w:rPr>
        <w:t>out</w:t>
      </w:r>
      <w:r w:rsidRPr="00BA518B">
        <w:rPr>
          <w:rFonts w:ascii="Aparajita" w:hAnsi="Aparajita" w:cs="Aparajita"/>
          <w:sz w:val="28"/>
          <w:szCs w:val="28"/>
        </w:rPr>
        <w:t>.println("-f-f--f-f--f-");</w:t>
      </w:r>
    </w:p>
    <w:p w14:paraId="4C34DE3C" w14:textId="77777777" w:rsidR="00BA518B" w:rsidRPr="00BA518B" w:rsidRDefault="00BA518B" w:rsidP="00BA518B">
      <w:pPr>
        <w:pStyle w:val="NoSpacing"/>
        <w:jc w:val="both"/>
        <w:rPr>
          <w:rFonts w:ascii="Aparajita" w:hAnsi="Aparajita" w:cs="Aparajita"/>
          <w:sz w:val="28"/>
          <w:szCs w:val="28"/>
        </w:rPr>
      </w:pPr>
      <w:r w:rsidRPr="00BA518B">
        <w:rPr>
          <w:rFonts w:ascii="Aparajita" w:hAnsi="Aparajita" w:cs="Aparajita"/>
          <w:sz w:val="28"/>
          <w:szCs w:val="28"/>
        </w:rPr>
        <w:tab/>
      </w:r>
      <w:r w:rsidRPr="00BA518B">
        <w:rPr>
          <w:rFonts w:ascii="Aparajita" w:hAnsi="Aparajita" w:cs="Aparajita"/>
          <w:sz w:val="28"/>
          <w:szCs w:val="28"/>
        </w:rPr>
        <w:tab/>
        <w:t>}</w:t>
      </w:r>
    </w:p>
    <w:p w14:paraId="233E7ED6" w14:textId="77777777" w:rsidR="00BA518B" w:rsidRPr="00BA518B" w:rsidRDefault="00BA518B" w:rsidP="00BA518B">
      <w:pPr>
        <w:pStyle w:val="NoSpacing"/>
        <w:jc w:val="both"/>
        <w:rPr>
          <w:rFonts w:ascii="Aparajita" w:hAnsi="Aparajita" w:cs="Aparajita"/>
          <w:sz w:val="28"/>
          <w:szCs w:val="28"/>
        </w:rPr>
      </w:pPr>
      <w:r w:rsidRPr="00BA518B">
        <w:rPr>
          <w:rFonts w:ascii="Aparajita" w:hAnsi="Aparajita" w:cs="Aparajita"/>
          <w:sz w:val="28"/>
          <w:szCs w:val="28"/>
        </w:rPr>
        <w:tab/>
      </w:r>
      <w:r w:rsidRPr="00BA518B">
        <w:rPr>
          <w:rFonts w:ascii="Aparajita" w:hAnsi="Aparajita" w:cs="Aparajita"/>
          <w:sz w:val="28"/>
          <w:szCs w:val="28"/>
        </w:rPr>
        <w:tab/>
      </w:r>
      <w:r w:rsidRPr="00BA518B">
        <w:rPr>
          <w:rFonts w:ascii="Aparajita" w:hAnsi="Aparajita" w:cs="Aparajita"/>
          <w:b/>
          <w:bCs/>
          <w:sz w:val="28"/>
          <w:szCs w:val="28"/>
        </w:rPr>
        <w:t>public</w:t>
      </w:r>
      <w:r w:rsidRPr="00BA518B">
        <w:rPr>
          <w:rFonts w:ascii="Aparajita" w:hAnsi="Aparajita" w:cs="Aparajita"/>
          <w:sz w:val="28"/>
          <w:szCs w:val="28"/>
        </w:rPr>
        <w:t xml:space="preserve"> </w:t>
      </w:r>
      <w:r w:rsidRPr="00BA518B">
        <w:rPr>
          <w:rFonts w:ascii="Aparajita" w:hAnsi="Aparajita" w:cs="Aparajita"/>
          <w:b/>
          <w:bCs/>
          <w:sz w:val="28"/>
          <w:szCs w:val="28"/>
        </w:rPr>
        <w:t>static</w:t>
      </w:r>
      <w:r w:rsidRPr="00BA518B">
        <w:rPr>
          <w:rFonts w:ascii="Aparajita" w:hAnsi="Aparajita" w:cs="Aparajita"/>
          <w:sz w:val="28"/>
          <w:szCs w:val="28"/>
        </w:rPr>
        <w:t xml:space="preserve"> </w:t>
      </w:r>
      <w:r w:rsidRPr="00BA518B">
        <w:rPr>
          <w:rFonts w:ascii="Aparajita" w:hAnsi="Aparajita" w:cs="Aparajita"/>
          <w:b/>
          <w:bCs/>
          <w:sz w:val="28"/>
          <w:szCs w:val="28"/>
        </w:rPr>
        <w:t>void</w:t>
      </w:r>
      <w:r w:rsidRPr="00BA518B">
        <w:rPr>
          <w:rFonts w:ascii="Aparajita" w:hAnsi="Aparajita" w:cs="Aparajita"/>
          <w:sz w:val="28"/>
          <w:szCs w:val="28"/>
        </w:rPr>
        <w:t xml:space="preserve"> main(String [] args) {</w:t>
      </w:r>
    </w:p>
    <w:p w14:paraId="2F94A5D2" w14:textId="77777777" w:rsidR="00BA518B" w:rsidRPr="00BA518B" w:rsidRDefault="00BA518B" w:rsidP="00BA518B">
      <w:pPr>
        <w:pStyle w:val="NoSpacing"/>
        <w:jc w:val="both"/>
        <w:rPr>
          <w:rFonts w:ascii="Aparajita" w:hAnsi="Aparajita" w:cs="Aparajita"/>
          <w:sz w:val="28"/>
          <w:szCs w:val="28"/>
        </w:rPr>
      </w:pPr>
      <w:r w:rsidRPr="00BA518B">
        <w:rPr>
          <w:rFonts w:ascii="Aparajita" w:hAnsi="Aparajita" w:cs="Aparajita"/>
          <w:sz w:val="28"/>
          <w:szCs w:val="28"/>
        </w:rPr>
        <w:tab/>
      </w:r>
      <w:r w:rsidRPr="00BA518B">
        <w:rPr>
          <w:rFonts w:ascii="Aparajita" w:hAnsi="Aparajita" w:cs="Aparajita"/>
          <w:sz w:val="28"/>
          <w:szCs w:val="28"/>
        </w:rPr>
        <w:tab/>
      </w:r>
      <w:r w:rsidRPr="00BA518B">
        <w:rPr>
          <w:rFonts w:ascii="Aparajita" w:hAnsi="Aparajita" w:cs="Aparajita"/>
          <w:sz w:val="28"/>
          <w:szCs w:val="28"/>
        </w:rPr>
        <w:tab/>
        <w:t>watch w1=</w:t>
      </w:r>
      <w:r w:rsidRPr="00BA518B">
        <w:rPr>
          <w:rFonts w:ascii="Aparajita" w:hAnsi="Aparajita" w:cs="Aparajita"/>
          <w:b/>
          <w:bCs/>
          <w:sz w:val="28"/>
          <w:szCs w:val="28"/>
        </w:rPr>
        <w:t>new</w:t>
      </w:r>
      <w:r w:rsidRPr="00BA518B">
        <w:rPr>
          <w:rFonts w:ascii="Aparajita" w:hAnsi="Aparajita" w:cs="Aparajita"/>
          <w:sz w:val="28"/>
          <w:szCs w:val="28"/>
        </w:rPr>
        <w:t xml:space="preserve"> watch("cisco",27,"yellow","digital");</w:t>
      </w:r>
    </w:p>
    <w:p w14:paraId="74AA271A" w14:textId="77777777" w:rsidR="00BA518B" w:rsidRPr="00BA518B" w:rsidRDefault="00BA518B" w:rsidP="00BA518B">
      <w:pPr>
        <w:pStyle w:val="NoSpacing"/>
        <w:jc w:val="both"/>
        <w:rPr>
          <w:rFonts w:ascii="Aparajita" w:hAnsi="Aparajita" w:cs="Aparajita"/>
          <w:sz w:val="28"/>
          <w:szCs w:val="28"/>
        </w:rPr>
      </w:pPr>
      <w:r w:rsidRPr="00BA518B">
        <w:rPr>
          <w:rFonts w:ascii="Aparajita" w:hAnsi="Aparajita" w:cs="Aparajita"/>
          <w:sz w:val="28"/>
          <w:szCs w:val="28"/>
        </w:rPr>
        <w:tab/>
      </w:r>
      <w:r w:rsidRPr="00BA518B">
        <w:rPr>
          <w:rFonts w:ascii="Aparajita" w:hAnsi="Aparajita" w:cs="Aparajita"/>
          <w:sz w:val="28"/>
          <w:szCs w:val="28"/>
        </w:rPr>
        <w:tab/>
      </w:r>
      <w:r w:rsidRPr="00BA518B">
        <w:rPr>
          <w:rFonts w:ascii="Aparajita" w:hAnsi="Aparajita" w:cs="Aparajita"/>
          <w:sz w:val="28"/>
          <w:szCs w:val="28"/>
        </w:rPr>
        <w:tab/>
      </w:r>
      <w:r w:rsidRPr="00BA518B">
        <w:rPr>
          <w:rFonts w:ascii="Aparajita" w:hAnsi="Aparajita" w:cs="Aparajita"/>
          <w:i/>
          <w:iCs/>
          <w:sz w:val="28"/>
          <w:szCs w:val="28"/>
        </w:rPr>
        <w:t>display</w:t>
      </w:r>
      <w:r w:rsidRPr="00BA518B">
        <w:rPr>
          <w:rFonts w:ascii="Aparajita" w:hAnsi="Aparajita" w:cs="Aparajita"/>
          <w:sz w:val="28"/>
          <w:szCs w:val="28"/>
        </w:rPr>
        <w:t>(w1);</w:t>
      </w:r>
    </w:p>
    <w:p w14:paraId="3EAB0B07" w14:textId="77777777" w:rsidR="00BA518B" w:rsidRPr="00BA518B" w:rsidRDefault="00BA518B" w:rsidP="00BA518B">
      <w:pPr>
        <w:pStyle w:val="NoSpacing"/>
        <w:jc w:val="both"/>
        <w:rPr>
          <w:rFonts w:ascii="Aparajita" w:hAnsi="Aparajita" w:cs="Aparajita"/>
          <w:sz w:val="28"/>
          <w:szCs w:val="28"/>
        </w:rPr>
      </w:pPr>
      <w:r w:rsidRPr="00BA518B">
        <w:rPr>
          <w:rFonts w:ascii="Aparajita" w:hAnsi="Aparajita" w:cs="Aparajita"/>
          <w:sz w:val="28"/>
          <w:szCs w:val="28"/>
        </w:rPr>
        <w:tab/>
      </w:r>
      <w:r w:rsidRPr="00BA518B">
        <w:rPr>
          <w:rFonts w:ascii="Aparajita" w:hAnsi="Aparajita" w:cs="Aparajita"/>
          <w:sz w:val="28"/>
          <w:szCs w:val="28"/>
        </w:rPr>
        <w:tab/>
      </w:r>
      <w:r w:rsidRPr="00BA518B">
        <w:rPr>
          <w:rFonts w:ascii="Aparajita" w:hAnsi="Aparajita" w:cs="Aparajita"/>
          <w:sz w:val="28"/>
          <w:szCs w:val="28"/>
        </w:rPr>
        <w:tab/>
        <w:t>watch w2=</w:t>
      </w:r>
      <w:r w:rsidRPr="00BA518B">
        <w:rPr>
          <w:rFonts w:ascii="Aparajita" w:hAnsi="Aparajita" w:cs="Aparajita"/>
          <w:b/>
          <w:bCs/>
          <w:sz w:val="28"/>
          <w:szCs w:val="28"/>
        </w:rPr>
        <w:t>new</w:t>
      </w:r>
      <w:r w:rsidRPr="00BA518B">
        <w:rPr>
          <w:rFonts w:ascii="Aparajita" w:hAnsi="Aparajita" w:cs="Aparajita"/>
          <w:sz w:val="28"/>
          <w:szCs w:val="28"/>
        </w:rPr>
        <w:t xml:space="preserve"> watch("titan",45,"brown","digital");</w:t>
      </w:r>
    </w:p>
    <w:p w14:paraId="42D2EBAD" w14:textId="77777777" w:rsidR="00BA518B" w:rsidRPr="00BA518B" w:rsidRDefault="00BA518B" w:rsidP="00BA518B">
      <w:pPr>
        <w:pStyle w:val="NoSpacing"/>
        <w:jc w:val="both"/>
        <w:rPr>
          <w:rFonts w:ascii="Aparajita" w:hAnsi="Aparajita" w:cs="Aparajita"/>
          <w:sz w:val="28"/>
          <w:szCs w:val="28"/>
        </w:rPr>
      </w:pPr>
      <w:r w:rsidRPr="00BA518B">
        <w:rPr>
          <w:rFonts w:ascii="Aparajita" w:hAnsi="Aparajita" w:cs="Aparajita"/>
          <w:sz w:val="28"/>
          <w:szCs w:val="28"/>
        </w:rPr>
        <w:tab/>
      </w:r>
      <w:r w:rsidRPr="00BA518B">
        <w:rPr>
          <w:rFonts w:ascii="Aparajita" w:hAnsi="Aparajita" w:cs="Aparajita"/>
          <w:sz w:val="28"/>
          <w:szCs w:val="28"/>
        </w:rPr>
        <w:tab/>
      </w:r>
      <w:r w:rsidRPr="00BA518B">
        <w:rPr>
          <w:rFonts w:ascii="Aparajita" w:hAnsi="Aparajita" w:cs="Aparajita"/>
          <w:sz w:val="28"/>
          <w:szCs w:val="28"/>
        </w:rPr>
        <w:tab/>
      </w:r>
      <w:r w:rsidRPr="00BA518B">
        <w:rPr>
          <w:rFonts w:ascii="Aparajita" w:hAnsi="Aparajita" w:cs="Aparajita"/>
          <w:i/>
          <w:iCs/>
          <w:sz w:val="28"/>
          <w:szCs w:val="28"/>
        </w:rPr>
        <w:t>display</w:t>
      </w:r>
      <w:r w:rsidRPr="00BA518B">
        <w:rPr>
          <w:rFonts w:ascii="Aparajita" w:hAnsi="Aparajita" w:cs="Aparajita"/>
          <w:sz w:val="28"/>
          <w:szCs w:val="28"/>
        </w:rPr>
        <w:t>(w2);</w:t>
      </w:r>
    </w:p>
    <w:p w14:paraId="30A82769" w14:textId="77777777" w:rsidR="00BA518B" w:rsidRPr="00BA518B" w:rsidRDefault="00BA518B" w:rsidP="00BA518B">
      <w:pPr>
        <w:pStyle w:val="NoSpacing"/>
        <w:jc w:val="both"/>
        <w:rPr>
          <w:rFonts w:ascii="Aparajita" w:hAnsi="Aparajita" w:cs="Aparajita"/>
          <w:sz w:val="28"/>
          <w:szCs w:val="28"/>
        </w:rPr>
      </w:pPr>
      <w:r w:rsidRPr="00BA518B">
        <w:rPr>
          <w:rFonts w:ascii="Aparajita" w:hAnsi="Aparajita" w:cs="Aparajita"/>
          <w:sz w:val="28"/>
          <w:szCs w:val="28"/>
        </w:rPr>
        <w:tab/>
      </w:r>
      <w:r w:rsidRPr="00BA518B">
        <w:rPr>
          <w:rFonts w:ascii="Aparajita" w:hAnsi="Aparajita" w:cs="Aparajita"/>
          <w:sz w:val="28"/>
          <w:szCs w:val="28"/>
        </w:rPr>
        <w:tab/>
      </w:r>
      <w:r w:rsidRPr="00BA518B">
        <w:rPr>
          <w:rFonts w:ascii="Aparajita" w:hAnsi="Aparajita" w:cs="Aparajita"/>
          <w:sz w:val="28"/>
          <w:szCs w:val="28"/>
        </w:rPr>
        <w:tab/>
      </w:r>
    </w:p>
    <w:p w14:paraId="27383CE0" w14:textId="2F2184E2" w:rsidR="00BA518B" w:rsidRDefault="00BA518B" w:rsidP="00BA518B">
      <w:pPr>
        <w:pStyle w:val="NoSpacing"/>
        <w:jc w:val="both"/>
        <w:rPr>
          <w:rFonts w:ascii="Aparajita" w:hAnsi="Aparajita" w:cs="Aparajita"/>
          <w:sz w:val="28"/>
          <w:szCs w:val="28"/>
        </w:rPr>
      </w:pPr>
      <w:r w:rsidRPr="00BA518B">
        <w:rPr>
          <w:rFonts w:ascii="Aparajita" w:hAnsi="Aparajita" w:cs="Aparajita"/>
          <w:sz w:val="28"/>
          <w:szCs w:val="28"/>
        </w:rPr>
        <w:tab/>
      </w:r>
      <w:r w:rsidRPr="00BA518B">
        <w:rPr>
          <w:rFonts w:ascii="Aparajita" w:hAnsi="Aparajita" w:cs="Aparajita"/>
          <w:sz w:val="28"/>
          <w:szCs w:val="28"/>
        </w:rPr>
        <w:tab/>
      </w:r>
      <w:r w:rsidRPr="00BA518B">
        <w:rPr>
          <w:rFonts w:ascii="Aparajita" w:hAnsi="Aparajita" w:cs="Aparajita"/>
          <w:sz w:val="28"/>
          <w:szCs w:val="28"/>
        </w:rPr>
        <w:tab/>
      </w:r>
      <w:r w:rsidRPr="00BA518B">
        <w:rPr>
          <w:rFonts w:ascii="Aparajita" w:hAnsi="Aparajita" w:cs="Aparajita"/>
          <w:i/>
          <w:iCs/>
          <w:sz w:val="28"/>
          <w:szCs w:val="28"/>
        </w:rPr>
        <w:t>display</w:t>
      </w:r>
      <w:r w:rsidRPr="00BA518B">
        <w:rPr>
          <w:rFonts w:ascii="Aparajita" w:hAnsi="Aparajita" w:cs="Aparajita"/>
          <w:sz w:val="28"/>
          <w:szCs w:val="28"/>
        </w:rPr>
        <w:t>(</w:t>
      </w:r>
      <w:r w:rsidRPr="00BA518B">
        <w:rPr>
          <w:rFonts w:ascii="Aparajita" w:hAnsi="Aparajita" w:cs="Aparajita"/>
          <w:b/>
          <w:bCs/>
          <w:sz w:val="28"/>
          <w:szCs w:val="28"/>
        </w:rPr>
        <w:t>new</w:t>
      </w:r>
      <w:r w:rsidRPr="00BA518B">
        <w:rPr>
          <w:rFonts w:ascii="Aparajita" w:hAnsi="Aparajita" w:cs="Aparajita"/>
          <w:sz w:val="28"/>
          <w:szCs w:val="28"/>
        </w:rPr>
        <w:t xml:space="preserve"> watch("fastrack ",445,"black","didtal</w:t>
      </w:r>
      <w:r w:rsidR="00177C11">
        <w:rPr>
          <w:rFonts w:ascii="Aparajita" w:hAnsi="Aparajita" w:cs="Aparajita"/>
          <w:sz w:val="28"/>
          <w:szCs w:val="28"/>
        </w:rPr>
        <w:t>”)</w:t>
      </w:r>
    </w:p>
    <w:p w14:paraId="24E19C31" w14:textId="7E31CDE7" w:rsidR="00177C11" w:rsidRDefault="00177C11" w:rsidP="00BA518B">
      <w:pPr>
        <w:pStyle w:val="NoSpacing"/>
        <w:jc w:val="both"/>
        <w:rPr>
          <w:rFonts w:ascii="Aparajita" w:hAnsi="Aparajita" w:cs="Aparajita"/>
          <w:sz w:val="28"/>
          <w:szCs w:val="28"/>
        </w:rPr>
      </w:pPr>
      <w:r>
        <w:rPr>
          <w:rFonts w:ascii="Aparajita" w:hAnsi="Aparajita" w:cs="Aparajita"/>
          <w:sz w:val="28"/>
          <w:szCs w:val="28"/>
        </w:rPr>
        <w:t>}</w:t>
      </w:r>
    </w:p>
    <w:p w14:paraId="2784BEC0" w14:textId="4C67A745" w:rsidR="007A7F1D" w:rsidRDefault="007A7F1D" w:rsidP="007A7F1D">
      <w:pPr>
        <w:pStyle w:val="Heading1"/>
      </w:pPr>
      <w:r>
        <w:t>ARRAY=</w:t>
      </w:r>
    </w:p>
    <w:p w14:paraId="00E4BF65" w14:textId="140A0053" w:rsidR="007A7F1D" w:rsidRDefault="007A7F1D" w:rsidP="007A7F1D">
      <w:pPr>
        <w:pStyle w:val="ListParagraph"/>
        <w:numPr>
          <w:ilvl w:val="0"/>
          <w:numId w:val="211"/>
        </w:numPr>
      </w:pPr>
      <w:r>
        <w:t xml:space="preserve">IT IS A CONTINUES BLOCK OF MEMORY </w:t>
      </w:r>
      <w:r w:rsidR="00FD5881">
        <w:t>USED TO STORE MULTIPLE VALUES OF SAME DATATYPE.</w:t>
      </w:r>
    </w:p>
    <w:p w14:paraId="4CC5A3FD" w14:textId="7346B894" w:rsidR="00FD5881" w:rsidRDefault="00FD5881" w:rsidP="007A7F1D">
      <w:pPr>
        <w:pStyle w:val="ListParagraph"/>
        <w:numPr>
          <w:ilvl w:val="0"/>
          <w:numId w:val="211"/>
        </w:numPr>
      </w:pPr>
      <w:r>
        <w:t xml:space="preserve">IN JAVA WE WILL GO FOR AN ARRAY </w:t>
      </w:r>
      <w:r w:rsidR="00340ADA">
        <w:t>TO STORE MULTIPLE VALUES.</w:t>
      </w:r>
    </w:p>
    <w:p w14:paraId="2F5394DC" w14:textId="16EA0EF1" w:rsidR="00340ADA" w:rsidRDefault="00340ADA" w:rsidP="007A7F1D">
      <w:pPr>
        <w:pStyle w:val="ListParagraph"/>
        <w:numPr>
          <w:ilvl w:val="0"/>
          <w:numId w:val="211"/>
        </w:numPr>
      </w:pPr>
      <w:r>
        <w:t xml:space="preserve">IN JAVA WE CAN DECLARE AN ARRAY IN 2 WAYS </w:t>
      </w:r>
    </w:p>
    <w:p w14:paraId="75FC33F2" w14:textId="6A40A3CA" w:rsidR="00340ADA" w:rsidRDefault="00340ADA" w:rsidP="007A7F1D">
      <w:pPr>
        <w:pStyle w:val="ListParagraph"/>
        <w:numPr>
          <w:ilvl w:val="0"/>
          <w:numId w:val="211"/>
        </w:numPr>
      </w:pPr>
      <w:r>
        <w:t xml:space="preserve">1 DIRECTLY </w:t>
      </w:r>
    </w:p>
    <w:p w14:paraId="256D37FB" w14:textId="2E827142" w:rsidR="00340ADA" w:rsidRDefault="00340ADA" w:rsidP="007A7F1D">
      <w:pPr>
        <w:pStyle w:val="ListParagraph"/>
        <w:numPr>
          <w:ilvl w:val="0"/>
          <w:numId w:val="211"/>
        </w:numPr>
      </w:pPr>
      <w:r>
        <w:t xml:space="preserve">2 </w:t>
      </w:r>
      <w:r w:rsidR="00361DB9">
        <w:t>NEW KEYWORD.</w:t>
      </w:r>
    </w:p>
    <w:p w14:paraId="73C4A08D" w14:textId="190D2AC2" w:rsidR="00361DB9" w:rsidRDefault="00361DB9" w:rsidP="00361DB9">
      <w:pPr>
        <w:pStyle w:val="Heading2"/>
      </w:pPr>
      <w:r>
        <w:t>1 DIRECTLY=</w:t>
      </w:r>
    </w:p>
    <w:p w14:paraId="657B32BE" w14:textId="48F04541" w:rsidR="00361DB9" w:rsidRDefault="00361DB9" w:rsidP="00361DB9">
      <w:pPr>
        <w:pStyle w:val="ListParagraph"/>
        <w:numPr>
          <w:ilvl w:val="0"/>
          <w:numId w:val="212"/>
        </w:numPr>
      </w:pPr>
      <w:r>
        <w:t xml:space="preserve">IN JAVA WE CAN DECLARE </w:t>
      </w:r>
      <w:r w:rsidR="003958DC">
        <w:t>AN ARRAY DIRECTLY BY USING FOLLOWING SYNTAX=</w:t>
      </w:r>
    </w:p>
    <w:p w14:paraId="78EC7534" w14:textId="6D11D752" w:rsidR="00C67F25" w:rsidRDefault="00C67F25" w:rsidP="00C67F25">
      <w:pPr>
        <w:pStyle w:val="ListParagraph"/>
        <w:numPr>
          <w:ilvl w:val="0"/>
          <w:numId w:val="212"/>
        </w:numPr>
      </w:pPr>
      <w:r>
        <w:t>DATATYPE VARIABLE [] ={ VALUE1 , VALUE2  , VALUE3 ,…………….VALUEN}</w:t>
      </w:r>
    </w:p>
    <w:p w14:paraId="683AE0F4" w14:textId="35D4EA7A" w:rsidR="00C67F25" w:rsidRDefault="00C67F25" w:rsidP="00C67F25">
      <w:pPr>
        <w:pStyle w:val="ListParagraph"/>
        <w:numPr>
          <w:ilvl w:val="0"/>
          <w:numId w:val="212"/>
        </w:numPr>
      </w:pPr>
      <w:r>
        <w:t xml:space="preserve"> </w:t>
      </w:r>
    </w:p>
    <w:p w14:paraId="1B9BF5C4" w14:textId="15724D08" w:rsidR="00C67F25" w:rsidRDefault="000D2358" w:rsidP="00C67F25">
      <w:pPr>
        <w:pStyle w:val="ListParagraph"/>
        <w:numPr>
          <w:ilvl w:val="0"/>
          <w:numId w:val="212"/>
        </w:numPr>
      </w:pPr>
      <w:r>
        <w:t xml:space="preserve">WHENEVER WE DECLARE AN ARRAY DIRECTLY INTERNALLY AN OBJECT WILL GETS CREATED AND THE OBJECT </w:t>
      </w:r>
      <w:r w:rsidR="000C5F39">
        <w:t>WILL BE DIVIDED INT</w:t>
      </w:r>
      <w:r w:rsidR="009B57A2">
        <w:t>O</w:t>
      </w:r>
      <w:r w:rsidR="000C5F39">
        <w:t xml:space="preserve">  N NUMBER OF PARTS BASED ON LENGTH OF AN ARRAY </w:t>
      </w:r>
      <w:r w:rsidR="009B57A2">
        <w:t>AND ALL THE ELEMENTS WILL BE STORED TOP TO BOTTOM ORDER.</w:t>
      </w:r>
    </w:p>
    <w:p w14:paraId="2D98709E" w14:textId="484F42A2" w:rsidR="009B57A2" w:rsidRDefault="004327AD" w:rsidP="00C67F25">
      <w:pPr>
        <w:pStyle w:val="ListParagraph"/>
        <w:numPr>
          <w:ilvl w:val="0"/>
          <w:numId w:val="212"/>
        </w:numPr>
      </w:pPr>
      <w:r>
        <w:t>WE NEED TO STORE ADRESS OR REFERENCE</w:t>
      </w:r>
      <w:r w:rsidR="008B0053">
        <w:t xml:space="preserve"> OF AN ARRAY IN ORDER TO AXCESS THE ELEMENTS </w:t>
      </w:r>
      <w:r w:rsidR="00265D8D">
        <w:t>IN FUTURE .</w:t>
      </w:r>
      <w:r w:rsidR="000A1288">
        <w:t xml:space="preserve"> </w:t>
      </w:r>
    </w:p>
    <w:p w14:paraId="0EDE9D7D" w14:textId="5ABC324C" w:rsidR="00265D8D" w:rsidRDefault="00265D8D" w:rsidP="00C67F25">
      <w:pPr>
        <w:pStyle w:val="ListParagraph"/>
        <w:numPr>
          <w:ilvl w:val="0"/>
          <w:numId w:val="212"/>
        </w:numPr>
      </w:pPr>
      <w:r>
        <w:t>WE CAN STORE THE REFERENCE OF AN ARRAY INSIDE REFERANCE</w:t>
      </w:r>
      <w:r w:rsidR="00EC39E8">
        <w:t xml:space="preserve"> VARIABLE.</w:t>
      </w:r>
    </w:p>
    <w:p w14:paraId="0CA3EA8B" w14:textId="77BC6B3C" w:rsidR="00EC39E8" w:rsidRDefault="00EC39E8" w:rsidP="00C67F25">
      <w:pPr>
        <w:pStyle w:val="ListParagraph"/>
        <w:numPr>
          <w:ilvl w:val="0"/>
          <w:numId w:val="212"/>
        </w:numPr>
      </w:pPr>
      <w:r>
        <w:t xml:space="preserve">IN JAVA WE CAN AXCESS THE ELEMENTS </w:t>
      </w:r>
      <w:r w:rsidR="00F036ED">
        <w:t>OF AN ARRAY USING ARRAY REFERENCE AND INDEX.</w:t>
      </w:r>
    </w:p>
    <w:p w14:paraId="2565C083" w14:textId="35308D07" w:rsidR="00F036ED" w:rsidRDefault="00F036ED" w:rsidP="00F036ED">
      <w:pPr>
        <w:pStyle w:val="Heading2"/>
      </w:pPr>
      <w:r>
        <w:t>INDEX=</w:t>
      </w:r>
    </w:p>
    <w:p w14:paraId="5A9DA989" w14:textId="583D27A4" w:rsidR="00F036ED" w:rsidRDefault="00D51882" w:rsidP="00F036ED">
      <w:pPr>
        <w:pStyle w:val="ListParagraph"/>
        <w:numPr>
          <w:ilvl w:val="0"/>
          <w:numId w:val="213"/>
        </w:numPr>
      </w:pPr>
      <w:r>
        <w:t xml:space="preserve">IT IS AN POSITIVE INTIGER DATA STARTS FROM 0 AND ENDS WITH LENGTH </w:t>
      </w:r>
      <w:r w:rsidR="00553F74">
        <w:t>-1.</w:t>
      </w:r>
    </w:p>
    <w:p w14:paraId="0FD9CE35" w14:textId="241624E9" w:rsidR="00553F74" w:rsidRDefault="00553F74" w:rsidP="00F036ED">
      <w:pPr>
        <w:pStyle w:val="ListParagraph"/>
        <w:numPr>
          <w:ilvl w:val="0"/>
          <w:numId w:val="213"/>
        </w:numPr>
      </w:pPr>
      <w:r>
        <w:t>SYNTAX=</w:t>
      </w:r>
    </w:p>
    <w:p w14:paraId="180A1274" w14:textId="049E521B" w:rsidR="00553F74" w:rsidRDefault="00553F74" w:rsidP="00F036ED">
      <w:pPr>
        <w:pStyle w:val="ListParagraph"/>
        <w:numPr>
          <w:ilvl w:val="0"/>
          <w:numId w:val="213"/>
        </w:numPr>
      </w:pPr>
      <w:r>
        <w:t xml:space="preserve">                   ARRAY REFERENCE [INDEX]</w:t>
      </w:r>
    </w:p>
    <w:p w14:paraId="649835EA" w14:textId="698A3595" w:rsidR="006249C3" w:rsidRDefault="006249C3" w:rsidP="006249C3">
      <w:pPr>
        <w:pStyle w:val="Heading2"/>
      </w:pPr>
      <w:r>
        <w:t>LENGTH=</w:t>
      </w:r>
    </w:p>
    <w:p w14:paraId="03E03014" w14:textId="3506FBEA" w:rsidR="00940803" w:rsidRDefault="006249C3" w:rsidP="00940803">
      <w:pPr>
        <w:pStyle w:val="ListParagraph"/>
        <w:numPr>
          <w:ilvl w:val="0"/>
          <w:numId w:val="214"/>
        </w:numPr>
      </w:pPr>
      <w:r>
        <w:t xml:space="preserve">IT IS A PREDEFINED VARIABLE </w:t>
      </w:r>
      <w:r w:rsidR="007806C1">
        <w:t>USED TO STORE CURRENT LENGTH OF AN ARRAY.</w:t>
      </w:r>
    </w:p>
    <w:p w14:paraId="25E4F979" w14:textId="47F69154" w:rsidR="00940803" w:rsidRDefault="00940803" w:rsidP="00940803">
      <w:r>
        <w:t>Class sample{</w:t>
      </w:r>
    </w:p>
    <w:p w14:paraId="70EDD120" w14:textId="252BCB21" w:rsidR="00940803" w:rsidRDefault="00940803" w:rsidP="00940803">
      <w:r>
        <w:t>Public static void main (String [] args){</w:t>
      </w:r>
    </w:p>
    <w:p w14:paraId="0904B25F" w14:textId="0A965DCE" w:rsidR="00940803" w:rsidRDefault="00940803" w:rsidP="00FC577E">
      <w:pPr>
        <w:pStyle w:val="NoSpacing"/>
      </w:pPr>
      <w:r>
        <w:t>Int a[]</w:t>
      </w:r>
      <w:r w:rsidR="00FC577E">
        <w:t>={10,5,13,17}</w:t>
      </w:r>
    </w:p>
    <w:p w14:paraId="279B9A60" w14:textId="73928151" w:rsidR="00FC577E" w:rsidRDefault="00FC577E" w:rsidP="00FC577E">
      <w:pPr>
        <w:pStyle w:val="NoSpacing"/>
      </w:pPr>
      <w:r>
        <w:t>System.out.println(a[0]);        10</w:t>
      </w:r>
    </w:p>
    <w:p w14:paraId="26EFE4DD" w14:textId="373E7454" w:rsidR="00FC577E" w:rsidRDefault="00FC577E" w:rsidP="00FC577E">
      <w:pPr>
        <w:pStyle w:val="NoSpacing"/>
      </w:pPr>
      <w:r>
        <w:t xml:space="preserve">Systm.out.println(a[1]);           </w:t>
      </w:r>
      <w:r w:rsidR="00A1251B">
        <w:t>5</w:t>
      </w:r>
    </w:p>
    <w:p w14:paraId="3098B827" w14:textId="6F67552D" w:rsidR="00FC577E" w:rsidRDefault="00FC577E" w:rsidP="00FC577E">
      <w:pPr>
        <w:pStyle w:val="NoSpacing"/>
      </w:pPr>
      <w:r>
        <w:t>System.out.println(a[2]);</w:t>
      </w:r>
      <w:r w:rsidR="00A1251B">
        <w:t xml:space="preserve">         13</w:t>
      </w:r>
    </w:p>
    <w:p w14:paraId="0F72B97A" w14:textId="7879E08C" w:rsidR="00FC577E" w:rsidRDefault="00FC577E" w:rsidP="00A1251B">
      <w:pPr>
        <w:pStyle w:val="NoSpacing"/>
      </w:pPr>
      <w:r>
        <w:t>System.out.println(a[3]);</w:t>
      </w:r>
      <w:r w:rsidR="00A1251B">
        <w:t xml:space="preserve">           17</w:t>
      </w:r>
    </w:p>
    <w:p w14:paraId="338C48A1" w14:textId="77777777" w:rsidR="00A1251B" w:rsidRDefault="00A1251B" w:rsidP="00A1251B">
      <w:pPr>
        <w:pStyle w:val="NoSpacing"/>
        <w:pBdr>
          <w:bottom w:val="single" w:sz="6" w:space="1" w:color="auto"/>
        </w:pBdr>
      </w:pPr>
    </w:p>
    <w:p w14:paraId="3D41B8D7" w14:textId="77777777" w:rsidR="00A1251B" w:rsidRPr="006249C3" w:rsidRDefault="00A1251B" w:rsidP="00A1251B">
      <w:pPr>
        <w:pStyle w:val="NoSpacing"/>
      </w:pPr>
    </w:p>
    <w:p w14:paraId="07B779F2" w14:textId="4BD7CE1E" w:rsidR="00B8262F" w:rsidRDefault="00B8262F" w:rsidP="00B826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[]= {10,5,4,6,3,8}</w:t>
      </w:r>
      <w:r w:rsidR="00626D3D">
        <w:rPr>
          <w:rFonts w:ascii="Consolas" w:hAnsi="Consolas"/>
          <w:color w:val="000000"/>
          <w:sz w:val="20"/>
          <w:szCs w:val="20"/>
        </w:rPr>
        <w:t xml:space="preserve"> ;                      10</w:t>
      </w:r>
    </w:p>
    <w:p w14:paraId="24CDE6B2" w14:textId="2EB0749D" w:rsidR="00B8262F" w:rsidRDefault="00B8262F" w:rsidP="00B826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=0;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&lt;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length</w:t>
      </w:r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++) {</w:t>
      </w:r>
      <w:r w:rsidR="00626D3D">
        <w:rPr>
          <w:rFonts w:ascii="Consolas" w:hAnsi="Consolas"/>
          <w:color w:val="000000"/>
          <w:sz w:val="20"/>
          <w:szCs w:val="20"/>
        </w:rPr>
        <w:t xml:space="preserve">            5</w:t>
      </w:r>
    </w:p>
    <w:p w14:paraId="0A1813D5" w14:textId="2EC87C5F" w:rsidR="00B8262F" w:rsidRDefault="00B8262F" w:rsidP="00B8262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]);</w:t>
      </w:r>
      <w:r w:rsidR="00626D3D">
        <w:rPr>
          <w:rFonts w:ascii="Consolas" w:hAnsi="Consolas"/>
          <w:color w:val="000000"/>
          <w:sz w:val="20"/>
          <w:szCs w:val="20"/>
        </w:rPr>
        <w:t xml:space="preserve">         4</w:t>
      </w:r>
    </w:p>
    <w:p w14:paraId="6E2AF9FC" w14:textId="44BD5F5B" w:rsidR="00BA518B" w:rsidRPr="00626D3D" w:rsidRDefault="00B8262F" w:rsidP="00626D3D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42E6A288" w14:textId="01C51E14" w:rsidR="00C777BF" w:rsidRPr="00C777BF" w:rsidRDefault="00C777BF" w:rsidP="00C777BF">
      <w:pPr>
        <w:pStyle w:val="NoSpacing"/>
        <w:jc w:val="both"/>
        <w:rPr>
          <w:rFonts w:ascii="Aparajita" w:hAnsi="Aparajita" w:cs="Aparajita"/>
          <w:sz w:val="28"/>
          <w:szCs w:val="28"/>
        </w:rPr>
      </w:pPr>
    </w:p>
    <w:p w14:paraId="23E18497" w14:textId="08E7E1E3" w:rsidR="00626D3D" w:rsidRDefault="00626D3D" w:rsidP="00626D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[]= {</w:t>
      </w:r>
      <w:r>
        <w:rPr>
          <w:rFonts w:ascii="Consolas" w:hAnsi="Consolas"/>
          <w:color w:val="2A00FF"/>
          <w:sz w:val="20"/>
          <w:szCs w:val="20"/>
        </w:rPr>
        <w:t>"java"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2A00FF"/>
          <w:sz w:val="20"/>
          <w:szCs w:val="20"/>
        </w:rPr>
        <w:t>"mava"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2A00FF"/>
          <w:sz w:val="20"/>
          <w:szCs w:val="20"/>
        </w:rPr>
        <w:t>"rava"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2A00FF"/>
          <w:sz w:val="20"/>
          <w:szCs w:val="20"/>
        </w:rPr>
        <w:t>"pova"</w:t>
      </w:r>
      <w:r>
        <w:rPr>
          <w:rFonts w:ascii="Consolas" w:hAnsi="Consolas"/>
          <w:color w:val="000000"/>
          <w:sz w:val="20"/>
          <w:szCs w:val="20"/>
        </w:rPr>
        <w:t>};                      java</w:t>
      </w:r>
    </w:p>
    <w:p w14:paraId="1DA86555" w14:textId="32A6E4A1" w:rsidR="00626D3D" w:rsidRDefault="00626D3D" w:rsidP="00626D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=0;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&lt;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length</w:t>
      </w:r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++) {                            mava</w:t>
      </w:r>
    </w:p>
    <w:p w14:paraId="60442480" w14:textId="76500AF0" w:rsidR="00626D3D" w:rsidRDefault="00626D3D" w:rsidP="00626D3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]);                         rava</w:t>
      </w:r>
    </w:p>
    <w:p w14:paraId="31392C4D" w14:textId="009602DA" w:rsidR="00626D3D" w:rsidRDefault="00626D3D" w:rsidP="00626D3D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                                                       pova</w:t>
      </w:r>
    </w:p>
    <w:p w14:paraId="6CAA4087" w14:textId="3A0004DF" w:rsidR="00A16187" w:rsidRPr="00A426FD" w:rsidRDefault="00821D12" w:rsidP="00A426F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WAP TO PRINT ONLY EVEN NUMBERS IN AN ARRAY</w:t>
      </w:r>
    </w:p>
    <w:p w14:paraId="630544C7" w14:textId="77777777" w:rsidR="00A426FD" w:rsidRPr="00A426FD" w:rsidRDefault="00A426FD" w:rsidP="00A426FD">
      <w:pPr>
        <w:pStyle w:val="NoSpacing"/>
        <w:jc w:val="both"/>
        <w:rPr>
          <w:rFonts w:ascii="Aparajita" w:hAnsi="Aparajita" w:cs="Aparajita"/>
        </w:rPr>
      </w:pPr>
      <w:r w:rsidRPr="00A426FD">
        <w:rPr>
          <w:rFonts w:ascii="Aparajita" w:hAnsi="Aparajita" w:cs="Aparajita"/>
          <w:b/>
          <w:bCs/>
        </w:rPr>
        <w:t>int</w:t>
      </w:r>
      <w:r w:rsidRPr="00A426FD">
        <w:rPr>
          <w:rFonts w:ascii="Aparajita" w:hAnsi="Aparajita" w:cs="Aparajita"/>
        </w:rPr>
        <w:t xml:space="preserve"> a[]= {10,5,4,6,3,8};</w:t>
      </w:r>
    </w:p>
    <w:p w14:paraId="5C2C6886" w14:textId="77777777" w:rsidR="00A426FD" w:rsidRPr="00A426FD" w:rsidRDefault="00A426FD" w:rsidP="00A426FD">
      <w:pPr>
        <w:pStyle w:val="NoSpacing"/>
        <w:jc w:val="both"/>
        <w:rPr>
          <w:rFonts w:ascii="Aparajita" w:hAnsi="Aparajita" w:cs="Aparajita"/>
        </w:rPr>
      </w:pPr>
      <w:r w:rsidRPr="00A426FD">
        <w:rPr>
          <w:rFonts w:ascii="Aparajita" w:hAnsi="Aparajita" w:cs="Aparajita"/>
        </w:rPr>
        <w:tab/>
      </w:r>
      <w:r w:rsidRPr="00A426FD">
        <w:rPr>
          <w:rFonts w:ascii="Aparajita" w:hAnsi="Aparajita" w:cs="Aparajita"/>
          <w:b/>
          <w:bCs/>
        </w:rPr>
        <w:t>for</w:t>
      </w:r>
      <w:r w:rsidRPr="00A426FD">
        <w:rPr>
          <w:rFonts w:ascii="Aparajita" w:hAnsi="Aparajita" w:cs="Aparajita"/>
        </w:rPr>
        <w:t>(</w:t>
      </w:r>
      <w:r w:rsidRPr="00A426FD">
        <w:rPr>
          <w:rFonts w:ascii="Aparajita" w:hAnsi="Aparajita" w:cs="Aparajita"/>
          <w:b/>
          <w:bCs/>
        </w:rPr>
        <w:t>int</w:t>
      </w:r>
      <w:r w:rsidRPr="00A426FD">
        <w:rPr>
          <w:rFonts w:ascii="Aparajita" w:hAnsi="Aparajita" w:cs="Aparajita"/>
        </w:rPr>
        <w:t xml:space="preserve"> i=0;i&lt;a.length;i++) {</w:t>
      </w:r>
    </w:p>
    <w:p w14:paraId="2EB2BB8A" w14:textId="77777777" w:rsidR="00A426FD" w:rsidRPr="00A426FD" w:rsidRDefault="00A426FD" w:rsidP="00A426FD">
      <w:pPr>
        <w:pStyle w:val="NoSpacing"/>
        <w:jc w:val="both"/>
        <w:rPr>
          <w:rFonts w:ascii="Aparajita" w:hAnsi="Aparajita" w:cs="Aparajita"/>
        </w:rPr>
      </w:pPr>
      <w:r w:rsidRPr="00A426FD">
        <w:rPr>
          <w:rFonts w:ascii="Aparajita" w:hAnsi="Aparajita" w:cs="Aparajita"/>
        </w:rPr>
        <w:tab/>
      </w:r>
      <w:r w:rsidRPr="00A426FD">
        <w:rPr>
          <w:rFonts w:ascii="Aparajita" w:hAnsi="Aparajita" w:cs="Aparajita"/>
        </w:rPr>
        <w:tab/>
      </w:r>
      <w:r w:rsidRPr="00A426FD">
        <w:rPr>
          <w:rFonts w:ascii="Aparajita" w:hAnsi="Aparajita" w:cs="Aparajita"/>
          <w:b/>
          <w:bCs/>
        </w:rPr>
        <w:t>if</w:t>
      </w:r>
      <w:r w:rsidRPr="00A426FD">
        <w:rPr>
          <w:rFonts w:ascii="Aparajita" w:hAnsi="Aparajita" w:cs="Aparajita"/>
        </w:rPr>
        <w:t>(a[i]%2==0) {</w:t>
      </w:r>
    </w:p>
    <w:p w14:paraId="19D17553" w14:textId="77777777" w:rsidR="00A426FD" w:rsidRPr="00A426FD" w:rsidRDefault="00A426FD" w:rsidP="00A426FD">
      <w:pPr>
        <w:pStyle w:val="NoSpacing"/>
        <w:jc w:val="both"/>
        <w:rPr>
          <w:rFonts w:ascii="Aparajita" w:hAnsi="Aparajita" w:cs="Aparajita"/>
        </w:rPr>
      </w:pPr>
      <w:r w:rsidRPr="00A426FD">
        <w:rPr>
          <w:rFonts w:ascii="Aparajita" w:hAnsi="Aparajita" w:cs="Aparajita"/>
        </w:rPr>
        <w:tab/>
      </w:r>
      <w:r w:rsidRPr="00A426FD">
        <w:rPr>
          <w:rFonts w:ascii="Aparajita" w:hAnsi="Aparajita" w:cs="Aparajita"/>
        </w:rPr>
        <w:tab/>
        <w:t>System.</w:t>
      </w:r>
      <w:r w:rsidRPr="00A426FD">
        <w:rPr>
          <w:rFonts w:ascii="Aparajita" w:hAnsi="Aparajita" w:cs="Aparajita"/>
          <w:b/>
          <w:bCs/>
          <w:i/>
          <w:iCs/>
        </w:rPr>
        <w:t>out</w:t>
      </w:r>
      <w:r w:rsidRPr="00A426FD">
        <w:rPr>
          <w:rFonts w:ascii="Aparajita" w:hAnsi="Aparajita" w:cs="Aparajita"/>
        </w:rPr>
        <w:t>.println(a[i]);</w:t>
      </w:r>
    </w:p>
    <w:p w14:paraId="138EC2FA" w14:textId="77777777" w:rsidR="00A426FD" w:rsidRDefault="00A426FD" w:rsidP="00A426FD">
      <w:pPr>
        <w:pStyle w:val="NoSpacing"/>
        <w:jc w:val="both"/>
        <w:rPr>
          <w:rFonts w:ascii="Aparajita" w:hAnsi="Aparajita" w:cs="Aparajita"/>
        </w:rPr>
      </w:pPr>
      <w:r w:rsidRPr="00A426FD">
        <w:rPr>
          <w:rFonts w:ascii="Aparajita" w:hAnsi="Aparajita" w:cs="Aparajita"/>
        </w:rPr>
        <w:tab/>
        <w:t>}</w:t>
      </w:r>
    </w:p>
    <w:p w14:paraId="63D7402C" w14:textId="5E5F2C21" w:rsidR="00A426FD" w:rsidRDefault="00163998" w:rsidP="00163998">
      <w:pPr>
        <w:pStyle w:val="Heading1"/>
      </w:pPr>
      <w:r>
        <w:t>FOR EACH LOOP=</w:t>
      </w:r>
    </w:p>
    <w:p w14:paraId="46930F53" w14:textId="38698032" w:rsidR="00163998" w:rsidRDefault="00163998" w:rsidP="00163998">
      <w:pPr>
        <w:pStyle w:val="ListParagraph"/>
        <w:numPr>
          <w:ilvl w:val="0"/>
          <w:numId w:val="214"/>
        </w:numPr>
      </w:pPr>
      <w:r>
        <w:t xml:space="preserve">IN JAVA FOR EACH LOOP CAN BE USED ONLY </w:t>
      </w:r>
      <w:r w:rsidR="00682811">
        <w:t>FOR ARRAY AND COLLECTION .</w:t>
      </w:r>
    </w:p>
    <w:p w14:paraId="20E29D8F" w14:textId="07377C39" w:rsidR="00682811" w:rsidRDefault="00682811" w:rsidP="00163998">
      <w:pPr>
        <w:pStyle w:val="ListParagraph"/>
        <w:numPr>
          <w:ilvl w:val="0"/>
          <w:numId w:val="214"/>
        </w:numPr>
      </w:pPr>
      <w:r>
        <w:t>SYNTAX=</w:t>
      </w:r>
    </w:p>
    <w:p w14:paraId="3C417416" w14:textId="5251B865" w:rsidR="00682811" w:rsidRDefault="00682811" w:rsidP="00163998">
      <w:pPr>
        <w:pStyle w:val="ListParagraph"/>
        <w:numPr>
          <w:ilvl w:val="0"/>
          <w:numId w:val="214"/>
        </w:numPr>
      </w:pPr>
      <w:r>
        <w:t xml:space="preserve">             FOR(DATATYPE</w:t>
      </w:r>
      <w:r w:rsidR="00865909">
        <w:t>:REF VARIABLE) {</w:t>
      </w:r>
      <w:r w:rsidR="00865909">
        <w:br/>
        <w:t>}</w:t>
      </w:r>
    </w:p>
    <w:p w14:paraId="3B96457C" w14:textId="79516383" w:rsidR="00865909" w:rsidRDefault="00865909" w:rsidP="00163998">
      <w:pPr>
        <w:pStyle w:val="ListParagraph"/>
        <w:numPr>
          <w:ilvl w:val="0"/>
          <w:numId w:val="214"/>
        </w:numPr>
      </w:pPr>
      <w:r>
        <w:t>FOR(INT I=0)  {</w:t>
      </w:r>
    </w:p>
    <w:p w14:paraId="52CCF0CD" w14:textId="2A39752F" w:rsidR="00865909" w:rsidRDefault="00865909" w:rsidP="00163998">
      <w:pPr>
        <w:pStyle w:val="ListParagraph"/>
        <w:numPr>
          <w:ilvl w:val="0"/>
          <w:numId w:val="214"/>
        </w:numPr>
      </w:pPr>
      <w:r>
        <w:t xml:space="preserve">  S.O.PLN(I);</w:t>
      </w:r>
    </w:p>
    <w:p w14:paraId="5C9B0138" w14:textId="2BC11B1A" w:rsidR="00865909" w:rsidRDefault="00865909" w:rsidP="00163998">
      <w:pPr>
        <w:pStyle w:val="ListParagraph"/>
        <w:numPr>
          <w:ilvl w:val="0"/>
          <w:numId w:val="214"/>
        </w:numPr>
      </w:pPr>
      <w:r>
        <w:t xml:space="preserve">       }</w:t>
      </w:r>
    </w:p>
    <w:p w14:paraId="01C41741" w14:textId="2FE060DE" w:rsidR="00865909" w:rsidRDefault="00192D69" w:rsidP="00163998">
      <w:pPr>
        <w:pStyle w:val="ListParagraph"/>
        <w:numPr>
          <w:ilvl w:val="0"/>
          <w:numId w:val="214"/>
        </w:numPr>
      </w:pPr>
      <w:r>
        <w:t xml:space="preserve">IN JAVA IN CASE OF ARRAY WE WILL USE FOR LOOP IF WE WANT TO PERFORM </w:t>
      </w:r>
      <w:r w:rsidR="00976310">
        <w:t>IN RESPENCT TO INDEX.</w:t>
      </w:r>
    </w:p>
    <w:p w14:paraId="2DE79B0C" w14:textId="0210F676" w:rsidR="00976310" w:rsidRDefault="00976310" w:rsidP="00163998">
      <w:pPr>
        <w:pStyle w:val="ListParagraph"/>
        <w:numPr>
          <w:ilvl w:val="0"/>
          <w:numId w:val="214"/>
        </w:numPr>
      </w:pPr>
      <w:r>
        <w:t xml:space="preserve">WE WILL USE FOR EACH LOOP IF WE WANT TO PERFORM ANY OPERATION WITH ELEMENTS </w:t>
      </w:r>
      <w:r w:rsidR="00D25E28">
        <w:t>OF AN ARRAY.</w:t>
      </w:r>
    </w:p>
    <w:p w14:paraId="3E7844C5" w14:textId="7BC3488A" w:rsidR="00AA27BA" w:rsidRDefault="00AA27BA" w:rsidP="00AA27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 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     10</w:t>
      </w:r>
    </w:p>
    <w:p w14:paraId="26F2FFED" w14:textId="214D001E" w:rsidR="00AA27BA" w:rsidRDefault="00AA27BA" w:rsidP="00AA27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[]= {10,5,4,6,3};                  5</w:t>
      </w:r>
    </w:p>
    <w:p w14:paraId="5350F014" w14:textId="4A8A7E7F" w:rsidR="00AA27BA" w:rsidRDefault="00AA27BA" w:rsidP="00AA27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: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)                            4</w:t>
      </w:r>
    </w:p>
    <w:p w14:paraId="631705F5" w14:textId="295D0FFD" w:rsidR="00AA27BA" w:rsidRDefault="00AA27BA" w:rsidP="00AA27B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);            6</w:t>
      </w:r>
    </w:p>
    <w:p w14:paraId="054C67EB" w14:textId="4CECBC94" w:rsidR="00AA27BA" w:rsidRDefault="00AA27BA" w:rsidP="00AB65DE">
      <w:pPr>
        <w:pStyle w:val="NormalWeb"/>
        <w:pBdr>
          <w:bottom w:val="single" w:sz="6" w:space="1" w:color="auto"/>
        </w:pBd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9026"/>
        </w:tabs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}                                        </w:t>
      </w:r>
      <w:r w:rsidR="00AB65DE">
        <w:rPr>
          <w:rFonts w:ascii="Consolas" w:hAnsi="Consolas"/>
          <w:color w:val="000000"/>
          <w:sz w:val="20"/>
          <w:szCs w:val="20"/>
        </w:rPr>
        <w:tab/>
      </w:r>
    </w:p>
    <w:p w14:paraId="1C761D42" w14:textId="77777777" w:rsidR="00AB65DE" w:rsidRDefault="00AB65DE" w:rsidP="00AB65DE">
      <w:pPr>
        <w:pStyle w:val="NormalWeb"/>
        <w:pBdr>
          <w:bottom w:val="single" w:sz="6" w:space="1" w:color="auto"/>
        </w:pBd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9026"/>
        </w:tabs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B8C97B0" w14:textId="1BF14B40" w:rsidR="00AB65DE" w:rsidRDefault="00AB65DE" w:rsidP="00AB65DE">
      <w:pPr>
        <w:pStyle w:val="NoSpacing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 xml:space="preserve">WAP TO PRINT ONLY </w:t>
      </w:r>
      <w:r w:rsidR="00B46F9B">
        <w:rPr>
          <w:rFonts w:eastAsia="Times New Roman"/>
          <w:b/>
          <w:bCs/>
        </w:rPr>
        <w:t>ODD ELEMENTS OF AN ARRAY</w:t>
      </w:r>
    </w:p>
    <w:p w14:paraId="4A3EBD9A" w14:textId="7A4D1E34" w:rsidR="00AB65DE" w:rsidRPr="00AB65DE" w:rsidRDefault="00AB65DE" w:rsidP="00AB65DE">
      <w:pPr>
        <w:pStyle w:val="NoSpacing"/>
        <w:rPr>
          <w:rFonts w:eastAsia="Times New Roman"/>
        </w:rPr>
      </w:pPr>
      <w:r w:rsidRPr="00AB65DE">
        <w:rPr>
          <w:rFonts w:eastAsia="Times New Roman"/>
          <w:b/>
          <w:bCs/>
        </w:rPr>
        <w:t>int</w:t>
      </w:r>
      <w:r w:rsidRPr="00AB65DE">
        <w:rPr>
          <w:rFonts w:eastAsia="Times New Roman"/>
        </w:rPr>
        <w:t xml:space="preserve"> a[]= {10,5,4,6,3,8};</w:t>
      </w:r>
      <w:r>
        <w:rPr>
          <w:rFonts w:eastAsia="Times New Roman"/>
        </w:rPr>
        <w:t xml:space="preserve">                                                     10</w:t>
      </w:r>
    </w:p>
    <w:p w14:paraId="63FC94C2" w14:textId="7C9A993B" w:rsidR="00AB65DE" w:rsidRPr="00AB65DE" w:rsidRDefault="00AB65DE" w:rsidP="00AB65DE">
      <w:pPr>
        <w:pStyle w:val="NoSpacing"/>
        <w:rPr>
          <w:rFonts w:eastAsia="Times New Roman"/>
        </w:rPr>
      </w:pPr>
      <w:r w:rsidRPr="00AB65DE">
        <w:rPr>
          <w:rFonts w:eastAsia="Times New Roman"/>
        </w:rPr>
        <w:tab/>
      </w:r>
      <w:r w:rsidRPr="00AB65DE">
        <w:rPr>
          <w:rFonts w:eastAsia="Times New Roman"/>
        </w:rPr>
        <w:tab/>
      </w:r>
      <w:r w:rsidRPr="00AB65DE">
        <w:rPr>
          <w:rFonts w:eastAsia="Times New Roman"/>
          <w:b/>
          <w:bCs/>
        </w:rPr>
        <w:t>for</w:t>
      </w:r>
      <w:r w:rsidRPr="00AB65DE">
        <w:rPr>
          <w:rFonts w:eastAsia="Times New Roman"/>
        </w:rPr>
        <w:t>(</w:t>
      </w:r>
      <w:r w:rsidRPr="00AB65DE">
        <w:rPr>
          <w:rFonts w:eastAsia="Times New Roman"/>
          <w:b/>
          <w:bCs/>
        </w:rPr>
        <w:t>int</w:t>
      </w:r>
      <w:r w:rsidRPr="00AB65DE">
        <w:rPr>
          <w:rFonts w:eastAsia="Times New Roman"/>
        </w:rPr>
        <w:t xml:space="preserve"> i:a)</w:t>
      </w:r>
      <w:r>
        <w:rPr>
          <w:rFonts w:eastAsia="Times New Roman"/>
        </w:rPr>
        <w:t xml:space="preserve">                                              4</w:t>
      </w:r>
    </w:p>
    <w:p w14:paraId="6BE3D22E" w14:textId="4BE52CAC" w:rsidR="00AB65DE" w:rsidRPr="00AB65DE" w:rsidRDefault="00AB65DE" w:rsidP="00AB65DE">
      <w:pPr>
        <w:pStyle w:val="NoSpacing"/>
        <w:rPr>
          <w:rFonts w:eastAsia="Times New Roman"/>
        </w:rPr>
      </w:pPr>
      <w:r w:rsidRPr="00AB65DE">
        <w:rPr>
          <w:rFonts w:eastAsia="Times New Roman"/>
        </w:rPr>
        <w:tab/>
      </w:r>
      <w:r w:rsidRPr="00AB65DE">
        <w:rPr>
          <w:rFonts w:eastAsia="Times New Roman"/>
        </w:rPr>
        <w:tab/>
      </w:r>
      <w:r w:rsidRPr="00AB65DE">
        <w:rPr>
          <w:rFonts w:eastAsia="Times New Roman"/>
        </w:rPr>
        <w:tab/>
      </w:r>
      <w:r w:rsidRPr="00AB65DE">
        <w:rPr>
          <w:rFonts w:eastAsia="Times New Roman"/>
          <w:b/>
          <w:bCs/>
        </w:rPr>
        <w:t>if</w:t>
      </w:r>
      <w:r w:rsidRPr="00AB65DE">
        <w:rPr>
          <w:rFonts w:eastAsia="Times New Roman"/>
        </w:rPr>
        <w:t>(i%2==</w:t>
      </w:r>
      <w:r w:rsidR="00B46F9B">
        <w:rPr>
          <w:rFonts w:eastAsia="Times New Roman"/>
        </w:rPr>
        <w:t>1</w:t>
      </w:r>
      <w:r w:rsidRPr="00AB65DE">
        <w:rPr>
          <w:rFonts w:eastAsia="Times New Roman"/>
        </w:rPr>
        <w:t>)</w:t>
      </w:r>
      <w:r>
        <w:rPr>
          <w:rFonts w:eastAsia="Times New Roman"/>
        </w:rPr>
        <w:t xml:space="preserve">                                6</w:t>
      </w:r>
    </w:p>
    <w:p w14:paraId="7A87C033" w14:textId="204BF843" w:rsidR="00AB65DE" w:rsidRDefault="00AB65DE" w:rsidP="00AB65DE">
      <w:pPr>
        <w:pStyle w:val="NoSpacing"/>
        <w:pBdr>
          <w:bottom w:val="single" w:sz="6" w:space="1" w:color="auto"/>
        </w:pBd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AB65DE">
        <w:rPr>
          <w:rFonts w:eastAsia="Times New Roman"/>
        </w:rPr>
        <w:tab/>
      </w:r>
      <w:r w:rsidRPr="00AB65DE">
        <w:rPr>
          <w:rFonts w:eastAsia="Times New Roman"/>
        </w:rPr>
        <w:tab/>
      </w:r>
      <w:r w:rsidRPr="00AB65DE">
        <w:rPr>
          <w:rFonts w:eastAsia="Times New Roman"/>
        </w:rPr>
        <w:tab/>
        <w:t>System.</w:t>
      </w:r>
      <w:r w:rsidRPr="00AB65DE">
        <w:rPr>
          <w:rFonts w:eastAsia="Times New Roman"/>
          <w:b/>
          <w:bCs/>
          <w:i/>
          <w:iCs/>
        </w:rPr>
        <w:t>out</w:t>
      </w:r>
      <w:r w:rsidRPr="00AB65DE">
        <w:rPr>
          <w:rFonts w:eastAsia="Times New Roman"/>
        </w:rPr>
        <w:t>.println(i);</w:t>
      </w:r>
      <w:r w:rsidRPr="00AB65DE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  <w:r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   8</w:t>
      </w:r>
    </w:p>
    <w:p w14:paraId="395A65A7" w14:textId="20AB2904" w:rsidR="00280532" w:rsidRPr="00280532" w:rsidRDefault="00E63567" w:rsidP="00280532">
      <w:pPr>
        <w:pStyle w:val="NoSpacing"/>
        <w:jc w:val="both"/>
        <w:rPr>
          <w:rFonts w:eastAsia="Times New Roman"/>
        </w:rPr>
      </w:pPr>
      <w:r>
        <w:rPr>
          <w:rFonts w:eastAsia="Times New Roman"/>
        </w:rPr>
        <w:t>WAP TO PRINT COUNT OF EVEN AND ODD ELEMENTS IN AN ARRAY.</w:t>
      </w:r>
    </w:p>
    <w:p w14:paraId="5BFA93FA" w14:textId="77777777" w:rsidR="00280532" w:rsidRPr="00280532" w:rsidRDefault="00280532" w:rsidP="00280532">
      <w:pPr>
        <w:pStyle w:val="NoSpacing"/>
        <w:jc w:val="both"/>
        <w:rPr>
          <w:rFonts w:ascii="Aparajita" w:hAnsi="Aparajita" w:cs="Aparajita"/>
        </w:rPr>
      </w:pPr>
    </w:p>
    <w:p w14:paraId="370BD5A2" w14:textId="77777777" w:rsidR="00280532" w:rsidRPr="00280532" w:rsidRDefault="00280532" w:rsidP="00280532">
      <w:pPr>
        <w:pStyle w:val="NoSpacing"/>
        <w:jc w:val="both"/>
        <w:rPr>
          <w:rFonts w:ascii="Aparajita" w:hAnsi="Aparajita" w:cs="Aparajita"/>
        </w:rPr>
      </w:pPr>
      <w:r w:rsidRPr="00280532">
        <w:rPr>
          <w:rFonts w:ascii="Aparajita" w:hAnsi="Aparajita" w:cs="Aparajita"/>
          <w:b/>
          <w:bCs/>
        </w:rPr>
        <w:t>public</w:t>
      </w:r>
      <w:r w:rsidRPr="00280532">
        <w:rPr>
          <w:rFonts w:ascii="Aparajita" w:hAnsi="Aparajita" w:cs="Aparajita"/>
        </w:rPr>
        <w:t xml:space="preserve"> </w:t>
      </w:r>
      <w:r w:rsidRPr="00280532">
        <w:rPr>
          <w:rFonts w:ascii="Aparajita" w:hAnsi="Aparajita" w:cs="Aparajita"/>
          <w:b/>
          <w:bCs/>
        </w:rPr>
        <w:t>class</w:t>
      </w:r>
      <w:r w:rsidRPr="00280532">
        <w:rPr>
          <w:rFonts w:ascii="Aparajita" w:hAnsi="Aparajita" w:cs="Aparajita"/>
        </w:rPr>
        <w:t xml:space="preserve"> exit {</w:t>
      </w:r>
    </w:p>
    <w:p w14:paraId="5C0F6C56" w14:textId="77777777" w:rsidR="00280532" w:rsidRPr="00280532" w:rsidRDefault="00280532" w:rsidP="00280532">
      <w:pPr>
        <w:pStyle w:val="NoSpacing"/>
        <w:jc w:val="both"/>
        <w:rPr>
          <w:rFonts w:ascii="Aparajita" w:hAnsi="Aparajita" w:cs="Aparajita"/>
        </w:rPr>
      </w:pPr>
      <w:r w:rsidRPr="00280532">
        <w:rPr>
          <w:rFonts w:ascii="Aparajita" w:hAnsi="Aparajita" w:cs="Aparajita"/>
        </w:rPr>
        <w:tab/>
      </w:r>
      <w:r w:rsidRPr="00280532">
        <w:rPr>
          <w:rFonts w:ascii="Aparajita" w:hAnsi="Aparajita" w:cs="Aparajita"/>
          <w:b/>
          <w:bCs/>
        </w:rPr>
        <w:t>public</w:t>
      </w:r>
      <w:r w:rsidRPr="00280532">
        <w:rPr>
          <w:rFonts w:ascii="Aparajita" w:hAnsi="Aparajita" w:cs="Aparajita"/>
        </w:rPr>
        <w:t xml:space="preserve"> </w:t>
      </w:r>
      <w:r w:rsidRPr="00280532">
        <w:rPr>
          <w:rFonts w:ascii="Aparajita" w:hAnsi="Aparajita" w:cs="Aparajita"/>
          <w:b/>
          <w:bCs/>
        </w:rPr>
        <w:t>static</w:t>
      </w:r>
      <w:r w:rsidRPr="00280532">
        <w:rPr>
          <w:rFonts w:ascii="Aparajita" w:hAnsi="Aparajita" w:cs="Aparajita"/>
        </w:rPr>
        <w:t xml:space="preserve"> </w:t>
      </w:r>
      <w:r w:rsidRPr="00280532">
        <w:rPr>
          <w:rFonts w:ascii="Aparajita" w:hAnsi="Aparajita" w:cs="Aparajita"/>
          <w:b/>
          <w:bCs/>
        </w:rPr>
        <w:t>void</w:t>
      </w:r>
      <w:r w:rsidRPr="00280532">
        <w:rPr>
          <w:rFonts w:ascii="Aparajita" w:hAnsi="Aparajita" w:cs="Aparajita"/>
        </w:rPr>
        <w:t xml:space="preserve"> main(String [] args) {</w:t>
      </w:r>
    </w:p>
    <w:p w14:paraId="56BBF9D4" w14:textId="77777777" w:rsidR="00280532" w:rsidRPr="00280532" w:rsidRDefault="00280532" w:rsidP="00280532">
      <w:pPr>
        <w:pStyle w:val="NoSpacing"/>
        <w:jc w:val="both"/>
        <w:rPr>
          <w:rFonts w:ascii="Aparajita" w:hAnsi="Aparajita" w:cs="Aparajita"/>
        </w:rPr>
      </w:pPr>
      <w:r w:rsidRPr="00280532">
        <w:rPr>
          <w:rFonts w:ascii="Aparajita" w:hAnsi="Aparajita" w:cs="Aparajita"/>
        </w:rPr>
        <w:tab/>
      </w:r>
      <w:r w:rsidRPr="00280532">
        <w:rPr>
          <w:rFonts w:ascii="Aparajita" w:hAnsi="Aparajita" w:cs="Aparajita"/>
        </w:rPr>
        <w:tab/>
      </w:r>
      <w:r w:rsidRPr="00280532">
        <w:rPr>
          <w:rFonts w:ascii="Aparajita" w:hAnsi="Aparajita" w:cs="Aparajita"/>
          <w:b/>
          <w:bCs/>
        </w:rPr>
        <w:t>int</w:t>
      </w:r>
      <w:r w:rsidRPr="00280532">
        <w:rPr>
          <w:rFonts w:ascii="Aparajita" w:hAnsi="Aparajita" w:cs="Aparajita"/>
        </w:rPr>
        <w:t xml:space="preserve"> a[]= {104,45,4,6,3,8};</w:t>
      </w:r>
    </w:p>
    <w:p w14:paraId="046C2B03" w14:textId="77777777" w:rsidR="00280532" w:rsidRPr="00280532" w:rsidRDefault="00280532" w:rsidP="00280532">
      <w:pPr>
        <w:pStyle w:val="NoSpacing"/>
        <w:jc w:val="both"/>
        <w:rPr>
          <w:rFonts w:ascii="Aparajita" w:hAnsi="Aparajita" w:cs="Aparajita"/>
        </w:rPr>
      </w:pPr>
      <w:r w:rsidRPr="00280532">
        <w:rPr>
          <w:rFonts w:ascii="Aparajita" w:hAnsi="Aparajita" w:cs="Aparajita"/>
        </w:rPr>
        <w:tab/>
      </w:r>
      <w:r w:rsidRPr="00280532">
        <w:rPr>
          <w:rFonts w:ascii="Aparajita" w:hAnsi="Aparajita" w:cs="Aparajita"/>
        </w:rPr>
        <w:tab/>
      </w:r>
      <w:r w:rsidRPr="00280532">
        <w:rPr>
          <w:rFonts w:ascii="Aparajita" w:hAnsi="Aparajita" w:cs="Aparajita"/>
          <w:b/>
          <w:bCs/>
        </w:rPr>
        <w:t>for</w:t>
      </w:r>
      <w:r w:rsidRPr="00280532">
        <w:rPr>
          <w:rFonts w:ascii="Aparajita" w:hAnsi="Aparajita" w:cs="Aparajita"/>
        </w:rPr>
        <w:t>(</w:t>
      </w:r>
      <w:r w:rsidRPr="00280532">
        <w:rPr>
          <w:rFonts w:ascii="Aparajita" w:hAnsi="Aparajita" w:cs="Aparajita"/>
          <w:b/>
          <w:bCs/>
        </w:rPr>
        <w:t>int</w:t>
      </w:r>
      <w:r w:rsidRPr="00280532">
        <w:rPr>
          <w:rFonts w:ascii="Aparajita" w:hAnsi="Aparajita" w:cs="Aparajita"/>
        </w:rPr>
        <w:t xml:space="preserve"> i=0;i&lt;a.length;i++) {</w:t>
      </w:r>
    </w:p>
    <w:p w14:paraId="44BAC245" w14:textId="77777777" w:rsidR="00280532" w:rsidRPr="00280532" w:rsidRDefault="00280532" w:rsidP="00280532">
      <w:pPr>
        <w:pStyle w:val="NoSpacing"/>
        <w:jc w:val="both"/>
        <w:rPr>
          <w:rFonts w:ascii="Aparajita" w:hAnsi="Aparajita" w:cs="Aparajita"/>
        </w:rPr>
      </w:pPr>
      <w:r w:rsidRPr="00280532">
        <w:rPr>
          <w:rFonts w:ascii="Aparajita" w:hAnsi="Aparajita" w:cs="Aparajita"/>
        </w:rPr>
        <w:tab/>
      </w:r>
      <w:r w:rsidRPr="00280532">
        <w:rPr>
          <w:rFonts w:ascii="Aparajita" w:hAnsi="Aparajita" w:cs="Aparajita"/>
        </w:rPr>
        <w:tab/>
      </w:r>
      <w:r w:rsidRPr="00280532">
        <w:rPr>
          <w:rFonts w:ascii="Aparajita" w:hAnsi="Aparajita" w:cs="Aparajita"/>
        </w:rPr>
        <w:tab/>
      </w:r>
      <w:r w:rsidRPr="00280532">
        <w:rPr>
          <w:rFonts w:ascii="Aparajita" w:hAnsi="Aparajita" w:cs="Aparajita"/>
          <w:b/>
          <w:bCs/>
        </w:rPr>
        <w:t>if</w:t>
      </w:r>
      <w:r w:rsidRPr="00280532">
        <w:rPr>
          <w:rFonts w:ascii="Aparajita" w:hAnsi="Aparajita" w:cs="Aparajita"/>
        </w:rPr>
        <w:t>(i%2==0) {</w:t>
      </w:r>
    </w:p>
    <w:p w14:paraId="4BBBA30A" w14:textId="77777777" w:rsidR="00280532" w:rsidRPr="00280532" w:rsidRDefault="00280532" w:rsidP="00280532">
      <w:pPr>
        <w:pStyle w:val="NoSpacing"/>
        <w:jc w:val="both"/>
        <w:rPr>
          <w:rFonts w:ascii="Aparajita" w:hAnsi="Aparajita" w:cs="Aparajita"/>
        </w:rPr>
      </w:pPr>
      <w:r w:rsidRPr="00280532">
        <w:rPr>
          <w:rFonts w:ascii="Aparajita" w:hAnsi="Aparajita" w:cs="Aparajita"/>
        </w:rPr>
        <w:tab/>
      </w:r>
      <w:r w:rsidRPr="00280532">
        <w:rPr>
          <w:rFonts w:ascii="Aparajita" w:hAnsi="Aparajita" w:cs="Aparajita"/>
        </w:rPr>
        <w:tab/>
      </w:r>
      <w:r w:rsidRPr="00280532">
        <w:rPr>
          <w:rFonts w:ascii="Aparajita" w:hAnsi="Aparajita" w:cs="Aparajita"/>
        </w:rPr>
        <w:tab/>
      </w:r>
      <w:r w:rsidRPr="00280532">
        <w:rPr>
          <w:rFonts w:ascii="Aparajita" w:hAnsi="Aparajita" w:cs="Aparajita"/>
        </w:rPr>
        <w:tab/>
        <w:t>System.</w:t>
      </w:r>
      <w:r w:rsidRPr="00280532">
        <w:rPr>
          <w:rFonts w:ascii="Aparajita" w:hAnsi="Aparajita" w:cs="Aparajita"/>
          <w:b/>
          <w:bCs/>
          <w:i/>
          <w:iCs/>
        </w:rPr>
        <w:t>out</w:t>
      </w:r>
      <w:r w:rsidRPr="00280532">
        <w:rPr>
          <w:rFonts w:ascii="Aparajita" w:hAnsi="Aparajita" w:cs="Aparajita"/>
        </w:rPr>
        <w:t>.println(</w:t>
      </w:r>
      <w:r w:rsidRPr="00280532">
        <w:rPr>
          <w:rFonts w:ascii="Aparajita" w:hAnsi="Aparajita" w:cs="Aparajita"/>
          <w:i/>
          <w:iCs/>
        </w:rPr>
        <w:t>count</w:t>
      </w:r>
      <w:r w:rsidRPr="00280532">
        <w:rPr>
          <w:rFonts w:ascii="Aparajita" w:hAnsi="Aparajita" w:cs="Aparajita"/>
        </w:rPr>
        <w:t>(i));</w:t>
      </w:r>
    </w:p>
    <w:p w14:paraId="786A8587" w14:textId="77777777" w:rsidR="00280532" w:rsidRPr="00280532" w:rsidRDefault="00280532" w:rsidP="00280532">
      <w:pPr>
        <w:pStyle w:val="NoSpacing"/>
        <w:jc w:val="both"/>
        <w:rPr>
          <w:rFonts w:ascii="Aparajita" w:hAnsi="Aparajita" w:cs="Aparajita"/>
        </w:rPr>
      </w:pPr>
      <w:r w:rsidRPr="00280532">
        <w:rPr>
          <w:rFonts w:ascii="Aparajita" w:hAnsi="Aparajita" w:cs="Aparajita"/>
        </w:rPr>
        <w:tab/>
      </w:r>
      <w:r w:rsidRPr="00280532">
        <w:rPr>
          <w:rFonts w:ascii="Aparajita" w:hAnsi="Aparajita" w:cs="Aparajita"/>
        </w:rPr>
        <w:tab/>
      </w:r>
      <w:r w:rsidRPr="00280532">
        <w:rPr>
          <w:rFonts w:ascii="Aparajita" w:hAnsi="Aparajita" w:cs="Aparajita"/>
        </w:rPr>
        <w:tab/>
        <w:t>}</w:t>
      </w:r>
      <w:r w:rsidRPr="00280532">
        <w:rPr>
          <w:rFonts w:ascii="Aparajita" w:hAnsi="Aparajita" w:cs="Aparajita"/>
          <w:b/>
          <w:bCs/>
        </w:rPr>
        <w:t>else</w:t>
      </w:r>
      <w:r w:rsidRPr="00280532">
        <w:rPr>
          <w:rFonts w:ascii="Aparajita" w:hAnsi="Aparajita" w:cs="Aparajita"/>
        </w:rPr>
        <w:t xml:space="preserve"> </w:t>
      </w:r>
      <w:r w:rsidRPr="00280532">
        <w:rPr>
          <w:rFonts w:ascii="Aparajita" w:hAnsi="Aparajita" w:cs="Aparajita"/>
          <w:b/>
          <w:bCs/>
        </w:rPr>
        <w:t>if</w:t>
      </w:r>
      <w:r w:rsidRPr="00280532">
        <w:rPr>
          <w:rFonts w:ascii="Aparajita" w:hAnsi="Aparajita" w:cs="Aparajita"/>
        </w:rPr>
        <w:t>(i%2==1) {</w:t>
      </w:r>
    </w:p>
    <w:p w14:paraId="29919683" w14:textId="77777777" w:rsidR="00280532" w:rsidRPr="00280532" w:rsidRDefault="00280532" w:rsidP="00280532">
      <w:pPr>
        <w:pStyle w:val="NoSpacing"/>
        <w:jc w:val="both"/>
        <w:rPr>
          <w:rFonts w:ascii="Aparajita" w:hAnsi="Aparajita" w:cs="Aparajita"/>
        </w:rPr>
      </w:pPr>
      <w:r w:rsidRPr="00280532">
        <w:rPr>
          <w:rFonts w:ascii="Aparajita" w:hAnsi="Aparajita" w:cs="Aparajita"/>
        </w:rPr>
        <w:tab/>
      </w:r>
      <w:r w:rsidRPr="00280532">
        <w:rPr>
          <w:rFonts w:ascii="Aparajita" w:hAnsi="Aparajita" w:cs="Aparajita"/>
        </w:rPr>
        <w:tab/>
      </w:r>
      <w:r w:rsidRPr="00280532">
        <w:rPr>
          <w:rFonts w:ascii="Aparajita" w:hAnsi="Aparajita" w:cs="Aparajita"/>
        </w:rPr>
        <w:tab/>
      </w:r>
      <w:r w:rsidRPr="00280532">
        <w:rPr>
          <w:rFonts w:ascii="Aparajita" w:hAnsi="Aparajita" w:cs="Aparajita"/>
        </w:rPr>
        <w:tab/>
        <w:t>System.</w:t>
      </w:r>
      <w:r w:rsidRPr="00280532">
        <w:rPr>
          <w:rFonts w:ascii="Aparajita" w:hAnsi="Aparajita" w:cs="Aparajita"/>
          <w:b/>
          <w:bCs/>
          <w:i/>
          <w:iCs/>
        </w:rPr>
        <w:t>out</w:t>
      </w:r>
      <w:r w:rsidRPr="00280532">
        <w:rPr>
          <w:rFonts w:ascii="Aparajita" w:hAnsi="Aparajita" w:cs="Aparajita"/>
        </w:rPr>
        <w:t>.println(</w:t>
      </w:r>
      <w:r w:rsidRPr="00280532">
        <w:rPr>
          <w:rFonts w:ascii="Aparajita" w:hAnsi="Aparajita" w:cs="Aparajita"/>
          <w:i/>
          <w:iCs/>
        </w:rPr>
        <w:t>count</w:t>
      </w:r>
      <w:r w:rsidRPr="00280532">
        <w:rPr>
          <w:rFonts w:ascii="Aparajita" w:hAnsi="Aparajita" w:cs="Aparajita"/>
        </w:rPr>
        <w:t>(i));</w:t>
      </w:r>
    </w:p>
    <w:p w14:paraId="2B5A1C9C" w14:textId="1A1299CD" w:rsidR="00280532" w:rsidRPr="00280532" w:rsidRDefault="00280532" w:rsidP="00280532">
      <w:pPr>
        <w:pStyle w:val="NoSpacing"/>
        <w:jc w:val="both"/>
        <w:rPr>
          <w:rFonts w:ascii="Aparajita" w:hAnsi="Aparajita" w:cs="Aparajita"/>
        </w:rPr>
      </w:pPr>
      <w:r w:rsidRPr="00280532">
        <w:rPr>
          <w:rFonts w:ascii="Aparajita" w:hAnsi="Aparajita" w:cs="Aparajita"/>
        </w:rPr>
        <w:tab/>
      </w:r>
      <w:r w:rsidRPr="00280532">
        <w:rPr>
          <w:rFonts w:ascii="Aparajita" w:hAnsi="Aparajita" w:cs="Aparajita"/>
        </w:rPr>
        <w:tab/>
      </w:r>
      <w:r w:rsidRPr="00280532">
        <w:rPr>
          <w:rFonts w:ascii="Aparajita" w:hAnsi="Aparajita" w:cs="Aparajita"/>
        </w:rPr>
        <w:tab/>
        <w:t>}</w:t>
      </w:r>
      <w:r>
        <w:rPr>
          <w:rFonts w:ascii="Aparajita" w:hAnsi="Aparajita" w:cs="Aparajita"/>
        </w:rPr>
        <w:t xml:space="preserve">  }   }</w:t>
      </w:r>
    </w:p>
    <w:p w14:paraId="3B0868AF" w14:textId="77777777" w:rsidR="00280532" w:rsidRPr="00280532" w:rsidRDefault="00280532" w:rsidP="00280532">
      <w:pPr>
        <w:pStyle w:val="NoSpacing"/>
        <w:jc w:val="both"/>
        <w:rPr>
          <w:rFonts w:ascii="Aparajita" w:hAnsi="Aparajita" w:cs="Aparajita"/>
        </w:rPr>
      </w:pPr>
      <w:r w:rsidRPr="00280532">
        <w:rPr>
          <w:rFonts w:ascii="Aparajita" w:hAnsi="Aparajita" w:cs="Aparajita"/>
        </w:rPr>
        <w:tab/>
      </w:r>
      <w:r w:rsidRPr="00280532">
        <w:rPr>
          <w:rFonts w:ascii="Aparajita" w:hAnsi="Aparajita" w:cs="Aparajita"/>
          <w:b/>
          <w:bCs/>
        </w:rPr>
        <w:t>public</w:t>
      </w:r>
      <w:r w:rsidRPr="00280532">
        <w:rPr>
          <w:rFonts w:ascii="Aparajita" w:hAnsi="Aparajita" w:cs="Aparajita"/>
        </w:rPr>
        <w:t xml:space="preserve"> </w:t>
      </w:r>
      <w:r w:rsidRPr="00280532">
        <w:rPr>
          <w:rFonts w:ascii="Aparajita" w:hAnsi="Aparajita" w:cs="Aparajita"/>
          <w:b/>
          <w:bCs/>
        </w:rPr>
        <w:t>static</w:t>
      </w:r>
      <w:r w:rsidRPr="00280532">
        <w:rPr>
          <w:rFonts w:ascii="Aparajita" w:hAnsi="Aparajita" w:cs="Aparajita"/>
        </w:rPr>
        <w:t xml:space="preserve"> </w:t>
      </w:r>
      <w:r w:rsidRPr="00280532">
        <w:rPr>
          <w:rFonts w:ascii="Aparajita" w:hAnsi="Aparajita" w:cs="Aparajita"/>
          <w:b/>
          <w:bCs/>
        </w:rPr>
        <w:t>int</w:t>
      </w:r>
      <w:r w:rsidRPr="00280532">
        <w:rPr>
          <w:rFonts w:ascii="Aparajita" w:hAnsi="Aparajita" w:cs="Aparajita"/>
        </w:rPr>
        <w:t xml:space="preserve"> count(</w:t>
      </w:r>
      <w:r w:rsidRPr="00280532">
        <w:rPr>
          <w:rFonts w:ascii="Aparajita" w:hAnsi="Aparajita" w:cs="Aparajita"/>
          <w:b/>
          <w:bCs/>
        </w:rPr>
        <w:t>int</w:t>
      </w:r>
      <w:r w:rsidRPr="00280532">
        <w:rPr>
          <w:rFonts w:ascii="Aparajita" w:hAnsi="Aparajita" w:cs="Aparajita"/>
        </w:rPr>
        <w:t xml:space="preserve"> n) {</w:t>
      </w:r>
    </w:p>
    <w:p w14:paraId="4CA4DD83" w14:textId="77777777" w:rsidR="00280532" w:rsidRPr="00280532" w:rsidRDefault="00280532" w:rsidP="00280532">
      <w:pPr>
        <w:pStyle w:val="NoSpacing"/>
        <w:jc w:val="both"/>
        <w:rPr>
          <w:rFonts w:ascii="Aparajita" w:hAnsi="Aparajita" w:cs="Aparajita"/>
        </w:rPr>
      </w:pPr>
      <w:r w:rsidRPr="00280532">
        <w:rPr>
          <w:rFonts w:ascii="Aparajita" w:hAnsi="Aparajita" w:cs="Aparajita"/>
        </w:rPr>
        <w:tab/>
      </w:r>
      <w:r w:rsidRPr="00280532">
        <w:rPr>
          <w:rFonts w:ascii="Aparajita" w:hAnsi="Aparajita" w:cs="Aparajita"/>
        </w:rPr>
        <w:tab/>
      </w:r>
      <w:r w:rsidRPr="00280532">
        <w:rPr>
          <w:rFonts w:ascii="Aparajita" w:hAnsi="Aparajita" w:cs="Aparajita"/>
          <w:b/>
          <w:bCs/>
        </w:rPr>
        <w:t>int</w:t>
      </w:r>
      <w:r w:rsidRPr="00280532">
        <w:rPr>
          <w:rFonts w:ascii="Aparajita" w:hAnsi="Aparajita" w:cs="Aparajita"/>
        </w:rPr>
        <w:t xml:space="preserve"> c=0;</w:t>
      </w:r>
    </w:p>
    <w:p w14:paraId="6BD2BF8E" w14:textId="77777777" w:rsidR="00280532" w:rsidRPr="00280532" w:rsidRDefault="00280532" w:rsidP="00280532">
      <w:pPr>
        <w:pStyle w:val="NoSpacing"/>
        <w:jc w:val="both"/>
        <w:rPr>
          <w:rFonts w:ascii="Aparajita" w:hAnsi="Aparajita" w:cs="Aparajita"/>
        </w:rPr>
      </w:pPr>
      <w:r w:rsidRPr="00280532">
        <w:rPr>
          <w:rFonts w:ascii="Aparajita" w:hAnsi="Aparajita" w:cs="Aparajita"/>
        </w:rPr>
        <w:tab/>
      </w:r>
      <w:r w:rsidRPr="00280532">
        <w:rPr>
          <w:rFonts w:ascii="Aparajita" w:hAnsi="Aparajita" w:cs="Aparajita"/>
        </w:rPr>
        <w:tab/>
      </w:r>
      <w:r w:rsidRPr="00280532">
        <w:rPr>
          <w:rFonts w:ascii="Aparajita" w:hAnsi="Aparajita" w:cs="Aparajita"/>
          <w:b/>
          <w:bCs/>
        </w:rPr>
        <w:t>while</w:t>
      </w:r>
      <w:r w:rsidRPr="00280532">
        <w:rPr>
          <w:rFonts w:ascii="Aparajita" w:hAnsi="Aparajita" w:cs="Aparajita"/>
        </w:rPr>
        <w:t>(n!=0) {</w:t>
      </w:r>
    </w:p>
    <w:p w14:paraId="0F0BAA0B" w14:textId="77777777" w:rsidR="00280532" w:rsidRPr="00280532" w:rsidRDefault="00280532" w:rsidP="00280532">
      <w:pPr>
        <w:pStyle w:val="NoSpacing"/>
        <w:jc w:val="both"/>
        <w:rPr>
          <w:rFonts w:ascii="Aparajita" w:hAnsi="Aparajita" w:cs="Aparajita"/>
        </w:rPr>
      </w:pPr>
      <w:r w:rsidRPr="00280532">
        <w:rPr>
          <w:rFonts w:ascii="Aparajita" w:hAnsi="Aparajita" w:cs="Aparajita"/>
        </w:rPr>
        <w:tab/>
      </w:r>
      <w:r w:rsidRPr="00280532">
        <w:rPr>
          <w:rFonts w:ascii="Aparajita" w:hAnsi="Aparajita" w:cs="Aparajita"/>
        </w:rPr>
        <w:tab/>
      </w:r>
      <w:r w:rsidRPr="00280532">
        <w:rPr>
          <w:rFonts w:ascii="Aparajita" w:hAnsi="Aparajita" w:cs="Aparajita"/>
        </w:rPr>
        <w:tab/>
        <w:t>c++;</w:t>
      </w:r>
    </w:p>
    <w:p w14:paraId="4D871A6C" w14:textId="77777777" w:rsidR="00280532" w:rsidRPr="00280532" w:rsidRDefault="00280532" w:rsidP="00280532">
      <w:pPr>
        <w:pStyle w:val="NoSpacing"/>
        <w:jc w:val="both"/>
        <w:rPr>
          <w:rFonts w:ascii="Aparajita" w:hAnsi="Aparajita" w:cs="Aparajita"/>
        </w:rPr>
      </w:pPr>
      <w:r w:rsidRPr="00280532">
        <w:rPr>
          <w:rFonts w:ascii="Aparajita" w:hAnsi="Aparajita" w:cs="Aparajita"/>
        </w:rPr>
        <w:tab/>
      </w:r>
      <w:r w:rsidRPr="00280532">
        <w:rPr>
          <w:rFonts w:ascii="Aparajita" w:hAnsi="Aparajita" w:cs="Aparajita"/>
        </w:rPr>
        <w:tab/>
      </w:r>
      <w:r w:rsidRPr="00280532">
        <w:rPr>
          <w:rFonts w:ascii="Aparajita" w:hAnsi="Aparajita" w:cs="Aparajita"/>
        </w:rPr>
        <w:tab/>
        <w:t>n=n/10;</w:t>
      </w:r>
    </w:p>
    <w:p w14:paraId="530D8470" w14:textId="77777777" w:rsidR="00280532" w:rsidRPr="00280532" w:rsidRDefault="00280532" w:rsidP="00280532">
      <w:pPr>
        <w:pStyle w:val="NoSpacing"/>
        <w:jc w:val="both"/>
        <w:rPr>
          <w:rFonts w:ascii="Aparajita" w:hAnsi="Aparajita" w:cs="Aparajita"/>
        </w:rPr>
      </w:pPr>
      <w:r w:rsidRPr="00280532">
        <w:rPr>
          <w:rFonts w:ascii="Aparajita" w:hAnsi="Aparajita" w:cs="Aparajita"/>
        </w:rPr>
        <w:tab/>
      </w:r>
      <w:r w:rsidRPr="00280532">
        <w:rPr>
          <w:rFonts w:ascii="Aparajita" w:hAnsi="Aparajita" w:cs="Aparajita"/>
        </w:rPr>
        <w:tab/>
        <w:t>}</w:t>
      </w:r>
    </w:p>
    <w:p w14:paraId="6E83A451" w14:textId="4802925E" w:rsidR="00280532" w:rsidRDefault="00280532" w:rsidP="00280532">
      <w:pPr>
        <w:pStyle w:val="NoSpacing"/>
        <w:pBdr>
          <w:bottom w:val="single" w:sz="6" w:space="1" w:color="auto"/>
        </w:pBdr>
        <w:jc w:val="both"/>
        <w:rPr>
          <w:rFonts w:ascii="Aparajita" w:hAnsi="Aparajita" w:cs="Aparajita"/>
        </w:rPr>
      </w:pPr>
      <w:r w:rsidRPr="00280532">
        <w:rPr>
          <w:rFonts w:ascii="Aparajita" w:hAnsi="Aparajita" w:cs="Aparajita"/>
        </w:rPr>
        <w:tab/>
      </w:r>
      <w:r w:rsidRPr="00280532">
        <w:rPr>
          <w:rFonts w:ascii="Aparajita" w:hAnsi="Aparajita" w:cs="Aparajita"/>
        </w:rPr>
        <w:tab/>
      </w:r>
      <w:r w:rsidRPr="00280532">
        <w:rPr>
          <w:rFonts w:ascii="Aparajita" w:hAnsi="Aparajita" w:cs="Aparajita"/>
          <w:b/>
          <w:bCs/>
        </w:rPr>
        <w:t>return</w:t>
      </w:r>
      <w:r w:rsidRPr="00280532">
        <w:rPr>
          <w:rFonts w:ascii="Aparajita" w:hAnsi="Aparajita" w:cs="Aparajita"/>
        </w:rPr>
        <w:t xml:space="preserve"> c;</w:t>
      </w:r>
      <w:r>
        <w:rPr>
          <w:rFonts w:ascii="Aparajita" w:hAnsi="Aparajita" w:cs="Aparajita"/>
        </w:rPr>
        <w:t xml:space="preserve">     }    }</w:t>
      </w:r>
    </w:p>
    <w:p w14:paraId="15D84BE2" w14:textId="0531AF84" w:rsidR="0010221C" w:rsidRDefault="0010221C" w:rsidP="00280532">
      <w:pPr>
        <w:pStyle w:val="NoSpacing"/>
        <w:jc w:val="both"/>
        <w:rPr>
          <w:rFonts w:ascii="Aparajita" w:hAnsi="Aparajita" w:cs="Aparajita"/>
        </w:rPr>
      </w:pPr>
      <w:r>
        <w:rPr>
          <w:rFonts w:ascii="Aparajita" w:hAnsi="Aparajita" w:cs="Aparajita"/>
        </w:rPr>
        <w:t xml:space="preserve">WAP TO PRINT </w:t>
      </w:r>
      <w:r w:rsidR="00512221">
        <w:rPr>
          <w:rFonts w:ascii="Aparajita" w:hAnsi="Aparajita" w:cs="Aparajita"/>
        </w:rPr>
        <w:t>SUM OF EVEN ELEMENT AND ODD ELEMENTS IN AN ARRAY.</w:t>
      </w:r>
    </w:p>
    <w:p w14:paraId="35319BFC" w14:textId="77777777" w:rsidR="00564598" w:rsidRPr="00564598" w:rsidRDefault="00564598" w:rsidP="00564598">
      <w:pPr>
        <w:pStyle w:val="NoSpacing"/>
        <w:jc w:val="both"/>
        <w:rPr>
          <w:rFonts w:ascii="Aparajita" w:hAnsi="Aparajita" w:cs="Aparajita"/>
        </w:rPr>
      </w:pPr>
      <w:r w:rsidRPr="00564598">
        <w:rPr>
          <w:rFonts w:ascii="Aparajita" w:hAnsi="Aparajita" w:cs="Aparajita"/>
          <w:b/>
          <w:bCs/>
        </w:rPr>
        <w:t>package</w:t>
      </w:r>
      <w:r w:rsidRPr="00564598">
        <w:rPr>
          <w:rFonts w:ascii="Aparajita" w:hAnsi="Aparajita" w:cs="Aparajita"/>
        </w:rPr>
        <w:t xml:space="preserve"> polymorphisum;</w:t>
      </w:r>
    </w:p>
    <w:p w14:paraId="4B39E678" w14:textId="77777777" w:rsidR="00564598" w:rsidRPr="00564598" w:rsidRDefault="00564598" w:rsidP="00564598">
      <w:pPr>
        <w:pStyle w:val="NoSpacing"/>
        <w:jc w:val="both"/>
        <w:rPr>
          <w:rFonts w:ascii="Aparajita" w:hAnsi="Aparajita" w:cs="Aparajita"/>
        </w:rPr>
      </w:pPr>
    </w:p>
    <w:p w14:paraId="074B595C" w14:textId="77777777" w:rsidR="00564598" w:rsidRPr="00564598" w:rsidRDefault="00564598" w:rsidP="00564598">
      <w:pPr>
        <w:pStyle w:val="NoSpacing"/>
        <w:jc w:val="both"/>
        <w:rPr>
          <w:rFonts w:ascii="Aparajita" w:hAnsi="Aparajita" w:cs="Aparajita"/>
        </w:rPr>
      </w:pPr>
      <w:r w:rsidRPr="00564598">
        <w:rPr>
          <w:rFonts w:ascii="Aparajita" w:hAnsi="Aparajita" w:cs="Aparajita"/>
          <w:b/>
          <w:bCs/>
        </w:rPr>
        <w:t>public</w:t>
      </w:r>
      <w:r w:rsidRPr="00564598">
        <w:rPr>
          <w:rFonts w:ascii="Aparajita" w:hAnsi="Aparajita" w:cs="Aparajita"/>
        </w:rPr>
        <w:t xml:space="preserve"> </w:t>
      </w:r>
      <w:r w:rsidRPr="00564598">
        <w:rPr>
          <w:rFonts w:ascii="Aparajita" w:hAnsi="Aparajita" w:cs="Aparajita"/>
          <w:b/>
          <w:bCs/>
        </w:rPr>
        <w:t>class</w:t>
      </w:r>
      <w:r w:rsidRPr="00564598">
        <w:rPr>
          <w:rFonts w:ascii="Aparajita" w:hAnsi="Aparajita" w:cs="Aparajita"/>
        </w:rPr>
        <w:t xml:space="preserve"> exit {</w:t>
      </w:r>
    </w:p>
    <w:p w14:paraId="70AFCC6D" w14:textId="77777777" w:rsidR="00564598" w:rsidRPr="00564598" w:rsidRDefault="00564598" w:rsidP="00564598">
      <w:pPr>
        <w:pStyle w:val="NoSpacing"/>
        <w:jc w:val="both"/>
        <w:rPr>
          <w:rFonts w:ascii="Aparajita" w:hAnsi="Aparajita" w:cs="Aparajita"/>
        </w:rPr>
      </w:pPr>
      <w:r w:rsidRPr="00564598">
        <w:rPr>
          <w:rFonts w:ascii="Aparajita" w:hAnsi="Aparajita" w:cs="Aparajita"/>
        </w:rPr>
        <w:tab/>
      </w:r>
      <w:r w:rsidRPr="00564598">
        <w:rPr>
          <w:rFonts w:ascii="Aparajita" w:hAnsi="Aparajita" w:cs="Aparajita"/>
          <w:b/>
          <w:bCs/>
        </w:rPr>
        <w:t>public</w:t>
      </w:r>
      <w:r w:rsidRPr="00564598">
        <w:rPr>
          <w:rFonts w:ascii="Aparajita" w:hAnsi="Aparajita" w:cs="Aparajita"/>
        </w:rPr>
        <w:t xml:space="preserve"> </w:t>
      </w:r>
      <w:r w:rsidRPr="00564598">
        <w:rPr>
          <w:rFonts w:ascii="Aparajita" w:hAnsi="Aparajita" w:cs="Aparajita"/>
          <w:b/>
          <w:bCs/>
        </w:rPr>
        <w:t>static</w:t>
      </w:r>
      <w:r w:rsidRPr="00564598">
        <w:rPr>
          <w:rFonts w:ascii="Aparajita" w:hAnsi="Aparajita" w:cs="Aparajita"/>
        </w:rPr>
        <w:t xml:space="preserve"> </w:t>
      </w:r>
      <w:r w:rsidRPr="00564598">
        <w:rPr>
          <w:rFonts w:ascii="Aparajita" w:hAnsi="Aparajita" w:cs="Aparajita"/>
          <w:b/>
          <w:bCs/>
        </w:rPr>
        <w:t>void</w:t>
      </w:r>
      <w:r w:rsidRPr="00564598">
        <w:rPr>
          <w:rFonts w:ascii="Aparajita" w:hAnsi="Aparajita" w:cs="Aparajita"/>
        </w:rPr>
        <w:t xml:space="preserve"> main(String [] args) {</w:t>
      </w:r>
    </w:p>
    <w:p w14:paraId="23425FAB" w14:textId="77777777" w:rsidR="00564598" w:rsidRPr="00564598" w:rsidRDefault="00564598" w:rsidP="00564598">
      <w:pPr>
        <w:pStyle w:val="NoSpacing"/>
        <w:jc w:val="both"/>
        <w:rPr>
          <w:rFonts w:ascii="Aparajita" w:hAnsi="Aparajita" w:cs="Aparajita"/>
        </w:rPr>
      </w:pPr>
      <w:r w:rsidRPr="00564598">
        <w:rPr>
          <w:rFonts w:ascii="Aparajita" w:hAnsi="Aparajita" w:cs="Aparajita"/>
        </w:rPr>
        <w:tab/>
      </w:r>
      <w:r w:rsidRPr="00564598">
        <w:rPr>
          <w:rFonts w:ascii="Aparajita" w:hAnsi="Aparajita" w:cs="Aparajita"/>
        </w:rPr>
        <w:tab/>
      </w:r>
      <w:r w:rsidRPr="00564598">
        <w:rPr>
          <w:rFonts w:ascii="Aparajita" w:hAnsi="Aparajita" w:cs="Aparajita"/>
          <w:b/>
          <w:bCs/>
        </w:rPr>
        <w:t>int</w:t>
      </w:r>
      <w:r w:rsidRPr="00564598">
        <w:rPr>
          <w:rFonts w:ascii="Aparajita" w:hAnsi="Aparajita" w:cs="Aparajita"/>
        </w:rPr>
        <w:t xml:space="preserve"> a[]= {104,45,4,6,3,8};</w:t>
      </w:r>
    </w:p>
    <w:p w14:paraId="445CF684" w14:textId="77777777" w:rsidR="00564598" w:rsidRPr="00564598" w:rsidRDefault="00564598" w:rsidP="00564598">
      <w:pPr>
        <w:pStyle w:val="NoSpacing"/>
        <w:jc w:val="both"/>
        <w:rPr>
          <w:rFonts w:ascii="Aparajita" w:hAnsi="Aparajita" w:cs="Aparajita"/>
        </w:rPr>
      </w:pPr>
      <w:r w:rsidRPr="00564598">
        <w:rPr>
          <w:rFonts w:ascii="Aparajita" w:hAnsi="Aparajita" w:cs="Aparajita"/>
        </w:rPr>
        <w:tab/>
      </w:r>
      <w:r w:rsidRPr="00564598">
        <w:rPr>
          <w:rFonts w:ascii="Aparajita" w:hAnsi="Aparajita" w:cs="Aparajita"/>
          <w:b/>
          <w:bCs/>
        </w:rPr>
        <w:t>int</w:t>
      </w:r>
      <w:r w:rsidRPr="00564598">
        <w:rPr>
          <w:rFonts w:ascii="Aparajita" w:hAnsi="Aparajita" w:cs="Aparajita"/>
        </w:rPr>
        <w:t xml:space="preserve"> es=0,os=0;</w:t>
      </w:r>
    </w:p>
    <w:p w14:paraId="3D6A0629" w14:textId="77A4FEF7" w:rsidR="00564598" w:rsidRPr="00564598" w:rsidRDefault="00564598" w:rsidP="00564598">
      <w:pPr>
        <w:pStyle w:val="NoSpacing"/>
        <w:jc w:val="both"/>
        <w:rPr>
          <w:rFonts w:ascii="Aparajita" w:hAnsi="Aparajita" w:cs="Aparajita"/>
        </w:rPr>
      </w:pPr>
      <w:r w:rsidRPr="00564598">
        <w:rPr>
          <w:rFonts w:ascii="Aparajita" w:hAnsi="Aparajita" w:cs="Aparajita"/>
        </w:rPr>
        <w:tab/>
      </w:r>
      <w:r w:rsidRPr="00564598">
        <w:rPr>
          <w:rFonts w:ascii="Aparajita" w:hAnsi="Aparajita" w:cs="Aparajita"/>
          <w:b/>
          <w:bCs/>
        </w:rPr>
        <w:t>for</w:t>
      </w:r>
      <w:r w:rsidRPr="00564598">
        <w:rPr>
          <w:rFonts w:ascii="Aparajita" w:hAnsi="Aparajita" w:cs="Aparajita"/>
        </w:rPr>
        <w:t>(</w:t>
      </w:r>
      <w:r w:rsidRPr="00564598">
        <w:rPr>
          <w:rFonts w:ascii="Aparajita" w:hAnsi="Aparajita" w:cs="Aparajita"/>
          <w:b/>
          <w:bCs/>
        </w:rPr>
        <w:t>int</w:t>
      </w:r>
      <w:r w:rsidRPr="00564598">
        <w:rPr>
          <w:rFonts w:ascii="Aparajita" w:hAnsi="Aparajita" w:cs="Aparajita"/>
        </w:rPr>
        <w:t xml:space="preserve"> i:a) </w:t>
      </w:r>
    </w:p>
    <w:p w14:paraId="277B356D" w14:textId="77777777" w:rsidR="00564598" w:rsidRPr="00564598" w:rsidRDefault="00564598" w:rsidP="00564598">
      <w:pPr>
        <w:pStyle w:val="NoSpacing"/>
        <w:jc w:val="both"/>
        <w:rPr>
          <w:rFonts w:ascii="Aparajita" w:hAnsi="Aparajita" w:cs="Aparajita"/>
        </w:rPr>
      </w:pPr>
      <w:r w:rsidRPr="00564598">
        <w:rPr>
          <w:rFonts w:ascii="Aparajita" w:hAnsi="Aparajita" w:cs="Aparajita"/>
        </w:rPr>
        <w:tab/>
      </w:r>
      <w:r w:rsidRPr="00564598">
        <w:rPr>
          <w:rFonts w:ascii="Aparajita" w:hAnsi="Aparajita" w:cs="Aparajita"/>
        </w:rPr>
        <w:tab/>
      </w:r>
      <w:r w:rsidRPr="00564598">
        <w:rPr>
          <w:rFonts w:ascii="Aparajita" w:hAnsi="Aparajita" w:cs="Aparajita"/>
          <w:b/>
          <w:bCs/>
        </w:rPr>
        <w:t>if</w:t>
      </w:r>
      <w:r w:rsidRPr="00564598">
        <w:rPr>
          <w:rFonts w:ascii="Aparajita" w:hAnsi="Aparajita" w:cs="Aparajita"/>
        </w:rPr>
        <w:t>(i%2==0)</w:t>
      </w:r>
    </w:p>
    <w:p w14:paraId="3CBD6AF8" w14:textId="77777777" w:rsidR="00564598" w:rsidRPr="00564598" w:rsidRDefault="00564598" w:rsidP="00564598">
      <w:pPr>
        <w:pStyle w:val="NoSpacing"/>
        <w:jc w:val="both"/>
        <w:rPr>
          <w:rFonts w:ascii="Aparajita" w:hAnsi="Aparajita" w:cs="Aparajita"/>
        </w:rPr>
      </w:pPr>
      <w:r w:rsidRPr="00564598">
        <w:rPr>
          <w:rFonts w:ascii="Aparajita" w:hAnsi="Aparajita" w:cs="Aparajita"/>
        </w:rPr>
        <w:tab/>
      </w:r>
      <w:r w:rsidRPr="00564598">
        <w:rPr>
          <w:rFonts w:ascii="Aparajita" w:hAnsi="Aparajita" w:cs="Aparajita"/>
        </w:rPr>
        <w:tab/>
      </w:r>
      <w:r w:rsidRPr="00564598">
        <w:rPr>
          <w:rFonts w:ascii="Aparajita" w:hAnsi="Aparajita" w:cs="Aparajita"/>
        </w:rPr>
        <w:tab/>
        <w:t>es+=i;</w:t>
      </w:r>
    </w:p>
    <w:p w14:paraId="49BD73CD" w14:textId="77777777" w:rsidR="00564598" w:rsidRPr="00564598" w:rsidRDefault="00564598" w:rsidP="00564598">
      <w:pPr>
        <w:pStyle w:val="NoSpacing"/>
        <w:jc w:val="both"/>
        <w:rPr>
          <w:rFonts w:ascii="Aparajita" w:hAnsi="Aparajita" w:cs="Aparajita"/>
        </w:rPr>
      </w:pPr>
      <w:r w:rsidRPr="00564598">
        <w:rPr>
          <w:rFonts w:ascii="Aparajita" w:hAnsi="Aparajita" w:cs="Aparajita"/>
        </w:rPr>
        <w:tab/>
      </w:r>
      <w:r w:rsidRPr="00564598">
        <w:rPr>
          <w:rFonts w:ascii="Aparajita" w:hAnsi="Aparajita" w:cs="Aparajita"/>
        </w:rPr>
        <w:tab/>
      </w:r>
      <w:r w:rsidRPr="00564598">
        <w:rPr>
          <w:rFonts w:ascii="Aparajita" w:hAnsi="Aparajita" w:cs="Aparajita"/>
          <w:b/>
          <w:bCs/>
        </w:rPr>
        <w:t>else</w:t>
      </w:r>
    </w:p>
    <w:p w14:paraId="041052CC" w14:textId="77777777" w:rsidR="00564598" w:rsidRPr="00564598" w:rsidRDefault="00564598" w:rsidP="00564598">
      <w:pPr>
        <w:pStyle w:val="NoSpacing"/>
        <w:jc w:val="both"/>
        <w:rPr>
          <w:rFonts w:ascii="Aparajita" w:hAnsi="Aparajita" w:cs="Aparajita"/>
        </w:rPr>
      </w:pPr>
      <w:r w:rsidRPr="00564598">
        <w:rPr>
          <w:rFonts w:ascii="Aparajita" w:hAnsi="Aparajita" w:cs="Aparajita"/>
        </w:rPr>
        <w:tab/>
      </w:r>
      <w:r w:rsidRPr="00564598">
        <w:rPr>
          <w:rFonts w:ascii="Aparajita" w:hAnsi="Aparajita" w:cs="Aparajita"/>
        </w:rPr>
        <w:tab/>
      </w:r>
      <w:r w:rsidRPr="00564598">
        <w:rPr>
          <w:rFonts w:ascii="Aparajita" w:hAnsi="Aparajita" w:cs="Aparajita"/>
        </w:rPr>
        <w:tab/>
        <w:t>os+=i;</w:t>
      </w:r>
    </w:p>
    <w:p w14:paraId="01450EFD" w14:textId="77777777" w:rsidR="00564598" w:rsidRPr="00564598" w:rsidRDefault="00564598" w:rsidP="00564598">
      <w:pPr>
        <w:pStyle w:val="NoSpacing"/>
        <w:jc w:val="both"/>
        <w:rPr>
          <w:rFonts w:ascii="Aparajita" w:hAnsi="Aparajita" w:cs="Aparajita"/>
        </w:rPr>
      </w:pPr>
      <w:r w:rsidRPr="00564598">
        <w:rPr>
          <w:rFonts w:ascii="Aparajita" w:hAnsi="Aparajita" w:cs="Aparajita"/>
        </w:rPr>
        <w:tab/>
      </w:r>
      <w:r w:rsidRPr="00564598">
        <w:rPr>
          <w:rFonts w:ascii="Aparajita" w:hAnsi="Aparajita" w:cs="Aparajita"/>
        </w:rPr>
        <w:tab/>
        <w:t>System.</w:t>
      </w:r>
      <w:r w:rsidRPr="00564598">
        <w:rPr>
          <w:rFonts w:ascii="Aparajita" w:hAnsi="Aparajita" w:cs="Aparajita"/>
          <w:b/>
          <w:bCs/>
          <w:i/>
          <w:iCs/>
        </w:rPr>
        <w:t>out</w:t>
      </w:r>
      <w:r w:rsidRPr="00564598">
        <w:rPr>
          <w:rFonts w:ascii="Aparajita" w:hAnsi="Aparajita" w:cs="Aparajita"/>
        </w:rPr>
        <w:t>.println(es);</w:t>
      </w:r>
    </w:p>
    <w:p w14:paraId="515CC033" w14:textId="77777777" w:rsidR="00564598" w:rsidRPr="00564598" w:rsidRDefault="00564598" w:rsidP="00564598">
      <w:pPr>
        <w:pStyle w:val="NoSpacing"/>
        <w:jc w:val="both"/>
        <w:rPr>
          <w:rFonts w:ascii="Aparajita" w:hAnsi="Aparajita" w:cs="Aparajita"/>
        </w:rPr>
      </w:pPr>
      <w:r w:rsidRPr="00564598">
        <w:rPr>
          <w:rFonts w:ascii="Aparajita" w:hAnsi="Aparajita" w:cs="Aparajita"/>
        </w:rPr>
        <w:tab/>
      </w:r>
      <w:r w:rsidRPr="00564598">
        <w:rPr>
          <w:rFonts w:ascii="Aparajita" w:hAnsi="Aparajita" w:cs="Aparajita"/>
        </w:rPr>
        <w:tab/>
        <w:t>System.</w:t>
      </w:r>
      <w:r w:rsidRPr="00564598">
        <w:rPr>
          <w:rFonts w:ascii="Aparajita" w:hAnsi="Aparajita" w:cs="Aparajita"/>
          <w:b/>
          <w:bCs/>
          <w:i/>
          <w:iCs/>
        </w:rPr>
        <w:t>out</w:t>
      </w:r>
      <w:r w:rsidRPr="00564598">
        <w:rPr>
          <w:rFonts w:ascii="Aparajita" w:hAnsi="Aparajita" w:cs="Aparajita"/>
        </w:rPr>
        <w:t>.println(os);</w:t>
      </w:r>
    </w:p>
    <w:p w14:paraId="6E463885" w14:textId="77777777" w:rsidR="00564598" w:rsidRPr="00564598" w:rsidRDefault="00564598" w:rsidP="00564598">
      <w:pPr>
        <w:pStyle w:val="NoSpacing"/>
        <w:jc w:val="both"/>
        <w:rPr>
          <w:rFonts w:ascii="Aparajita" w:hAnsi="Aparajita" w:cs="Aparajita"/>
        </w:rPr>
      </w:pPr>
      <w:r w:rsidRPr="00564598">
        <w:rPr>
          <w:rFonts w:ascii="Aparajita" w:hAnsi="Aparajita" w:cs="Aparajita"/>
        </w:rPr>
        <w:tab/>
        <w:t>}}</w:t>
      </w:r>
    </w:p>
    <w:p w14:paraId="16F34360" w14:textId="77777777" w:rsidR="00564598" w:rsidRDefault="00564598" w:rsidP="00564598">
      <w:pPr>
        <w:pStyle w:val="NoSpacing"/>
        <w:pBdr>
          <w:bottom w:val="single" w:sz="6" w:space="1" w:color="auto"/>
        </w:pBdr>
        <w:jc w:val="both"/>
        <w:rPr>
          <w:rFonts w:ascii="Aparajita" w:hAnsi="Aparajita" w:cs="Aparajita"/>
        </w:rPr>
      </w:pPr>
      <w:r w:rsidRPr="00564598">
        <w:rPr>
          <w:rFonts w:ascii="Aparajita" w:hAnsi="Aparajita" w:cs="Aparajita"/>
        </w:rPr>
        <w:t>}</w:t>
      </w:r>
    </w:p>
    <w:p w14:paraId="3E9CC409" w14:textId="5278F862" w:rsidR="00F3754A" w:rsidRDefault="006B497D" w:rsidP="006B497D">
      <w:pPr>
        <w:pStyle w:val="Heading2"/>
      </w:pPr>
      <w:r>
        <w:t>NEW KEYWORD=</w:t>
      </w:r>
    </w:p>
    <w:p w14:paraId="2413EBE1" w14:textId="051A05EC" w:rsidR="006B497D" w:rsidRDefault="006B497D" w:rsidP="006B497D">
      <w:pPr>
        <w:pStyle w:val="ListParagraph"/>
        <w:numPr>
          <w:ilvl w:val="0"/>
          <w:numId w:val="215"/>
        </w:numPr>
      </w:pPr>
      <w:r>
        <w:t xml:space="preserve">CREATING AN ARRAY USING NEW KEYWORD </w:t>
      </w:r>
      <w:r w:rsidR="00345D8F">
        <w:t>.</w:t>
      </w:r>
    </w:p>
    <w:p w14:paraId="0EFC7121" w14:textId="625905B8" w:rsidR="00345D8F" w:rsidRDefault="00345D8F" w:rsidP="006B497D">
      <w:pPr>
        <w:pStyle w:val="ListParagraph"/>
        <w:numPr>
          <w:ilvl w:val="0"/>
          <w:numId w:val="215"/>
        </w:numPr>
      </w:pPr>
      <w:r>
        <w:t xml:space="preserve">IN JAVA WE CAN CREATE AN ARRAY USING NEW KEYWORD </w:t>
      </w:r>
    </w:p>
    <w:p w14:paraId="274E5366" w14:textId="10216662" w:rsidR="00345D8F" w:rsidRDefault="00345D8F" w:rsidP="006B497D">
      <w:pPr>
        <w:pStyle w:val="ListParagraph"/>
        <w:numPr>
          <w:ilvl w:val="0"/>
          <w:numId w:val="215"/>
        </w:numPr>
      </w:pPr>
      <w:r>
        <w:t>SYNTAX=</w:t>
      </w:r>
    </w:p>
    <w:p w14:paraId="73CB4073" w14:textId="274041CC" w:rsidR="00345D8F" w:rsidRDefault="00345D8F" w:rsidP="006B497D">
      <w:pPr>
        <w:pStyle w:val="ListParagraph"/>
        <w:numPr>
          <w:ilvl w:val="0"/>
          <w:numId w:val="215"/>
        </w:numPr>
      </w:pPr>
      <w:r>
        <w:t xml:space="preserve">           DATATYPE VARIABLE []=NEW DATATYPE[SIZE];</w:t>
      </w:r>
    </w:p>
    <w:p w14:paraId="2C464414" w14:textId="6113D42A" w:rsidR="00345D8F" w:rsidRDefault="00BF5771" w:rsidP="006B497D">
      <w:pPr>
        <w:pStyle w:val="ListParagraph"/>
        <w:numPr>
          <w:ilvl w:val="0"/>
          <w:numId w:val="215"/>
        </w:numPr>
      </w:pPr>
      <w:r>
        <w:t xml:space="preserve"> </w:t>
      </w:r>
    </w:p>
    <w:p w14:paraId="531F38A8" w14:textId="59085B89" w:rsidR="00BF5771" w:rsidRDefault="00BF5771" w:rsidP="006B497D">
      <w:pPr>
        <w:pStyle w:val="ListParagraph"/>
        <w:numPr>
          <w:ilvl w:val="0"/>
          <w:numId w:val="215"/>
        </w:numPr>
      </w:pPr>
      <w:r>
        <w:t xml:space="preserve">WE WILL DECLARE AN ARRAY USING NEW KEYWORD WHEN WE WANT TO TAKE USER INPUT OR IF WE DON’T </w:t>
      </w:r>
      <w:r w:rsidR="00E37B2C">
        <w:t>KNOW THE ELEMENTS OF AN ARRAY.</w:t>
      </w:r>
    </w:p>
    <w:p w14:paraId="638295AB" w14:textId="13261E74" w:rsidR="00E37B2C" w:rsidRDefault="00E37B2C" w:rsidP="006B497D">
      <w:pPr>
        <w:pStyle w:val="ListParagraph"/>
        <w:numPr>
          <w:ilvl w:val="0"/>
          <w:numId w:val="215"/>
        </w:numPr>
      </w:pPr>
      <w:r>
        <w:t xml:space="preserve">WHEN EVER WE CREATE AN ARRAY USING NEW KEYWORD </w:t>
      </w:r>
      <w:r w:rsidR="00AF7083">
        <w:t xml:space="preserve">AN OBJECT WILL GETS DECLARED IN HEAP AREA AND IT WILL BE DIVIDED INTO N NUMBER OF PARTS </w:t>
      </w:r>
      <w:r w:rsidR="0013095F">
        <w:t>BASED ON SIZE OF AN ARRAY.</w:t>
      </w:r>
    </w:p>
    <w:p w14:paraId="7D7714B8" w14:textId="133E6ECD" w:rsidR="0013095F" w:rsidRDefault="0013095F" w:rsidP="006B497D">
      <w:pPr>
        <w:pStyle w:val="ListParagraph"/>
        <w:numPr>
          <w:ilvl w:val="0"/>
          <w:numId w:val="215"/>
        </w:numPr>
      </w:pPr>
      <w:r>
        <w:t xml:space="preserve">EVERY BLOCK WILL BE INITIALIZED WITH DEFAULT </w:t>
      </w:r>
      <w:r w:rsidR="00CC7ADF">
        <w:t>VALUE BASED ON DATATYPE.</w:t>
      </w:r>
    </w:p>
    <w:p w14:paraId="30F11181" w14:textId="44B6E410" w:rsidR="00CC7ADF" w:rsidRDefault="00CC7ADF" w:rsidP="006B497D">
      <w:pPr>
        <w:pStyle w:val="ListParagraph"/>
        <w:numPr>
          <w:ilvl w:val="0"/>
          <w:numId w:val="215"/>
        </w:numPr>
      </w:pPr>
      <w:r>
        <w:t>THE REFERENCE OF AN ARRAY STORED IN ARRAY REFERENCE VARIABLE.</w:t>
      </w:r>
    </w:p>
    <w:p w14:paraId="3E2681B5" w14:textId="77777777" w:rsidR="009C51A3" w:rsidRDefault="009C51A3" w:rsidP="009C51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ARRAY;</w:t>
      </w:r>
    </w:p>
    <w:p w14:paraId="664AC44F" w14:textId="77777777" w:rsidR="009C51A3" w:rsidRDefault="009C51A3" w:rsidP="009C51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D59F672" w14:textId="77777777" w:rsidR="009C51A3" w:rsidRDefault="009C51A3" w:rsidP="009C51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KEYWORD {</w:t>
      </w:r>
    </w:p>
    <w:p w14:paraId="5F5054E5" w14:textId="3424E57A" w:rsidR="009C51A3" w:rsidRDefault="009C51A3" w:rsidP="009C51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 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                0,0,0,0,0</w:t>
      </w:r>
    </w:p>
    <w:p w14:paraId="27D5BB18" w14:textId="4705EC5F" w:rsidR="009C51A3" w:rsidRDefault="009C51A3" w:rsidP="009C51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[]=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>[5];                                null</w:t>
      </w:r>
    </w:p>
    <w:p w14:paraId="4D7762C2" w14:textId="2C1C4E97" w:rsidR="009C51A3" w:rsidRDefault="009C51A3" w:rsidP="009C51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: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)                                       null</w:t>
      </w:r>
    </w:p>
    <w:p w14:paraId="78147A8C" w14:textId="6F5ED370" w:rsidR="009C51A3" w:rsidRDefault="009C51A3" w:rsidP="009C51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);                      null</w:t>
      </w:r>
    </w:p>
    <w:p w14:paraId="44AE5767" w14:textId="77777777" w:rsidR="009C51A3" w:rsidRDefault="009C51A3" w:rsidP="009C51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>[]=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String[3];</w:t>
      </w:r>
    </w:p>
    <w:p w14:paraId="6F5BDEB6" w14:textId="77777777" w:rsidR="009C51A3" w:rsidRDefault="009C51A3" w:rsidP="009C51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(String 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>:</w:t>
      </w:r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327BD338" w14:textId="77777777" w:rsidR="009C51A3" w:rsidRDefault="009C51A3" w:rsidP="009C51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3A311E3" w14:textId="55AD6CB7" w:rsidR="009C51A3" w:rsidRDefault="009C51A3" w:rsidP="00143F43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  <w:r w:rsidR="00143F43">
        <w:rPr>
          <w:rFonts w:ascii="Consolas" w:hAnsi="Consolas"/>
          <w:color w:val="000000"/>
          <w:sz w:val="20"/>
          <w:szCs w:val="20"/>
        </w:rPr>
        <w:t>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06D05" w14:paraId="6E918698" w14:textId="77777777" w:rsidTr="00706D05">
        <w:tc>
          <w:tcPr>
            <w:tcW w:w="4508" w:type="dxa"/>
          </w:tcPr>
          <w:p w14:paraId="35616DD5" w14:textId="77777777" w:rsidR="00706D05" w:rsidRPr="00706D05" w:rsidRDefault="00706D05" w:rsidP="00706D05">
            <w:pPr>
              <w:pStyle w:val="NormalWeb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706D05">
              <w:rPr>
                <w:rFonts w:ascii="Consolas" w:hAnsi="Consolas"/>
                <w:b/>
                <w:bCs/>
                <w:color w:val="000000"/>
                <w:sz w:val="20"/>
                <w:szCs w:val="20"/>
              </w:rPr>
              <w:t>import</w:t>
            </w:r>
            <w:r w:rsidRPr="00706D05">
              <w:rPr>
                <w:rFonts w:ascii="Consolas" w:hAnsi="Consolas"/>
                <w:color w:val="000000"/>
                <w:sz w:val="20"/>
                <w:szCs w:val="20"/>
              </w:rPr>
              <w:t xml:space="preserve"> java.util.Scanner;</w:t>
            </w:r>
          </w:p>
          <w:p w14:paraId="75BF6196" w14:textId="77777777" w:rsidR="00706D05" w:rsidRPr="00706D05" w:rsidRDefault="00706D05" w:rsidP="00706D05">
            <w:pPr>
              <w:pStyle w:val="NormalWeb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706D05">
              <w:rPr>
                <w:rFonts w:ascii="Consolas" w:hAnsi="Consolas"/>
                <w:b/>
                <w:bCs/>
                <w:color w:val="000000"/>
                <w:sz w:val="20"/>
                <w:szCs w:val="20"/>
              </w:rPr>
              <w:t>public</w:t>
            </w:r>
            <w:r w:rsidRPr="00706D05"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 w:rsidRPr="00706D05">
              <w:rPr>
                <w:rFonts w:ascii="Consolas" w:hAnsi="Consolas"/>
                <w:b/>
                <w:bCs/>
                <w:color w:val="000000"/>
                <w:sz w:val="20"/>
                <w:szCs w:val="20"/>
              </w:rPr>
              <w:t>class</w:t>
            </w:r>
            <w:r w:rsidRPr="00706D05">
              <w:rPr>
                <w:rFonts w:ascii="Consolas" w:hAnsi="Consolas"/>
                <w:color w:val="000000"/>
                <w:sz w:val="20"/>
                <w:szCs w:val="20"/>
              </w:rPr>
              <w:t xml:space="preserve"> KEYWORD {</w:t>
            </w:r>
          </w:p>
          <w:p w14:paraId="4A0FB632" w14:textId="77777777" w:rsidR="00706D05" w:rsidRPr="00706D05" w:rsidRDefault="00706D05" w:rsidP="00706D05">
            <w:pPr>
              <w:pStyle w:val="NormalWeb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706D05">
              <w:rPr>
                <w:rFonts w:ascii="Consolas" w:hAnsi="Consolas"/>
                <w:b/>
                <w:bCs/>
                <w:color w:val="000000"/>
                <w:sz w:val="20"/>
                <w:szCs w:val="20"/>
              </w:rPr>
              <w:t>public</w:t>
            </w:r>
            <w:r w:rsidRPr="00706D05"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 w:rsidRPr="00706D05">
              <w:rPr>
                <w:rFonts w:ascii="Consolas" w:hAnsi="Consolas"/>
                <w:b/>
                <w:bCs/>
                <w:color w:val="000000"/>
                <w:sz w:val="20"/>
                <w:szCs w:val="20"/>
              </w:rPr>
              <w:t>static</w:t>
            </w:r>
            <w:r w:rsidRPr="00706D05"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 w:rsidRPr="00706D05">
              <w:rPr>
                <w:rFonts w:ascii="Consolas" w:hAnsi="Consolas"/>
                <w:b/>
                <w:bCs/>
                <w:color w:val="000000"/>
                <w:sz w:val="20"/>
                <w:szCs w:val="20"/>
              </w:rPr>
              <w:t>void</w:t>
            </w:r>
            <w:r w:rsidRPr="00706D05">
              <w:rPr>
                <w:rFonts w:ascii="Consolas" w:hAnsi="Consolas"/>
                <w:color w:val="000000"/>
                <w:sz w:val="20"/>
                <w:szCs w:val="20"/>
              </w:rPr>
              <w:t xml:space="preserve"> main(String [] args) {</w:t>
            </w:r>
          </w:p>
          <w:p w14:paraId="57CD7BFF" w14:textId="77777777" w:rsidR="00706D05" w:rsidRPr="00706D05" w:rsidRDefault="00706D05" w:rsidP="00706D05">
            <w:pPr>
              <w:pStyle w:val="NormalWeb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706D05">
              <w:rPr>
                <w:rFonts w:ascii="Consolas" w:hAnsi="Consolas"/>
                <w:color w:val="000000"/>
                <w:sz w:val="20"/>
                <w:szCs w:val="20"/>
              </w:rPr>
              <w:tab/>
            </w:r>
            <w:r w:rsidRPr="00706D05">
              <w:rPr>
                <w:rFonts w:ascii="Consolas" w:hAnsi="Consolas"/>
                <w:b/>
                <w:bCs/>
                <w:color w:val="000000"/>
                <w:sz w:val="20"/>
                <w:szCs w:val="20"/>
              </w:rPr>
              <w:t>int</w:t>
            </w:r>
            <w:r w:rsidRPr="00706D05">
              <w:rPr>
                <w:rFonts w:ascii="Consolas" w:hAnsi="Consolas"/>
                <w:color w:val="000000"/>
                <w:sz w:val="20"/>
                <w:szCs w:val="20"/>
              </w:rPr>
              <w:t xml:space="preserve"> a[]=</w:t>
            </w:r>
            <w:r w:rsidRPr="00706D05">
              <w:rPr>
                <w:rFonts w:ascii="Consolas" w:hAnsi="Consolas"/>
                <w:b/>
                <w:bCs/>
                <w:color w:val="000000"/>
                <w:sz w:val="20"/>
                <w:szCs w:val="20"/>
              </w:rPr>
              <w:t>new</w:t>
            </w:r>
            <w:r w:rsidRPr="00706D05">
              <w:rPr>
                <w:rFonts w:ascii="Consolas" w:hAnsi="Consolas"/>
                <w:color w:val="000000"/>
                <w:sz w:val="20"/>
                <w:szCs w:val="20"/>
              </w:rPr>
              <w:t xml:space="preserve"> </w:t>
            </w:r>
            <w:r w:rsidRPr="00706D05">
              <w:rPr>
                <w:rFonts w:ascii="Consolas" w:hAnsi="Consolas"/>
                <w:b/>
                <w:bCs/>
                <w:color w:val="000000"/>
                <w:sz w:val="20"/>
                <w:szCs w:val="20"/>
              </w:rPr>
              <w:t>int</w:t>
            </w:r>
            <w:r w:rsidRPr="00706D05">
              <w:rPr>
                <w:rFonts w:ascii="Consolas" w:hAnsi="Consolas"/>
                <w:color w:val="000000"/>
                <w:sz w:val="20"/>
                <w:szCs w:val="20"/>
              </w:rPr>
              <w:t>[5];</w:t>
            </w:r>
          </w:p>
          <w:p w14:paraId="011ACBB1" w14:textId="77777777" w:rsidR="00706D05" w:rsidRPr="00706D05" w:rsidRDefault="00706D05" w:rsidP="00706D05">
            <w:pPr>
              <w:pStyle w:val="NormalWeb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706D05">
              <w:rPr>
                <w:rFonts w:ascii="Consolas" w:hAnsi="Consolas"/>
                <w:color w:val="000000"/>
                <w:sz w:val="20"/>
                <w:szCs w:val="20"/>
              </w:rPr>
              <w:tab/>
              <w:t xml:space="preserve">Scanner </w:t>
            </w:r>
            <w:r w:rsidRPr="00706D05">
              <w:rPr>
                <w:rFonts w:ascii="Consolas" w:hAnsi="Consolas"/>
                <w:color w:val="000000"/>
                <w:sz w:val="20"/>
                <w:szCs w:val="20"/>
                <w:u w:val="single"/>
              </w:rPr>
              <w:t>sc</w:t>
            </w:r>
            <w:r w:rsidRPr="00706D05">
              <w:rPr>
                <w:rFonts w:ascii="Consolas" w:hAnsi="Consolas"/>
                <w:color w:val="000000"/>
                <w:sz w:val="20"/>
                <w:szCs w:val="20"/>
              </w:rPr>
              <w:t>=</w:t>
            </w:r>
            <w:r w:rsidRPr="00706D05">
              <w:rPr>
                <w:rFonts w:ascii="Consolas" w:hAnsi="Consolas"/>
                <w:b/>
                <w:bCs/>
                <w:color w:val="000000"/>
                <w:sz w:val="20"/>
                <w:szCs w:val="20"/>
              </w:rPr>
              <w:t>new</w:t>
            </w:r>
            <w:r w:rsidRPr="00706D05">
              <w:rPr>
                <w:rFonts w:ascii="Consolas" w:hAnsi="Consolas"/>
                <w:color w:val="000000"/>
                <w:sz w:val="20"/>
                <w:szCs w:val="20"/>
              </w:rPr>
              <w:t xml:space="preserve"> Scanner(System.</w:t>
            </w:r>
            <w:r w:rsidRPr="00706D05">
              <w:rPr>
                <w:rFonts w:ascii="Consolas" w:hAnsi="Consolas"/>
                <w:b/>
                <w:bCs/>
                <w:i/>
                <w:iCs/>
                <w:color w:val="000000"/>
                <w:sz w:val="20"/>
                <w:szCs w:val="20"/>
              </w:rPr>
              <w:t>in</w:t>
            </w:r>
            <w:r w:rsidRPr="00706D05">
              <w:rPr>
                <w:rFonts w:ascii="Consolas" w:hAnsi="Consolas"/>
                <w:color w:val="000000"/>
                <w:sz w:val="20"/>
                <w:szCs w:val="20"/>
              </w:rPr>
              <w:t>);</w:t>
            </w:r>
          </w:p>
          <w:p w14:paraId="7C0507E9" w14:textId="77777777" w:rsidR="00706D05" w:rsidRPr="00706D05" w:rsidRDefault="00706D05" w:rsidP="00706D05">
            <w:pPr>
              <w:pStyle w:val="NormalWeb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706D05">
              <w:rPr>
                <w:rFonts w:ascii="Consolas" w:hAnsi="Consolas"/>
                <w:color w:val="000000"/>
                <w:sz w:val="20"/>
                <w:szCs w:val="20"/>
              </w:rPr>
              <w:tab/>
            </w:r>
            <w:r w:rsidRPr="00706D05">
              <w:rPr>
                <w:rFonts w:ascii="Consolas" w:hAnsi="Consolas"/>
                <w:b/>
                <w:bCs/>
                <w:color w:val="000000"/>
                <w:sz w:val="20"/>
                <w:szCs w:val="20"/>
              </w:rPr>
              <w:t>for</w:t>
            </w:r>
            <w:r w:rsidRPr="00706D05"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r w:rsidRPr="00706D05">
              <w:rPr>
                <w:rFonts w:ascii="Consolas" w:hAnsi="Consolas"/>
                <w:b/>
                <w:bCs/>
                <w:color w:val="000000"/>
                <w:sz w:val="20"/>
                <w:szCs w:val="20"/>
              </w:rPr>
              <w:t>int</w:t>
            </w:r>
            <w:r w:rsidRPr="00706D05">
              <w:rPr>
                <w:rFonts w:ascii="Consolas" w:hAnsi="Consolas"/>
                <w:color w:val="000000"/>
                <w:sz w:val="20"/>
                <w:szCs w:val="20"/>
              </w:rPr>
              <w:t xml:space="preserve"> i=0;i&lt;a.length;i++) {</w:t>
            </w:r>
          </w:p>
          <w:p w14:paraId="680D61D7" w14:textId="77777777" w:rsidR="00706D05" w:rsidRPr="00706D05" w:rsidRDefault="00706D05" w:rsidP="00706D05">
            <w:pPr>
              <w:pStyle w:val="NormalWeb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706D05">
              <w:rPr>
                <w:rFonts w:ascii="Consolas" w:hAnsi="Consolas"/>
                <w:color w:val="000000"/>
                <w:sz w:val="20"/>
                <w:szCs w:val="20"/>
              </w:rPr>
              <w:tab/>
            </w:r>
            <w:r w:rsidRPr="00706D05">
              <w:rPr>
                <w:rFonts w:ascii="Consolas" w:hAnsi="Consolas"/>
                <w:color w:val="000000"/>
                <w:sz w:val="20"/>
                <w:szCs w:val="20"/>
              </w:rPr>
              <w:tab/>
              <w:t>System.</w:t>
            </w:r>
            <w:r w:rsidRPr="00706D05">
              <w:rPr>
                <w:rFonts w:ascii="Consolas" w:hAnsi="Consolas"/>
                <w:b/>
                <w:bCs/>
                <w:i/>
                <w:iCs/>
                <w:color w:val="000000"/>
                <w:sz w:val="20"/>
                <w:szCs w:val="20"/>
              </w:rPr>
              <w:t>out</w:t>
            </w:r>
            <w:r w:rsidRPr="00706D05">
              <w:rPr>
                <w:rFonts w:ascii="Consolas" w:hAnsi="Consolas"/>
                <w:color w:val="000000"/>
                <w:sz w:val="20"/>
                <w:szCs w:val="20"/>
              </w:rPr>
              <w:t>.println("enter number"+(i+1));</w:t>
            </w:r>
          </w:p>
          <w:p w14:paraId="646F6592" w14:textId="77777777" w:rsidR="00706D05" w:rsidRPr="00706D05" w:rsidRDefault="00706D05" w:rsidP="00706D05">
            <w:pPr>
              <w:pStyle w:val="NormalWeb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706D05">
              <w:rPr>
                <w:rFonts w:ascii="Consolas" w:hAnsi="Consolas"/>
                <w:color w:val="000000"/>
                <w:sz w:val="20"/>
                <w:szCs w:val="20"/>
              </w:rPr>
              <w:tab/>
            </w:r>
            <w:r w:rsidRPr="00706D05">
              <w:rPr>
                <w:rFonts w:ascii="Consolas" w:hAnsi="Consolas"/>
                <w:color w:val="000000"/>
                <w:sz w:val="20"/>
                <w:szCs w:val="20"/>
              </w:rPr>
              <w:tab/>
              <w:t>a[i]=sc.nextInt();</w:t>
            </w:r>
          </w:p>
          <w:p w14:paraId="20988488" w14:textId="77777777" w:rsidR="00706D05" w:rsidRPr="00706D05" w:rsidRDefault="00706D05" w:rsidP="00706D05">
            <w:pPr>
              <w:pStyle w:val="NormalWeb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706D05">
              <w:rPr>
                <w:rFonts w:ascii="Consolas" w:hAnsi="Consolas"/>
                <w:color w:val="000000"/>
                <w:sz w:val="20"/>
                <w:szCs w:val="20"/>
              </w:rPr>
              <w:tab/>
              <w:t>}</w:t>
            </w:r>
          </w:p>
          <w:p w14:paraId="16211DDD" w14:textId="77777777" w:rsidR="00706D05" w:rsidRPr="00706D05" w:rsidRDefault="00706D05" w:rsidP="00706D05">
            <w:pPr>
              <w:pStyle w:val="NormalWeb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706D05">
              <w:rPr>
                <w:rFonts w:ascii="Consolas" w:hAnsi="Consolas"/>
                <w:color w:val="000000"/>
                <w:sz w:val="20"/>
                <w:szCs w:val="20"/>
              </w:rPr>
              <w:tab/>
            </w:r>
            <w:r w:rsidRPr="00706D05">
              <w:rPr>
                <w:rFonts w:ascii="Consolas" w:hAnsi="Consolas"/>
                <w:b/>
                <w:bCs/>
                <w:color w:val="000000"/>
                <w:sz w:val="20"/>
                <w:szCs w:val="20"/>
              </w:rPr>
              <w:t>for</w:t>
            </w:r>
            <w:r w:rsidRPr="00706D05">
              <w:rPr>
                <w:rFonts w:ascii="Consolas" w:hAnsi="Consolas"/>
                <w:color w:val="000000"/>
                <w:sz w:val="20"/>
                <w:szCs w:val="20"/>
              </w:rPr>
              <w:t>(</w:t>
            </w:r>
            <w:r w:rsidRPr="00706D05">
              <w:rPr>
                <w:rFonts w:ascii="Consolas" w:hAnsi="Consolas"/>
                <w:b/>
                <w:bCs/>
                <w:color w:val="000000"/>
                <w:sz w:val="20"/>
                <w:szCs w:val="20"/>
              </w:rPr>
              <w:t>int</w:t>
            </w:r>
            <w:r w:rsidRPr="00706D05">
              <w:rPr>
                <w:rFonts w:ascii="Consolas" w:hAnsi="Consolas"/>
                <w:color w:val="000000"/>
                <w:sz w:val="20"/>
                <w:szCs w:val="20"/>
              </w:rPr>
              <w:t xml:space="preserve"> i:a)</w:t>
            </w:r>
          </w:p>
          <w:p w14:paraId="0F837391" w14:textId="77777777" w:rsidR="00706D05" w:rsidRPr="00706D05" w:rsidRDefault="00706D05" w:rsidP="00706D05">
            <w:pPr>
              <w:pStyle w:val="NormalWeb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706D05">
              <w:rPr>
                <w:rFonts w:ascii="Consolas" w:hAnsi="Consolas"/>
                <w:color w:val="000000"/>
                <w:sz w:val="20"/>
                <w:szCs w:val="20"/>
              </w:rPr>
              <w:tab/>
            </w:r>
            <w:r w:rsidRPr="00706D05">
              <w:rPr>
                <w:rFonts w:ascii="Consolas" w:hAnsi="Consolas"/>
                <w:color w:val="000000"/>
                <w:sz w:val="20"/>
                <w:szCs w:val="20"/>
              </w:rPr>
              <w:tab/>
              <w:t>System.</w:t>
            </w:r>
            <w:r w:rsidRPr="00706D05">
              <w:rPr>
                <w:rFonts w:ascii="Consolas" w:hAnsi="Consolas"/>
                <w:b/>
                <w:bCs/>
                <w:i/>
                <w:iCs/>
                <w:color w:val="000000"/>
                <w:sz w:val="20"/>
                <w:szCs w:val="20"/>
              </w:rPr>
              <w:t>out</w:t>
            </w:r>
            <w:r w:rsidRPr="00706D05">
              <w:rPr>
                <w:rFonts w:ascii="Consolas" w:hAnsi="Consolas"/>
                <w:color w:val="000000"/>
                <w:sz w:val="20"/>
                <w:szCs w:val="20"/>
              </w:rPr>
              <w:t>.println(i);</w:t>
            </w:r>
          </w:p>
          <w:p w14:paraId="3752CB30" w14:textId="5EDFF5A7" w:rsidR="00706D05" w:rsidRDefault="00706D05" w:rsidP="00E470E0">
            <w:pPr>
              <w:pStyle w:val="NormalWeb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706D05">
              <w:rPr>
                <w:rFonts w:ascii="Consolas" w:hAnsi="Consolas"/>
                <w:color w:val="000000"/>
                <w:sz w:val="20"/>
                <w:szCs w:val="20"/>
              </w:rPr>
              <w:tab/>
              <w:t>}</w:t>
            </w:r>
          </w:p>
        </w:tc>
        <w:tc>
          <w:tcPr>
            <w:tcW w:w="4508" w:type="dxa"/>
          </w:tcPr>
          <w:p w14:paraId="6F5E93F5" w14:textId="77777777" w:rsidR="00E470E0" w:rsidRPr="00E470E0" w:rsidRDefault="00E470E0" w:rsidP="00E470E0">
            <w:pPr>
              <w:pStyle w:val="NormalWeb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E470E0">
              <w:rPr>
                <w:rFonts w:ascii="Consolas" w:hAnsi="Consolas"/>
                <w:color w:val="000000"/>
                <w:sz w:val="20"/>
                <w:szCs w:val="20"/>
              </w:rPr>
              <w:t>enter number1</w:t>
            </w:r>
          </w:p>
          <w:p w14:paraId="1A5F0CC0" w14:textId="77777777" w:rsidR="00E470E0" w:rsidRPr="00E470E0" w:rsidRDefault="00E470E0" w:rsidP="00E470E0">
            <w:pPr>
              <w:pStyle w:val="NormalWeb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E470E0">
              <w:rPr>
                <w:rFonts w:ascii="Consolas" w:hAnsi="Consolas"/>
                <w:color w:val="000000"/>
                <w:sz w:val="20"/>
                <w:szCs w:val="20"/>
              </w:rPr>
              <w:t>45</w:t>
            </w:r>
          </w:p>
          <w:p w14:paraId="4B78E735" w14:textId="77777777" w:rsidR="00E470E0" w:rsidRPr="00E470E0" w:rsidRDefault="00E470E0" w:rsidP="00E470E0">
            <w:pPr>
              <w:pStyle w:val="NormalWeb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E470E0">
              <w:rPr>
                <w:rFonts w:ascii="Consolas" w:hAnsi="Consolas"/>
                <w:color w:val="000000"/>
                <w:sz w:val="20"/>
                <w:szCs w:val="20"/>
              </w:rPr>
              <w:t>enter number2</w:t>
            </w:r>
          </w:p>
          <w:p w14:paraId="784AC4B3" w14:textId="77777777" w:rsidR="00E470E0" w:rsidRPr="00E470E0" w:rsidRDefault="00E470E0" w:rsidP="00E470E0">
            <w:pPr>
              <w:pStyle w:val="NormalWeb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E470E0">
              <w:rPr>
                <w:rFonts w:ascii="Consolas" w:hAnsi="Consolas"/>
                <w:color w:val="000000"/>
                <w:sz w:val="20"/>
                <w:szCs w:val="20"/>
              </w:rPr>
              <w:t>45</w:t>
            </w:r>
          </w:p>
          <w:p w14:paraId="67690F2C" w14:textId="77777777" w:rsidR="00E470E0" w:rsidRPr="00E470E0" w:rsidRDefault="00E470E0" w:rsidP="00E470E0">
            <w:pPr>
              <w:pStyle w:val="NormalWeb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E470E0">
              <w:rPr>
                <w:rFonts w:ascii="Consolas" w:hAnsi="Consolas"/>
                <w:color w:val="000000"/>
                <w:sz w:val="20"/>
                <w:szCs w:val="20"/>
              </w:rPr>
              <w:t>enter number3</w:t>
            </w:r>
          </w:p>
          <w:p w14:paraId="4477E679" w14:textId="77777777" w:rsidR="00E470E0" w:rsidRPr="00E470E0" w:rsidRDefault="00E470E0" w:rsidP="00E470E0">
            <w:pPr>
              <w:pStyle w:val="NormalWeb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E470E0">
              <w:rPr>
                <w:rFonts w:ascii="Consolas" w:hAnsi="Consolas"/>
                <w:color w:val="000000"/>
                <w:sz w:val="20"/>
                <w:szCs w:val="20"/>
              </w:rPr>
              <w:t>67</w:t>
            </w:r>
          </w:p>
          <w:p w14:paraId="6E611722" w14:textId="4C1BA5F2" w:rsidR="00E470E0" w:rsidRPr="00E470E0" w:rsidRDefault="00E470E0" w:rsidP="00E470E0">
            <w:pPr>
              <w:pStyle w:val="NormalWeb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E470E0">
              <w:rPr>
                <w:rFonts w:ascii="Consolas" w:hAnsi="Consolas"/>
                <w:color w:val="000000"/>
                <w:sz w:val="20"/>
                <w:szCs w:val="20"/>
              </w:rPr>
              <w:t>enter number4</w:t>
            </w:r>
          </w:p>
          <w:p w14:paraId="1DC1702F" w14:textId="77777777" w:rsidR="00E470E0" w:rsidRPr="00E470E0" w:rsidRDefault="00E470E0" w:rsidP="00E470E0">
            <w:pPr>
              <w:pStyle w:val="NormalWeb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E470E0">
              <w:rPr>
                <w:rFonts w:ascii="Consolas" w:hAnsi="Consolas"/>
                <w:color w:val="000000"/>
                <w:sz w:val="20"/>
                <w:szCs w:val="20"/>
              </w:rPr>
              <w:t>78</w:t>
            </w:r>
          </w:p>
          <w:p w14:paraId="20F9863B" w14:textId="77777777" w:rsidR="00E470E0" w:rsidRPr="00E470E0" w:rsidRDefault="00E470E0" w:rsidP="00E470E0">
            <w:pPr>
              <w:pStyle w:val="NormalWeb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E470E0">
              <w:rPr>
                <w:rFonts w:ascii="Consolas" w:hAnsi="Consolas"/>
                <w:color w:val="000000"/>
                <w:sz w:val="20"/>
                <w:szCs w:val="20"/>
              </w:rPr>
              <w:t>enter number5</w:t>
            </w:r>
          </w:p>
          <w:p w14:paraId="1F9F4008" w14:textId="77777777" w:rsidR="00E470E0" w:rsidRPr="00E470E0" w:rsidRDefault="00E470E0" w:rsidP="00E470E0">
            <w:pPr>
              <w:pStyle w:val="NormalWeb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E470E0">
              <w:rPr>
                <w:rFonts w:ascii="Consolas" w:hAnsi="Consolas"/>
                <w:color w:val="000000"/>
                <w:sz w:val="20"/>
                <w:szCs w:val="20"/>
              </w:rPr>
              <w:t>89</w:t>
            </w:r>
          </w:p>
          <w:p w14:paraId="3B682808" w14:textId="77777777" w:rsidR="00E470E0" w:rsidRPr="00E470E0" w:rsidRDefault="00E470E0" w:rsidP="00E470E0">
            <w:pPr>
              <w:pStyle w:val="NormalWeb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E470E0">
              <w:rPr>
                <w:rFonts w:ascii="Consolas" w:hAnsi="Consolas"/>
                <w:color w:val="000000"/>
                <w:sz w:val="20"/>
                <w:szCs w:val="20"/>
              </w:rPr>
              <w:t>45</w:t>
            </w:r>
          </w:p>
          <w:p w14:paraId="25D48C6E" w14:textId="77777777" w:rsidR="00E470E0" w:rsidRPr="00E470E0" w:rsidRDefault="00E470E0" w:rsidP="00E470E0">
            <w:pPr>
              <w:pStyle w:val="NormalWeb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E470E0">
              <w:rPr>
                <w:rFonts w:ascii="Consolas" w:hAnsi="Consolas"/>
                <w:color w:val="000000"/>
                <w:sz w:val="20"/>
                <w:szCs w:val="20"/>
              </w:rPr>
              <w:t>45</w:t>
            </w:r>
          </w:p>
          <w:p w14:paraId="661C2369" w14:textId="77777777" w:rsidR="00E470E0" w:rsidRPr="00E470E0" w:rsidRDefault="00E470E0" w:rsidP="00E470E0">
            <w:pPr>
              <w:pStyle w:val="NormalWeb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E470E0">
              <w:rPr>
                <w:rFonts w:ascii="Consolas" w:hAnsi="Consolas"/>
                <w:color w:val="000000"/>
                <w:sz w:val="20"/>
                <w:szCs w:val="20"/>
              </w:rPr>
              <w:t>67</w:t>
            </w:r>
          </w:p>
          <w:p w14:paraId="60876FF9" w14:textId="77777777" w:rsidR="00E470E0" w:rsidRPr="00E470E0" w:rsidRDefault="00E470E0" w:rsidP="00E470E0">
            <w:pPr>
              <w:pStyle w:val="NormalWeb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E470E0">
              <w:rPr>
                <w:rFonts w:ascii="Consolas" w:hAnsi="Consolas"/>
                <w:color w:val="000000"/>
                <w:sz w:val="20"/>
                <w:szCs w:val="20"/>
              </w:rPr>
              <w:t>78</w:t>
            </w:r>
          </w:p>
          <w:p w14:paraId="7E49C182" w14:textId="7A73D4BB" w:rsidR="00706D05" w:rsidRDefault="00E470E0" w:rsidP="00E470E0">
            <w:pPr>
              <w:pStyle w:val="NormalWeb"/>
              <w:rPr>
                <w:rFonts w:ascii="Consolas" w:hAnsi="Consolas"/>
                <w:color w:val="000000"/>
                <w:sz w:val="20"/>
                <w:szCs w:val="20"/>
              </w:rPr>
            </w:pPr>
            <w:r w:rsidRPr="00E470E0">
              <w:rPr>
                <w:rFonts w:ascii="Consolas" w:hAnsi="Consolas"/>
                <w:color w:val="000000"/>
                <w:sz w:val="20"/>
                <w:szCs w:val="20"/>
              </w:rPr>
              <w:t>89</w:t>
            </w:r>
          </w:p>
        </w:tc>
      </w:tr>
    </w:tbl>
    <w:p w14:paraId="75865A95" w14:textId="5B6EF5AE" w:rsidR="00E271B4" w:rsidRPr="00E271B4" w:rsidRDefault="00E271B4" w:rsidP="00E271B4">
      <w:pPr>
        <w:pStyle w:val="NoSpacing"/>
        <w:rPr>
          <w:rFonts w:eastAsia="Times New Roman"/>
        </w:rPr>
      </w:pPr>
    </w:p>
    <w:p w14:paraId="3E4E0415" w14:textId="77777777" w:rsidR="00E271B4" w:rsidRPr="00E271B4" w:rsidRDefault="00E271B4" w:rsidP="00E271B4">
      <w:pPr>
        <w:pStyle w:val="NoSpacing"/>
        <w:rPr>
          <w:rFonts w:eastAsia="Times New Roman"/>
        </w:rPr>
      </w:pPr>
      <w:r w:rsidRPr="00E271B4">
        <w:rPr>
          <w:rFonts w:eastAsia="Times New Roman"/>
          <w:b/>
          <w:bCs/>
        </w:rPr>
        <w:t>import</w:t>
      </w:r>
      <w:r w:rsidRPr="00E271B4">
        <w:rPr>
          <w:rFonts w:eastAsia="Times New Roman"/>
        </w:rPr>
        <w:t xml:space="preserve"> java.util.Scanner;</w:t>
      </w:r>
    </w:p>
    <w:p w14:paraId="51FF8081" w14:textId="77777777" w:rsidR="00E271B4" w:rsidRPr="00E271B4" w:rsidRDefault="00E271B4" w:rsidP="00E271B4">
      <w:pPr>
        <w:pStyle w:val="NoSpacing"/>
        <w:rPr>
          <w:rFonts w:eastAsia="Times New Roman"/>
        </w:rPr>
      </w:pPr>
      <w:r w:rsidRPr="00E271B4">
        <w:rPr>
          <w:rFonts w:eastAsia="Times New Roman"/>
          <w:b/>
          <w:bCs/>
        </w:rPr>
        <w:t>public</w:t>
      </w:r>
      <w:r w:rsidRPr="00E271B4">
        <w:rPr>
          <w:rFonts w:eastAsia="Times New Roman"/>
        </w:rPr>
        <w:t xml:space="preserve"> </w:t>
      </w:r>
      <w:r w:rsidRPr="00E271B4">
        <w:rPr>
          <w:rFonts w:eastAsia="Times New Roman"/>
          <w:b/>
          <w:bCs/>
        </w:rPr>
        <w:t>class</w:t>
      </w:r>
      <w:r w:rsidRPr="00E271B4">
        <w:rPr>
          <w:rFonts w:eastAsia="Times New Roman"/>
        </w:rPr>
        <w:t xml:space="preserve"> KEYWORD {</w:t>
      </w:r>
    </w:p>
    <w:p w14:paraId="51F1BDC3" w14:textId="77777777" w:rsidR="00E271B4" w:rsidRPr="00E271B4" w:rsidRDefault="00E271B4" w:rsidP="00E271B4">
      <w:pPr>
        <w:pStyle w:val="NoSpacing"/>
        <w:rPr>
          <w:rFonts w:eastAsia="Times New Roman"/>
        </w:rPr>
      </w:pPr>
      <w:r w:rsidRPr="00E271B4">
        <w:rPr>
          <w:rFonts w:eastAsia="Times New Roman"/>
          <w:b/>
          <w:bCs/>
        </w:rPr>
        <w:t>public</w:t>
      </w:r>
      <w:r w:rsidRPr="00E271B4">
        <w:rPr>
          <w:rFonts w:eastAsia="Times New Roman"/>
        </w:rPr>
        <w:t xml:space="preserve"> </w:t>
      </w:r>
      <w:r w:rsidRPr="00E271B4">
        <w:rPr>
          <w:rFonts w:eastAsia="Times New Roman"/>
          <w:b/>
          <w:bCs/>
        </w:rPr>
        <w:t>static</w:t>
      </w:r>
      <w:r w:rsidRPr="00E271B4">
        <w:rPr>
          <w:rFonts w:eastAsia="Times New Roman"/>
        </w:rPr>
        <w:t xml:space="preserve"> </w:t>
      </w:r>
      <w:r w:rsidRPr="00E271B4">
        <w:rPr>
          <w:rFonts w:eastAsia="Times New Roman"/>
          <w:b/>
          <w:bCs/>
        </w:rPr>
        <w:t>void</w:t>
      </w:r>
      <w:r w:rsidRPr="00E271B4">
        <w:rPr>
          <w:rFonts w:eastAsia="Times New Roman"/>
        </w:rPr>
        <w:t xml:space="preserve"> main(String [] args) {</w:t>
      </w:r>
    </w:p>
    <w:p w14:paraId="4209C711" w14:textId="77777777" w:rsidR="00E271B4" w:rsidRPr="00E271B4" w:rsidRDefault="00E271B4" w:rsidP="00E271B4">
      <w:pPr>
        <w:pStyle w:val="NoSpacing"/>
        <w:rPr>
          <w:rFonts w:eastAsia="Times New Roman"/>
        </w:rPr>
      </w:pPr>
      <w:r w:rsidRPr="00E271B4">
        <w:rPr>
          <w:rFonts w:eastAsia="Times New Roman"/>
        </w:rPr>
        <w:tab/>
      </w:r>
      <w:r w:rsidRPr="00E271B4">
        <w:rPr>
          <w:rFonts w:eastAsia="Times New Roman"/>
          <w:b/>
          <w:bCs/>
        </w:rPr>
        <w:t>double</w:t>
      </w:r>
      <w:r w:rsidRPr="00E271B4">
        <w:rPr>
          <w:rFonts w:eastAsia="Times New Roman"/>
        </w:rPr>
        <w:t xml:space="preserve"> a[]=</w:t>
      </w:r>
      <w:r w:rsidRPr="00E271B4">
        <w:rPr>
          <w:rFonts w:eastAsia="Times New Roman"/>
          <w:b/>
          <w:bCs/>
        </w:rPr>
        <w:t>new</w:t>
      </w:r>
      <w:r w:rsidRPr="00E271B4">
        <w:rPr>
          <w:rFonts w:eastAsia="Times New Roman"/>
        </w:rPr>
        <w:t xml:space="preserve"> </w:t>
      </w:r>
      <w:r w:rsidRPr="00E271B4">
        <w:rPr>
          <w:rFonts w:eastAsia="Times New Roman"/>
          <w:b/>
          <w:bCs/>
        </w:rPr>
        <w:t>double</w:t>
      </w:r>
      <w:r w:rsidRPr="00E271B4">
        <w:rPr>
          <w:rFonts w:eastAsia="Times New Roman"/>
        </w:rPr>
        <w:t>[3];</w:t>
      </w:r>
    </w:p>
    <w:p w14:paraId="0C26C03B" w14:textId="77777777" w:rsidR="00E271B4" w:rsidRPr="00E271B4" w:rsidRDefault="00E271B4" w:rsidP="00E271B4">
      <w:pPr>
        <w:pStyle w:val="NoSpacing"/>
        <w:rPr>
          <w:rFonts w:eastAsia="Times New Roman"/>
        </w:rPr>
      </w:pPr>
      <w:r w:rsidRPr="00E271B4">
        <w:rPr>
          <w:rFonts w:eastAsia="Times New Roman"/>
        </w:rPr>
        <w:tab/>
      </w:r>
      <w:r w:rsidRPr="00E271B4">
        <w:rPr>
          <w:rFonts w:eastAsia="Times New Roman"/>
          <w:b/>
          <w:bCs/>
        </w:rPr>
        <w:t>for</w:t>
      </w:r>
      <w:r w:rsidRPr="00E271B4">
        <w:rPr>
          <w:rFonts w:eastAsia="Times New Roman"/>
        </w:rPr>
        <w:t>(</w:t>
      </w:r>
      <w:r w:rsidRPr="00E271B4">
        <w:rPr>
          <w:rFonts w:eastAsia="Times New Roman"/>
          <w:b/>
          <w:bCs/>
        </w:rPr>
        <w:t>double</w:t>
      </w:r>
      <w:r w:rsidRPr="00E271B4">
        <w:rPr>
          <w:rFonts w:eastAsia="Times New Roman"/>
        </w:rPr>
        <w:t xml:space="preserve"> i:a)</w:t>
      </w:r>
    </w:p>
    <w:p w14:paraId="45A93DDF" w14:textId="77777777" w:rsidR="00E271B4" w:rsidRPr="00E271B4" w:rsidRDefault="00E271B4" w:rsidP="00E271B4">
      <w:pPr>
        <w:pStyle w:val="NoSpacing"/>
        <w:rPr>
          <w:rFonts w:eastAsia="Times New Roman"/>
        </w:rPr>
      </w:pPr>
      <w:r w:rsidRPr="00E271B4">
        <w:rPr>
          <w:rFonts w:eastAsia="Times New Roman"/>
        </w:rPr>
        <w:tab/>
      </w:r>
      <w:r w:rsidRPr="00E271B4">
        <w:rPr>
          <w:rFonts w:eastAsia="Times New Roman"/>
        </w:rPr>
        <w:tab/>
        <w:t>System.</w:t>
      </w:r>
      <w:r w:rsidRPr="00E271B4">
        <w:rPr>
          <w:rFonts w:eastAsia="Times New Roman"/>
          <w:b/>
          <w:bCs/>
          <w:i/>
          <w:iCs/>
        </w:rPr>
        <w:t>out</w:t>
      </w:r>
      <w:r w:rsidRPr="00E271B4">
        <w:rPr>
          <w:rFonts w:eastAsia="Times New Roman"/>
        </w:rPr>
        <w:t>.println(i);</w:t>
      </w:r>
    </w:p>
    <w:p w14:paraId="08B774D3" w14:textId="77777777" w:rsidR="00E271B4" w:rsidRPr="00E271B4" w:rsidRDefault="00E271B4" w:rsidP="00E271B4">
      <w:pPr>
        <w:pStyle w:val="NoSpacing"/>
        <w:rPr>
          <w:rFonts w:eastAsia="Times New Roman"/>
        </w:rPr>
      </w:pPr>
      <w:r w:rsidRPr="00E271B4">
        <w:rPr>
          <w:rFonts w:eastAsia="Times New Roman"/>
        </w:rPr>
        <w:tab/>
        <w:t xml:space="preserve">Scanner </w:t>
      </w:r>
      <w:r w:rsidRPr="00E271B4">
        <w:rPr>
          <w:rFonts w:eastAsia="Times New Roman"/>
          <w:u w:val="single"/>
        </w:rPr>
        <w:t>sc</w:t>
      </w:r>
      <w:r w:rsidRPr="00E271B4">
        <w:rPr>
          <w:rFonts w:eastAsia="Times New Roman"/>
        </w:rPr>
        <w:t>=</w:t>
      </w:r>
      <w:r w:rsidRPr="00E271B4">
        <w:rPr>
          <w:rFonts w:eastAsia="Times New Roman"/>
          <w:b/>
          <w:bCs/>
        </w:rPr>
        <w:t>new</w:t>
      </w:r>
      <w:r w:rsidRPr="00E271B4">
        <w:rPr>
          <w:rFonts w:eastAsia="Times New Roman"/>
        </w:rPr>
        <w:t xml:space="preserve"> Scanner(System.</w:t>
      </w:r>
      <w:r w:rsidRPr="00E271B4">
        <w:rPr>
          <w:rFonts w:eastAsia="Times New Roman"/>
          <w:b/>
          <w:bCs/>
          <w:i/>
          <w:iCs/>
        </w:rPr>
        <w:t>in</w:t>
      </w:r>
      <w:r w:rsidRPr="00E271B4">
        <w:rPr>
          <w:rFonts w:eastAsia="Times New Roman"/>
        </w:rPr>
        <w:t>);</w:t>
      </w:r>
    </w:p>
    <w:p w14:paraId="010969D8" w14:textId="77777777" w:rsidR="00E271B4" w:rsidRPr="00E271B4" w:rsidRDefault="00E271B4" w:rsidP="00E271B4">
      <w:pPr>
        <w:pStyle w:val="NoSpacing"/>
        <w:rPr>
          <w:rFonts w:eastAsia="Times New Roman"/>
        </w:rPr>
      </w:pPr>
      <w:r w:rsidRPr="00E271B4">
        <w:rPr>
          <w:rFonts w:eastAsia="Times New Roman"/>
        </w:rPr>
        <w:tab/>
      </w:r>
      <w:r w:rsidRPr="00E271B4">
        <w:rPr>
          <w:rFonts w:eastAsia="Times New Roman"/>
          <w:b/>
          <w:bCs/>
        </w:rPr>
        <w:t>for</w:t>
      </w:r>
      <w:r w:rsidRPr="00E271B4">
        <w:rPr>
          <w:rFonts w:eastAsia="Times New Roman"/>
        </w:rPr>
        <w:t>(</w:t>
      </w:r>
      <w:r w:rsidRPr="00E271B4">
        <w:rPr>
          <w:rFonts w:eastAsia="Times New Roman"/>
          <w:b/>
          <w:bCs/>
        </w:rPr>
        <w:t>int</w:t>
      </w:r>
      <w:r w:rsidRPr="00E271B4">
        <w:rPr>
          <w:rFonts w:eastAsia="Times New Roman"/>
        </w:rPr>
        <w:t xml:space="preserve"> i=0;i&lt;a.length;i++) {</w:t>
      </w:r>
    </w:p>
    <w:p w14:paraId="612E36DE" w14:textId="77777777" w:rsidR="00E271B4" w:rsidRPr="00E271B4" w:rsidRDefault="00E271B4" w:rsidP="00E271B4">
      <w:pPr>
        <w:pStyle w:val="NoSpacing"/>
        <w:rPr>
          <w:rFonts w:eastAsia="Times New Roman"/>
        </w:rPr>
      </w:pPr>
      <w:r w:rsidRPr="00E271B4">
        <w:rPr>
          <w:rFonts w:eastAsia="Times New Roman"/>
        </w:rPr>
        <w:tab/>
      </w:r>
      <w:r w:rsidRPr="00E271B4">
        <w:rPr>
          <w:rFonts w:eastAsia="Times New Roman"/>
        </w:rPr>
        <w:tab/>
        <w:t>System.</w:t>
      </w:r>
      <w:r w:rsidRPr="00E271B4">
        <w:rPr>
          <w:rFonts w:eastAsia="Times New Roman"/>
          <w:b/>
          <w:bCs/>
          <w:i/>
          <w:iCs/>
        </w:rPr>
        <w:t>out</w:t>
      </w:r>
      <w:r w:rsidRPr="00E271B4">
        <w:rPr>
          <w:rFonts w:eastAsia="Times New Roman"/>
        </w:rPr>
        <w:t>.println("enter a number"+(i+1));</w:t>
      </w:r>
    </w:p>
    <w:p w14:paraId="44FBD3B7" w14:textId="77777777" w:rsidR="00E271B4" w:rsidRPr="00E271B4" w:rsidRDefault="00E271B4" w:rsidP="00E271B4">
      <w:pPr>
        <w:pStyle w:val="NoSpacing"/>
        <w:rPr>
          <w:rFonts w:eastAsia="Times New Roman"/>
        </w:rPr>
      </w:pPr>
      <w:r w:rsidRPr="00E271B4">
        <w:rPr>
          <w:rFonts w:eastAsia="Times New Roman"/>
        </w:rPr>
        <w:tab/>
      </w:r>
      <w:r w:rsidRPr="00E271B4">
        <w:rPr>
          <w:rFonts w:eastAsia="Times New Roman"/>
        </w:rPr>
        <w:tab/>
        <w:t>a[i]=sc.nextDouble();</w:t>
      </w:r>
    </w:p>
    <w:p w14:paraId="0BF5FC75" w14:textId="77777777" w:rsidR="00E271B4" w:rsidRPr="00E271B4" w:rsidRDefault="00E271B4" w:rsidP="00E271B4">
      <w:pPr>
        <w:pStyle w:val="NoSpacing"/>
        <w:rPr>
          <w:rFonts w:eastAsia="Times New Roman"/>
        </w:rPr>
      </w:pPr>
      <w:r w:rsidRPr="00E271B4">
        <w:rPr>
          <w:rFonts w:eastAsia="Times New Roman"/>
        </w:rPr>
        <w:tab/>
        <w:t>}</w:t>
      </w:r>
    </w:p>
    <w:p w14:paraId="76E2DA56" w14:textId="77777777" w:rsidR="00E271B4" w:rsidRPr="00E271B4" w:rsidRDefault="00E271B4" w:rsidP="00E271B4">
      <w:pPr>
        <w:pStyle w:val="NoSpacing"/>
        <w:rPr>
          <w:rFonts w:eastAsia="Times New Roman"/>
        </w:rPr>
      </w:pPr>
      <w:r w:rsidRPr="00E271B4">
        <w:rPr>
          <w:rFonts w:eastAsia="Times New Roman"/>
        </w:rPr>
        <w:tab/>
      </w:r>
      <w:r w:rsidRPr="00E271B4">
        <w:rPr>
          <w:rFonts w:eastAsia="Times New Roman"/>
          <w:b/>
          <w:bCs/>
        </w:rPr>
        <w:t>for</w:t>
      </w:r>
      <w:r w:rsidRPr="00E271B4">
        <w:rPr>
          <w:rFonts w:eastAsia="Times New Roman"/>
        </w:rPr>
        <w:t>(</w:t>
      </w:r>
      <w:r w:rsidRPr="00E271B4">
        <w:rPr>
          <w:rFonts w:eastAsia="Times New Roman"/>
          <w:b/>
          <w:bCs/>
        </w:rPr>
        <w:t>double</w:t>
      </w:r>
      <w:r w:rsidRPr="00E271B4">
        <w:rPr>
          <w:rFonts w:eastAsia="Times New Roman"/>
        </w:rPr>
        <w:t xml:space="preserve"> i:a)</w:t>
      </w:r>
    </w:p>
    <w:p w14:paraId="77DEFA2B" w14:textId="77777777" w:rsidR="00E271B4" w:rsidRPr="00E271B4" w:rsidRDefault="00E271B4" w:rsidP="00E271B4">
      <w:pPr>
        <w:pStyle w:val="NoSpacing"/>
        <w:rPr>
          <w:rFonts w:eastAsia="Times New Roman"/>
        </w:rPr>
      </w:pPr>
      <w:r w:rsidRPr="00E271B4">
        <w:rPr>
          <w:rFonts w:eastAsia="Times New Roman"/>
        </w:rPr>
        <w:tab/>
      </w:r>
      <w:r w:rsidRPr="00E271B4">
        <w:rPr>
          <w:rFonts w:eastAsia="Times New Roman"/>
        </w:rPr>
        <w:tab/>
        <w:t>System.</w:t>
      </w:r>
      <w:r w:rsidRPr="00E271B4">
        <w:rPr>
          <w:rFonts w:eastAsia="Times New Roman"/>
          <w:b/>
          <w:bCs/>
          <w:i/>
          <w:iCs/>
        </w:rPr>
        <w:t>out</w:t>
      </w:r>
      <w:r w:rsidRPr="00E271B4">
        <w:rPr>
          <w:rFonts w:eastAsia="Times New Roman"/>
        </w:rPr>
        <w:t>.println(i);</w:t>
      </w:r>
    </w:p>
    <w:p w14:paraId="6073DD8A" w14:textId="45ABD9F7" w:rsidR="00B64824" w:rsidRDefault="00E271B4" w:rsidP="00B64824">
      <w:pPr>
        <w:pStyle w:val="NoSpacing"/>
        <w:pBdr>
          <w:bottom w:val="single" w:sz="6" w:space="1" w:color="auto"/>
        </w:pBdr>
        <w:rPr>
          <w:rFonts w:eastAsia="Times New Roman"/>
        </w:rPr>
      </w:pPr>
      <w:r w:rsidRPr="00E271B4">
        <w:rPr>
          <w:rFonts w:eastAsia="Times New Roman"/>
        </w:rPr>
        <w:t>}</w:t>
      </w:r>
      <w:r w:rsidR="00B64824">
        <w:rPr>
          <w:rFonts w:eastAsia="Times New Roman"/>
        </w:rPr>
        <w:t xml:space="preserve">           </w:t>
      </w:r>
      <w:r w:rsidR="00294D04">
        <w:rPr>
          <w:rFonts w:eastAsia="Times New Roman"/>
        </w:rPr>
        <w:t>}</w:t>
      </w:r>
    </w:p>
    <w:p w14:paraId="683D2B14" w14:textId="77777777" w:rsidR="000B5679" w:rsidRPr="000B5679" w:rsidRDefault="000B5679" w:rsidP="000B5679">
      <w:pPr>
        <w:pStyle w:val="ListParagraph"/>
      </w:pPr>
      <w:r w:rsidRPr="000B5679">
        <w:rPr>
          <w:b/>
          <w:bCs/>
        </w:rPr>
        <w:t>package</w:t>
      </w:r>
      <w:r w:rsidRPr="000B5679">
        <w:t xml:space="preserve"> ARRAY;</w:t>
      </w:r>
    </w:p>
    <w:p w14:paraId="0DAA8991" w14:textId="77777777" w:rsidR="000B5679" w:rsidRPr="000B5679" w:rsidRDefault="000B5679" w:rsidP="000B5679">
      <w:pPr>
        <w:pStyle w:val="ListParagraph"/>
      </w:pPr>
      <w:r w:rsidRPr="000B5679">
        <w:rPr>
          <w:b/>
          <w:bCs/>
        </w:rPr>
        <w:t>public</w:t>
      </w:r>
      <w:r w:rsidRPr="000B5679">
        <w:t xml:space="preserve"> </w:t>
      </w:r>
      <w:r w:rsidRPr="000B5679">
        <w:rPr>
          <w:b/>
          <w:bCs/>
        </w:rPr>
        <w:t>class</w:t>
      </w:r>
      <w:r w:rsidRPr="000B5679">
        <w:t xml:space="preserve"> student {</w:t>
      </w:r>
    </w:p>
    <w:p w14:paraId="626C3759" w14:textId="77777777" w:rsidR="000B5679" w:rsidRPr="000B5679" w:rsidRDefault="000B5679" w:rsidP="000B5679">
      <w:pPr>
        <w:pStyle w:val="ListParagraph"/>
      </w:pPr>
      <w:r w:rsidRPr="000B5679">
        <w:tab/>
        <w:t xml:space="preserve">     String name;</w:t>
      </w:r>
    </w:p>
    <w:p w14:paraId="6C942998" w14:textId="77777777" w:rsidR="000B5679" w:rsidRPr="000B5679" w:rsidRDefault="000B5679" w:rsidP="000B5679">
      <w:pPr>
        <w:pStyle w:val="ListParagraph"/>
      </w:pPr>
      <w:r w:rsidRPr="000B5679">
        <w:tab/>
        <w:t xml:space="preserve">     </w:t>
      </w:r>
      <w:r w:rsidRPr="000B5679">
        <w:rPr>
          <w:b/>
          <w:bCs/>
        </w:rPr>
        <w:t>int</w:t>
      </w:r>
      <w:r w:rsidRPr="000B5679">
        <w:t xml:space="preserve"> age;</w:t>
      </w:r>
    </w:p>
    <w:p w14:paraId="0B0CAB60" w14:textId="77777777" w:rsidR="000B5679" w:rsidRPr="000B5679" w:rsidRDefault="000B5679" w:rsidP="000B5679">
      <w:pPr>
        <w:pStyle w:val="ListParagraph"/>
      </w:pPr>
      <w:r w:rsidRPr="000B5679">
        <w:tab/>
        <w:t xml:space="preserve">     student(String name,</w:t>
      </w:r>
      <w:r w:rsidRPr="000B5679">
        <w:rPr>
          <w:b/>
          <w:bCs/>
        </w:rPr>
        <w:t>int</w:t>
      </w:r>
      <w:r w:rsidRPr="000B5679">
        <w:t xml:space="preserve"> age){</w:t>
      </w:r>
    </w:p>
    <w:p w14:paraId="00173ECC" w14:textId="77777777" w:rsidR="000B5679" w:rsidRPr="000B5679" w:rsidRDefault="000B5679" w:rsidP="000B5679">
      <w:pPr>
        <w:pStyle w:val="ListParagraph"/>
      </w:pPr>
      <w:r w:rsidRPr="000B5679">
        <w:tab/>
        <w:t xml:space="preserve">    </w:t>
      </w:r>
      <w:r w:rsidRPr="000B5679">
        <w:tab/>
        <w:t xml:space="preserve"> </w:t>
      </w:r>
      <w:r w:rsidRPr="000B5679">
        <w:rPr>
          <w:b/>
          <w:bCs/>
        </w:rPr>
        <w:t>this</w:t>
      </w:r>
      <w:r w:rsidRPr="000B5679">
        <w:t>.name=name;</w:t>
      </w:r>
    </w:p>
    <w:p w14:paraId="16D0BF13" w14:textId="77777777" w:rsidR="000B5679" w:rsidRPr="000B5679" w:rsidRDefault="000B5679" w:rsidP="000B5679">
      <w:pPr>
        <w:pStyle w:val="ListParagraph"/>
      </w:pPr>
      <w:r w:rsidRPr="000B5679">
        <w:tab/>
        <w:t xml:space="preserve">    </w:t>
      </w:r>
      <w:r w:rsidRPr="000B5679">
        <w:tab/>
        <w:t xml:space="preserve"> </w:t>
      </w:r>
      <w:r w:rsidRPr="000B5679">
        <w:rPr>
          <w:b/>
          <w:bCs/>
        </w:rPr>
        <w:t>this</w:t>
      </w:r>
      <w:r w:rsidRPr="000B5679">
        <w:t>.age=age;</w:t>
      </w:r>
    </w:p>
    <w:p w14:paraId="613F00C3" w14:textId="77777777" w:rsidR="000B5679" w:rsidRPr="000B5679" w:rsidRDefault="000B5679" w:rsidP="000B5679">
      <w:pPr>
        <w:pStyle w:val="ListParagraph"/>
      </w:pPr>
      <w:r w:rsidRPr="000B5679">
        <w:t>}</w:t>
      </w:r>
    </w:p>
    <w:p w14:paraId="490D1D90" w14:textId="77777777" w:rsidR="000B5679" w:rsidRPr="000B5679" w:rsidRDefault="000B5679" w:rsidP="000B5679">
      <w:pPr>
        <w:pStyle w:val="ListParagraph"/>
      </w:pPr>
      <w:r w:rsidRPr="000B5679">
        <w:t>}</w:t>
      </w:r>
    </w:p>
    <w:p w14:paraId="1733F415" w14:textId="77777777" w:rsidR="000B5679" w:rsidRPr="000B5679" w:rsidRDefault="000B5679" w:rsidP="000B5679">
      <w:pPr>
        <w:pStyle w:val="ListParagraph"/>
      </w:pPr>
      <w:r w:rsidRPr="000B5679">
        <w:rPr>
          <w:b/>
          <w:bCs/>
        </w:rPr>
        <w:t>class</w:t>
      </w:r>
      <w:r w:rsidRPr="000B5679">
        <w:t xml:space="preserve"> classroom{</w:t>
      </w:r>
    </w:p>
    <w:p w14:paraId="3F278A24" w14:textId="77777777" w:rsidR="000B5679" w:rsidRPr="000B5679" w:rsidRDefault="000B5679" w:rsidP="000B5679">
      <w:pPr>
        <w:pStyle w:val="ListParagraph"/>
      </w:pPr>
      <w:r w:rsidRPr="000B5679">
        <w:tab/>
      </w:r>
      <w:r w:rsidRPr="000B5679">
        <w:rPr>
          <w:b/>
          <w:bCs/>
        </w:rPr>
        <w:t>public</w:t>
      </w:r>
      <w:r w:rsidRPr="000B5679">
        <w:t xml:space="preserve"> </w:t>
      </w:r>
      <w:r w:rsidRPr="000B5679">
        <w:rPr>
          <w:b/>
          <w:bCs/>
        </w:rPr>
        <w:t>static</w:t>
      </w:r>
      <w:r w:rsidRPr="000B5679">
        <w:t xml:space="preserve"> </w:t>
      </w:r>
      <w:r w:rsidRPr="000B5679">
        <w:rPr>
          <w:b/>
          <w:bCs/>
        </w:rPr>
        <w:t>void</w:t>
      </w:r>
      <w:r w:rsidRPr="000B5679">
        <w:t xml:space="preserve"> main(String [] args) {</w:t>
      </w:r>
    </w:p>
    <w:p w14:paraId="6AEB6FFA" w14:textId="77777777" w:rsidR="000B5679" w:rsidRPr="000B5679" w:rsidRDefault="000B5679" w:rsidP="000B5679">
      <w:pPr>
        <w:pStyle w:val="ListParagraph"/>
      </w:pPr>
      <w:r w:rsidRPr="000B5679">
        <w:tab/>
      </w:r>
      <w:r w:rsidRPr="000B5679">
        <w:tab/>
        <w:t>student s1=</w:t>
      </w:r>
      <w:r w:rsidRPr="000B5679">
        <w:rPr>
          <w:b/>
          <w:bCs/>
        </w:rPr>
        <w:t>new</w:t>
      </w:r>
      <w:r w:rsidRPr="000B5679">
        <w:t xml:space="preserve"> student("laila",23);</w:t>
      </w:r>
    </w:p>
    <w:p w14:paraId="6533AF0C" w14:textId="77777777" w:rsidR="000B5679" w:rsidRPr="000B5679" w:rsidRDefault="000B5679" w:rsidP="000B5679">
      <w:pPr>
        <w:pStyle w:val="ListParagraph"/>
      </w:pPr>
      <w:r w:rsidRPr="000B5679">
        <w:tab/>
      </w:r>
      <w:r w:rsidRPr="000B5679">
        <w:tab/>
        <w:t>student s2=</w:t>
      </w:r>
      <w:r w:rsidRPr="000B5679">
        <w:rPr>
          <w:b/>
          <w:bCs/>
        </w:rPr>
        <w:t>new</w:t>
      </w:r>
      <w:r w:rsidRPr="000B5679">
        <w:t xml:space="preserve"> student("shakila",34);</w:t>
      </w:r>
    </w:p>
    <w:p w14:paraId="0ACF487D" w14:textId="77777777" w:rsidR="000B5679" w:rsidRPr="000B5679" w:rsidRDefault="000B5679" w:rsidP="000B5679">
      <w:pPr>
        <w:pStyle w:val="ListParagraph"/>
      </w:pPr>
      <w:r w:rsidRPr="000B5679">
        <w:tab/>
      </w:r>
      <w:r w:rsidRPr="000B5679">
        <w:tab/>
        <w:t>student s3=</w:t>
      </w:r>
      <w:r w:rsidRPr="000B5679">
        <w:rPr>
          <w:b/>
          <w:bCs/>
        </w:rPr>
        <w:t>new</w:t>
      </w:r>
      <w:r w:rsidRPr="000B5679">
        <w:t xml:space="preserve"> student("leela",32);</w:t>
      </w:r>
    </w:p>
    <w:p w14:paraId="4D1C90D1" w14:textId="77777777" w:rsidR="000B5679" w:rsidRPr="000B5679" w:rsidRDefault="000B5679" w:rsidP="000B5679">
      <w:pPr>
        <w:pStyle w:val="ListParagraph"/>
      </w:pPr>
      <w:r w:rsidRPr="000B5679">
        <w:tab/>
      </w:r>
    </w:p>
    <w:p w14:paraId="5BEC7E9C" w14:textId="77777777" w:rsidR="000B5679" w:rsidRPr="000B5679" w:rsidRDefault="000B5679" w:rsidP="000B5679">
      <w:pPr>
        <w:pStyle w:val="ListParagraph"/>
      </w:pPr>
      <w:r w:rsidRPr="000B5679">
        <w:tab/>
      </w:r>
      <w:r w:rsidRPr="000B5679">
        <w:tab/>
        <w:t>student s[]= {s1,s2,s3};</w:t>
      </w:r>
    </w:p>
    <w:p w14:paraId="1AC21AF7" w14:textId="77777777" w:rsidR="000B5679" w:rsidRPr="000B5679" w:rsidRDefault="000B5679" w:rsidP="000B5679">
      <w:pPr>
        <w:pStyle w:val="ListParagraph"/>
      </w:pPr>
      <w:r w:rsidRPr="000B5679">
        <w:tab/>
      </w:r>
      <w:r w:rsidRPr="000B5679">
        <w:tab/>
      </w:r>
      <w:r w:rsidRPr="000B5679">
        <w:rPr>
          <w:b/>
          <w:bCs/>
        </w:rPr>
        <w:t>for</w:t>
      </w:r>
      <w:r w:rsidRPr="000B5679">
        <w:t>(student ss:s) {</w:t>
      </w:r>
    </w:p>
    <w:p w14:paraId="2391259D" w14:textId="77777777" w:rsidR="000B5679" w:rsidRPr="000B5679" w:rsidRDefault="000B5679" w:rsidP="000B5679">
      <w:pPr>
        <w:pStyle w:val="ListParagraph"/>
      </w:pPr>
      <w:r w:rsidRPr="000B5679">
        <w:tab/>
      </w:r>
      <w:r w:rsidRPr="000B5679">
        <w:tab/>
      </w:r>
      <w:r w:rsidRPr="000B5679">
        <w:tab/>
        <w:t>System.</w:t>
      </w:r>
      <w:r w:rsidRPr="000B5679">
        <w:rPr>
          <w:b/>
          <w:bCs/>
          <w:i/>
          <w:iCs/>
        </w:rPr>
        <w:t>out</w:t>
      </w:r>
      <w:r w:rsidRPr="000B5679">
        <w:t>.println(ss.name+" "+ss.age);</w:t>
      </w:r>
    </w:p>
    <w:p w14:paraId="125CAE23" w14:textId="77777777" w:rsidR="000B5679" w:rsidRPr="000B5679" w:rsidRDefault="000B5679" w:rsidP="000B5679">
      <w:pPr>
        <w:pStyle w:val="ListParagraph"/>
      </w:pPr>
      <w:r w:rsidRPr="000B5679">
        <w:tab/>
      </w:r>
      <w:r w:rsidRPr="000B5679">
        <w:tab/>
        <w:t>}</w:t>
      </w:r>
    </w:p>
    <w:p w14:paraId="08912DBD" w14:textId="77777777" w:rsidR="000B5679" w:rsidRPr="000B5679" w:rsidRDefault="000B5679" w:rsidP="000B5679">
      <w:pPr>
        <w:pStyle w:val="ListParagraph"/>
      </w:pPr>
      <w:r w:rsidRPr="000B5679">
        <w:tab/>
        <w:t>}</w:t>
      </w:r>
    </w:p>
    <w:p w14:paraId="449467E7" w14:textId="77777777" w:rsidR="000B5679" w:rsidRDefault="000B5679" w:rsidP="000B5679">
      <w:pPr>
        <w:pStyle w:val="ListParagraph"/>
        <w:pBdr>
          <w:bottom w:val="single" w:sz="6" w:space="1" w:color="auto"/>
        </w:pBdr>
      </w:pPr>
      <w:r w:rsidRPr="000B5679">
        <w:t>}</w:t>
      </w:r>
    </w:p>
    <w:p w14:paraId="66B2A108" w14:textId="77777777" w:rsidR="004C68E5" w:rsidRDefault="004C68E5" w:rsidP="004C68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idk;</w:t>
      </w:r>
    </w:p>
    <w:p w14:paraId="6DD89E46" w14:textId="77777777" w:rsidR="004C68E5" w:rsidRDefault="004C68E5" w:rsidP="004C68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A3CD2A0" w14:textId="77777777" w:rsidR="004C68E5" w:rsidRDefault="004C68E5" w:rsidP="004C68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employee {</w:t>
      </w:r>
    </w:p>
    <w:p w14:paraId="7A690CE1" w14:textId="77777777" w:rsidR="004C68E5" w:rsidRDefault="004C68E5" w:rsidP="004C68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2B1FFBE4" w14:textId="77777777" w:rsidR="004C68E5" w:rsidRDefault="004C68E5" w:rsidP="004C68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50F1FE4" w14:textId="77777777" w:rsidR="004C68E5" w:rsidRDefault="004C68E5" w:rsidP="004C68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price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30471AF0" w14:textId="77777777" w:rsidR="004C68E5" w:rsidRDefault="004C68E5" w:rsidP="004C68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0000C0"/>
          <w:sz w:val="20"/>
          <w:szCs w:val="20"/>
        </w:rPr>
        <w:t>job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32E12A00" w14:textId="77777777" w:rsidR="004C68E5" w:rsidRDefault="004C68E5" w:rsidP="004C68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employee(String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price</w:t>
      </w:r>
      <w:r>
        <w:rPr>
          <w:rFonts w:ascii="Consolas" w:hAnsi="Consolas"/>
          <w:color w:val="000000"/>
          <w:sz w:val="20"/>
          <w:szCs w:val="20"/>
        </w:rPr>
        <w:t xml:space="preserve">, String </w:t>
      </w:r>
      <w:r>
        <w:rPr>
          <w:rFonts w:ascii="Consolas" w:hAnsi="Consolas"/>
          <w:color w:val="6A3E3E"/>
          <w:sz w:val="20"/>
          <w:szCs w:val="20"/>
        </w:rPr>
        <w:t>job</w:t>
      </w:r>
      <w:r>
        <w:rPr>
          <w:rFonts w:ascii="Consolas" w:hAnsi="Consolas"/>
          <w:color w:val="000000"/>
          <w:sz w:val="20"/>
          <w:szCs w:val="20"/>
        </w:rPr>
        <w:t>){</w:t>
      </w:r>
    </w:p>
    <w:p w14:paraId="0315206A" w14:textId="77777777" w:rsidR="004C68E5" w:rsidRDefault="004C68E5" w:rsidP="004C68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5C8930E3" w14:textId="77777777" w:rsidR="004C68E5" w:rsidRDefault="004C68E5" w:rsidP="004C68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16255F05" w14:textId="77777777" w:rsidR="004C68E5" w:rsidRDefault="004C68E5" w:rsidP="004C68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price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price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32BAF22C" w14:textId="77777777" w:rsidR="004C68E5" w:rsidRDefault="004C68E5" w:rsidP="004C68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job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job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8E95408" w14:textId="77777777" w:rsidR="004C68E5" w:rsidRDefault="004C68E5" w:rsidP="004C68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3A498CC6" w14:textId="77777777" w:rsidR="004C68E5" w:rsidRDefault="004C68E5" w:rsidP="004C68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work() {</w:t>
      </w:r>
    </w:p>
    <w:p w14:paraId="32AA67EA" w14:textId="77777777" w:rsidR="004C68E5" w:rsidRDefault="004C68E5" w:rsidP="004C68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"wodking"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E6149A2" w14:textId="77777777" w:rsidR="004C68E5" w:rsidRDefault="004C68E5" w:rsidP="004C68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552AC97" w14:textId="77777777" w:rsidR="004C68E5" w:rsidRDefault="004C68E5" w:rsidP="004C68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dev </w:t>
      </w:r>
      <w:r>
        <w:rPr>
          <w:rFonts w:ascii="Consolas" w:hAnsi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/>
          <w:color w:val="000000"/>
          <w:sz w:val="20"/>
          <w:szCs w:val="20"/>
        </w:rPr>
        <w:t xml:space="preserve"> employee{</w:t>
      </w:r>
    </w:p>
    <w:p w14:paraId="4FB3BD13" w14:textId="77777777" w:rsidR="004C68E5" w:rsidRDefault="004C68E5" w:rsidP="004C68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dev(String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 ,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 xml:space="preserve"> ,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price</w:t>
      </w:r>
      <w:r>
        <w:rPr>
          <w:rFonts w:ascii="Consolas" w:hAnsi="Consolas"/>
          <w:color w:val="000000"/>
          <w:sz w:val="20"/>
          <w:szCs w:val="20"/>
        </w:rPr>
        <w:t xml:space="preserve">, String </w:t>
      </w:r>
      <w:r>
        <w:rPr>
          <w:rFonts w:ascii="Consolas" w:hAnsi="Consolas"/>
          <w:color w:val="6A3E3E"/>
          <w:sz w:val="20"/>
          <w:szCs w:val="20"/>
        </w:rPr>
        <w:t>job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3D695FCA" w14:textId="77777777" w:rsidR="004C68E5" w:rsidRDefault="004C68E5" w:rsidP="004C68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super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A3E3E"/>
          <w:sz w:val="20"/>
          <w:szCs w:val="20"/>
        </w:rPr>
        <w:t>price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A3E3E"/>
          <w:sz w:val="20"/>
          <w:szCs w:val="20"/>
        </w:rPr>
        <w:t>job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E8C92B7" w14:textId="77777777" w:rsidR="004C68E5" w:rsidRDefault="004C68E5" w:rsidP="004C68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41E53126" w14:textId="77777777" w:rsidR="004C68E5" w:rsidRDefault="004C68E5" w:rsidP="004C68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te </w:t>
      </w:r>
      <w:r>
        <w:rPr>
          <w:rFonts w:ascii="Consolas" w:hAnsi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/>
          <w:color w:val="000000"/>
          <w:sz w:val="20"/>
          <w:szCs w:val="20"/>
        </w:rPr>
        <w:t xml:space="preserve"> employee{</w:t>
      </w:r>
    </w:p>
    <w:p w14:paraId="109B6144" w14:textId="77777777" w:rsidR="004C68E5" w:rsidRDefault="004C68E5" w:rsidP="004C68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te(String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price</w:t>
      </w:r>
      <w:r>
        <w:rPr>
          <w:rFonts w:ascii="Consolas" w:hAnsi="Consolas"/>
          <w:color w:val="000000"/>
          <w:sz w:val="20"/>
          <w:szCs w:val="20"/>
        </w:rPr>
        <w:t xml:space="preserve"> , String </w:t>
      </w:r>
      <w:r>
        <w:rPr>
          <w:rFonts w:ascii="Consolas" w:hAnsi="Consolas"/>
          <w:color w:val="6A3E3E"/>
          <w:sz w:val="20"/>
          <w:szCs w:val="20"/>
        </w:rPr>
        <w:t>job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33EF14BE" w14:textId="77777777" w:rsidR="004C68E5" w:rsidRDefault="004C68E5" w:rsidP="004C68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super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 , 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 xml:space="preserve"> , </w:t>
      </w:r>
      <w:r>
        <w:rPr>
          <w:rFonts w:ascii="Consolas" w:hAnsi="Consolas"/>
          <w:color w:val="6A3E3E"/>
          <w:sz w:val="20"/>
          <w:szCs w:val="20"/>
        </w:rPr>
        <w:t>price</w:t>
      </w:r>
      <w:r>
        <w:rPr>
          <w:rFonts w:ascii="Consolas" w:hAnsi="Consolas"/>
          <w:color w:val="000000"/>
          <w:sz w:val="20"/>
          <w:szCs w:val="20"/>
        </w:rPr>
        <w:t xml:space="preserve"> , </w:t>
      </w:r>
      <w:r>
        <w:rPr>
          <w:rFonts w:ascii="Consolas" w:hAnsi="Consolas"/>
          <w:color w:val="6A3E3E"/>
          <w:sz w:val="20"/>
          <w:szCs w:val="20"/>
        </w:rPr>
        <w:t>job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5FB88D9" w14:textId="77777777" w:rsidR="004C68E5" w:rsidRDefault="004C68E5" w:rsidP="004C68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4DBDE624" w14:textId="77777777" w:rsidR="004C68E5" w:rsidRDefault="004C68E5" w:rsidP="004C68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46464"/>
          <w:sz w:val="20"/>
          <w:szCs w:val="20"/>
        </w:rPr>
        <w:t>@Override</w:t>
      </w:r>
    </w:p>
    <w:p w14:paraId="0932CFEB" w14:textId="77777777" w:rsidR="004C68E5" w:rsidRDefault="004C68E5" w:rsidP="004C68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work() {</w:t>
      </w:r>
    </w:p>
    <w:p w14:paraId="7D5F1FDE" w14:textId="77777777" w:rsidR="004C68E5" w:rsidRDefault="004C68E5" w:rsidP="004C68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"testing 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5567C03" w14:textId="77777777" w:rsidR="004C68E5" w:rsidRDefault="004C68E5" w:rsidP="004C68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21E05C61" w14:textId="77777777" w:rsidR="004C68E5" w:rsidRDefault="004C68E5" w:rsidP="004C68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office {</w:t>
      </w:r>
    </w:p>
    <w:p w14:paraId="3744AE2F" w14:textId="77777777" w:rsidR="004C68E5" w:rsidRDefault="004C68E5" w:rsidP="004C68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 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60DB1CB6" w14:textId="77777777" w:rsidR="004C68E5" w:rsidRDefault="004C68E5" w:rsidP="004C68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employee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[]= {</w:t>
      </w:r>
      <w:r>
        <w:rPr>
          <w:rFonts w:ascii="Consolas" w:hAnsi="Consolas"/>
          <w:b/>
          <w:bCs/>
          <w:color w:val="7F0055"/>
          <w:sz w:val="20"/>
          <w:szCs w:val="20"/>
          <w:u w:val="single"/>
        </w:rPr>
        <w:t>new</w:t>
      </w:r>
      <w:r>
        <w:rPr>
          <w:rFonts w:ascii="Consolas" w:hAnsi="Consolas"/>
          <w:color w:val="000000"/>
          <w:sz w:val="20"/>
          <w:szCs w:val="20"/>
          <w:u w:val="single"/>
        </w:rPr>
        <w:t xml:space="preserve"> dev(</w:t>
      </w:r>
      <w:r>
        <w:rPr>
          <w:rFonts w:ascii="Consolas" w:hAnsi="Consolas"/>
          <w:color w:val="2A00FF"/>
          <w:sz w:val="20"/>
          <w:szCs w:val="20"/>
          <w:u w:val="single"/>
        </w:rPr>
        <w:t>"yoie"</w:t>
      </w:r>
      <w:r>
        <w:rPr>
          <w:rFonts w:ascii="Consolas" w:hAnsi="Consolas"/>
          <w:color w:val="000000"/>
          <w:sz w:val="20"/>
          <w:szCs w:val="20"/>
          <w:u w:val="single"/>
        </w:rPr>
        <w:t>,34,35,</w:t>
      </w:r>
      <w:r>
        <w:rPr>
          <w:rFonts w:ascii="Consolas" w:hAnsi="Consolas"/>
          <w:color w:val="2A00FF"/>
          <w:sz w:val="20"/>
          <w:szCs w:val="20"/>
          <w:u w:val="single"/>
        </w:rPr>
        <w:t>"dlkj"</w:t>
      </w:r>
      <w:r>
        <w:rPr>
          <w:rFonts w:ascii="Consolas" w:hAnsi="Consolas"/>
          <w:color w:val="000000"/>
          <w:sz w:val="20"/>
          <w:szCs w:val="20"/>
          <w:u w:val="single"/>
        </w:rPr>
        <w:t>)</w:t>
      </w:r>
      <w:r>
        <w:rPr>
          <w:rFonts w:ascii="Consolas" w:hAnsi="Consolas"/>
          <w:color w:val="000000"/>
          <w:sz w:val="20"/>
          <w:szCs w:val="20"/>
        </w:rPr>
        <w:t>,</w:t>
      </w:r>
    </w:p>
    <w:p w14:paraId="50E95193" w14:textId="77777777" w:rsidR="004C68E5" w:rsidRDefault="004C68E5" w:rsidP="004C68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te (</w:t>
      </w:r>
      <w:r>
        <w:rPr>
          <w:rFonts w:ascii="Consolas" w:hAnsi="Consolas"/>
          <w:color w:val="2A00FF"/>
          <w:sz w:val="20"/>
          <w:szCs w:val="20"/>
        </w:rPr>
        <w:t>"jfo"</w:t>
      </w:r>
      <w:r>
        <w:rPr>
          <w:rFonts w:ascii="Consolas" w:hAnsi="Consolas"/>
          <w:color w:val="000000"/>
          <w:sz w:val="20"/>
          <w:szCs w:val="20"/>
        </w:rPr>
        <w:t>,34,564,</w:t>
      </w:r>
      <w:r>
        <w:rPr>
          <w:rFonts w:ascii="Consolas" w:hAnsi="Consolas"/>
          <w:color w:val="2A00FF"/>
          <w:sz w:val="20"/>
          <w:szCs w:val="20"/>
        </w:rPr>
        <w:t>"dkjf"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21EB5DFA" w14:textId="77777777" w:rsidR="004C68E5" w:rsidRDefault="004C68E5" w:rsidP="004C68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te (</w:t>
      </w:r>
      <w:r>
        <w:rPr>
          <w:rFonts w:ascii="Consolas" w:hAnsi="Consolas"/>
          <w:color w:val="2A00FF"/>
          <w:sz w:val="20"/>
          <w:szCs w:val="20"/>
        </w:rPr>
        <w:t>"jai"</w:t>
      </w:r>
      <w:r>
        <w:rPr>
          <w:rFonts w:ascii="Consolas" w:hAnsi="Consolas"/>
          <w:color w:val="000000"/>
          <w:sz w:val="20"/>
          <w:szCs w:val="20"/>
        </w:rPr>
        <w:t>,21,904,</w:t>
      </w:r>
      <w:r>
        <w:rPr>
          <w:rFonts w:ascii="Consolas" w:hAnsi="Consolas"/>
          <w:color w:val="2A00FF"/>
          <w:sz w:val="20"/>
          <w:szCs w:val="20"/>
        </w:rPr>
        <w:t>"fjl"</w:t>
      </w:r>
      <w:r>
        <w:rPr>
          <w:rFonts w:ascii="Consolas" w:hAnsi="Consolas"/>
          <w:color w:val="000000"/>
          <w:sz w:val="20"/>
          <w:szCs w:val="20"/>
        </w:rPr>
        <w:t>),</w:t>
      </w:r>
    </w:p>
    <w:p w14:paraId="5D811709" w14:textId="77777777" w:rsidR="004C68E5" w:rsidRDefault="004C68E5" w:rsidP="004C68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dev (</w:t>
      </w:r>
      <w:r>
        <w:rPr>
          <w:rFonts w:ascii="Consolas" w:hAnsi="Consolas"/>
          <w:color w:val="2A00FF"/>
          <w:sz w:val="20"/>
          <w:szCs w:val="20"/>
        </w:rPr>
        <w:t>"dkfjo"</w:t>
      </w:r>
      <w:r>
        <w:rPr>
          <w:rFonts w:ascii="Consolas" w:hAnsi="Consolas"/>
          <w:color w:val="000000"/>
          <w:sz w:val="20"/>
          <w:szCs w:val="20"/>
        </w:rPr>
        <w:t>,87,5234,</w:t>
      </w:r>
      <w:r>
        <w:rPr>
          <w:rFonts w:ascii="Consolas" w:hAnsi="Consolas"/>
          <w:color w:val="2A00FF"/>
          <w:sz w:val="20"/>
          <w:szCs w:val="20"/>
        </w:rPr>
        <w:t>"odfj"</w:t>
      </w:r>
      <w:r>
        <w:rPr>
          <w:rFonts w:ascii="Consolas" w:hAnsi="Consolas"/>
          <w:color w:val="000000"/>
          <w:sz w:val="20"/>
          <w:szCs w:val="20"/>
        </w:rPr>
        <w:t>)};</w:t>
      </w:r>
    </w:p>
    <w:p w14:paraId="3C5D9E98" w14:textId="77777777" w:rsidR="004C68E5" w:rsidRDefault="004C68E5" w:rsidP="004C68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(employee </w:t>
      </w:r>
      <w:r>
        <w:rPr>
          <w:rFonts w:ascii="Consolas" w:hAnsi="Consolas"/>
          <w:color w:val="6A3E3E"/>
          <w:sz w:val="20"/>
          <w:szCs w:val="20"/>
        </w:rPr>
        <w:t>emp</w:t>
      </w:r>
      <w:r>
        <w:rPr>
          <w:rFonts w:ascii="Consolas" w:hAnsi="Consolas"/>
          <w:color w:val="000000"/>
          <w:sz w:val="20"/>
          <w:szCs w:val="20"/>
        </w:rPr>
        <w:t>: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6E99FD64" w14:textId="77777777" w:rsidR="004C68E5" w:rsidRDefault="004C68E5" w:rsidP="004C68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emp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+</w:t>
      </w:r>
      <w:r>
        <w:rPr>
          <w:rFonts w:ascii="Consolas" w:hAnsi="Consolas"/>
          <w:color w:val="6A3E3E"/>
          <w:sz w:val="20"/>
          <w:szCs w:val="20"/>
        </w:rPr>
        <w:t>emp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+</w:t>
      </w:r>
      <w:r>
        <w:rPr>
          <w:rFonts w:ascii="Consolas" w:hAnsi="Consolas"/>
          <w:color w:val="6A3E3E"/>
          <w:sz w:val="20"/>
          <w:szCs w:val="20"/>
        </w:rPr>
        <w:t>emp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price</w:t>
      </w:r>
      <w:r>
        <w:rPr>
          <w:rFonts w:ascii="Consolas" w:hAnsi="Consolas"/>
          <w:color w:val="000000"/>
          <w:sz w:val="20"/>
          <w:szCs w:val="20"/>
        </w:rPr>
        <w:t xml:space="preserve"> +</w:t>
      </w:r>
      <w:r>
        <w:rPr>
          <w:rFonts w:ascii="Consolas" w:hAnsi="Consolas"/>
          <w:color w:val="6A3E3E"/>
          <w:sz w:val="20"/>
          <w:szCs w:val="20"/>
        </w:rPr>
        <w:t>emp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job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49ACCCE" w14:textId="77777777" w:rsidR="004C68E5" w:rsidRDefault="004C68E5" w:rsidP="004C68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61AFCED4" w14:textId="77777777" w:rsidR="004C68E5" w:rsidRDefault="004C68E5" w:rsidP="004C68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340251C8" w14:textId="32DB3790" w:rsidR="004C68E5" w:rsidRDefault="004C68E5" w:rsidP="004C68E5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"***********"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ADFEBE3" w14:textId="77777777" w:rsidR="004C68E5" w:rsidRDefault="004C68E5" w:rsidP="004C68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0352FD8" w14:textId="458D24EB" w:rsidR="00BE0A61" w:rsidRDefault="00BE0A61" w:rsidP="00BE0A61">
      <w:pPr>
        <w:pStyle w:val="Heading2"/>
      </w:pPr>
      <w:r>
        <w:t>2 dimensional array</w:t>
      </w:r>
    </w:p>
    <w:p w14:paraId="4851277B" w14:textId="69C9392A" w:rsidR="00BE0A61" w:rsidRDefault="00EA1D83" w:rsidP="005261A9">
      <w:pPr>
        <w:pStyle w:val="ListParagraph"/>
        <w:numPr>
          <w:ilvl w:val="0"/>
          <w:numId w:val="216"/>
        </w:numPr>
      </w:pPr>
      <w:r>
        <w:t xml:space="preserve">DECLARING AN ARRAY INSIDE AN ANOTHER ARRAY IS KNOWN AS </w:t>
      </w:r>
      <w:r w:rsidR="00EF6090">
        <w:t xml:space="preserve">2 DIMENSIONAL / MULTIDEMENTIONAL </w:t>
      </w:r>
      <w:r w:rsidR="003F3C1A">
        <w:t>ARRAY.</w:t>
      </w:r>
    </w:p>
    <w:p w14:paraId="6E8737E3" w14:textId="176BD9A7" w:rsidR="003F3C1A" w:rsidRDefault="003F3C1A" w:rsidP="005261A9">
      <w:pPr>
        <w:pStyle w:val="ListParagraph"/>
        <w:numPr>
          <w:ilvl w:val="0"/>
          <w:numId w:val="216"/>
        </w:numPr>
      </w:pPr>
      <w:r>
        <w:t>IN JAVA WE CAN DECLARE 2 D ARRAY BY USING FOLLOWING SYNTAX=</w:t>
      </w:r>
    </w:p>
    <w:p w14:paraId="7B289167" w14:textId="4E708D40" w:rsidR="003F3C1A" w:rsidRDefault="003F3C1A" w:rsidP="005261A9">
      <w:pPr>
        <w:pStyle w:val="ListParagraph"/>
        <w:numPr>
          <w:ilvl w:val="0"/>
          <w:numId w:val="216"/>
        </w:numPr>
      </w:pPr>
      <w:r>
        <w:t>1 DIRECTLY</w:t>
      </w:r>
    </w:p>
    <w:p w14:paraId="2ACDCB00" w14:textId="1C3AFD5C" w:rsidR="003F3C1A" w:rsidRDefault="003F3C1A" w:rsidP="005261A9">
      <w:pPr>
        <w:pStyle w:val="ListParagraph"/>
        <w:numPr>
          <w:ilvl w:val="0"/>
          <w:numId w:val="216"/>
        </w:numPr>
      </w:pPr>
      <w:r>
        <w:t xml:space="preserve">                     DATATYPE VARIABLE [][]=</w:t>
      </w:r>
      <w:r w:rsidR="00CB69B3">
        <w:t>{   {VALUE1 , VALUE2}</w:t>
      </w:r>
      <w:r w:rsidR="002417C7">
        <w:t>,{VALUE1 ,VALUE2} };</w:t>
      </w:r>
    </w:p>
    <w:p w14:paraId="5C195CAF" w14:textId="54058089" w:rsidR="002417C7" w:rsidRDefault="002417C7" w:rsidP="005261A9">
      <w:pPr>
        <w:pStyle w:val="ListParagraph"/>
        <w:numPr>
          <w:ilvl w:val="0"/>
          <w:numId w:val="216"/>
        </w:numPr>
      </w:pPr>
      <w:r>
        <w:t xml:space="preserve"> </w:t>
      </w:r>
    </w:p>
    <w:p w14:paraId="756D0D75" w14:textId="3935F487" w:rsidR="002417C7" w:rsidRDefault="002417C7" w:rsidP="005261A9">
      <w:pPr>
        <w:pStyle w:val="ListParagraph"/>
        <w:numPr>
          <w:ilvl w:val="0"/>
          <w:numId w:val="216"/>
        </w:numPr>
      </w:pPr>
      <w:r>
        <w:t>2 USING KEYWORD=</w:t>
      </w:r>
    </w:p>
    <w:p w14:paraId="2B4CAC0B" w14:textId="44731E7D" w:rsidR="002417C7" w:rsidRDefault="007D7FB9" w:rsidP="005261A9">
      <w:pPr>
        <w:pStyle w:val="ListParagraph"/>
        <w:numPr>
          <w:ilvl w:val="0"/>
          <w:numId w:val="216"/>
        </w:numPr>
      </w:pPr>
      <w:r>
        <w:t xml:space="preserve">                                    DATATYPE VARIABLE [][]=NEW DATATYPE[SIZE][SIZE];</w:t>
      </w:r>
    </w:p>
    <w:p w14:paraId="0C2222D0" w14:textId="5E1A541E" w:rsidR="008D3BFF" w:rsidRPr="007C59E1" w:rsidRDefault="007D7FB9" w:rsidP="005261A9">
      <w:pPr>
        <w:pStyle w:val="ListParagraph"/>
        <w:numPr>
          <w:ilvl w:val="0"/>
          <w:numId w:val="216"/>
        </w:numPr>
        <w:pBdr>
          <w:bottom w:val="single" w:sz="6" w:space="1" w:color="auto"/>
        </w:pBdr>
      </w:pPr>
      <w:r>
        <w:t xml:space="preserve"> </w:t>
      </w:r>
    </w:p>
    <w:p w14:paraId="149E42EF" w14:textId="77777777" w:rsidR="008D3BFF" w:rsidRDefault="008D3BFF" w:rsidP="008D3BF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67A753D" w14:textId="77777777" w:rsidR="008D3BFF" w:rsidRDefault="008D3BFF" w:rsidP="008D3BF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DIRECTARRAY {</w:t>
      </w:r>
    </w:p>
    <w:p w14:paraId="72F0514A" w14:textId="77777777" w:rsidR="008D3BFF" w:rsidRDefault="008D3BFF" w:rsidP="008D3BF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 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086B8390" w14:textId="77777777" w:rsidR="008D3BFF" w:rsidRDefault="008D3BFF" w:rsidP="008D3BF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school</w:t>
      </w:r>
      <w:r>
        <w:rPr>
          <w:rFonts w:ascii="Consolas" w:hAnsi="Consolas"/>
          <w:color w:val="000000"/>
          <w:sz w:val="20"/>
          <w:szCs w:val="20"/>
        </w:rPr>
        <w:t>[][]= {{ 45,87},{33,78}};</w:t>
      </w:r>
    </w:p>
    <w:p w14:paraId="1FA2F292" w14:textId="77777777" w:rsidR="008D3BFF" w:rsidRDefault="008D3BFF" w:rsidP="008D3BF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=0;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&lt;</w:t>
      </w:r>
      <w:r>
        <w:rPr>
          <w:rFonts w:ascii="Consolas" w:hAnsi="Consolas"/>
          <w:color w:val="6A3E3E"/>
          <w:sz w:val="20"/>
          <w:szCs w:val="20"/>
        </w:rPr>
        <w:t>school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length</w:t>
      </w:r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++) {</w:t>
      </w:r>
    </w:p>
    <w:p w14:paraId="49409AEA" w14:textId="77777777" w:rsidR="008D3BFF" w:rsidRDefault="008D3BFF" w:rsidP="008D3BF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>=0;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>&lt;</w:t>
      </w:r>
      <w:r>
        <w:rPr>
          <w:rFonts w:ascii="Consolas" w:hAnsi="Consolas"/>
          <w:color w:val="6A3E3E"/>
          <w:sz w:val="20"/>
          <w:szCs w:val="20"/>
        </w:rPr>
        <w:t>school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].</w:t>
      </w:r>
      <w:r>
        <w:rPr>
          <w:rFonts w:ascii="Consolas" w:hAnsi="Consolas"/>
          <w:color w:val="0000C0"/>
          <w:sz w:val="20"/>
          <w:szCs w:val="20"/>
        </w:rPr>
        <w:t>length</w:t>
      </w:r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>++) {</w:t>
      </w:r>
    </w:p>
    <w:p w14:paraId="4E83CE9C" w14:textId="77777777" w:rsidR="008D3BFF" w:rsidRDefault="008D3BFF" w:rsidP="008D3BF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school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][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>]);</w:t>
      </w:r>
    </w:p>
    <w:p w14:paraId="65792BE8" w14:textId="6D04D7F6" w:rsidR="00DC4488" w:rsidRDefault="008D3BFF" w:rsidP="00DC4488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}        </w:t>
      </w:r>
      <w:r w:rsidR="00DC4488">
        <w:rPr>
          <w:rFonts w:ascii="Consolas" w:hAnsi="Consolas"/>
          <w:color w:val="000000"/>
          <w:sz w:val="20"/>
          <w:szCs w:val="20"/>
        </w:rPr>
        <w:t>}              }   }</w:t>
      </w:r>
      <w:r w:rsidR="00703207">
        <w:rPr>
          <w:rFonts w:ascii="Consolas" w:hAnsi="Consolas"/>
          <w:color w:val="000000"/>
          <w:sz w:val="20"/>
          <w:szCs w:val="20"/>
        </w:rPr>
        <w:t xml:space="preserve"> </w:t>
      </w:r>
    </w:p>
    <w:p w14:paraId="1D261F58" w14:textId="77777777" w:rsidR="00DC4488" w:rsidRDefault="00DC4488" w:rsidP="00DC448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2EB0523" w14:textId="6EC51EA3" w:rsidR="00C2457C" w:rsidRDefault="00F67EAC" w:rsidP="00C2457C">
      <w:pPr>
        <w:pStyle w:val="ListParagraph"/>
      </w:pPr>
      <w:r>
        <w:t>WAP TO PRINT 3 STUDNETS 2SUBJECT MARKS AND PRINT.</w:t>
      </w:r>
    </w:p>
    <w:p w14:paraId="2A7B27F3" w14:textId="77777777" w:rsidR="00C253A5" w:rsidRDefault="00C253A5" w:rsidP="00C253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blue_single_tonCLASS;</w:t>
      </w:r>
    </w:p>
    <w:p w14:paraId="51B85125" w14:textId="77777777" w:rsidR="00C253A5" w:rsidRDefault="00C253A5" w:rsidP="00C253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70DD74D" w14:textId="77777777" w:rsidR="00C253A5" w:rsidRDefault="00C253A5" w:rsidP="00C253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NEW {</w:t>
      </w:r>
    </w:p>
    <w:p w14:paraId="59097D29" w14:textId="77777777" w:rsidR="00C253A5" w:rsidRDefault="00C253A5" w:rsidP="00C253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 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5C138614" w14:textId="6662C29F" w:rsidR="00C253A5" w:rsidRDefault="00C253A5" w:rsidP="00C253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room</w:t>
      </w:r>
      <w:r>
        <w:rPr>
          <w:rFonts w:ascii="Consolas" w:hAnsi="Consolas"/>
          <w:color w:val="000000"/>
          <w:sz w:val="20"/>
          <w:szCs w:val="20"/>
        </w:rPr>
        <w:t xml:space="preserve">[][]= {{98,43},{37,78},{76,05}};               </w:t>
      </w:r>
      <w:r w:rsidR="00B27C9C">
        <w:rPr>
          <w:rFonts w:ascii="Consolas" w:hAnsi="Consolas"/>
          <w:color w:val="000000"/>
          <w:sz w:val="20"/>
          <w:szCs w:val="20"/>
        </w:rPr>
        <w:t>98  43</w:t>
      </w:r>
    </w:p>
    <w:p w14:paraId="740B9497" w14:textId="0520E34D" w:rsidR="00C253A5" w:rsidRDefault="00C253A5" w:rsidP="00C253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=0;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&lt;</w:t>
      </w:r>
      <w:r>
        <w:rPr>
          <w:rFonts w:ascii="Consolas" w:hAnsi="Consolas"/>
          <w:color w:val="6A3E3E"/>
          <w:sz w:val="20"/>
          <w:szCs w:val="20"/>
        </w:rPr>
        <w:t>room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length</w:t>
      </w:r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++) {</w:t>
      </w:r>
      <w:r w:rsidR="00B27C9C">
        <w:rPr>
          <w:rFonts w:ascii="Consolas" w:hAnsi="Consolas"/>
          <w:color w:val="000000"/>
          <w:sz w:val="20"/>
          <w:szCs w:val="20"/>
        </w:rPr>
        <w:t xml:space="preserve">                       37  78</w:t>
      </w:r>
    </w:p>
    <w:p w14:paraId="7B505133" w14:textId="552EC3E7" w:rsidR="00C253A5" w:rsidRDefault="00C253A5" w:rsidP="00C253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>=0;</w:t>
      </w:r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>&lt;</w:t>
      </w:r>
      <w:r>
        <w:rPr>
          <w:rFonts w:ascii="Consolas" w:hAnsi="Consolas"/>
          <w:color w:val="6A3E3E"/>
          <w:sz w:val="20"/>
          <w:szCs w:val="20"/>
        </w:rPr>
        <w:t>room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].</w:t>
      </w:r>
      <w:r>
        <w:rPr>
          <w:rFonts w:ascii="Consolas" w:hAnsi="Consolas"/>
          <w:color w:val="0000C0"/>
          <w:sz w:val="20"/>
          <w:szCs w:val="20"/>
        </w:rPr>
        <w:t>length</w:t>
      </w:r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>++) {</w:t>
      </w:r>
      <w:r w:rsidR="00B27C9C">
        <w:rPr>
          <w:rFonts w:ascii="Consolas" w:hAnsi="Consolas"/>
          <w:color w:val="000000"/>
          <w:sz w:val="20"/>
          <w:szCs w:val="20"/>
        </w:rPr>
        <w:t xml:space="preserve">             76  05</w:t>
      </w:r>
    </w:p>
    <w:p w14:paraId="5348048B" w14:textId="77777777" w:rsidR="00C253A5" w:rsidRDefault="00C253A5" w:rsidP="00C253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room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][</w:t>
      </w:r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>]+</w:t>
      </w:r>
      <w:r>
        <w:rPr>
          <w:rFonts w:ascii="Consolas" w:hAnsi="Consolas"/>
          <w:color w:val="2A00FF"/>
          <w:sz w:val="20"/>
          <w:szCs w:val="20"/>
        </w:rPr>
        <w:t>"  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CE31B72" w14:textId="77777777" w:rsidR="00C253A5" w:rsidRDefault="00C253A5" w:rsidP="00C253A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2C896AD5" w14:textId="4F983690" w:rsidR="00C253A5" w:rsidRDefault="00C253A5" w:rsidP="00B27C9C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.println();</w:t>
      </w:r>
      <w:r w:rsidR="00B27C9C">
        <w:rPr>
          <w:rFonts w:ascii="Consolas" w:hAnsi="Consolas"/>
          <w:color w:val="000000"/>
          <w:sz w:val="20"/>
          <w:szCs w:val="20"/>
        </w:rPr>
        <w:t xml:space="preserve">  </w:t>
      </w:r>
      <w:r w:rsidR="004758B3">
        <w:rPr>
          <w:rFonts w:ascii="Consolas" w:hAnsi="Consolas"/>
          <w:color w:val="000000"/>
          <w:sz w:val="20"/>
          <w:szCs w:val="20"/>
        </w:rPr>
        <w:t>}  }  }</w:t>
      </w:r>
    </w:p>
    <w:p w14:paraId="68A2E44C" w14:textId="77777777" w:rsidR="004758B3" w:rsidRDefault="004758B3" w:rsidP="00B27C9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3D74F58" w14:textId="11965DFD" w:rsidR="00F67EAC" w:rsidRDefault="00AF5746" w:rsidP="00C2457C">
      <w:pPr>
        <w:pStyle w:val="ListParagraph"/>
      </w:pPr>
      <w:r>
        <w:t>USING FOR EACH=</w:t>
      </w:r>
    </w:p>
    <w:p w14:paraId="0E7A1DEB" w14:textId="77777777" w:rsidR="00AF5746" w:rsidRDefault="00AF5746" w:rsidP="00AF574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blue_single_tonCLASS;</w:t>
      </w:r>
    </w:p>
    <w:p w14:paraId="7DDA695A" w14:textId="77777777" w:rsidR="00AF5746" w:rsidRDefault="00AF5746" w:rsidP="00AF574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F08AF9C" w14:textId="6172A2D3" w:rsidR="00AF5746" w:rsidRDefault="00AF5746" w:rsidP="00AF574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NEW {</w:t>
      </w:r>
      <w:r w:rsidR="009C0000">
        <w:rPr>
          <w:rFonts w:ascii="Consolas" w:hAnsi="Consolas"/>
          <w:color w:val="000000"/>
          <w:sz w:val="20"/>
          <w:szCs w:val="20"/>
        </w:rPr>
        <w:t xml:space="preserve">                               34  67  34  56  </w:t>
      </w:r>
      <w:r w:rsidR="00C13B0A">
        <w:rPr>
          <w:rFonts w:ascii="Consolas" w:hAnsi="Consolas"/>
          <w:color w:val="000000"/>
          <w:sz w:val="20"/>
          <w:szCs w:val="20"/>
        </w:rPr>
        <w:t>43  9</w:t>
      </w:r>
    </w:p>
    <w:p w14:paraId="4B45CEB6" w14:textId="77777777" w:rsidR="00AF5746" w:rsidRDefault="00AF5746" w:rsidP="00AF574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 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5017EA31" w14:textId="77777777" w:rsidR="00AF5746" w:rsidRDefault="00AF5746" w:rsidP="00AF574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room</w:t>
      </w:r>
      <w:r>
        <w:rPr>
          <w:rFonts w:ascii="Consolas" w:hAnsi="Consolas"/>
          <w:color w:val="000000"/>
          <w:sz w:val="20"/>
          <w:szCs w:val="20"/>
        </w:rPr>
        <w:t>[][]= {{34,67},{34,56},{43,9}};</w:t>
      </w:r>
    </w:p>
    <w:p w14:paraId="40803DFB" w14:textId="77777777" w:rsidR="00AF5746" w:rsidRDefault="00AF5746" w:rsidP="00AF574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[]:</w:t>
      </w:r>
      <w:r>
        <w:rPr>
          <w:rFonts w:ascii="Consolas" w:hAnsi="Consolas"/>
          <w:color w:val="6A3E3E"/>
          <w:sz w:val="20"/>
          <w:szCs w:val="20"/>
        </w:rPr>
        <w:t>room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12D69A68" w14:textId="77777777" w:rsidR="00AF5746" w:rsidRDefault="00AF5746" w:rsidP="00AF574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>: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4DEE418D" w14:textId="77777777" w:rsidR="00AF5746" w:rsidRDefault="00AF5746" w:rsidP="00AF574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{</w:t>
      </w:r>
    </w:p>
    <w:p w14:paraId="485599C9" w14:textId="77777777" w:rsidR="00AF5746" w:rsidRDefault="00AF5746" w:rsidP="00AF574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.print(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>+</w:t>
      </w:r>
      <w:r>
        <w:rPr>
          <w:rFonts w:ascii="Consolas" w:hAnsi="Consolas"/>
          <w:color w:val="2A00FF"/>
          <w:sz w:val="20"/>
          <w:szCs w:val="20"/>
        </w:rPr>
        <w:t>" 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6F98C83" w14:textId="77777777" w:rsidR="00AF5746" w:rsidRDefault="00AF5746" w:rsidP="00AF574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7E9044EB" w14:textId="77777777" w:rsidR="00AF5746" w:rsidRDefault="00AF5746" w:rsidP="00AF574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.println();</w:t>
      </w:r>
    </w:p>
    <w:p w14:paraId="7FB0E893" w14:textId="77777777" w:rsidR="00AF5746" w:rsidRDefault="00AF5746" w:rsidP="00AF5746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}}</w:t>
      </w:r>
    </w:p>
    <w:p w14:paraId="453CF537" w14:textId="77777777" w:rsidR="00AF5746" w:rsidRDefault="00AF5746" w:rsidP="00AF574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029CAE4" w14:textId="78AFE8C5" w:rsidR="004C68E5" w:rsidRDefault="00C13B0A" w:rsidP="004C68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USING NEW KEYWORD (USER INPUT)=</w:t>
      </w:r>
    </w:p>
    <w:p w14:paraId="5FA99064" w14:textId="77777777" w:rsidR="00242561" w:rsidRDefault="00242561" w:rsidP="002425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blue_single_tonCLASS;</w:t>
      </w:r>
    </w:p>
    <w:p w14:paraId="0715371B" w14:textId="77777777" w:rsidR="00242561" w:rsidRDefault="00242561" w:rsidP="002425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java.util.Scanner;</w:t>
      </w:r>
    </w:p>
    <w:p w14:paraId="53EFB410" w14:textId="77777777" w:rsidR="00242561" w:rsidRDefault="00242561" w:rsidP="002425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NEW {</w:t>
      </w:r>
    </w:p>
    <w:p w14:paraId="2DDBBEED" w14:textId="77777777" w:rsidR="00242561" w:rsidRDefault="00242561" w:rsidP="002425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 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62386043" w14:textId="77777777" w:rsidR="00242561" w:rsidRDefault="00242561" w:rsidP="002425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Scanner </w:t>
      </w:r>
      <w:r>
        <w:rPr>
          <w:rFonts w:ascii="Consolas" w:hAnsi="Consolas"/>
          <w:color w:val="6A3E3E"/>
          <w:sz w:val="20"/>
          <w:szCs w:val="20"/>
          <w:u w:val="single"/>
        </w:rPr>
        <w:t>sc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Scanner(System.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7D1E633" w14:textId="77777777" w:rsidR="00242561" w:rsidRDefault="00242561" w:rsidP="002425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"enter number of students 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A78EFAB" w14:textId="77777777" w:rsidR="00242561" w:rsidRDefault="00242561" w:rsidP="002425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st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.nextInt();</w:t>
      </w:r>
    </w:p>
    <w:p w14:paraId="4C8F555A" w14:textId="77777777" w:rsidR="00242561" w:rsidRDefault="00242561" w:rsidP="002425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"enter subjects"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1CA3C8E" w14:textId="77777777" w:rsidR="00242561" w:rsidRDefault="00242561" w:rsidP="002425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sb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.nextInt();</w:t>
      </w:r>
    </w:p>
    <w:p w14:paraId="3681EBC7" w14:textId="77777777" w:rsidR="00242561" w:rsidRDefault="00242561" w:rsidP="002425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marks</w:t>
      </w:r>
      <w:r>
        <w:rPr>
          <w:rFonts w:ascii="Consolas" w:hAnsi="Consolas"/>
          <w:color w:val="000000"/>
          <w:sz w:val="20"/>
          <w:szCs w:val="20"/>
        </w:rPr>
        <w:t>[][]=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st</w:t>
      </w:r>
      <w:r>
        <w:rPr>
          <w:rFonts w:ascii="Consolas" w:hAnsi="Consolas"/>
          <w:color w:val="000000"/>
          <w:sz w:val="20"/>
          <w:szCs w:val="20"/>
        </w:rPr>
        <w:t>][</w:t>
      </w:r>
      <w:r>
        <w:rPr>
          <w:rFonts w:ascii="Consolas" w:hAnsi="Consolas"/>
          <w:color w:val="6A3E3E"/>
          <w:sz w:val="20"/>
          <w:szCs w:val="20"/>
        </w:rPr>
        <w:t>sb</w:t>
      </w:r>
      <w:r>
        <w:rPr>
          <w:rFonts w:ascii="Consolas" w:hAnsi="Consolas"/>
          <w:color w:val="000000"/>
          <w:sz w:val="20"/>
          <w:szCs w:val="20"/>
        </w:rPr>
        <w:t>];</w:t>
      </w:r>
    </w:p>
    <w:p w14:paraId="313F031E" w14:textId="77777777" w:rsidR="00242561" w:rsidRDefault="00242561" w:rsidP="002425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</w:t>
      </w:r>
      <w:r>
        <w:rPr>
          <w:rFonts w:ascii="Consolas" w:hAnsi="Consolas"/>
          <w:color w:val="3F7F5F"/>
          <w:sz w:val="20"/>
          <w:szCs w:val="20"/>
          <w:u w:val="single"/>
        </w:rPr>
        <w:t>int</w:t>
      </w:r>
    </w:p>
    <w:p w14:paraId="596756DC" w14:textId="77777777" w:rsidR="00242561" w:rsidRDefault="00242561" w:rsidP="002425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=0;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&lt;</w:t>
      </w:r>
      <w:r>
        <w:rPr>
          <w:rFonts w:ascii="Consolas" w:hAnsi="Consolas"/>
          <w:color w:val="6A3E3E"/>
          <w:sz w:val="20"/>
          <w:szCs w:val="20"/>
        </w:rPr>
        <w:t>marks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length</w:t>
      </w:r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++) {</w:t>
      </w:r>
    </w:p>
    <w:p w14:paraId="6C7C2244" w14:textId="77777777" w:rsidR="00242561" w:rsidRDefault="00242561" w:rsidP="002425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>=0;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>&lt;</w:t>
      </w:r>
      <w:r>
        <w:rPr>
          <w:rFonts w:ascii="Consolas" w:hAnsi="Consolas"/>
          <w:color w:val="6A3E3E"/>
          <w:sz w:val="20"/>
          <w:szCs w:val="20"/>
        </w:rPr>
        <w:t>marks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].</w:t>
      </w:r>
      <w:r>
        <w:rPr>
          <w:rFonts w:ascii="Consolas" w:hAnsi="Consolas"/>
          <w:color w:val="0000C0"/>
          <w:sz w:val="20"/>
          <w:szCs w:val="20"/>
        </w:rPr>
        <w:t>length</w:t>
      </w:r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>++) {</w:t>
      </w:r>
    </w:p>
    <w:p w14:paraId="713B7D91" w14:textId="77777777" w:rsidR="00242561" w:rsidRDefault="00242561" w:rsidP="002425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.print(</w:t>
      </w:r>
      <w:r>
        <w:rPr>
          <w:rFonts w:ascii="Consolas" w:hAnsi="Consolas"/>
          <w:color w:val="2A00FF"/>
          <w:sz w:val="20"/>
          <w:szCs w:val="20"/>
        </w:rPr>
        <w:t>"enter"</w:t>
      </w:r>
      <w:r>
        <w:rPr>
          <w:rFonts w:ascii="Consolas" w:hAnsi="Consolas"/>
          <w:color w:val="000000"/>
          <w:sz w:val="20"/>
          <w:szCs w:val="20"/>
        </w:rPr>
        <w:t>+(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+1)+</w:t>
      </w:r>
      <w:r>
        <w:rPr>
          <w:rFonts w:ascii="Consolas" w:hAnsi="Consolas"/>
          <w:color w:val="2A00FF"/>
          <w:sz w:val="20"/>
          <w:szCs w:val="20"/>
        </w:rPr>
        <w:t>"student marks"</w:t>
      </w:r>
      <w:r>
        <w:rPr>
          <w:rFonts w:ascii="Consolas" w:hAnsi="Consolas"/>
          <w:color w:val="000000"/>
          <w:sz w:val="20"/>
          <w:szCs w:val="20"/>
        </w:rPr>
        <w:t>+(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>+1)+</w:t>
      </w:r>
      <w:r>
        <w:rPr>
          <w:rFonts w:ascii="Consolas" w:hAnsi="Consolas"/>
          <w:color w:val="2A00FF"/>
          <w:sz w:val="20"/>
          <w:szCs w:val="20"/>
        </w:rPr>
        <w:t>"sub"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24D0F0D" w14:textId="77777777" w:rsidR="00242561" w:rsidRDefault="00242561" w:rsidP="002425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marks</w:t>
      </w:r>
      <w:r>
        <w:rPr>
          <w:rFonts w:ascii="Consolas" w:hAnsi="Consolas"/>
          <w:color w:val="000000"/>
          <w:sz w:val="20"/>
          <w:szCs w:val="20"/>
        </w:rPr>
        <w:t>[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][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>]=</w:t>
      </w:r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.nextInt();</w:t>
      </w:r>
    </w:p>
    <w:p w14:paraId="31472470" w14:textId="77777777" w:rsidR="00242561" w:rsidRDefault="00242561" w:rsidP="002425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114DB7CE" w14:textId="77777777" w:rsidR="00242561" w:rsidRDefault="00242561" w:rsidP="002425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6D910884" w14:textId="77777777" w:rsidR="00242561" w:rsidRDefault="00242561" w:rsidP="002425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>//print</w:t>
      </w:r>
    </w:p>
    <w:p w14:paraId="70009002" w14:textId="77777777" w:rsidR="00242561" w:rsidRDefault="00242561" w:rsidP="002425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[]:</w:t>
      </w:r>
      <w:r>
        <w:rPr>
          <w:rFonts w:ascii="Consolas" w:hAnsi="Consolas"/>
          <w:color w:val="6A3E3E"/>
          <w:sz w:val="20"/>
          <w:szCs w:val="20"/>
        </w:rPr>
        <w:t>marks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60A197D5" w14:textId="77777777" w:rsidR="00242561" w:rsidRDefault="00242561" w:rsidP="002425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>: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324AB101" w14:textId="77777777" w:rsidR="00242561" w:rsidRDefault="00242561" w:rsidP="002425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.print(</w:t>
      </w:r>
      <w:r>
        <w:rPr>
          <w:rFonts w:ascii="Consolas" w:hAnsi="Consolas"/>
          <w:color w:val="6A3E3E"/>
          <w:sz w:val="20"/>
          <w:szCs w:val="20"/>
        </w:rPr>
        <w:t>j</w:t>
      </w:r>
      <w:r>
        <w:rPr>
          <w:rFonts w:ascii="Consolas" w:hAnsi="Consolas"/>
          <w:color w:val="000000"/>
          <w:sz w:val="20"/>
          <w:szCs w:val="20"/>
        </w:rPr>
        <w:t>+</w:t>
      </w:r>
      <w:r>
        <w:rPr>
          <w:rFonts w:ascii="Consolas" w:hAnsi="Consolas"/>
          <w:color w:val="2A00FF"/>
          <w:sz w:val="20"/>
          <w:szCs w:val="20"/>
        </w:rPr>
        <w:t>" 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675390B" w14:textId="77777777" w:rsidR="00242561" w:rsidRDefault="00242561" w:rsidP="0024256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3A6C6030" w14:textId="4DBB3D26" w:rsidR="00DF2A99" w:rsidRDefault="00242561" w:rsidP="00DF2A99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2"/>
          <w:szCs w:val="22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 xml:space="preserve">.println( </w:t>
      </w:r>
      <w:r w:rsidR="00DF2A99">
        <w:rPr>
          <w:rFonts w:ascii="Consolas" w:hAnsi="Consolas"/>
          <w:color w:val="000000"/>
          <w:sz w:val="20"/>
          <w:szCs w:val="20"/>
        </w:rPr>
        <w:t xml:space="preserve">);         </w:t>
      </w:r>
      <w:r w:rsidR="00DF2A99">
        <w:rPr>
          <w:rFonts w:ascii="Consolas" w:hAnsi="Consolas"/>
          <w:color w:val="000000"/>
          <w:sz w:val="22"/>
          <w:szCs w:val="22"/>
        </w:rPr>
        <w:t>}      }</w:t>
      </w:r>
    </w:p>
    <w:p w14:paraId="7FDD5B1D" w14:textId="4DE13673" w:rsidR="00DF2A99" w:rsidRDefault="00DF2A99" w:rsidP="00DF2A99">
      <w:pPr>
        <w:pStyle w:val="Heading2"/>
      </w:pPr>
      <w:r>
        <w:t>JAVA.LANG</w:t>
      </w:r>
    </w:p>
    <w:p w14:paraId="221AD7FA" w14:textId="068409C1" w:rsidR="00DF2A99" w:rsidRDefault="00AD0149" w:rsidP="005261A9">
      <w:pPr>
        <w:pStyle w:val="ListParagraph"/>
        <w:numPr>
          <w:ilvl w:val="0"/>
          <w:numId w:val="217"/>
        </w:numPr>
      </w:pPr>
      <w:r>
        <w:t>IT IS AN IMPORTANT PACKAGE PRESENT INSIDE JAVA LIBRARY.</w:t>
      </w:r>
    </w:p>
    <w:p w14:paraId="49FA4824" w14:textId="12521AD7" w:rsidR="00B63AED" w:rsidRDefault="00B63AED" w:rsidP="005261A9">
      <w:pPr>
        <w:pStyle w:val="ListParagraph"/>
        <w:numPr>
          <w:ilvl w:val="0"/>
          <w:numId w:val="217"/>
        </w:numPr>
      </w:pPr>
      <w:r>
        <w:t xml:space="preserve">IT HAS THE IMPORTANT CLASSES CALLED OBJECT , STRING , </w:t>
      </w:r>
      <w:r w:rsidR="00135832">
        <w:t xml:space="preserve">SYSTEM AND WRAPPER CLASSES AND </w:t>
      </w:r>
      <w:r w:rsidR="00763996">
        <w:t xml:space="preserve">THROWABLE </w:t>
      </w:r>
      <w:r w:rsidR="00135832">
        <w:t>EXTRAS .</w:t>
      </w:r>
    </w:p>
    <w:p w14:paraId="50631331" w14:textId="2B313D6F" w:rsidR="00135832" w:rsidRDefault="00135832" w:rsidP="005261A9">
      <w:pPr>
        <w:pStyle w:val="ListParagraph"/>
        <w:numPr>
          <w:ilvl w:val="0"/>
          <w:numId w:val="217"/>
        </w:numPr>
      </w:pPr>
      <w:r>
        <w:t xml:space="preserve">SINCE IT IS AN IMPORTANT PACKAGE </w:t>
      </w:r>
      <w:r w:rsidR="00F13B8C">
        <w:t xml:space="preserve">PROGRAMMER NEED NOT TO IMPORT EXPLICITELY </w:t>
      </w:r>
      <w:r w:rsidR="006741E8">
        <w:t xml:space="preserve">COMIPLER WILL IMPLICITLY IMPORTED </w:t>
      </w:r>
      <w:r w:rsidR="003462B1">
        <w:t>TO ALL THE CLASSES AND INTERFACE.</w:t>
      </w:r>
    </w:p>
    <w:p w14:paraId="19B846E4" w14:textId="239267AA" w:rsidR="003462B1" w:rsidRDefault="003462B1" w:rsidP="003462B1">
      <w:pPr>
        <w:pStyle w:val="Heading2"/>
      </w:pPr>
      <w:r>
        <w:t>OBJECT CLASS</w:t>
      </w:r>
    </w:p>
    <w:p w14:paraId="03EA1612" w14:textId="076F65C2" w:rsidR="003462B1" w:rsidRDefault="00EE12A3" w:rsidP="005261A9">
      <w:pPr>
        <w:pStyle w:val="ListParagraph"/>
        <w:numPr>
          <w:ilvl w:val="0"/>
          <w:numId w:val="218"/>
        </w:numPr>
      </w:pPr>
      <w:r>
        <w:t>IT IS A PREDEFINED CLASS.PRESENT INSIDE JAVA.LANG PACKAGE.</w:t>
      </w:r>
    </w:p>
    <w:p w14:paraId="1DBCC822" w14:textId="7658EAF0" w:rsidR="00EE12A3" w:rsidRDefault="00EE12A3" w:rsidP="005261A9">
      <w:pPr>
        <w:pStyle w:val="ListParagraph"/>
        <w:numPr>
          <w:ilvl w:val="0"/>
          <w:numId w:val="218"/>
        </w:numPr>
      </w:pPr>
      <w:r>
        <w:t xml:space="preserve">IT IS SUPERMOST CLASS </w:t>
      </w:r>
      <w:r w:rsidR="002D0753">
        <w:t>FOR ALL THE CLASSES</w:t>
      </w:r>
    </w:p>
    <w:p w14:paraId="64EAFCA0" w14:textId="7F76585B" w:rsidR="002D0753" w:rsidRDefault="002D0753" w:rsidP="005261A9">
      <w:pPr>
        <w:pStyle w:val="ListParagraph"/>
        <w:numPr>
          <w:ilvl w:val="0"/>
          <w:numId w:val="218"/>
        </w:numPr>
      </w:pPr>
      <w:r>
        <w:t xml:space="preserve">SINCE IT IS A SUPER MOST CLASS FOR ALL THE CLASSES PROGRAMMER </w:t>
      </w:r>
      <w:r w:rsidR="00E748D4">
        <w:t xml:space="preserve">NEED NOT TO EXTEND EXPLICITELY COMPILER WILL EXTEND IMPLICITELY </w:t>
      </w:r>
      <w:r w:rsidR="00706732">
        <w:t>FOR ALL THE CLASSES.</w:t>
      </w:r>
    </w:p>
    <w:p w14:paraId="049C76B6" w14:textId="223353CC" w:rsidR="00706732" w:rsidRDefault="00706732" w:rsidP="005261A9">
      <w:pPr>
        <w:pStyle w:val="ListParagraph"/>
        <w:numPr>
          <w:ilvl w:val="0"/>
          <w:numId w:val="218"/>
        </w:numPr>
      </w:pPr>
      <w:r>
        <w:t>IT HAS 11 NON STATIC CONCRETE MEHTODS</w:t>
      </w:r>
      <w:r w:rsidR="005E6B2E">
        <w:t>.</w:t>
      </w:r>
    </w:p>
    <w:p w14:paraId="133EF610" w14:textId="07D965CF" w:rsidR="005E6B2E" w:rsidRDefault="005E6B2E" w:rsidP="005261A9">
      <w:pPr>
        <w:pStyle w:val="ListParagraph"/>
        <w:numPr>
          <w:ilvl w:val="0"/>
          <w:numId w:val="218"/>
        </w:numPr>
      </w:pPr>
      <w:r>
        <w:t>1 PUBLIC STRING TOSTRING():</w:t>
      </w:r>
    </w:p>
    <w:p w14:paraId="7BFE7EFD" w14:textId="3A2A5120" w:rsidR="005E6B2E" w:rsidRDefault="005E6B2E" w:rsidP="005261A9">
      <w:pPr>
        <w:pStyle w:val="ListParagraph"/>
        <w:numPr>
          <w:ilvl w:val="0"/>
          <w:numId w:val="218"/>
        </w:numPr>
      </w:pPr>
      <w:r>
        <w:t>2 PUBLIC BOOLEAN EQUALS (OBJECT O):</w:t>
      </w:r>
    </w:p>
    <w:p w14:paraId="6579C302" w14:textId="7C7E8933" w:rsidR="005E6B2E" w:rsidRDefault="005E6B2E" w:rsidP="005261A9">
      <w:pPr>
        <w:pStyle w:val="ListParagraph"/>
        <w:numPr>
          <w:ilvl w:val="0"/>
          <w:numId w:val="218"/>
        </w:numPr>
      </w:pPr>
      <w:r>
        <w:t xml:space="preserve">3 PUBLIC INT </w:t>
      </w:r>
      <w:r w:rsidR="008D02A8">
        <w:t>HASHCODE():</w:t>
      </w:r>
    </w:p>
    <w:p w14:paraId="61C7308A" w14:textId="06D04E9D" w:rsidR="008D02A8" w:rsidRDefault="008D02A8" w:rsidP="005261A9">
      <w:pPr>
        <w:pStyle w:val="ListParagraph"/>
        <w:numPr>
          <w:ilvl w:val="0"/>
          <w:numId w:val="218"/>
        </w:numPr>
      </w:pPr>
      <w:r>
        <w:t xml:space="preserve">4 PROTECTED VOID FINALIZ()THROWS </w:t>
      </w:r>
      <w:r w:rsidR="00193810">
        <w:t>THROWABLE:</w:t>
      </w:r>
    </w:p>
    <w:p w14:paraId="2A682187" w14:textId="55373462" w:rsidR="00193810" w:rsidRDefault="00193810" w:rsidP="005261A9">
      <w:pPr>
        <w:pStyle w:val="ListParagraph"/>
        <w:numPr>
          <w:ilvl w:val="0"/>
          <w:numId w:val="218"/>
        </w:numPr>
      </w:pPr>
      <w:r>
        <w:t>5 PROTECTED OBJECT CLONE() THROWS CLONE</w:t>
      </w:r>
      <w:r w:rsidR="00DE1AC3">
        <w:t>NOTSUPPORTEDEXCEPTION:</w:t>
      </w:r>
    </w:p>
    <w:p w14:paraId="014A0D0E" w14:textId="31EF780F" w:rsidR="00DE1AC3" w:rsidRDefault="00DE1AC3" w:rsidP="005261A9">
      <w:pPr>
        <w:pStyle w:val="ListParagraph"/>
        <w:numPr>
          <w:ilvl w:val="0"/>
          <w:numId w:val="218"/>
        </w:numPr>
      </w:pPr>
      <w:r>
        <w:t>6 PUBLIC FINAL CLASS GETCLASS();</w:t>
      </w:r>
    </w:p>
    <w:p w14:paraId="3700E8E2" w14:textId="665DBC18" w:rsidR="00DE1AC3" w:rsidRDefault="00DE1AC3" w:rsidP="005261A9">
      <w:pPr>
        <w:pStyle w:val="ListParagraph"/>
        <w:numPr>
          <w:ilvl w:val="0"/>
          <w:numId w:val="218"/>
        </w:numPr>
      </w:pPr>
      <w:r>
        <w:t>7 PUBLIC FINAL VOID NOTIFY();</w:t>
      </w:r>
    </w:p>
    <w:p w14:paraId="3B0FC73B" w14:textId="05B29149" w:rsidR="00DE1AC3" w:rsidRDefault="00DE1AC3" w:rsidP="005261A9">
      <w:pPr>
        <w:pStyle w:val="ListParagraph"/>
        <w:numPr>
          <w:ilvl w:val="0"/>
          <w:numId w:val="218"/>
        </w:numPr>
      </w:pPr>
      <w:r>
        <w:t>8 PUBLIC FINAL VIOD NOTIFYALL();</w:t>
      </w:r>
    </w:p>
    <w:p w14:paraId="7075ECBD" w14:textId="64C4A596" w:rsidR="00DE1AC3" w:rsidRDefault="007A7737" w:rsidP="005261A9">
      <w:pPr>
        <w:pStyle w:val="ListParagraph"/>
        <w:numPr>
          <w:ilvl w:val="0"/>
          <w:numId w:val="218"/>
        </w:numPr>
      </w:pPr>
      <w:r>
        <w:t>9 PUBLIC FINAL VOID WAIT()THROWS INTEREPTED EXCEPTION.</w:t>
      </w:r>
    </w:p>
    <w:p w14:paraId="1EFC2444" w14:textId="28C6F102" w:rsidR="007A7737" w:rsidRDefault="007A7737" w:rsidP="005261A9">
      <w:pPr>
        <w:pStyle w:val="ListParagraph"/>
        <w:numPr>
          <w:ilvl w:val="0"/>
          <w:numId w:val="218"/>
        </w:numPr>
      </w:pPr>
      <w:r>
        <w:t>10 PUBLIC FINAL VOID WAIT(</w:t>
      </w:r>
      <w:r w:rsidR="001A7898">
        <w:t>LONG TIMEOUT)THROWS INTERRUPTED EXCEPTION.</w:t>
      </w:r>
    </w:p>
    <w:p w14:paraId="12DEF3AF" w14:textId="45A7BB9B" w:rsidR="001A7898" w:rsidRDefault="001A7898" w:rsidP="005261A9">
      <w:pPr>
        <w:pStyle w:val="ListParagraph"/>
        <w:numPr>
          <w:ilvl w:val="0"/>
          <w:numId w:val="218"/>
        </w:numPr>
      </w:pPr>
      <w:r>
        <w:t xml:space="preserve">11 PUBLIC FINAL VOID WAIT (LONG </w:t>
      </w:r>
      <w:r w:rsidR="00541239">
        <w:t>TIMEOUT , INT NAMES ) THROWS INTEREPTED EXECPTION.</w:t>
      </w:r>
    </w:p>
    <w:p w14:paraId="06054355" w14:textId="55DBEC9B" w:rsidR="002D29AB" w:rsidRDefault="002D29AB" w:rsidP="002D29AB">
      <w:pPr>
        <w:pStyle w:val="Heading2"/>
      </w:pPr>
      <w:r>
        <w:t xml:space="preserve">1 PUBLIC </w:t>
      </w:r>
      <w:r w:rsidR="00937995">
        <w:t>STRING TOSTRING ();</w:t>
      </w:r>
    </w:p>
    <w:p w14:paraId="3032EF44" w14:textId="405A5061" w:rsidR="00937995" w:rsidRDefault="00937995" w:rsidP="005261A9">
      <w:pPr>
        <w:pStyle w:val="ListParagraph"/>
        <w:numPr>
          <w:ilvl w:val="0"/>
          <w:numId w:val="219"/>
        </w:numPr>
      </w:pPr>
      <w:r>
        <w:t xml:space="preserve">IT IS A PREDEFINDE </w:t>
      </w:r>
      <w:r w:rsidR="006808FB">
        <w:t>NS NON PARAMETERIZED METHOD PRESENT INSIDE JAVA.</w:t>
      </w:r>
      <w:r w:rsidR="00F45F60">
        <w:t>LANG</w:t>
      </w:r>
      <w:r w:rsidR="006808FB">
        <w:t>.PACKAGE.</w:t>
      </w:r>
    </w:p>
    <w:p w14:paraId="284A63B6" w14:textId="3D0AB8F5" w:rsidR="00422D6D" w:rsidRDefault="00422D6D" w:rsidP="005261A9">
      <w:pPr>
        <w:pStyle w:val="ListParagraph"/>
        <w:numPr>
          <w:ilvl w:val="0"/>
          <w:numId w:val="219"/>
        </w:numPr>
      </w:pPr>
      <w:r>
        <w:t xml:space="preserve">WHENEVER PROGRAMMER TRIES TO PRINT REFERENCE </w:t>
      </w:r>
      <w:r w:rsidR="00AD1BFE">
        <w:t>OF AN OBJECT INTENTIONALLY TOSTRING ()WILL BE CALLED.</w:t>
      </w:r>
      <w:r w:rsidR="00434F98">
        <w:t xml:space="preserve"> AND IT WILL GENERATE LOGICAL REFERENCE </w:t>
      </w:r>
      <w:r w:rsidR="002B2898">
        <w:t xml:space="preserve">BASED ON OBJECT </w:t>
      </w:r>
      <w:r w:rsidR="00195A11">
        <w:t>CREATION AND RETURNS IN THE FORM OF STRING .</w:t>
      </w:r>
    </w:p>
    <w:p w14:paraId="1706BFA5" w14:textId="793FD8CD" w:rsidR="00DF2A99" w:rsidRDefault="007A707F" w:rsidP="005261A9">
      <w:pPr>
        <w:pStyle w:val="ListParagraph"/>
        <w:numPr>
          <w:ilvl w:val="0"/>
          <w:numId w:val="219"/>
        </w:numPr>
      </w:pPr>
      <w:r>
        <w:t xml:space="preserve">(LOGICAL REFERENCE CONSITS CLASS NAME </w:t>
      </w:r>
      <w:r w:rsidR="009345FD">
        <w:t>AT THE RATE XOR DECIMAL NUMBER)</w:t>
      </w:r>
    </w:p>
    <w:p w14:paraId="334B5F6D" w14:textId="77777777" w:rsidR="005A40ED" w:rsidRDefault="005A40ED" w:rsidP="005A40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two_pattern;</w:t>
      </w:r>
    </w:p>
    <w:p w14:paraId="6D98A519" w14:textId="77777777" w:rsidR="005A40ED" w:rsidRDefault="005A40ED" w:rsidP="005A40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4029B62" w14:textId="77777777" w:rsidR="005A40ED" w:rsidRDefault="005A40ED" w:rsidP="005A40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student {</w:t>
      </w:r>
    </w:p>
    <w:p w14:paraId="430FB646" w14:textId="77777777" w:rsidR="005A40ED" w:rsidRDefault="005A40ED" w:rsidP="005A40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 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4CD073B2" w14:textId="77777777" w:rsidR="005A40ED" w:rsidRDefault="005A40ED" w:rsidP="005A40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student </w:t>
      </w:r>
      <w:r>
        <w:rPr>
          <w:rFonts w:ascii="Consolas" w:hAnsi="Consolas"/>
          <w:color w:val="6A3E3E"/>
          <w:sz w:val="20"/>
          <w:szCs w:val="20"/>
        </w:rPr>
        <w:t>s1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student();</w:t>
      </w:r>
    </w:p>
    <w:p w14:paraId="73F34C74" w14:textId="77777777" w:rsidR="005A40ED" w:rsidRDefault="005A40ED" w:rsidP="005A40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s1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7C8E158" w14:textId="77777777" w:rsidR="005A40ED" w:rsidRDefault="005A40ED" w:rsidP="005A40E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s1</w:t>
      </w:r>
      <w:r>
        <w:rPr>
          <w:rFonts w:ascii="Consolas" w:hAnsi="Consolas"/>
          <w:color w:val="000000"/>
          <w:sz w:val="20"/>
          <w:szCs w:val="20"/>
        </w:rPr>
        <w:t>.toString());</w:t>
      </w:r>
    </w:p>
    <w:p w14:paraId="3C9BD840" w14:textId="667D54F9" w:rsidR="00C147BA" w:rsidRPr="00C147BA" w:rsidRDefault="005A40ED" w:rsidP="00C147BA">
      <w:pPr>
        <w:pStyle w:val="NoSpacing"/>
      </w:pPr>
      <w:r>
        <w:tab/>
      </w:r>
      <w:r w:rsidR="00C147BA">
        <w:t xml:space="preserve">                                </w:t>
      </w:r>
      <w:r w:rsidR="00C147BA" w:rsidRPr="00C147BA">
        <w:t>two_pattern.student@378fd1ac</w:t>
      </w:r>
    </w:p>
    <w:p w14:paraId="6DA12447" w14:textId="0E686706" w:rsidR="005A40ED" w:rsidRDefault="00C147BA" w:rsidP="00C147BA">
      <w:pPr>
        <w:pStyle w:val="NoSpacing"/>
        <w:rPr>
          <w:rFonts w:eastAsia="Times New Roman" w:cs="Times New Roman"/>
          <w:sz w:val="26"/>
          <w:szCs w:val="26"/>
          <w:lang w:eastAsia="en-IN"/>
        </w:rPr>
      </w:pPr>
      <w:r>
        <w:t xml:space="preserve">                                              </w:t>
      </w:r>
      <w:hyperlink r:id="rId333" w:history="1">
        <w:r w:rsidRPr="00C10FAD">
          <w:rPr>
            <w:rStyle w:val="Hyperlink"/>
            <w:rFonts w:eastAsia="Times New Roman" w:cs="Times New Roman"/>
            <w:lang w:eastAsia="en-IN"/>
          </w:rPr>
          <w:t>two_pattern.student@378fd1ac</w:t>
        </w:r>
      </w:hyperlink>
      <w:r>
        <w:rPr>
          <w:rFonts w:eastAsia="Times New Roman" w:cs="Times New Roman"/>
          <w:lang w:eastAsia="en-IN"/>
        </w:rPr>
        <w:t xml:space="preserve">  </w:t>
      </w:r>
      <w:r>
        <w:rPr>
          <w:rFonts w:eastAsia="Times New Roman" w:cs="Times New Roman"/>
          <w:sz w:val="26"/>
          <w:szCs w:val="26"/>
          <w:lang w:eastAsia="en-IN"/>
        </w:rPr>
        <w:t>}}</w:t>
      </w:r>
    </w:p>
    <w:p w14:paraId="2F5AC384" w14:textId="77777777" w:rsidR="00C147BA" w:rsidRDefault="00C147BA" w:rsidP="00C147BA">
      <w:pPr>
        <w:pStyle w:val="NoSpacing"/>
        <w:rPr>
          <w:rFonts w:eastAsia="Times New Roman" w:cs="Times New Roman"/>
          <w:sz w:val="26"/>
          <w:szCs w:val="26"/>
          <w:lang w:eastAsia="en-IN"/>
        </w:rPr>
      </w:pPr>
    </w:p>
    <w:p w14:paraId="7AE0D885" w14:textId="30547357" w:rsidR="00C147BA" w:rsidRDefault="00ED4649" w:rsidP="005261A9">
      <w:pPr>
        <w:pStyle w:val="ListParagraph"/>
        <w:numPr>
          <w:ilvl w:val="0"/>
          <w:numId w:val="220"/>
        </w:numPr>
        <w:rPr>
          <w:rFonts w:eastAsia="Times New Roman"/>
          <w:lang w:eastAsia="en-IN"/>
        </w:rPr>
      </w:pPr>
      <w:r w:rsidRPr="00ED4649">
        <w:rPr>
          <w:rFonts w:eastAsia="Times New Roman"/>
          <w:lang w:eastAsia="en-IN"/>
        </w:rPr>
        <w:t xml:space="preserve">IN JAVA OBJECT CLASS TOSTIRNG MTHOD IMPLEMENTATION </w:t>
      </w:r>
      <w:r w:rsidR="002719EE">
        <w:rPr>
          <w:rFonts w:eastAsia="Times New Roman"/>
          <w:lang w:eastAsia="en-IN"/>
        </w:rPr>
        <w:t>IS TO GENERATE LOGICAL REFERENCES OF AN OBJECT.</w:t>
      </w:r>
    </w:p>
    <w:p w14:paraId="63FCCCB6" w14:textId="53B9DBB0" w:rsidR="006B2B70" w:rsidRDefault="006B2B70" w:rsidP="006B2B70">
      <w:pPr>
        <w:pStyle w:val="Heading2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PURPOSE OVERRIDING TOSTRING METHOD=</w:t>
      </w:r>
    </w:p>
    <w:p w14:paraId="39F05356" w14:textId="196AF2BF" w:rsidR="006B2B70" w:rsidRDefault="00D27812" w:rsidP="005261A9">
      <w:pPr>
        <w:pStyle w:val="ListParagraph"/>
        <w:numPr>
          <w:ilvl w:val="0"/>
          <w:numId w:val="220"/>
        </w:numPr>
        <w:rPr>
          <w:lang w:eastAsia="en-IN"/>
        </w:rPr>
      </w:pPr>
      <w:r>
        <w:rPr>
          <w:lang w:eastAsia="en-IN"/>
        </w:rPr>
        <w:t xml:space="preserve">WE ARE OVERRIDING TOSTRING MEHTOD IN ORDER TO GET </w:t>
      </w:r>
      <w:r w:rsidR="003D3104">
        <w:rPr>
          <w:lang w:eastAsia="en-IN"/>
        </w:rPr>
        <w:t xml:space="preserve">PROPERTYS OF AN OBJECT INSTEAD OF LOGICAL REFERENCE </w:t>
      </w:r>
      <w:r w:rsidR="00FA651B">
        <w:rPr>
          <w:lang w:eastAsia="en-IN"/>
        </w:rPr>
        <w:t>.</w:t>
      </w:r>
    </w:p>
    <w:p w14:paraId="142854D2" w14:textId="77777777" w:rsidR="008B30A8" w:rsidRDefault="008B30A8" w:rsidP="008B30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two_pattern;</w:t>
      </w:r>
    </w:p>
    <w:p w14:paraId="6A4ABDA0" w14:textId="77777777" w:rsidR="008B30A8" w:rsidRDefault="008B30A8" w:rsidP="008B30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0598BF3" w14:textId="77777777" w:rsidR="008B30A8" w:rsidRDefault="008B30A8" w:rsidP="008B30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student {</w:t>
      </w:r>
    </w:p>
    <w:p w14:paraId="165AC78A" w14:textId="77777777" w:rsidR="008B30A8" w:rsidRDefault="008B30A8" w:rsidP="008B30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String 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 ;</w:t>
      </w:r>
    </w:p>
    <w:p w14:paraId="33A5BFF1" w14:textId="77777777" w:rsidR="008B30A8" w:rsidRDefault="008B30A8" w:rsidP="008B30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 xml:space="preserve"> ;</w:t>
      </w:r>
    </w:p>
    <w:p w14:paraId="78C14CF9" w14:textId="77777777" w:rsidR="008B30A8" w:rsidRDefault="008B30A8" w:rsidP="008B30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student (String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 ,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){</w:t>
      </w:r>
    </w:p>
    <w:p w14:paraId="2AB2F727" w14:textId="77777777" w:rsidR="008B30A8" w:rsidRDefault="008B30A8" w:rsidP="008B30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0000"/>
          <w:sz w:val="20"/>
          <w:szCs w:val="20"/>
        </w:rPr>
        <w:tab/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 =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2EC04F09" w14:textId="77777777" w:rsidR="008B30A8" w:rsidRDefault="008B30A8" w:rsidP="008B30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0000"/>
          <w:sz w:val="20"/>
          <w:szCs w:val="20"/>
        </w:rPr>
        <w:tab/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22A4EB22" w14:textId="77777777" w:rsidR="008B30A8" w:rsidRDefault="008B30A8" w:rsidP="008B30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2BDD292E" w14:textId="77777777" w:rsidR="008B30A8" w:rsidRDefault="008B30A8" w:rsidP="008B30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</w:t>
      </w:r>
      <w:r>
        <w:rPr>
          <w:rFonts w:ascii="Consolas" w:hAnsi="Consolas"/>
          <w:color w:val="646464"/>
          <w:sz w:val="20"/>
          <w:szCs w:val="20"/>
        </w:rPr>
        <w:t>@Override</w:t>
      </w:r>
    </w:p>
    <w:p w14:paraId="5E819B88" w14:textId="77777777" w:rsidR="008B30A8" w:rsidRDefault="008B30A8" w:rsidP="008B30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String toString() {</w:t>
      </w:r>
    </w:p>
    <w:p w14:paraId="2D3897BC" w14:textId="77777777" w:rsidR="008B30A8" w:rsidRDefault="008B30A8" w:rsidP="008B30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+</w:t>
      </w:r>
      <w:r>
        <w:rPr>
          <w:rFonts w:ascii="Consolas" w:hAnsi="Consolas"/>
          <w:color w:val="2A00FF"/>
          <w:sz w:val="20"/>
          <w:szCs w:val="20"/>
        </w:rPr>
        <w:t>"  "</w:t>
      </w:r>
      <w:r>
        <w:rPr>
          <w:rFonts w:ascii="Consolas" w:hAnsi="Consolas"/>
          <w:color w:val="000000"/>
          <w:sz w:val="20"/>
          <w:szCs w:val="20"/>
        </w:rPr>
        <w:t>+</w:t>
      </w:r>
      <w:r>
        <w:rPr>
          <w:rFonts w:ascii="Consolas" w:hAnsi="Consolas"/>
          <w:color w:val="0000C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F21CD47" w14:textId="77777777" w:rsidR="008B30A8" w:rsidRDefault="008B30A8" w:rsidP="008B30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}</w:t>
      </w:r>
    </w:p>
    <w:p w14:paraId="7ECD0FA8" w14:textId="77777777" w:rsidR="008B30A8" w:rsidRDefault="008B30A8" w:rsidP="008B30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 (String 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1BDE8B68" w14:textId="77777777" w:rsidR="008B30A8" w:rsidRDefault="008B30A8" w:rsidP="008B30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0000"/>
          <w:sz w:val="20"/>
          <w:szCs w:val="20"/>
        </w:rPr>
        <w:tab/>
        <w:t xml:space="preserve"> student </w:t>
      </w:r>
      <w:r>
        <w:rPr>
          <w:rFonts w:ascii="Consolas" w:hAnsi="Consolas"/>
          <w:color w:val="6A3E3E"/>
          <w:sz w:val="20"/>
          <w:szCs w:val="20"/>
        </w:rPr>
        <w:t>s1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student(</w:t>
      </w:r>
      <w:r>
        <w:rPr>
          <w:rFonts w:ascii="Consolas" w:hAnsi="Consolas"/>
          <w:color w:val="2A00FF"/>
          <w:sz w:val="20"/>
          <w:szCs w:val="20"/>
        </w:rPr>
        <w:t>"smith"</w:t>
      </w:r>
      <w:r>
        <w:rPr>
          <w:rFonts w:ascii="Consolas" w:hAnsi="Consolas"/>
          <w:color w:val="000000"/>
          <w:sz w:val="20"/>
          <w:szCs w:val="20"/>
        </w:rPr>
        <w:t>,90);</w:t>
      </w:r>
    </w:p>
    <w:p w14:paraId="4396D37F" w14:textId="77777777" w:rsidR="008B30A8" w:rsidRDefault="008B30A8" w:rsidP="008B30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0000"/>
          <w:sz w:val="20"/>
          <w:szCs w:val="20"/>
        </w:rPr>
        <w:tab/>
        <w:t xml:space="preserve">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s1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C3C8A41" w14:textId="77777777" w:rsidR="008B30A8" w:rsidRDefault="008B30A8" w:rsidP="008B30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000000"/>
          <w:sz w:val="20"/>
          <w:szCs w:val="20"/>
        </w:rPr>
        <w:tab/>
        <w:t xml:space="preserve">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s1</w:t>
      </w:r>
      <w:r>
        <w:rPr>
          <w:rFonts w:ascii="Consolas" w:hAnsi="Consolas"/>
          <w:color w:val="000000"/>
          <w:sz w:val="20"/>
          <w:szCs w:val="20"/>
        </w:rPr>
        <w:t>.toString());</w:t>
      </w:r>
    </w:p>
    <w:p w14:paraId="09908E4C" w14:textId="4DD6F00A" w:rsidR="008B30A8" w:rsidRDefault="008B30A8" w:rsidP="008B30A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}  0/p    smith 90</w:t>
      </w:r>
    </w:p>
    <w:p w14:paraId="09AFB34F" w14:textId="17ED8EA5" w:rsidR="008B30A8" w:rsidRDefault="008B30A8" w:rsidP="008B30A8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                      smith 90</w:t>
      </w:r>
    </w:p>
    <w:p w14:paraId="42000D4C" w14:textId="77777777" w:rsidR="00E04F70" w:rsidRDefault="00E04F70" w:rsidP="00E04F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two_pattern;</w:t>
      </w:r>
    </w:p>
    <w:p w14:paraId="170AE571" w14:textId="77777777" w:rsidR="00E04F70" w:rsidRDefault="00E04F70" w:rsidP="00E04F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810E8CF" w14:textId="77777777" w:rsidR="00E04F70" w:rsidRDefault="00E04F70" w:rsidP="00E04F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employee {</w:t>
      </w:r>
    </w:p>
    <w:p w14:paraId="5BC00EFC" w14:textId="77777777" w:rsidR="00E04F70" w:rsidRDefault="00E04F70" w:rsidP="00E04F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 ;</w:t>
      </w:r>
    </w:p>
    <w:p w14:paraId="720BC5D1" w14:textId="77777777" w:rsidR="00E04F70" w:rsidRDefault="00E04F70" w:rsidP="00E04F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8B0CED3" w14:textId="77777777" w:rsidR="00E04F70" w:rsidRDefault="00E04F70" w:rsidP="00E04F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salary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1FB3DB5" w14:textId="77777777" w:rsidR="00E04F70" w:rsidRDefault="00E04F70" w:rsidP="00E04F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employee(String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 ,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 xml:space="preserve"> ,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salary</w:t>
      </w:r>
      <w:r>
        <w:rPr>
          <w:rFonts w:ascii="Consolas" w:hAnsi="Consolas"/>
          <w:color w:val="000000"/>
          <w:sz w:val="20"/>
          <w:szCs w:val="20"/>
        </w:rPr>
        <w:t>){</w:t>
      </w:r>
    </w:p>
    <w:p w14:paraId="5E7B266A" w14:textId="77777777" w:rsidR="00E04F70" w:rsidRDefault="00E04F70" w:rsidP="00E04F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357D8C4C" w14:textId="77777777" w:rsidR="00E04F70" w:rsidRDefault="00E04F70" w:rsidP="00E04F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2C7C06A5" w14:textId="77777777" w:rsidR="00E04F70" w:rsidRDefault="00E04F70" w:rsidP="00E04F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salary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salary</w:t>
      </w:r>
      <w:r>
        <w:rPr>
          <w:rFonts w:ascii="Consolas" w:hAnsi="Consolas"/>
          <w:color w:val="000000"/>
          <w:sz w:val="20"/>
          <w:szCs w:val="20"/>
        </w:rPr>
        <w:t xml:space="preserve">;         </w:t>
      </w:r>
    </w:p>
    <w:p w14:paraId="2D17A2E9" w14:textId="77777777" w:rsidR="00E04F70" w:rsidRDefault="00E04F70" w:rsidP="00E04F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}</w:t>
      </w:r>
    </w:p>
    <w:p w14:paraId="7ED19C9B" w14:textId="77777777" w:rsidR="00E04F70" w:rsidRDefault="00E04F70" w:rsidP="00E04F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46464"/>
          <w:sz w:val="20"/>
          <w:szCs w:val="20"/>
        </w:rPr>
        <w:t>@Override</w:t>
      </w:r>
    </w:p>
    <w:p w14:paraId="4A71EFF4" w14:textId="77777777" w:rsidR="00E04F70" w:rsidRDefault="00E04F70" w:rsidP="00E04F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String toString () {</w:t>
      </w:r>
    </w:p>
    <w:p w14:paraId="100F310B" w14:textId="77777777" w:rsidR="00E04F70" w:rsidRDefault="00E04F70" w:rsidP="00E04F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+</w:t>
      </w:r>
      <w:r>
        <w:rPr>
          <w:rFonts w:ascii="Consolas" w:hAnsi="Consolas"/>
          <w:color w:val="2A00FF"/>
          <w:sz w:val="20"/>
          <w:szCs w:val="20"/>
        </w:rPr>
        <w:t>"  "</w:t>
      </w:r>
      <w:r>
        <w:rPr>
          <w:rFonts w:ascii="Consolas" w:hAnsi="Consolas"/>
          <w:color w:val="000000"/>
          <w:sz w:val="20"/>
          <w:szCs w:val="20"/>
        </w:rPr>
        <w:t>+</w:t>
      </w:r>
      <w:r>
        <w:rPr>
          <w:rFonts w:ascii="Consolas" w:hAnsi="Consolas"/>
          <w:color w:val="0000C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+</w:t>
      </w:r>
      <w:r>
        <w:rPr>
          <w:rFonts w:ascii="Consolas" w:hAnsi="Consolas"/>
          <w:color w:val="2A00FF"/>
          <w:sz w:val="20"/>
          <w:szCs w:val="20"/>
        </w:rPr>
        <w:t>"  "</w:t>
      </w:r>
      <w:r>
        <w:rPr>
          <w:rFonts w:ascii="Consolas" w:hAnsi="Consolas"/>
          <w:color w:val="000000"/>
          <w:sz w:val="20"/>
          <w:szCs w:val="20"/>
        </w:rPr>
        <w:t>+</w:t>
      </w:r>
      <w:r>
        <w:rPr>
          <w:rFonts w:ascii="Consolas" w:hAnsi="Consolas"/>
          <w:color w:val="0000C0"/>
          <w:sz w:val="20"/>
          <w:szCs w:val="20"/>
        </w:rPr>
        <w:t>salary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31D93ED3" w14:textId="77777777" w:rsidR="00E04F70" w:rsidRDefault="00E04F70" w:rsidP="00E04F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764BF798" w14:textId="77777777" w:rsidR="00E04F70" w:rsidRDefault="00E04F70" w:rsidP="00E04F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 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5B668558" w14:textId="77777777" w:rsidR="00E04F70" w:rsidRDefault="00E04F70" w:rsidP="00E04F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employee </w:t>
      </w:r>
      <w:r>
        <w:rPr>
          <w:rFonts w:ascii="Consolas" w:hAnsi="Consolas"/>
          <w:color w:val="6A3E3E"/>
          <w:sz w:val="20"/>
          <w:szCs w:val="20"/>
          <w:u w:val="single"/>
        </w:rPr>
        <w:t>e1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employee(</w:t>
      </w:r>
      <w:r>
        <w:rPr>
          <w:rFonts w:ascii="Consolas" w:hAnsi="Consolas"/>
          <w:color w:val="2A00FF"/>
          <w:sz w:val="20"/>
          <w:szCs w:val="20"/>
        </w:rPr>
        <w:t>"laila"</w:t>
      </w:r>
      <w:r>
        <w:rPr>
          <w:rFonts w:ascii="Consolas" w:hAnsi="Consolas"/>
          <w:color w:val="000000"/>
          <w:sz w:val="20"/>
          <w:szCs w:val="20"/>
        </w:rPr>
        <w:t>, 43,90);</w:t>
      </w:r>
    </w:p>
    <w:p w14:paraId="07165604" w14:textId="77777777" w:rsidR="00E04F70" w:rsidRDefault="00E04F70" w:rsidP="00E04F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employee </w:t>
      </w:r>
      <w:r>
        <w:rPr>
          <w:rFonts w:ascii="Consolas" w:hAnsi="Consolas"/>
          <w:color w:val="6A3E3E"/>
          <w:sz w:val="20"/>
          <w:szCs w:val="20"/>
          <w:u w:val="single"/>
        </w:rPr>
        <w:t>e2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employee(</w:t>
      </w:r>
      <w:r>
        <w:rPr>
          <w:rFonts w:ascii="Consolas" w:hAnsi="Consolas"/>
          <w:color w:val="2A00FF"/>
          <w:sz w:val="20"/>
          <w:szCs w:val="20"/>
        </w:rPr>
        <w:t>"smith"</w:t>
      </w:r>
      <w:r>
        <w:rPr>
          <w:rFonts w:ascii="Consolas" w:hAnsi="Consolas"/>
          <w:color w:val="000000"/>
          <w:sz w:val="20"/>
          <w:szCs w:val="20"/>
        </w:rPr>
        <w:t>,764,87);</w:t>
      </w:r>
    </w:p>
    <w:p w14:paraId="7EEE9125" w14:textId="77777777" w:rsidR="00E04F70" w:rsidRDefault="00E04F70" w:rsidP="00E04F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employee </w:t>
      </w:r>
      <w:r>
        <w:rPr>
          <w:rFonts w:ascii="Consolas" w:hAnsi="Consolas"/>
          <w:color w:val="6A3E3E"/>
          <w:sz w:val="20"/>
          <w:szCs w:val="20"/>
          <w:u w:val="single"/>
        </w:rPr>
        <w:t>e3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employee(</w:t>
      </w:r>
      <w:r>
        <w:rPr>
          <w:rFonts w:ascii="Consolas" w:hAnsi="Consolas"/>
          <w:color w:val="2A00FF"/>
          <w:sz w:val="20"/>
          <w:szCs w:val="20"/>
        </w:rPr>
        <w:t>"king"</w:t>
      </w:r>
      <w:r>
        <w:rPr>
          <w:rFonts w:ascii="Consolas" w:hAnsi="Consolas"/>
          <w:color w:val="000000"/>
          <w:sz w:val="20"/>
          <w:szCs w:val="20"/>
        </w:rPr>
        <w:t>,764,85);</w:t>
      </w:r>
    </w:p>
    <w:p w14:paraId="524823DA" w14:textId="7CAF1C28" w:rsidR="00AE25E7" w:rsidRDefault="00AE25E7" w:rsidP="00AE25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e1</w:t>
      </w:r>
      <w:r>
        <w:rPr>
          <w:rFonts w:ascii="Consolas" w:hAnsi="Consolas"/>
          <w:color w:val="000000"/>
          <w:sz w:val="20"/>
          <w:szCs w:val="20"/>
        </w:rPr>
        <w:t>);</w:t>
      </w:r>
      <w:r w:rsidR="004161E0">
        <w:rPr>
          <w:rFonts w:ascii="Consolas" w:hAnsi="Consolas"/>
          <w:color w:val="000000"/>
          <w:sz w:val="20"/>
          <w:szCs w:val="20"/>
        </w:rPr>
        <w:t xml:space="preserve">   </w:t>
      </w:r>
      <w:r w:rsidR="007B7E9E">
        <w:rPr>
          <w:rFonts w:ascii="Consolas" w:hAnsi="Consolas"/>
          <w:color w:val="000000"/>
          <w:sz w:val="20"/>
          <w:szCs w:val="20"/>
        </w:rPr>
        <w:t xml:space="preserve">           </w:t>
      </w:r>
      <w:r w:rsidR="004161E0">
        <w:rPr>
          <w:rFonts w:ascii="Consolas" w:hAnsi="Consolas"/>
          <w:color w:val="000000"/>
          <w:sz w:val="20"/>
          <w:szCs w:val="20"/>
        </w:rPr>
        <w:t>Laila 43 90.0</w:t>
      </w:r>
    </w:p>
    <w:p w14:paraId="34945536" w14:textId="54413B69" w:rsidR="00AE25E7" w:rsidRDefault="00AE25E7" w:rsidP="00AE25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e2</w:t>
      </w:r>
      <w:r>
        <w:rPr>
          <w:rFonts w:ascii="Consolas" w:hAnsi="Consolas"/>
          <w:color w:val="000000"/>
          <w:sz w:val="20"/>
          <w:szCs w:val="20"/>
        </w:rPr>
        <w:t>);</w:t>
      </w:r>
      <w:r w:rsidR="004161E0">
        <w:rPr>
          <w:rFonts w:ascii="Consolas" w:hAnsi="Consolas"/>
          <w:color w:val="000000"/>
          <w:sz w:val="20"/>
          <w:szCs w:val="20"/>
        </w:rPr>
        <w:t xml:space="preserve">   </w:t>
      </w:r>
      <w:r w:rsidR="007B7E9E">
        <w:rPr>
          <w:rFonts w:ascii="Consolas" w:hAnsi="Consolas"/>
          <w:color w:val="000000"/>
          <w:sz w:val="20"/>
          <w:szCs w:val="20"/>
        </w:rPr>
        <w:t xml:space="preserve">           </w:t>
      </w:r>
      <w:r w:rsidR="004161E0">
        <w:rPr>
          <w:rFonts w:ascii="Consolas" w:hAnsi="Consolas"/>
          <w:color w:val="000000"/>
          <w:sz w:val="20"/>
          <w:szCs w:val="20"/>
        </w:rPr>
        <w:t xml:space="preserve"> smith 764 87</w:t>
      </w:r>
      <w:r w:rsidR="007B7E9E">
        <w:rPr>
          <w:rFonts w:ascii="Consolas" w:hAnsi="Consolas"/>
          <w:color w:val="000000"/>
          <w:sz w:val="20"/>
          <w:szCs w:val="20"/>
        </w:rPr>
        <w:t>.0</w:t>
      </w:r>
    </w:p>
    <w:p w14:paraId="3995CB7D" w14:textId="0B80725F" w:rsidR="00AE25E7" w:rsidRDefault="00AE25E7" w:rsidP="00AE25E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e3</w:t>
      </w:r>
      <w:r>
        <w:rPr>
          <w:rFonts w:ascii="Consolas" w:hAnsi="Consolas"/>
          <w:color w:val="000000"/>
          <w:sz w:val="20"/>
          <w:szCs w:val="20"/>
        </w:rPr>
        <w:t>);</w:t>
      </w:r>
      <w:r w:rsidR="004161E0">
        <w:rPr>
          <w:rFonts w:ascii="Consolas" w:hAnsi="Consolas"/>
          <w:color w:val="000000"/>
          <w:sz w:val="20"/>
          <w:szCs w:val="20"/>
        </w:rPr>
        <w:t xml:space="preserve">   </w:t>
      </w:r>
      <w:r w:rsidR="007B7E9E">
        <w:rPr>
          <w:rFonts w:ascii="Consolas" w:hAnsi="Consolas"/>
          <w:color w:val="000000"/>
          <w:sz w:val="20"/>
          <w:szCs w:val="20"/>
        </w:rPr>
        <w:t xml:space="preserve">           </w:t>
      </w:r>
      <w:r w:rsidR="004161E0">
        <w:rPr>
          <w:rFonts w:ascii="Consolas" w:hAnsi="Consolas"/>
          <w:color w:val="000000"/>
          <w:sz w:val="20"/>
          <w:szCs w:val="20"/>
        </w:rPr>
        <w:t xml:space="preserve"> king </w:t>
      </w:r>
      <w:r w:rsidR="007B7E9E">
        <w:rPr>
          <w:rFonts w:ascii="Consolas" w:hAnsi="Consolas"/>
          <w:color w:val="000000"/>
          <w:sz w:val="20"/>
          <w:szCs w:val="20"/>
        </w:rPr>
        <w:t>764 85.0</w:t>
      </w:r>
    </w:p>
    <w:p w14:paraId="2A17ACBE" w14:textId="455504AC" w:rsidR="00E04F70" w:rsidRDefault="00AE25E7" w:rsidP="00AE25E7">
      <w:pPr>
        <w:pStyle w:val="NormalWeb"/>
        <w:pBdr>
          <w:bottom w:val="single" w:sz="12" w:space="1" w:color="auto"/>
        </w:pBdr>
        <w:shd w:val="clear" w:color="auto" w:fill="FFFFFF"/>
        <w:spacing w:before="0" w:beforeAutospacing="0" w:after="0" w:afterAutospacing="0"/>
        <w:rPr>
          <w:sz w:val="26"/>
          <w:szCs w:val="26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</w:t>
      </w:r>
      <w:r>
        <w:rPr>
          <w:sz w:val="26"/>
          <w:szCs w:val="26"/>
        </w:rPr>
        <w:t>}      }           }</w:t>
      </w:r>
    </w:p>
    <w:p w14:paraId="739DFDDA" w14:textId="3BC5ACDC" w:rsidR="005A40ED" w:rsidRDefault="007B7E9E" w:rsidP="007B7E9E">
      <w:pPr>
        <w:pStyle w:val="Heading2"/>
      </w:pPr>
      <w:r>
        <w:t>2 PUBLIC BOOLEAN EQUALS (OBJECT O);</w:t>
      </w:r>
    </w:p>
    <w:p w14:paraId="77CEBCFC" w14:textId="292CDFA8" w:rsidR="007B7E9E" w:rsidRDefault="0062091C" w:rsidP="005261A9">
      <w:pPr>
        <w:pStyle w:val="ListParagraph"/>
        <w:numPr>
          <w:ilvl w:val="0"/>
          <w:numId w:val="220"/>
        </w:numPr>
      </w:pPr>
      <w:r>
        <w:t xml:space="preserve">IT IS PREDEFINED NS PARAMETERIZED METHOD </w:t>
      </w:r>
      <w:r w:rsidR="00CD420A">
        <w:t>PRESENT INSIDE OBJECT CLASS .</w:t>
      </w:r>
    </w:p>
    <w:p w14:paraId="6E317630" w14:textId="4495F16C" w:rsidR="00CD420A" w:rsidRDefault="00CD420A" w:rsidP="005261A9">
      <w:pPr>
        <w:pStyle w:val="ListParagraph"/>
        <w:numPr>
          <w:ilvl w:val="0"/>
          <w:numId w:val="220"/>
        </w:numPr>
      </w:pPr>
      <w:r>
        <w:t xml:space="preserve">IT IS USED TO COMPARE CURRENT OBJECT </w:t>
      </w:r>
      <w:r w:rsidR="001438A5">
        <w:t xml:space="preserve">REFERENCE WITH GIVEN OBJCET REFERENCE </w:t>
      </w:r>
    </w:p>
    <w:p w14:paraId="42B6A663" w14:textId="7D4C3F39" w:rsidR="00DA034D" w:rsidRDefault="00DA034D" w:rsidP="005261A9">
      <w:pPr>
        <w:pStyle w:val="ListParagraph"/>
        <w:numPr>
          <w:ilvl w:val="0"/>
          <w:numId w:val="220"/>
        </w:numPr>
      </w:pPr>
      <w:r>
        <w:t xml:space="preserve">IT RETURS TRUE IF CURRENT OBJECT AND GIVEN OBJECT </w:t>
      </w:r>
      <w:r w:rsidR="00354343">
        <w:t xml:space="preserve">REFERENCE ARE SAME , ELSE FALSE </w:t>
      </w:r>
    </w:p>
    <w:p w14:paraId="60CB0CEF" w14:textId="77777777" w:rsidR="00E838B5" w:rsidRDefault="00E838B5" w:rsidP="00E838B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employee{</w:t>
      </w:r>
    </w:p>
    <w:p w14:paraId="68BC1233" w14:textId="77777777" w:rsidR="00E838B5" w:rsidRDefault="00E838B5" w:rsidP="00E838B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 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12132584" w14:textId="77777777" w:rsidR="00E838B5" w:rsidRDefault="00E838B5" w:rsidP="00E838B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employee </w:t>
      </w:r>
      <w:r>
        <w:rPr>
          <w:rFonts w:ascii="Consolas" w:hAnsi="Consolas"/>
          <w:color w:val="6A3E3E"/>
          <w:sz w:val="20"/>
          <w:szCs w:val="20"/>
        </w:rPr>
        <w:t>e1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employee();</w:t>
      </w:r>
    </w:p>
    <w:p w14:paraId="0392FD84" w14:textId="77777777" w:rsidR="00E838B5" w:rsidRDefault="00E838B5" w:rsidP="00E838B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employee </w:t>
      </w:r>
      <w:r>
        <w:rPr>
          <w:rFonts w:ascii="Consolas" w:hAnsi="Consolas"/>
          <w:color w:val="6A3E3E"/>
          <w:sz w:val="20"/>
          <w:szCs w:val="20"/>
        </w:rPr>
        <w:t>e2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employee();</w:t>
      </w:r>
    </w:p>
    <w:p w14:paraId="39146C26" w14:textId="441AFB55" w:rsidR="00E838B5" w:rsidRDefault="007E62E1" w:rsidP="00E838B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</w:t>
      </w:r>
      <w:r w:rsidR="00E838B5">
        <w:rPr>
          <w:rFonts w:ascii="Consolas" w:hAnsi="Consolas"/>
          <w:color w:val="000000"/>
          <w:sz w:val="20"/>
          <w:szCs w:val="20"/>
        </w:rPr>
        <w:t>System.</w:t>
      </w:r>
      <w:r w:rsidR="00E838B5"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 w:rsidR="00E838B5">
        <w:rPr>
          <w:rFonts w:ascii="Consolas" w:hAnsi="Consolas"/>
          <w:color w:val="000000"/>
          <w:sz w:val="20"/>
          <w:szCs w:val="20"/>
        </w:rPr>
        <w:t>.println(</w:t>
      </w:r>
      <w:r w:rsidR="00E838B5">
        <w:rPr>
          <w:rFonts w:ascii="Consolas" w:hAnsi="Consolas"/>
          <w:color w:val="6A3E3E"/>
          <w:sz w:val="20"/>
          <w:szCs w:val="20"/>
        </w:rPr>
        <w:t>e1</w:t>
      </w:r>
      <w:r w:rsidR="00E838B5">
        <w:rPr>
          <w:rFonts w:ascii="Consolas" w:hAnsi="Consolas"/>
          <w:color w:val="000000"/>
          <w:sz w:val="20"/>
          <w:szCs w:val="20"/>
        </w:rPr>
        <w:t>.equals(</w:t>
      </w:r>
      <w:r w:rsidR="00E838B5">
        <w:rPr>
          <w:rFonts w:ascii="Consolas" w:hAnsi="Consolas"/>
          <w:color w:val="6A3E3E"/>
          <w:sz w:val="20"/>
          <w:szCs w:val="20"/>
        </w:rPr>
        <w:t>e2</w:t>
      </w:r>
      <w:r w:rsidR="00E838B5">
        <w:rPr>
          <w:rFonts w:ascii="Consolas" w:hAnsi="Consolas"/>
          <w:color w:val="000000"/>
          <w:sz w:val="20"/>
          <w:szCs w:val="20"/>
        </w:rPr>
        <w:t>));</w:t>
      </w:r>
      <w:r>
        <w:rPr>
          <w:rFonts w:ascii="Consolas" w:hAnsi="Consolas"/>
          <w:color w:val="000000"/>
          <w:sz w:val="20"/>
          <w:szCs w:val="20"/>
        </w:rPr>
        <w:t>//e1 is current oR e2 given oR</w:t>
      </w:r>
    </w:p>
    <w:p w14:paraId="5F85B450" w14:textId="77777777" w:rsidR="00E838B5" w:rsidRDefault="00E838B5" w:rsidP="00E838B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employee </w:t>
      </w:r>
      <w:r>
        <w:rPr>
          <w:rFonts w:ascii="Consolas" w:hAnsi="Consolas"/>
          <w:color w:val="6A3E3E"/>
          <w:sz w:val="20"/>
          <w:szCs w:val="20"/>
        </w:rPr>
        <w:t>e3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e1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276337FB" w14:textId="1FE6FB0E" w:rsidR="00E838B5" w:rsidRDefault="00E838B5" w:rsidP="00E838B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e1</w:t>
      </w:r>
      <w:r>
        <w:rPr>
          <w:rFonts w:ascii="Consolas" w:hAnsi="Consolas"/>
          <w:color w:val="000000"/>
          <w:sz w:val="20"/>
          <w:szCs w:val="20"/>
        </w:rPr>
        <w:t>.equals(</w:t>
      </w:r>
      <w:r>
        <w:rPr>
          <w:rFonts w:ascii="Consolas" w:hAnsi="Consolas"/>
          <w:color w:val="6A3E3E"/>
          <w:sz w:val="20"/>
          <w:szCs w:val="20"/>
        </w:rPr>
        <w:t>e3</w:t>
      </w:r>
      <w:r>
        <w:rPr>
          <w:rFonts w:ascii="Consolas" w:hAnsi="Consolas"/>
          <w:color w:val="000000"/>
          <w:sz w:val="20"/>
          <w:szCs w:val="20"/>
        </w:rPr>
        <w:t>));</w:t>
      </w:r>
      <w:r w:rsidR="007E62E1">
        <w:rPr>
          <w:rFonts w:ascii="Consolas" w:hAnsi="Consolas"/>
          <w:color w:val="000000"/>
          <w:sz w:val="20"/>
          <w:szCs w:val="20"/>
        </w:rPr>
        <w:t xml:space="preserve">    0/p true</w:t>
      </w:r>
    </w:p>
    <w:p w14:paraId="246766A3" w14:textId="77777777" w:rsidR="00E838B5" w:rsidRDefault="00E838B5" w:rsidP="00E838B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2DD93583" w14:textId="77777777" w:rsidR="00E838B5" w:rsidRDefault="00E838B5" w:rsidP="00E838B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21CC070B" w14:textId="76A757D0" w:rsidR="003F0002" w:rsidRPr="00CA5E6D" w:rsidRDefault="000A093A" w:rsidP="00CA5E6D">
      <w:pPr>
        <w:pStyle w:val="NormalWeb"/>
        <w:numPr>
          <w:ilvl w:val="0"/>
          <w:numId w:val="221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OBJECT CLASS EQUALS METHOD IMPLEMENTATION IS </w:t>
      </w:r>
      <w:r w:rsidR="00F63BBD">
        <w:rPr>
          <w:rFonts w:ascii="Consolas" w:hAnsi="Consolas"/>
          <w:color w:val="000000"/>
          <w:sz w:val="20"/>
          <w:szCs w:val="20"/>
        </w:rPr>
        <w:t>TO COMPARE REFERENCES OF CURRENT OBJECT AND GIVEN OBJECT.</w:t>
      </w:r>
    </w:p>
    <w:p w14:paraId="2F319A1B" w14:textId="028CE5F4" w:rsidR="003F0002" w:rsidRDefault="003F0002" w:rsidP="003F0002">
      <w:pPr>
        <w:pStyle w:val="Heading2"/>
      </w:pPr>
      <w:r>
        <w:t>PURPOSE OF OVERRIDING EQUALS MEHTOD=</w:t>
      </w:r>
    </w:p>
    <w:p w14:paraId="1754AE02" w14:textId="4286D530" w:rsidR="00E63567" w:rsidRDefault="007C78F5" w:rsidP="007C78F5">
      <w:pPr>
        <w:pStyle w:val="NoSpacing"/>
        <w:numPr>
          <w:ilvl w:val="0"/>
          <w:numId w:val="221"/>
        </w:numPr>
        <w:jc w:val="both"/>
        <w:rPr>
          <w:rFonts w:ascii="Aparajita" w:hAnsi="Aparajita" w:cs="Aparajita"/>
        </w:rPr>
      </w:pPr>
      <w:r>
        <w:rPr>
          <w:rFonts w:ascii="Aparajita" w:hAnsi="Aparajita" w:cs="Aparajita"/>
        </w:rPr>
        <w:t xml:space="preserve">WE ARE OVERRIDING EQUALS (OBJECT) TO COMPARE PROPERTYS </w:t>
      </w:r>
      <w:r w:rsidR="00300E40">
        <w:rPr>
          <w:rFonts w:ascii="Aparajita" w:hAnsi="Aparajita" w:cs="Aparajita"/>
        </w:rPr>
        <w:t xml:space="preserve">OF AN OBJECT INSTEAD OF REFERENCE OF AN OBJECT </w:t>
      </w:r>
      <w:r w:rsidR="00384EA4">
        <w:rPr>
          <w:rFonts w:ascii="Aparajita" w:hAnsi="Aparajita" w:cs="Aparajita"/>
        </w:rPr>
        <w:t>.</w:t>
      </w:r>
    </w:p>
    <w:p w14:paraId="1C6D797C" w14:textId="77777777" w:rsidR="00384EA4" w:rsidRDefault="00384EA4" w:rsidP="0035061F">
      <w:pPr>
        <w:pStyle w:val="NoSpacing"/>
        <w:jc w:val="both"/>
        <w:rPr>
          <w:rFonts w:ascii="Aparajita" w:hAnsi="Aparajita" w:cs="Aparajita"/>
        </w:rPr>
      </w:pPr>
    </w:p>
    <w:p w14:paraId="0CA20786" w14:textId="77777777" w:rsidR="00C46BAE" w:rsidRDefault="00C46BAE" w:rsidP="00C46B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assignment;</w:t>
      </w:r>
    </w:p>
    <w:p w14:paraId="3F0760DE" w14:textId="77777777" w:rsidR="00C46BAE" w:rsidRDefault="00C46BAE" w:rsidP="00C46B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91BFF8A" w14:textId="77777777" w:rsidR="00C46BAE" w:rsidRDefault="00C46BAE" w:rsidP="00C46B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employee {</w:t>
      </w:r>
    </w:p>
    <w:p w14:paraId="62271145" w14:textId="77777777" w:rsidR="00C46BAE" w:rsidRDefault="00C46BAE" w:rsidP="00C46B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String 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FCE707E" w14:textId="77777777" w:rsidR="00C46BAE" w:rsidRDefault="00C46BAE" w:rsidP="00C46B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7DBE3EE0" w14:textId="77777777" w:rsidR="00C46BAE" w:rsidRDefault="00C46BAE" w:rsidP="00C46B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employee(String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 ,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){</w:t>
      </w:r>
    </w:p>
    <w:p w14:paraId="067F24EB" w14:textId="77777777" w:rsidR="00C46BAE" w:rsidRDefault="00C46BAE" w:rsidP="00C46B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56B8037E" w14:textId="77777777" w:rsidR="00C46BAE" w:rsidRDefault="00C46BAE" w:rsidP="00C46B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C6AD47C" w14:textId="77777777" w:rsidR="00C46BAE" w:rsidRDefault="00C46BAE" w:rsidP="00C46B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9667F79" w14:textId="77777777" w:rsidR="00C46BAE" w:rsidRDefault="00C46BAE" w:rsidP="00C46B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646464"/>
          <w:sz w:val="20"/>
          <w:szCs w:val="20"/>
        </w:rPr>
        <w:t>@Override</w:t>
      </w:r>
    </w:p>
    <w:p w14:paraId="4C352A7C" w14:textId="77777777" w:rsidR="00C46BAE" w:rsidRDefault="00C46BAE" w:rsidP="00C46B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String toString() {</w:t>
      </w:r>
    </w:p>
    <w:p w14:paraId="2EABB59C" w14:textId="77777777" w:rsidR="00C46BAE" w:rsidRDefault="00C46BAE" w:rsidP="00C46B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+</w:t>
      </w:r>
      <w:r>
        <w:rPr>
          <w:rFonts w:ascii="Consolas" w:hAnsi="Consolas"/>
          <w:color w:val="2A00FF"/>
          <w:sz w:val="20"/>
          <w:szCs w:val="20"/>
        </w:rPr>
        <w:t>" "</w:t>
      </w:r>
      <w:r>
        <w:rPr>
          <w:rFonts w:ascii="Consolas" w:hAnsi="Consolas"/>
          <w:color w:val="000000"/>
          <w:sz w:val="20"/>
          <w:szCs w:val="20"/>
        </w:rPr>
        <w:t>+</w:t>
      </w:r>
      <w:r>
        <w:rPr>
          <w:rFonts w:ascii="Consolas" w:hAnsi="Consolas"/>
          <w:color w:val="0000C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C62DDFE" w14:textId="77777777" w:rsidR="00C46BAE" w:rsidRDefault="00C46BAE" w:rsidP="00C46B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47EB1537" w14:textId="77777777" w:rsidR="00C46BAE" w:rsidRDefault="00C46BAE" w:rsidP="00C46B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boolean</w:t>
      </w:r>
      <w:r>
        <w:rPr>
          <w:rFonts w:ascii="Consolas" w:hAnsi="Consolas"/>
          <w:color w:val="000000"/>
          <w:sz w:val="20"/>
          <w:szCs w:val="20"/>
        </w:rPr>
        <w:t xml:space="preserve"> equals(</w:t>
      </w:r>
      <w:r>
        <w:rPr>
          <w:rFonts w:ascii="Consolas" w:hAnsi="Consolas"/>
          <w:color w:val="000000"/>
          <w:sz w:val="20"/>
          <w:szCs w:val="20"/>
          <w:u w:val="single"/>
        </w:rPr>
        <w:t>object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o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2099C4CF" w14:textId="77777777" w:rsidR="00C46BAE" w:rsidRDefault="00C46BAE" w:rsidP="00C46B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  <w:t xml:space="preserve">employee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=(employee)</w:t>
      </w:r>
      <w:r>
        <w:rPr>
          <w:rFonts w:ascii="Consolas" w:hAnsi="Consolas"/>
          <w:color w:val="6A3E3E"/>
          <w:sz w:val="20"/>
          <w:szCs w:val="20"/>
        </w:rPr>
        <w:t>o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6200D45" w14:textId="77777777" w:rsidR="00C46BAE" w:rsidRDefault="00C46BAE" w:rsidP="00C46B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==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 &amp;&amp; </w:t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==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56A9E243" w14:textId="77777777" w:rsidR="00C46BAE" w:rsidRDefault="00C46BAE" w:rsidP="00C46B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4E5A0825" w14:textId="77777777" w:rsidR="00C46BAE" w:rsidRDefault="00C46BAE" w:rsidP="00C46B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 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6EF74B2E" w14:textId="77777777" w:rsidR="00C46BAE" w:rsidRDefault="00C46BAE" w:rsidP="00C46B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  <w:t xml:space="preserve">employee </w:t>
      </w:r>
      <w:r>
        <w:rPr>
          <w:rFonts w:ascii="Consolas" w:hAnsi="Consolas"/>
          <w:color w:val="6A3E3E"/>
          <w:sz w:val="20"/>
          <w:szCs w:val="20"/>
        </w:rPr>
        <w:t>e1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employee( </w:t>
      </w:r>
      <w:r>
        <w:rPr>
          <w:rFonts w:ascii="Consolas" w:hAnsi="Consolas"/>
          <w:color w:val="2A00FF"/>
          <w:sz w:val="20"/>
          <w:szCs w:val="20"/>
        </w:rPr>
        <w:t>"laila"</w:t>
      </w:r>
      <w:r>
        <w:rPr>
          <w:rFonts w:ascii="Consolas" w:hAnsi="Consolas"/>
          <w:color w:val="000000"/>
          <w:sz w:val="20"/>
          <w:szCs w:val="20"/>
        </w:rPr>
        <w:t>,420);</w:t>
      </w:r>
    </w:p>
    <w:p w14:paraId="200C1874" w14:textId="77777777" w:rsidR="00C46BAE" w:rsidRDefault="00C46BAE" w:rsidP="00C46B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  <w:t xml:space="preserve">employee </w:t>
      </w:r>
      <w:r>
        <w:rPr>
          <w:rFonts w:ascii="Consolas" w:hAnsi="Consolas"/>
          <w:color w:val="6A3E3E"/>
          <w:sz w:val="20"/>
          <w:szCs w:val="20"/>
        </w:rPr>
        <w:t>e2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employee(</w:t>
      </w:r>
      <w:r>
        <w:rPr>
          <w:rFonts w:ascii="Consolas" w:hAnsi="Consolas"/>
          <w:color w:val="2A00FF"/>
          <w:sz w:val="20"/>
          <w:szCs w:val="20"/>
        </w:rPr>
        <w:t>"laila"</w:t>
      </w:r>
      <w:r>
        <w:rPr>
          <w:rFonts w:ascii="Consolas" w:hAnsi="Consolas"/>
          <w:color w:val="000000"/>
          <w:sz w:val="20"/>
          <w:szCs w:val="20"/>
        </w:rPr>
        <w:t>,420);</w:t>
      </w:r>
    </w:p>
    <w:p w14:paraId="0B12CD9F" w14:textId="77777777" w:rsidR="00C46BAE" w:rsidRDefault="00C46BAE" w:rsidP="00C46B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e1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B66F811" w14:textId="77777777" w:rsidR="00C46BAE" w:rsidRDefault="00C46BAE" w:rsidP="00C46B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e2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B2D4A35" w14:textId="6D81346E" w:rsidR="0035061F" w:rsidRDefault="00C46BAE" w:rsidP="00C46BA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e1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00"/>
          <w:sz w:val="20"/>
          <w:szCs w:val="20"/>
          <w:u w:val="single"/>
        </w:rPr>
        <w:t>equals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e2</w:t>
      </w:r>
      <w:r>
        <w:rPr>
          <w:rFonts w:ascii="Consolas" w:hAnsi="Consolas"/>
          <w:color w:val="000000"/>
          <w:sz w:val="20"/>
          <w:szCs w:val="20"/>
        </w:rPr>
        <w:t xml:space="preserve">));  }}    0/p   </w:t>
      </w:r>
      <w:r w:rsidR="009C00FF">
        <w:rPr>
          <w:rFonts w:ascii="Consolas" w:hAnsi="Consolas"/>
          <w:color w:val="000000"/>
          <w:sz w:val="20"/>
          <w:szCs w:val="20"/>
        </w:rPr>
        <w:t>Laila 420, Laila 420 , true</w:t>
      </w:r>
    </w:p>
    <w:p w14:paraId="7D12D381" w14:textId="610BAD02" w:rsidR="009C00FF" w:rsidRDefault="008E6955" w:rsidP="008E6955">
      <w:pPr>
        <w:pStyle w:val="Heading2"/>
      </w:pPr>
      <w:r>
        <w:t>3 PUBLIC  INT HASHCODE=</w:t>
      </w:r>
    </w:p>
    <w:p w14:paraId="4AA43EFB" w14:textId="30F442F3" w:rsidR="008E6955" w:rsidRDefault="00201B19" w:rsidP="008E6955">
      <w:pPr>
        <w:pStyle w:val="ListParagraph"/>
        <w:numPr>
          <w:ilvl w:val="0"/>
          <w:numId w:val="221"/>
        </w:numPr>
      </w:pPr>
      <w:r>
        <w:t xml:space="preserve">IT IS A PREDEFINED NONSTATIC NON PARAMETERIZED METHOD </w:t>
      </w:r>
      <w:r w:rsidR="00BF119E">
        <w:t>PRESENT IN OBJECT CLASS.</w:t>
      </w:r>
    </w:p>
    <w:p w14:paraId="4C3DD157" w14:textId="2FEA34F0" w:rsidR="00BF119E" w:rsidRDefault="00BF119E" w:rsidP="008E6955">
      <w:pPr>
        <w:pStyle w:val="ListParagraph"/>
        <w:numPr>
          <w:ilvl w:val="0"/>
          <w:numId w:val="221"/>
        </w:numPr>
      </w:pPr>
      <w:r>
        <w:t>THE RETURN TYPE OF THIS MEHTOD IS INT .</w:t>
      </w:r>
    </w:p>
    <w:p w14:paraId="0B451FAE" w14:textId="1D60FB64" w:rsidR="005145C3" w:rsidRPr="008E6955" w:rsidRDefault="005145C3" w:rsidP="008E6955">
      <w:pPr>
        <w:pStyle w:val="ListParagraph"/>
        <w:numPr>
          <w:ilvl w:val="0"/>
          <w:numId w:val="221"/>
        </w:numPr>
      </w:pPr>
      <w:r>
        <w:t>IT IS USED TO GENERATE</w:t>
      </w:r>
      <w:r w:rsidR="00DA610F">
        <w:t xml:space="preserve"> </w:t>
      </w:r>
      <w:r w:rsidR="00533C92">
        <w:t>UNIQUE INTIGER VALUE BASED ON OBJECT.</w:t>
      </w:r>
    </w:p>
    <w:p w14:paraId="241D6242" w14:textId="77777777" w:rsidR="00A76671" w:rsidRDefault="00A76671" w:rsidP="00A766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assignment;</w:t>
      </w:r>
    </w:p>
    <w:p w14:paraId="164F38B9" w14:textId="77777777" w:rsidR="00A76671" w:rsidRDefault="00A76671" w:rsidP="00A766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83FDFC4" w14:textId="77777777" w:rsidR="00A76671" w:rsidRDefault="00A76671" w:rsidP="00A766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employee {</w:t>
      </w:r>
    </w:p>
    <w:p w14:paraId="4578607F" w14:textId="77777777" w:rsidR="00A76671" w:rsidRDefault="00A76671" w:rsidP="00A766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 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361AB4CA" w14:textId="77777777" w:rsidR="00A76671" w:rsidRDefault="00A76671" w:rsidP="00A766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  <w:t xml:space="preserve">employee </w:t>
      </w:r>
      <w:r>
        <w:rPr>
          <w:rFonts w:ascii="Consolas" w:hAnsi="Consolas"/>
          <w:color w:val="6A3E3E"/>
          <w:sz w:val="20"/>
          <w:szCs w:val="20"/>
        </w:rPr>
        <w:t>e1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employee();</w:t>
      </w:r>
    </w:p>
    <w:p w14:paraId="39967C41" w14:textId="77777777" w:rsidR="00A76671" w:rsidRDefault="00A76671" w:rsidP="00A766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e1</w:t>
      </w:r>
      <w:r>
        <w:rPr>
          <w:rFonts w:ascii="Consolas" w:hAnsi="Consolas"/>
          <w:color w:val="000000"/>
          <w:sz w:val="20"/>
          <w:szCs w:val="20"/>
        </w:rPr>
        <w:t>.hashCode());</w:t>
      </w:r>
    </w:p>
    <w:p w14:paraId="5D299F68" w14:textId="77777777" w:rsidR="00A76671" w:rsidRDefault="00A76671" w:rsidP="00A766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  <w:t xml:space="preserve">employee </w:t>
      </w:r>
      <w:r>
        <w:rPr>
          <w:rFonts w:ascii="Consolas" w:hAnsi="Consolas"/>
          <w:color w:val="6A3E3E"/>
          <w:sz w:val="20"/>
          <w:szCs w:val="20"/>
        </w:rPr>
        <w:t>e2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employee();</w:t>
      </w:r>
    </w:p>
    <w:p w14:paraId="20D531CC" w14:textId="77777777" w:rsidR="00A76671" w:rsidRDefault="00A76671" w:rsidP="00A766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e2</w:t>
      </w:r>
      <w:r>
        <w:rPr>
          <w:rFonts w:ascii="Consolas" w:hAnsi="Consolas"/>
          <w:color w:val="000000"/>
          <w:sz w:val="20"/>
          <w:szCs w:val="20"/>
        </w:rPr>
        <w:t>.hashCode());</w:t>
      </w:r>
    </w:p>
    <w:p w14:paraId="2DE430DC" w14:textId="77777777" w:rsidR="00A76671" w:rsidRDefault="00A76671" w:rsidP="00A766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  <w:t xml:space="preserve">employee </w:t>
      </w:r>
      <w:r>
        <w:rPr>
          <w:rFonts w:ascii="Consolas" w:hAnsi="Consolas"/>
          <w:color w:val="6A3E3E"/>
          <w:sz w:val="20"/>
          <w:szCs w:val="20"/>
        </w:rPr>
        <w:t>e3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employee();</w:t>
      </w:r>
    </w:p>
    <w:p w14:paraId="263321EB" w14:textId="77777777" w:rsidR="00A76671" w:rsidRDefault="00A76671" w:rsidP="00A766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e3</w:t>
      </w:r>
      <w:r>
        <w:rPr>
          <w:rFonts w:ascii="Consolas" w:hAnsi="Consolas"/>
          <w:color w:val="000000"/>
          <w:sz w:val="20"/>
          <w:szCs w:val="20"/>
        </w:rPr>
        <w:t>.hashCode());</w:t>
      </w:r>
    </w:p>
    <w:p w14:paraId="7E95B63B" w14:textId="443B97C6" w:rsidR="00A76671" w:rsidRDefault="00A76671" w:rsidP="00A766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 w:rsidR="00B56203">
        <w:rPr>
          <w:rFonts w:ascii="Consolas" w:hAnsi="Consolas"/>
          <w:color w:val="000000"/>
          <w:sz w:val="20"/>
          <w:szCs w:val="20"/>
        </w:rPr>
        <w:t>} }</w:t>
      </w:r>
    </w:p>
    <w:p w14:paraId="6243D29E" w14:textId="5B1AF2C3" w:rsidR="00B56203" w:rsidRPr="00B56203" w:rsidRDefault="00B56203" w:rsidP="00B56203">
      <w:pPr>
        <w:pStyle w:val="NoSpacing"/>
        <w:rPr>
          <w:rFonts w:eastAsia="Times New Roman"/>
        </w:rPr>
      </w:pPr>
      <w:r>
        <w:rPr>
          <w:rFonts w:eastAsia="Times New Roman"/>
        </w:rPr>
        <w:t xml:space="preserve">0/p        </w:t>
      </w:r>
      <w:r w:rsidRPr="00B56203">
        <w:rPr>
          <w:rFonts w:eastAsia="Times New Roman"/>
        </w:rPr>
        <w:t>932172204</w:t>
      </w:r>
    </w:p>
    <w:p w14:paraId="5EF3F547" w14:textId="12D86338" w:rsidR="00B56203" w:rsidRPr="00B56203" w:rsidRDefault="00B56203" w:rsidP="00B56203">
      <w:pPr>
        <w:pStyle w:val="NoSpacing"/>
        <w:rPr>
          <w:rFonts w:eastAsia="Times New Roman"/>
        </w:rPr>
      </w:pPr>
      <w:r>
        <w:rPr>
          <w:rFonts w:eastAsia="Times New Roman"/>
        </w:rPr>
        <w:t xml:space="preserve">             </w:t>
      </w:r>
      <w:r w:rsidRPr="00B56203">
        <w:rPr>
          <w:rFonts w:eastAsia="Times New Roman"/>
        </w:rPr>
        <w:t>1225358173</w:t>
      </w:r>
    </w:p>
    <w:p w14:paraId="501584A0" w14:textId="2FAF1C99" w:rsidR="00B56203" w:rsidRDefault="00B56203" w:rsidP="00B56203">
      <w:pPr>
        <w:pStyle w:val="NoSpacing"/>
        <w:rPr>
          <w:rFonts w:eastAsia="Times New Roman"/>
        </w:rPr>
      </w:pPr>
      <w:r>
        <w:rPr>
          <w:rFonts w:eastAsia="Times New Roman"/>
        </w:rPr>
        <w:t xml:space="preserve">             </w:t>
      </w:r>
      <w:r w:rsidRPr="00B56203">
        <w:rPr>
          <w:rFonts w:eastAsia="Times New Roman"/>
        </w:rPr>
        <w:t>1848402763</w:t>
      </w:r>
    </w:p>
    <w:p w14:paraId="33BC6793" w14:textId="120D4C6B" w:rsidR="00B56203" w:rsidRDefault="00706F86" w:rsidP="00706F86">
      <w:pPr>
        <w:pStyle w:val="NoSpacing"/>
        <w:numPr>
          <w:ilvl w:val="0"/>
          <w:numId w:val="222"/>
        </w:numPr>
        <w:rPr>
          <w:rFonts w:eastAsia="Times New Roman"/>
        </w:rPr>
      </w:pPr>
      <w:r>
        <w:rPr>
          <w:rFonts w:eastAsia="Times New Roman"/>
        </w:rPr>
        <w:t xml:space="preserve">OBJECT CLASS IMPLEMENTATION </w:t>
      </w:r>
      <w:r w:rsidR="00A32A59">
        <w:rPr>
          <w:rFonts w:eastAsia="Times New Roman"/>
        </w:rPr>
        <w:t xml:space="preserve">OF HASHCODE MEHTOD IS TO GENERATE UNIQUE INTIGER </w:t>
      </w:r>
      <w:r w:rsidR="00B121D4">
        <w:rPr>
          <w:rFonts w:eastAsia="Times New Roman"/>
        </w:rPr>
        <w:t>VALUE BASED ON OBJECT CREATION .</w:t>
      </w:r>
    </w:p>
    <w:p w14:paraId="73210D9B" w14:textId="77777777" w:rsidR="00023CF5" w:rsidRDefault="00023CF5" w:rsidP="00023CF5">
      <w:pPr>
        <w:pStyle w:val="NoSpacing"/>
        <w:ind w:left="720"/>
        <w:rPr>
          <w:rFonts w:eastAsia="Times New Roman"/>
        </w:rPr>
      </w:pPr>
    </w:p>
    <w:p w14:paraId="68A62F85" w14:textId="228AD225" w:rsidR="00B121D4" w:rsidRPr="00B56203" w:rsidRDefault="00B121D4" w:rsidP="00B121D4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PURPOSE OF OVERRIDING </w:t>
      </w:r>
      <w:r w:rsidR="00023CF5">
        <w:rPr>
          <w:rFonts w:eastAsia="Times New Roman"/>
        </w:rPr>
        <w:t>HASHCODE METHOD=</w:t>
      </w:r>
    </w:p>
    <w:p w14:paraId="04ECA83E" w14:textId="4CAC27A0" w:rsidR="00B56203" w:rsidRDefault="00023CF5" w:rsidP="00023CF5">
      <w:pPr>
        <w:pStyle w:val="NoSpacing"/>
        <w:numPr>
          <w:ilvl w:val="0"/>
          <w:numId w:val="222"/>
        </w:numPr>
      </w:pPr>
      <w:r>
        <w:t xml:space="preserve">WE ARE OVERRIDING HASHCODE </w:t>
      </w:r>
      <w:r w:rsidR="00F84499">
        <w:t xml:space="preserve">METHOD TO GENRATE HASHCODE VALUE BASED ON PROPERTY INSTEAD </w:t>
      </w:r>
      <w:r w:rsidR="00102832">
        <w:t>OF OBJECT.</w:t>
      </w:r>
    </w:p>
    <w:p w14:paraId="005B8552" w14:textId="77777777" w:rsidR="00724609" w:rsidRDefault="00724609" w:rsidP="0072460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assignment;</w:t>
      </w:r>
    </w:p>
    <w:p w14:paraId="52165336" w14:textId="77777777" w:rsidR="00724609" w:rsidRDefault="00724609" w:rsidP="0072460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D830FD7" w14:textId="77777777" w:rsidR="00724609" w:rsidRDefault="00724609" w:rsidP="0072460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employee {</w:t>
      </w:r>
    </w:p>
    <w:p w14:paraId="68038F6F" w14:textId="77777777" w:rsidR="00724609" w:rsidRDefault="00724609" w:rsidP="0072460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String 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BA2777A" w14:textId="77777777" w:rsidR="00724609" w:rsidRDefault="00724609" w:rsidP="0072460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52CE8193" w14:textId="77777777" w:rsidR="00724609" w:rsidRDefault="00724609" w:rsidP="0072460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salary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574DC0CA" w14:textId="77777777" w:rsidR="00724609" w:rsidRDefault="00724609" w:rsidP="0072460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employee(String 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 ,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 xml:space="preserve"> ,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salary</w:t>
      </w:r>
      <w:r>
        <w:rPr>
          <w:rFonts w:ascii="Consolas" w:hAnsi="Consolas"/>
          <w:color w:val="000000"/>
          <w:sz w:val="20"/>
          <w:szCs w:val="20"/>
        </w:rPr>
        <w:t>){</w:t>
      </w:r>
    </w:p>
    <w:p w14:paraId="5CE9DDCC" w14:textId="77777777" w:rsidR="00724609" w:rsidRDefault="00724609" w:rsidP="0072460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</w:t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12EEC1D7" w14:textId="77777777" w:rsidR="00724609" w:rsidRDefault="00724609" w:rsidP="0072460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</w:t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C8F09B4" w14:textId="77777777" w:rsidR="00724609" w:rsidRDefault="00724609" w:rsidP="0072460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</w:t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salary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salary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6742BDC" w14:textId="77777777" w:rsidR="00724609" w:rsidRDefault="00724609" w:rsidP="0072460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}</w:t>
      </w:r>
    </w:p>
    <w:p w14:paraId="71C37F4B" w14:textId="77777777" w:rsidR="00724609" w:rsidRDefault="00724609" w:rsidP="0072460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</w:t>
      </w:r>
      <w:r>
        <w:rPr>
          <w:rFonts w:ascii="Consolas" w:hAnsi="Consolas"/>
          <w:color w:val="646464"/>
          <w:sz w:val="20"/>
          <w:szCs w:val="20"/>
        </w:rPr>
        <w:t>@Override</w:t>
      </w:r>
    </w:p>
    <w:p w14:paraId="73F7616B" w14:textId="77777777" w:rsidR="00724609" w:rsidRDefault="00724609" w:rsidP="0072460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hashCode() {</w:t>
      </w:r>
    </w:p>
    <w:p w14:paraId="74614BC4" w14:textId="77777777" w:rsidR="00724609" w:rsidRDefault="00724609" w:rsidP="0072460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</w:t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C0"/>
          <w:sz w:val="20"/>
          <w:szCs w:val="20"/>
        </w:rPr>
        <w:t>salary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53A48ED2" w14:textId="77777777" w:rsidR="00724609" w:rsidRDefault="00724609" w:rsidP="0072460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}</w:t>
      </w:r>
    </w:p>
    <w:p w14:paraId="6B07E86D" w14:textId="77777777" w:rsidR="00724609" w:rsidRDefault="00724609" w:rsidP="0072460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 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296C8B25" w14:textId="77777777" w:rsidR="00724609" w:rsidRDefault="00724609" w:rsidP="0072460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employee </w:t>
      </w:r>
      <w:r>
        <w:rPr>
          <w:rFonts w:ascii="Consolas" w:hAnsi="Consolas"/>
          <w:color w:val="6A3E3E"/>
          <w:sz w:val="20"/>
          <w:szCs w:val="20"/>
        </w:rPr>
        <w:t>e1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employee(</w:t>
      </w:r>
      <w:r>
        <w:rPr>
          <w:rFonts w:ascii="Consolas" w:hAnsi="Consolas"/>
          <w:color w:val="2A00FF"/>
          <w:sz w:val="20"/>
          <w:szCs w:val="20"/>
        </w:rPr>
        <w:t>"smith"</w:t>
      </w:r>
      <w:r>
        <w:rPr>
          <w:rFonts w:ascii="Consolas" w:hAnsi="Consolas"/>
          <w:color w:val="000000"/>
          <w:sz w:val="20"/>
          <w:szCs w:val="20"/>
        </w:rPr>
        <w:t>,53,345);</w:t>
      </w:r>
    </w:p>
    <w:p w14:paraId="4422D37F" w14:textId="77777777" w:rsidR="00724609" w:rsidRDefault="00724609" w:rsidP="0072460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e1</w:t>
      </w:r>
      <w:r>
        <w:rPr>
          <w:rFonts w:ascii="Consolas" w:hAnsi="Consolas"/>
          <w:color w:val="000000"/>
          <w:sz w:val="20"/>
          <w:szCs w:val="20"/>
        </w:rPr>
        <w:t>.hashCode());</w:t>
      </w:r>
    </w:p>
    <w:p w14:paraId="07188CCD" w14:textId="77777777" w:rsidR="00724609" w:rsidRDefault="00724609" w:rsidP="0072460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employee </w:t>
      </w:r>
      <w:r>
        <w:rPr>
          <w:rFonts w:ascii="Consolas" w:hAnsi="Consolas"/>
          <w:color w:val="6A3E3E"/>
          <w:sz w:val="20"/>
          <w:szCs w:val="20"/>
        </w:rPr>
        <w:t>e2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employee(</w:t>
      </w:r>
      <w:r>
        <w:rPr>
          <w:rFonts w:ascii="Consolas" w:hAnsi="Consolas"/>
          <w:color w:val="2A00FF"/>
          <w:sz w:val="20"/>
          <w:szCs w:val="20"/>
        </w:rPr>
        <w:t>"allen"</w:t>
      </w:r>
      <w:r>
        <w:rPr>
          <w:rFonts w:ascii="Consolas" w:hAnsi="Consolas"/>
          <w:color w:val="000000"/>
          <w:sz w:val="20"/>
          <w:szCs w:val="20"/>
        </w:rPr>
        <w:t>,2344,56);</w:t>
      </w:r>
    </w:p>
    <w:p w14:paraId="53DE49E5" w14:textId="77777777" w:rsidR="00724609" w:rsidRDefault="00724609" w:rsidP="0072460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e2</w:t>
      </w:r>
      <w:r>
        <w:rPr>
          <w:rFonts w:ascii="Consolas" w:hAnsi="Consolas"/>
          <w:color w:val="000000"/>
          <w:sz w:val="20"/>
          <w:szCs w:val="20"/>
        </w:rPr>
        <w:t>.hashCode());</w:t>
      </w:r>
    </w:p>
    <w:p w14:paraId="11C5C397" w14:textId="77777777" w:rsidR="00724609" w:rsidRDefault="00724609" w:rsidP="0072460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}</w:t>
      </w:r>
    </w:p>
    <w:p w14:paraId="6AED32D2" w14:textId="4D08D400" w:rsidR="00724609" w:rsidRDefault="00724609" w:rsidP="00724609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        0/p    345    ,   56</w:t>
      </w:r>
    </w:p>
    <w:p w14:paraId="1E01012C" w14:textId="10189D1D" w:rsidR="000F5158" w:rsidRDefault="000F5158" w:rsidP="000F51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796AE62" w14:textId="77777777" w:rsidR="000F5158" w:rsidRDefault="000F5158" w:rsidP="000F51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AAC9E52" w14:textId="77777777" w:rsidR="000F5158" w:rsidRDefault="000F5158" w:rsidP="000F51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mobile{</w:t>
      </w:r>
    </w:p>
    <w:p w14:paraId="2B429CE3" w14:textId="77777777" w:rsidR="000F5158" w:rsidRDefault="000F5158" w:rsidP="000F51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/>
          <w:color w:val="0000C0"/>
          <w:sz w:val="20"/>
          <w:szCs w:val="20"/>
        </w:rPr>
        <w:t>brand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358975ED" w14:textId="77777777" w:rsidR="000F5158" w:rsidRDefault="000F5158" w:rsidP="000F51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price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757DC72E" w14:textId="77777777" w:rsidR="000F5158" w:rsidRDefault="000F5158" w:rsidP="000F51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mobile(String </w:t>
      </w:r>
      <w:r>
        <w:rPr>
          <w:rFonts w:ascii="Consolas" w:hAnsi="Consolas"/>
          <w:color w:val="6A3E3E"/>
          <w:sz w:val="20"/>
          <w:szCs w:val="20"/>
        </w:rPr>
        <w:t>brand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price</w:t>
      </w:r>
      <w:r>
        <w:rPr>
          <w:rFonts w:ascii="Consolas" w:hAnsi="Consolas"/>
          <w:color w:val="000000"/>
          <w:sz w:val="20"/>
          <w:szCs w:val="20"/>
        </w:rPr>
        <w:t>){</w:t>
      </w:r>
    </w:p>
    <w:p w14:paraId="754F37DA" w14:textId="77777777" w:rsidR="000F5158" w:rsidRDefault="000F5158" w:rsidP="000F51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brand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brand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7B1EA80B" w14:textId="77777777" w:rsidR="000F5158" w:rsidRDefault="000F5158" w:rsidP="000F51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price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price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221A5F4" w14:textId="77777777" w:rsidR="000F5158" w:rsidRDefault="000F5158" w:rsidP="000F51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3FE87A80" w14:textId="77777777" w:rsidR="000F5158" w:rsidRDefault="000F5158" w:rsidP="000F51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46464"/>
          <w:sz w:val="20"/>
          <w:szCs w:val="20"/>
        </w:rPr>
        <w:t>@Override</w:t>
      </w:r>
    </w:p>
    <w:p w14:paraId="54B059D0" w14:textId="77777777" w:rsidR="000F5158" w:rsidRDefault="000F5158" w:rsidP="000F51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String toString() {</w:t>
      </w:r>
    </w:p>
    <w:p w14:paraId="0C726E30" w14:textId="77777777" w:rsidR="000F5158" w:rsidRDefault="000F5158" w:rsidP="000F51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brand</w:t>
      </w:r>
      <w:r>
        <w:rPr>
          <w:rFonts w:ascii="Consolas" w:hAnsi="Consolas"/>
          <w:color w:val="000000"/>
          <w:sz w:val="20"/>
          <w:szCs w:val="20"/>
        </w:rPr>
        <w:t>+</w:t>
      </w:r>
      <w:r>
        <w:rPr>
          <w:rFonts w:ascii="Consolas" w:hAnsi="Consolas"/>
          <w:color w:val="2A00FF"/>
          <w:sz w:val="20"/>
          <w:szCs w:val="20"/>
        </w:rPr>
        <w:t>" "</w:t>
      </w:r>
      <w:r>
        <w:rPr>
          <w:rFonts w:ascii="Consolas" w:hAnsi="Consolas"/>
          <w:color w:val="000000"/>
          <w:sz w:val="20"/>
          <w:szCs w:val="20"/>
        </w:rPr>
        <w:t>+</w:t>
      </w:r>
      <w:r>
        <w:rPr>
          <w:rFonts w:ascii="Consolas" w:hAnsi="Consolas"/>
          <w:color w:val="0000C0"/>
          <w:sz w:val="20"/>
          <w:szCs w:val="20"/>
        </w:rPr>
        <w:t>price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1CF9D0F3" w14:textId="77777777" w:rsidR="000F5158" w:rsidRDefault="000F5158" w:rsidP="000F51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36D1C5E2" w14:textId="77777777" w:rsidR="000F5158" w:rsidRDefault="000F5158" w:rsidP="000F51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boolean</w:t>
      </w:r>
      <w:r>
        <w:rPr>
          <w:rFonts w:ascii="Consolas" w:hAnsi="Consolas"/>
          <w:color w:val="000000"/>
          <w:sz w:val="20"/>
          <w:szCs w:val="20"/>
        </w:rPr>
        <w:t xml:space="preserve"> equals(Object </w:t>
      </w:r>
      <w:r>
        <w:rPr>
          <w:rFonts w:ascii="Consolas" w:hAnsi="Consolas"/>
          <w:color w:val="6A3E3E"/>
          <w:sz w:val="20"/>
          <w:szCs w:val="20"/>
        </w:rPr>
        <w:t>o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28A12D25" w14:textId="77777777" w:rsidR="000F5158" w:rsidRDefault="000F5158" w:rsidP="000F51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mobile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=(mobile)</w:t>
      </w:r>
      <w:r>
        <w:rPr>
          <w:rFonts w:ascii="Consolas" w:hAnsi="Consolas"/>
          <w:color w:val="6A3E3E"/>
          <w:sz w:val="20"/>
          <w:szCs w:val="20"/>
        </w:rPr>
        <w:t>o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A4DA734" w14:textId="77777777" w:rsidR="000F5158" w:rsidRDefault="000F5158" w:rsidP="000F51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brand</w:t>
      </w:r>
      <w:r>
        <w:rPr>
          <w:rFonts w:ascii="Consolas" w:hAnsi="Consolas"/>
          <w:color w:val="000000"/>
          <w:sz w:val="20"/>
          <w:szCs w:val="20"/>
        </w:rPr>
        <w:t>==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brand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201449AA" w14:textId="77777777" w:rsidR="000F5158" w:rsidRDefault="000F5158" w:rsidP="000F51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455AB515" w14:textId="77777777" w:rsidR="000F5158" w:rsidRDefault="000F5158" w:rsidP="000F51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hashCode() {</w:t>
      </w:r>
    </w:p>
    <w:p w14:paraId="43E1B48E" w14:textId="77777777" w:rsidR="000F5158" w:rsidRDefault="000F5158" w:rsidP="000F51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color w:val="0000C0"/>
          <w:sz w:val="20"/>
          <w:szCs w:val="20"/>
        </w:rPr>
        <w:t>price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4D881D4" w14:textId="77777777" w:rsidR="000F5158" w:rsidRDefault="000F5158" w:rsidP="000F51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40F97E7A" w14:textId="77777777" w:rsidR="000F5158" w:rsidRDefault="000F5158" w:rsidP="000F51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 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3E75EDB4" w14:textId="77777777" w:rsidR="000F5158" w:rsidRDefault="000F5158" w:rsidP="000F51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mobile </w:t>
      </w:r>
      <w:r>
        <w:rPr>
          <w:rFonts w:ascii="Consolas" w:hAnsi="Consolas"/>
          <w:color w:val="6A3E3E"/>
          <w:sz w:val="20"/>
          <w:szCs w:val="20"/>
        </w:rPr>
        <w:t>m1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mobile(</w:t>
      </w:r>
      <w:r>
        <w:rPr>
          <w:rFonts w:ascii="Consolas" w:hAnsi="Consolas"/>
          <w:color w:val="2A00FF"/>
          <w:sz w:val="20"/>
          <w:szCs w:val="20"/>
        </w:rPr>
        <w:t>"oppo"</w:t>
      </w:r>
      <w:r>
        <w:rPr>
          <w:rFonts w:ascii="Consolas" w:hAnsi="Consolas"/>
          <w:color w:val="000000"/>
          <w:sz w:val="20"/>
          <w:szCs w:val="20"/>
        </w:rPr>
        <w:t>,5000);</w:t>
      </w:r>
    </w:p>
    <w:p w14:paraId="4D2CF4FF" w14:textId="77777777" w:rsidR="000F5158" w:rsidRDefault="000F5158" w:rsidP="000F51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mobile </w:t>
      </w:r>
      <w:r>
        <w:rPr>
          <w:rFonts w:ascii="Consolas" w:hAnsi="Consolas"/>
          <w:color w:val="6A3E3E"/>
          <w:sz w:val="20"/>
          <w:szCs w:val="20"/>
        </w:rPr>
        <w:t>m2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mobile(</w:t>
      </w:r>
      <w:r>
        <w:rPr>
          <w:rFonts w:ascii="Consolas" w:hAnsi="Consolas"/>
          <w:color w:val="2A00FF"/>
          <w:sz w:val="20"/>
          <w:szCs w:val="20"/>
        </w:rPr>
        <w:t>"poco"</w:t>
      </w:r>
      <w:r>
        <w:rPr>
          <w:rFonts w:ascii="Consolas" w:hAnsi="Consolas"/>
          <w:color w:val="000000"/>
          <w:sz w:val="20"/>
          <w:szCs w:val="20"/>
        </w:rPr>
        <w:t>,4934);</w:t>
      </w:r>
    </w:p>
    <w:p w14:paraId="50BFB5F9" w14:textId="77777777" w:rsidR="000F5158" w:rsidRDefault="000F5158" w:rsidP="000F51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mobile </w:t>
      </w:r>
      <w:r>
        <w:rPr>
          <w:rFonts w:ascii="Consolas" w:hAnsi="Consolas"/>
          <w:color w:val="6A3E3E"/>
          <w:sz w:val="20"/>
          <w:szCs w:val="20"/>
        </w:rPr>
        <w:t>m3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mobile(</w:t>
      </w:r>
      <w:r>
        <w:rPr>
          <w:rFonts w:ascii="Consolas" w:hAnsi="Consolas"/>
          <w:color w:val="2A00FF"/>
          <w:sz w:val="20"/>
          <w:szCs w:val="20"/>
        </w:rPr>
        <w:t>"oppo"</w:t>
      </w:r>
      <w:r>
        <w:rPr>
          <w:rFonts w:ascii="Consolas" w:hAnsi="Consolas"/>
          <w:color w:val="000000"/>
          <w:sz w:val="20"/>
          <w:szCs w:val="20"/>
        </w:rPr>
        <w:t>,5000);</w:t>
      </w:r>
    </w:p>
    <w:p w14:paraId="74FFA9EC" w14:textId="77777777" w:rsidR="00653B5F" w:rsidRDefault="000F5158" w:rsidP="00653B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 w:rsidR="00653B5F">
        <w:rPr>
          <w:rFonts w:ascii="Consolas" w:hAnsi="Consolas"/>
          <w:color w:val="000000"/>
          <w:sz w:val="20"/>
          <w:szCs w:val="20"/>
        </w:rPr>
        <w:t>System.</w:t>
      </w:r>
      <w:r w:rsidR="00653B5F"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 w:rsidR="00653B5F">
        <w:rPr>
          <w:rFonts w:ascii="Consolas" w:hAnsi="Consolas"/>
          <w:color w:val="000000"/>
          <w:sz w:val="20"/>
          <w:szCs w:val="20"/>
        </w:rPr>
        <w:t>.println(</w:t>
      </w:r>
      <w:r w:rsidR="00653B5F">
        <w:rPr>
          <w:rFonts w:ascii="Consolas" w:hAnsi="Consolas"/>
          <w:color w:val="6A3E3E"/>
          <w:sz w:val="20"/>
          <w:szCs w:val="20"/>
        </w:rPr>
        <w:t>m1</w:t>
      </w:r>
      <w:r w:rsidR="00653B5F">
        <w:rPr>
          <w:rFonts w:ascii="Consolas" w:hAnsi="Consolas"/>
          <w:color w:val="000000"/>
          <w:sz w:val="20"/>
          <w:szCs w:val="20"/>
        </w:rPr>
        <w:t>);</w:t>
      </w:r>
    </w:p>
    <w:p w14:paraId="0F26ACB0" w14:textId="77777777" w:rsidR="00653B5F" w:rsidRDefault="00653B5F" w:rsidP="00653B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m2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9BB896B" w14:textId="77777777" w:rsidR="00653B5F" w:rsidRDefault="00653B5F" w:rsidP="00653B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m3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A93B188" w14:textId="77777777" w:rsidR="00653B5F" w:rsidRDefault="00653B5F" w:rsidP="00653B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m1</w:t>
      </w:r>
      <w:r>
        <w:rPr>
          <w:rFonts w:ascii="Consolas" w:hAnsi="Consolas"/>
          <w:color w:val="000000"/>
          <w:sz w:val="20"/>
          <w:szCs w:val="20"/>
        </w:rPr>
        <w:t>.equals(</w:t>
      </w:r>
      <w:r>
        <w:rPr>
          <w:rFonts w:ascii="Consolas" w:hAnsi="Consolas"/>
          <w:color w:val="6A3E3E"/>
          <w:sz w:val="20"/>
          <w:szCs w:val="20"/>
        </w:rPr>
        <w:t>m3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5F0E51D9" w14:textId="77777777" w:rsidR="00653B5F" w:rsidRDefault="00653B5F" w:rsidP="00653B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m1</w:t>
      </w:r>
      <w:r>
        <w:rPr>
          <w:rFonts w:ascii="Consolas" w:hAnsi="Consolas"/>
          <w:color w:val="000000"/>
          <w:sz w:val="20"/>
          <w:szCs w:val="20"/>
        </w:rPr>
        <w:t>.hashCode());</w:t>
      </w:r>
    </w:p>
    <w:p w14:paraId="6F448FAD" w14:textId="5438E825" w:rsidR="000F5158" w:rsidRDefault="00653B5F" w:rsidP="00653B5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m3</w:t>
      </w:r>
      <w:r>
        <w:rPr>
          <w:rFonts w:ascii="Consolas" w:hAnsi="Consolas"/>
          <w:color w:val="000000"/>
          <w:sz w:val="20"/>
          <w:szCs w:val="20"/>
        </w:rPr>
        <w:t>.hashCode());</w:t>
      </w:r>
    </w:p>
    <w:p w14:paraId="3448DC14" w14:textId="3D969EB3" w:rsidR="000F5158" w:rsidRDefault="000F5158" w:rsidP="000F51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         o/p   oppo 5000.0</w:t>
      </w:r>
    </w:p>
    <w:p w14:paraId="6A2FCB65" w14:textId="08E2928F" w:rsidR="000F5158" w:rsidRDefault="000F5158" w:rsidP="000F51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}                    </w:t>
      </w:r>
      <w:r w:rsidR="00754156"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 xml:space="preserve"> poco  </w:t>
      </w:r>
      <w:r w:rsidR="00754156">
        <w:rPr>
          <w:rFonts w:ascii="Consolas" w:hAnsi="Consolas"/>
          <w:color w:val="000000"/>
          <w:sz w:val="20"/>
          <w:szCs w:val="20"/>
        </w:rPr>
        <w:t>4934.0</w:t>
      </w:r>
      <w:r w:rsidR="000763A8">
        <w:rPr>
          <w:rFonts w:ascii="Consolas" w:hAnsi="Consolas"/>
          <w:color w:val="000000"/>
          <w:sz w:val="20"/>
          <w:szCs w:val="20"/>
        </w:rPr>
        <w:t xml:space="preserve">     5000  5000</w:t>
      </w:r>
    </w:p>
    <w:p w14:paraId="772B78CE" w14:textId="1DE172FE" w:rsidR="00754156" w:rsidRDefault="00754156" w:rsidP="000F5158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      True</w:t>
      </w:r>
    </w:p>
    <w:p w14:paraId="648E1C58" w14:textId="77777777" w:rsidR="00754156" w:rsidRDefault="00754156" w:rsidP="000F51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F8BC4E0" w14:textId="762C4E89" w:rsidR="008E6955" w:rsidRDefault="0074002E" w:rsidP="0074002E">
      <w:pPr>
        <w:pStyle w:val="Heading2"/>
      </w:pPr>
      <w:r>
        <w:t>4 PROTECTED VOID FINALIZED=</w:t>
      </w:r>
    </w:p>
    <w:p w14:paraId="1DB2EEB2" w14:textId="2B225AD9" w:rsidR="0074002E" w:rsidRDefault="00925E9F" w:rsidP="0074002E">
      <w:pPr>
        <w:pStyle w:val="ListParagraph"/>
        <w:numPr>
          <w:ilvl w:val="0"/>
          <w:numId w:val="222"/>
        </w:numPr>
      </w:pPr>
      <w:r>
        <w:t>IT IS PREDEFINED NS NON PARAMETERZED MET</w:t>
      </w:r>
      <w:r w:rsidR="00B63F9F">
        <w:t xml:space="preserve">HOD </w:t>
      </w:r>
      <w:r w:rsidR="0072157B">
        <w:t>PRESENT INSIDE OBJECT CLASS .</w:t>
      </w:r>
    </w:p>
    <w:p w14:paraId="1745650E" w14:textId="61B29FE8" w:rsidR="0072157B" w:rsidRDefault="0072157B" w:rsidP="0074002E">
      <w:pPr>
        <w:pStyle w:val="ListParagraph"/>
        <w:numPr>
          <w:ilvl w:val="0"/>
          <w:numId w:val="222"/>
        </w:numPr>
      </w:pPr>
      <w:r>
        <w:t xml:space="preserve">IN JAVA GARBAGE COLLECTOR IS RESPONSIBLE </w:t>
      </w:r>
      <w:r w:rsidR="001E38C6">
        <w:t>TO REMOVE UN</w:t>
      </w:r>
      <w:r w:rsidR="002C1B70">
        <w:t>USED OBJECTS FROM HEAP AREA.</w:t>
      </w:r>
    </w:p>
    <w:p w14:paraId="42A491BC" w14:textId="14FEC26C" w:rsidR="002C1B70" w:rsidRDefault="002C1B70" w:rsidP="0074002E">
      <w:pPr>
        <w:pStyle w:val="ListParagraph"/>
        <w:numPr>
          <w:ilvl w:val="0"/>
          <w:numId w:val="222"/>
        </w:numPr>
      </w:pPr>
      <w:r>
        <w:t xml:space="preserve">BEFORE GARBAGE COLLECTOR </w:t>
      </w:r>
      <w:r w:rsidR="002D57F5">
        <w:t xml:space="preserve">REMOVING UNUSED OBJECTS FROM HEAP AREA IT WILL CALL FINALIZE </w:t>
      </w:r>
      <w:r w:rsidR="009C7F14">
        <w:t>() , IN ORDER TO REMOVE OTHER CONNECTIONS WITH UNUSED OBJECT</w:t>
      </w:r>
      <w:r w:rsidR="00B76888">
        <w:t>.</w:t>
      </w:r>
    </w:p>
    <w:p w14:paraId="0CCEAB2A" w14:textId="60308452" w:rsidR="00B76888" w:rsidRDefault="00B76888" w:rsidP="0074002E">
      <w:pPr>
        <w:pStyle w:val="ListParagraph"/>
        <w:numPr>
          <w:ilvl w:val="0"/>
          <w:numId w:val="222"/>
        </w:numPr>
      </w:pPr>
      <w:r>
        <w:t xml:space="preserve">UNUSED OBJECT= ANY OBJECT WHICH </w:t>
      </w:r>
      <w:r w:rsidR="00DF548E">
        <w:t xml:space="preserve">IS REFERENCE IS NOT STORED BY ANY REFERENCE VARIABLE </w:t>
      </w:r>
      <w:r w:rsidR="002F12CC">
        <w:t xml:space="preserve">THAN THE OBJECT WILL BE CONSIDERED AS UNUSED </w:t>
      </w:r>
      <w:r w:rsidR="00574F97">
        <w:t>OBJECT.</w:t>
      </w:r>
    </w:p>
    <w:p w14:paraId="228616F1" w14:textId="77777777" w:rsidR="007519D7" w:rsidRDefault="007519D7" w:rsidP="007519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assignment;</w:t>
      </w:r>
    </w:p>
    <w:p w14:paraId="0D2AD254" w14:textId="77777777" w:rsidR="007519D7" w:rsidRDefault="007519D7" w:rsidP="007519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ED38B86" w14:textId="77777777" w:rsidR="007519D7" w:rsidRDefault="007519D7" w:rsidP="007519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mobile{</w:t>
      </w:r>
    </w:p>
    <w:p w14:paraId="549C778F" w14:textId="77777777" w:rsidR="007519D7" w:rsidRDefault="007519D7" w:rsidP="007519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46464"/>
          <w:sz w:val="20"/>
          <w:szCs w:val="20"/>
        </w:rPr>
        <w:t>@Override</w:t>
      </w:r>
    </w:p>
    <w:p w14:paraId="11A387A9" w14:textId="77777777" w:rsidR="007519D7" w:rsidRDefault="007519D7" w:rsidP="007519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finalize() {</w:t>
      </w:r>
    </w:p>
    <w:p w14:paraId="499828A6" w14:textId="77777777" w:rsidR="007519D7" w:rsidRDefault="007519D7" w:rsidP="007519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"object is moved to hell"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D5C425E" w14:textId="77777777" w:rsidR="007519D7" w:rsidRDefault="007519D7" w:rsidP="007519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076AF6BB" w14:textId="77777777" w:rsidR="007519D7" w:rsidRDefault="007519D7" w:rsidP="007519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 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2D880AAC" w14:textId="77777777" w:rsidR="007519D7" w:rsidRDefault="007519D7" w:rsidP="007519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mobile </w:t>
      </w:r>
      <w:r>
        <w:rPr>
          <w:rFonts w:ascii="Consolas" w:hAnsi="Consolas"/>
          <w:color w:val="6A3E3E"/>
          <w:sz w:val="20"/>
          <w:szCs w:val="20"/>
          <w:u w:val="single"/>
        </w:rPr>
        <w:t>m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mobile();</w:t>
      </w:r>
    </w:p>
    <w:p w14:paraId="570E3ECD" w14:textId="77777777" w:rsidR="007519D7" w:rsidRDefault="007519D7" w:rsidP="007519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m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588C21E7" w14:textId="77777777" w:rsidR="007519D7" w:rsidRDefault="007519D7" w:rsidP="007519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i/>
          <w:iCs/>
          <w:color w:val="000000"/>
          <w:sz w:val="20"/>
          <w:szCs w:val="20"/>
        </w:rPr>
        <w:t>gc</w:t>
      </w:r>
      <w:r>
        <w:rPr>
          <w:rFonts w:ascii="Consolas" w:hAnsi="Consolas"/>
          <w:color w:val="000000"/>
          <w:sz w:val="20"/>
          <w:szCs w:val="20"/>
        </w:rPr>
        <w:t>();</w:t>
      </w:r>
    </w:p>
    <w:p w14:paraId="12FD762F" w14:textId="77777777" w:rsidR="007519D7" w:rsidRDefault="007519D7" w:rsidP="007519D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"main ends"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282C779" w14:textId="0D93327D" w:rsidR="00574F97" w:rsidRDefault="007519D7" w:rsidP="00866525">
      <w:pPr>
        <w:pStyle w:val="NormalWeb"/>
        <w:pBdr>
          <w:bottom w:val="single" w:sz="6" w:space="1" w:color="auto"/>
        </w:pBdr>
        <w:shd w:val="clear" w:color="auto" w:fill="FFFFFF"/>
        <w:tabs>
          <w:tab w:val="left" w:pos="720"/>
          <w:tab w:val="left" w:pos="1440"/>
          <w:tab w:val="left" w:pos="3300"/>
        </w:tabs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} } 0/p   </w:t>
      </w:r>
      <w:r w:rsidR="00866525">
        <w:rPr>
          <w:rFonts w:ascii="Consolas" w:hAnsi="Consolas"/>
          <w:color w:val="000000"/>
          <w:sz w:val="20"/>
          <w:szCs w:val="20"/>
        </w:rPr>
        <w:tab/>
        <w:t>main ends ,    object is moved to hell</w:t>
      </w:r>
    </w:p>
    <w:p w14:paraId="3AE717F2" w14:textId="29F1F2A0" w:rsidR="00866525" w:rsidRDefault="00520691" w:rsidP="00520691">
      <w:pPr>
        <w:pStyle w:val="Heading2"/>
      </w:pPr>
      <w:r>
        <w:t>STRING LITERAL=</w:t>
      </w:r>
    </w:p>
    <w:p w14:paraId="0AA5487E" w14:textId="0071AFF5" w:rsidR="00520691" w:rsidRDefault="00D0213A" w:rsidP="00520691">
      <w:pPr>
        <w:pStyle w:val="ListParagraph"/>
        <w:numPr>
          <w:ilvl w:val="0"/>
          <w:numId w:val="223"/>
        </w:numPr>
      </w:pPr>
      <w:r>
        <w:t xml:space="preserve">GROUP OF CHARECTERS </w:t>
      </w:r>
      <w:r w:rsidR="00A713FE">
        <w:t>ENCLOSED WITHIN DOUBLE CODES IS KNOWN AS STRING LITERALS.</w:t>
      </w:r>
    </w:p>
    <w:p w14:paraId="2B553D12" w14:textId="53AFE7D4" w:rsidR="00A713FE" w:rsidRDefault="003E6771" w:rsidP="00520691">
      <w:pPr>
        <w:pStyle w:val="ListParagraph"/>
        <w:numPr>
          <w:ilvl w:val="0"/>
          <w:numId w:val="223"/>
        </w:numPr>
      </w:pPr>
      <w:r>
        <w:t xml:space="preserve">IN JAVA WE CAN STORE STRING LITERALS </w:t>
      </w:r>
      <w:r w:rsidR="00983C41">
        <w:t xml:space="preserve">BY USING STRING </w:t>
      </w:r>
      <w:r w:rsidR="00534B4E">
        <w:t>DATATYPE.</w:t>
      </w:r>
    </w:p>
    <w:p w14:paraId="054AAA90" w14:textId="614D688C" w:rsidR="00534B4E" w:rsidRDefault="00534B4E" w:rsidP="00520691">
      <w:pPr>
        <w:pStyle w:val="ListParagraph"/>
        <w:numPr>
          <w:ilvl w:val="0"/>
          <w:numId w:val="223"/>
        </w:numPr>
      </w:pPr>
      <w:r>
        <w:t>IN JAVA STRING CLASS IS FINAL CLASS.</w:t>
      </w:r>
    </w:p>
    <w:p w14:paraId="31AAB2E7" w14:textId="5FD575FD" w:rsidR="00DC09C3" w:rsidRDefault="00DC09C3" w:rsidP="00DC09C3">
      <w:pPr>
        <w:pStyle w:val="Heading2"/>
      </w:pPr>
      <w:r>
        <w:t>STRING =</w:t>
      </w:r>
    </w:p>
    <w:p w14:paraId="2B0137D3" w14:textId="44E382ED" w:rsidR="00DC09C3" w:rsidRDefault="00DC09C3" w:rsidP="00DC09C3">
      <w:pPr>
        <w:pStyle w:val="ListParagraph"/>
        <w:numPr>
          <w:ilvl w:val="0"/>
          <w:numId w:val="224"/>
        </w:numPr>
      </w:pPr>
      <w:r>
        <w:t>IT IS  A PREDEFINED</w:t>
      </w:r>
      <w:r w:rsidR="00E628BC">
        <w:t xml:space="preserve"> Final</w:t>
      </w:r>
      <w:r>
        <w:t xml:space="preserve"> CLASS .</w:t>
      </w:r>
    </w:p>
    <w:p w14:paraId="5C61B2C6" w14:textId="79A28FF4" w:rsidR="009C15AC" w:rsidRDefault="009C15AC" w:rsidP="00DC09C3">
      <w:pPr>
        <w:pStyle w:val="ListParagraph"/>
        <w:numPr>
          <w:ilvl w:val="0"/>
          <w:numId w:val="224"/>
        </w:numPr>
      </w:pPr>
      <w:r>
        <w:t>IT IS PRESENT INSIDE JAVA.LANG  PACKAGE.</w:t>
      </w:r>
    </w:p>
    <w:p w14:paraId="0A54035C" w14:textId="143A01CB" w:rsidR="009C15AC" w:rsidRDefault="00AF3302" w:rsidP="00DC09C3">
      <w:pPr>
        <w:pStyle w:val="ListParagraph"/>
        <w:numPr>
          <w:ilvl w:val="0"/>
          <w:numId w:val="224"/>
        </w:numPr>
      </w:pPr>
      <w:r>
        <w:t xml:space="preserve">IN JAVA WE CAN DECLARE STRING </w:t>
      </w:r>
      <w:r w:rsidR="002F3E5C">
        <w:t>IN 2 WAYS.</w:t>
      </w:r>
    </w:p>
    <w:p w14:paraId="5758DD92" w14:textId="6DC1320D" w:rsidR="002F3E5C" w:rsidRDefault="002F3E5C" w:rsidP="00DC09C3">
      <w:pPr>
        <w:pStyle w:val="ListParagraph"/>
        <w:numPr>
          <w:ilvl w:val="0"/>
          <w:numId w:val="224"/>
        </w:numPr>
      </w:pPr>
      <w:r>
        <w:t>1 DIRECTLY   2 USING NEW KEYWORD.</w:t>
      </w:r>
    </w:p>
    <w:p w14:paraId="4391E85D" w14:textId="0BD56106" w:rsidR="002F3E5C" w:rsidRDefault="002F3E5C" w:rsidP="00DC09C3">
      <w:pPr>
        <w:pStyle w:val="ListParagraph"/>
        <w:numPr>
          <w:ilvl w:val="0"/>
          <w:numId w:val="224"/>
        </w:numPr>
      </w:pPr>
      <w:r>
        <w:t xml:space="preserve">IT IS CHILD CLASS OF </w:t>
      </w:r>
      <w:r w:rsidR="00667341">
        <w:t>JAVA.LANG.OBJECT CLASS.</w:t>
      </w:r>
    </w:p>
    <w:p w14:paraId="2755BCBC" w14:textId="0CBB473B" w:rsidR="00667341" w:rsidRDefault="00667341" w:rsidP="00DC09C3">
      <w:pPr>
        <w:pStyle w:val="ListParagraph"/>
        <w:numPr>
          <w:ilvl w:val="0"/>
          <w:numId w:val="224"/>
        </w:numPr>
      </w:pPr>
      <w:r>
        <w:t xml:space="preserve">INSIDE STRING CLASS OBJECT CLASS </w:t>
      </w:r>
      <w:r w:rsidR="001A45EE">
        <w:t xml:space="preserve">MEHTODS CALLED TOSTRING() , EQUALS </w:t>
      </w:r>
      <w:r w:rsidR="00D4552C">
        <w:t>(OBJECT) ,HASHCODE() ARE OVERRIDEN.</w:t>
      </w:r>
    </w:p>
    <w:p w14:paraId="636FB539" w14:textId="62877F95" w:rsidR="00D4552C" w:rsidRDefault="00392C7F" w:rsidP="00392C7F">
      <w:pPr>
        <w:pStyle w:val="Heading2"/>
      </w:pPr>
      <w:r>
        <w:t>DECLARE STRING DIRECTLY=</w:t>
      </w:r>
    </w:p>
    <w:p w14:paraId="5645C655" w14:textId="54F2E6EA" w:rsidR="00392C7F" w:rsidRDefault="002A1DBE" w:rsidP="00392C7F">
      <w:pPr>
        <w:pStyle w:val="ListParagraph"/>
        <w:numPr>
          <w:ilvl w:val="0"/>
          <w:numId w:val="225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08" behindDoc="0" locked="0" layoutInCell="1" allowOverlap="1" wp14:anchorId="3545E9FD" wp14:editId="5BF2117B">
                <wp:simplePos x="0" y="0"/>
                <wp:positionH relativeFrom="column">
                  <wp:posOffset>4069080</wp:posOffset>
                </wp:positionH>
                <wp:positionV relativeFrom="paragraph">
                  <wp:posOffset>454660</wp:posOffset>
                </wp:positionV>
                <wp:extent cx="1828800" cy="1775460"/>
                <wp:effectExtent l="0" t="0" r="19050" b="15240"/>
                <wp:wrapNone/>
                <wp:docPr id="733018414" name="Oval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7754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0BBE5E" w14:textId="05CAE5CC" w:rsidR="002A1DBE" w:rsidRPr="002A1DBE" w:rsidRDefault="002A1DBE" w:rsidP="002A1DB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545E9FD" id="Oval 70" o:spid="_x0000_s1071" style="position:absolute;left:0;text-align:left;margin-left:320.4pt;margin-top:35.8pt;width:2in;height:139.8pt;z-index:2516583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" fillcolor="white [3201]" strokecolor="#70ad47 [3209]" strokeweight="1pt">
                <v:stroke joinstyle="miter"/>
                <v:textbox>
                  <w:txbxContent>
                    <w:p w14:paraId="1A0BBE5E" w14:textId="05CAE5CC" w:rsidR="002A1DBE" w:rsidRPr="002A1DBE" w:rsidRDefault="002A1DBE" w:rsidP="002A1DBE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="00392C7F">
        <w:t xml:space="preserve">IN JAVA WHENEVER PROGRAMMER </w:t>
      </w:r>
      <w:r w:rsidR="00DC0E02">
        <w:t xml:space="preserve">DECLARE STRING DIRECTLY INTERNALLY OBJECT WILL GETS CREATED </w:t>
      </w:r>
      <w:r w:rsidR="009B6B16">
        <w:t xml:space="preserve">INSIDE STRING CONSTANT POOL AREA AND LITERAL WILL BE STORED </w:t>
      </w:r>
      <w:r w:rsidR="003F112C">
        <w:t>IN THE OBJECT AND OBJECT REFERENCE STROED BY REFERENCE VARIABLE.</w:t>
      </w:r>
    </w:p>
    <w:p w14:paraId="64D4A12E" w14:textId="3E36BCB9" w:rsidR="0029403A" w:rsidRDefault="002A1DBE" w:rsidP="00A0207D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15" behindDoc="0" locked="0" layoutInCell="1" allowOverlap="1" wp14:anchorId="61044269" wp14:editId="69FB0456">
                <wp:simplePos x="0" y="0"/>
                <wp:positionH relativeFrom="column">
                  <wp:posOffset>4617719</wp:posOffset>
                </wp:positionH>
                <wp:positionV relativeFrom="paragraph">
                  <wp:posOffset>6985</wp:posOffset>
                </wp:positionV>
                <wp:extent cx="761365" cy="243840"/>
                <wp:effectExtent l="0" t="0" r="19685" b="22860"/>
                <wp:wrapNone/>
                <wp:docPr id="1632063460" name="Text Box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1365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C81ED6" w14:textId="35AC5656" w:rsidR="002A1DBE" w:rsidRPr="002A1DBE" w:rsidRDefault="002A1DB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Scp area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044269" id="_x0000_s1072" type="#_x0000_t202" style="position:absolute;margin-left:363.6pt;margin-top:.55pt;width:59.95pt;height:19.2pt;z-index:2516583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" fillcolor="white [3201]" strokeweight=".5pt">
                <v:textbox>
                  <w:txbxContent>
                    <w:p w14:paraId="01C81ED6" w14:textId="35AC5656" w:rsidR="002A1DBE" w:rsidRPr="002A1DBE" w:rsidRDefault="002A1DB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Scp area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14" behindDoc="1" locked="0" layoutInCell="1" allowOverlap="1" wp14:anchorId="7E7A4F41" wp14:editId="413CEAC3">
                <wp:simplePos x="0" y="0"/>
                <wp:positionH relativeFrom="column">
                  <wp:posOffset>4587240</wp:posOffset>
                </wp:positionH>
                <wp:positionV relativeFrom="paragraph">
                  <wp:posOffset>106045</wp:posOffset>
                </wp:positionV>
                <wp:extent cx="1097280" cy="1150620"/>
                <wp:effectExtent l="0" t="0" r="26670" b="11430"/>
                <wp:wrapNone/>
                <wp:docPr id="896417525" name="Rectangle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280" cy="11506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089E5A" id="Rectangle 99" o:spid="_x0000_s1026" style="position:absolute;margin-left:361.2pt;margin-top:8.35pt;width:86.4pt;height:90.6pt;z-index:-2516272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" fillcolor="white [3201]" strokecolor="black [3213]" strokeweight="1pt"/>
            </w:pict>
          </mc:Fallback>
        </mc:AlternateContent>
      </w:r>
      <w:r w:rsidR="00F56F71">
        <w:t>Classs demo{</w:t>
      </w:r>
    </w:p>
    <w:p w14:paraId="736601CF" w14:textId="4A151DB9" w:rsidR="00F56F71" w:rsidRDefault="002A1DBE" w:rsidP="00A0207D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13" behindDoc="1" locked="0" layoutInCell="1" allowOverlap="1" wp14:anchorId="58F48261" wp14:editId="623EB77C">
                <wp:simplePos x="0" y="0"/>
                <wp:positionH relativeFrom="column">
                  <wp:posOffset>4533900</wp:posOffset>
                </wp:positionH>
                <wp:positionV relativeFrom="paragraph">
                  <wp:posOffset>19685</wp:posOffset>
                </wp:positionV>
                <wp:extent cx="1135380" cy="1097280"/>
                <wp:effectExtent l="0" t="0" r="26670" b="26670"/>
                <wp:wrapNone/>
                <wp:docPr id="1320749038" name="Rectangle: Rounded Corners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5380" cy="10972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125F8C2" id="Rectangle: Rounded Corners 98" o:spid="_x0000_s1026" style="position:absolute;margin-left:357pt;margin-top:1.55pt;width:89.4pt;height:86.4pt;z-index:-25162830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" fillcolor="white [3201]" strokecolor="#70ad47 [3209]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09" behindDoc="0" locked="0" layoutInCell="1" allowOverlap="1" wp14:anchorId="46523E37" wp14:editId="2494054E">
                <wp:simplePos x="0" y="0"/>
                <wp:positionH relativeFrom="column">
                  <wp:posOffset>4579620</wp:posOffset>
                </wp:positionH>
                <wp:positionV relativeFrom="paragraph">
                  <wp:posOffset>179705</wp:posOffset>
                </wp:positionV>
                <wp:extent cx="906780" cy="335280"/>
                <wp:effectExtent l="0" t="0" r="26670" b="26670"/>
                <wp:wrapNone/>
                <wp:docPr id="1252562828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6780" cy="335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0EA84A" w14:textId="597E3B88" w:rsidR="00A0207D" w:rsidRPr="00A0207D" w:rsidRDefault="00A0207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chandramuki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523E37" id="Text Box 71" o:spid="_x0000_s1073" type="#_x0000_t202" style="position:absolute;margin-left:360.6pt;margin-top:14.15pt;width:71.4pt;height:26.4pt;z-index:25165830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" fillcolor="white [3201]" strokeweight=".5pt">
                <v:textbox>
                  <w:txbxContent>
                    <w:p w14:paraId="610EA84A" w14:textId="597E3B88" w:rsidR="00A0207D" w:rsidRPr="00A0207D" w:rsidRDefault="00A0207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chandramuki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538" behindDoc="0" locked="0" layoutInCell="1" allowOverlap="1" wp14:anchorId="04B262C8" wp14:editId="0F105B2D">
                <wp:simplePos x="0" y="0"/>
                <wp:positionH relativeFrom="column">
                  <wp:posOffset>5486580</wp:posOffset>
                </wp:positionH>
                <wp:positionV relativeFrom="paragraph">
                  <wp:posOffset>118805</wp:posOffset>
                </wp:positionV>
                <wp:extent cx="8280" cy="75600"/>
                <wp:effectExtent l="38100" t="38100" r="48895" b="38735"/>
                <wp:wrapNone/>
                <wp:docPr id="1227733663" name="Ink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4">
                      <w14:nvContentPartPr>
                        <w14:cNvContentPartPr/>
                      </w14:nvContentPartPr>
                      <w14:xfrm>
                        <a:off x="0" y="0"/>
                        <a:ext cx="8280" cy="7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8C3205" id="Ink 89" o:spid="_x0000_s1026" type="#_x0000_t75" style="position:absolute;margin-left:431.65pt;margin-top:9pt;width:1.35pt;height:6.65pt;z-index:25165853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">
                <v:imagedata r:id="rId3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539" behindDoc="0" locked="0" layoutInCell="1" allowOverlap="1" wp14:anchorId="563AE0CA" wp14:editId="6A3F0785">
                <wp:simplePos x="0" y="0"/>
                <wp:positionH relativeFrom="column">
                  <wp:posOffset>5395860</wp:posOffset>
                </wp:positionH>
                <wp:positionV relativeFrom="paragraph">
                  <wp:posOffset>95765</wp:posOffset>
                </wp:positionV>
                <wp:extent cx="52920" cy="76680"/>
                <wp:effectExtent l="38100" t="38100" r="42545" b="38100"/>
                <wp:wrapNone/>
                <wp:docPr id="1050200915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6">
                      <w14:nvContentPartPr>
                        <w14:cNvContentPartPr/>
                      </w14:nvContentPartPr>
                      <w14:xfrm>
                        <a:off x="0" y="0"/>
                        <a:ext cx="52920" cy="7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8AB7BE" id="Ink 88" o:spid="_x0000_s1026" type="#_x0000_t75" style="position:absolute;margin-left:424.5pt;margin-top:7.2pt;width:4.85pt;height:6.75pt;z-index:2516585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">
                <v:imagedata r:id="rId3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540" behindDoc="0" locked="0" layoutInCell="1" allowOverlap="1" wp14:anchorId="6E838A18" wp14:editId="57C63729">
                <wp:simplePos x="0" y="0"/>
                <wp:positionH relativeFrom="column">
                  <wp:posOffset>5163185</wp:posOffset>
                </wp:positionH>
                <wp:positionV relativeFrom="paragraph">
                  <wp:posOffset>80645</wp:posOffset>
                </wp:positionV>
                <wp:extent cx="270320" cy="130175"/>
                <wp:effectExtent l="38100" t="38100" r="15875" b="41275"/>
                <wp:wrapNone/>
                <wp:docPr id="333125731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8">
                      <w14:nvContentPartPr>
                        <w14:cNvContentPartPr/>
                      </w14:nvContentPartPr>
                      <w14:xfrm>
                        <a:off x="0" y="0"/>
                        <a:ext cx="270320" cy="130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7F7CD7" id="Ink 87" o:spid="_x0000_s1026" type="#_x0000_t75" style="position:absolute;margin-left:406.2pt;margin-top:6pt;width:22pt;height:10.95pt;z-index:2516585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">
                <v:imagedata r:id="rId3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541" behindDoc="0" locked="0" layoutInCell="1" allowOverlap="1" wp14:anchorId="19A159F1" wp14:editId="7D08DAFE">
                <wp:simplePos x="0" y="0"/>
                <wp:positionH relativeFrom="column">
                  <wp:posOffset>4115340</wp:posOffset>
                </wp:positionH>
                <wp:positionV relativeFrom="paragraph">
                  <wp:posOffset>42485</wp:posOffset>
                </wp:positionV>
                <wp:extent cx="281520" cy="24480"/>
                <wp:effectExtent l="38100" t="38100" r="42545" b="33020"/>
                <wp:wrapNone/>
                <wp:docPr id="1425336367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0">
                      <w14:nvContentPartPr>
                        <w14:cNvContentPartPr/>
                      </w14:nvContentPartPr>
                      <w14:xfrm>
                        <a:off x="0" y="0"/>
                        <a:ext cx="281520" cy="2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DA2E3A" id="Ink 82" o:spid="_x0000_s1026" type="#_x0000_t75" style="position:absolute;margin-left:323.7pt;margin-top:3pt;width:22.85pt;height:2.65pt;z-index:2516585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">
                <v:imagedata r:id="rId341" o:title=""/>
              </v:shape>
            </w:pict>
          </mc:Fallback>
        </mc:AlternateContent>
      </w:r>
      <w:r w:rsidR="00A0207D">
        <w:rPr>
          <w:noProof/>
        </w:rPr>
        <mc:AlternateContent>
          <mc:Choice Requires="wps">
            <w:drawing>
              <wp:anchor distT="0" distB="0" distL="114300" distR="114300" simplePos="0" relativeHeight="251658311" behindDoc="0" locked="0" layoutInCell="1" allowOverlap="1" wp14:anchorId="42CE7AEB" wp14:editId="5795DEA7">
                <wp:simplePos x="0" y="0"/>
                <wp:positionH relativeFrom="column">
                  <wp:posOffset>3368040</wp:posOffset>
                </wp:positionH>
                <wp:positionV relativeFrom="paragraph">
                  <wp:posOffset>240665</wp:posOffset>
                </wp:positionV>
                <wp:extent cx="441960" cy="236220"/>
                <wp:effectExtent l="0" t="0" r="15240" b="11430"/>
                <wp:wrapNone/>
                <wp:docPr id="2026179858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960" cy="236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D9F4A9" w14:textId="635F78A0" w:rsidR="00A0207D" w:rsidRPr="00A0207D" w:rsidRDefault="00A0207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0x1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CE7AEB" id="Text Box 73" o:spid="_x0000_s1074" type="#_x0000_t202" style="position:absolute;margin-left:265.2pt;margin-top:18.95pt;width:34.8pt;height:18.6pt;z-index:2516583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" fillcolor="white [3201]" strokeweight=".5pt">
                <v:textbox>
                  <w:txbxContent>
                    <w:p w14:paraId="6CD9F4A9" w14:textId="635F78A0" w:rsidR="00A0207D" w:rsidRPr="00A0207D" w:rsidRDefault="00A0207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0x1</w:t>
                      </w:r>
                    </w:p>
                  </w:txbxContent>
                </v:textbox>
              </v:shape>
            </w:pict>
          </mc:Fallback>
        </mc:AlternateContent>
      </w:r>
      <w:r w:rsidR="00F56F71">
        <w:t>Public static void main(String [] args){</w:t>
      </w:r>
      <w:r>
        <w:t xml:space="preserve">                                            heap area</w:t>
      </w:r>
      <w:r w:rsidR="00F56F71">
        <w:br/>
        <w:t>String s1=”</w:t>
      </w:r>
      <w:r w:rsidR="00861573">
        <w:t>chandramuki”;</w:t>
      </w:r>
      <w:r w:rsidR="00A0207D">
        <w:t xml:space="preserve">                                                         s1</w:t>
      </w:r>
    </w:p>
    <w:p w14:paraId="578DB65A" w14:textId="0B7D7C59" w:rsidR="00861573" w:rsidRDefault="002A1DBE" w:rsidP="00A0207D">
      <w:pPr>
        <w:pStyle w:val="NoSpacing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542" behindDoc="0" locked="0" layoutInCell="1" allowOverlap="1" wp14:anchorId="6120CEC2" wp14:editId="2971B680">
                <wp:simplePos x="0" y="0"/>
                <wp:positionH relativeFrom="column">
                  <wp:posOffset>3886200</wp:posOffset>
                </wp:positionH>
                <wp:positionV relativeFrom="paragraph">
                  <wp:posOffset>43815</wp:posOffset>
                </wp:positionV>
                <wp:extent cx="622500" cy="105155"/>
                <wp:effectExtent l="38100" t="38100" r="44450" b="47625"/>
                <wp:wrapNone/>
                <wp:docPr id="667614130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2">
                      <w14:nvContentPartPr>
                        <w14:cNvContentPartPr/>
                      </w14:nvContentPartPr>
                      <w14:xfrm>
                        <a:off x="0" y="0"/>
                        <a:ext cx="622500" cy="105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07AACE" id="Ink 77" o:spid="_x0000_s1026" type="#_x0000_t75" style="position:absolute;margin-left:305.65pt;margin-top:3.1pt;width:49.7pt;height:9pt;z-index:2516585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">
                <v:imagedata r:id="rId343" o:title=""/>
              </v:shape>
            </w:pict>
          </mc:Fallback>
        </mc:AlternateContent>
      </w:r>
      <w:r w:rsidR="00861573">
        <w:t>System.out.println(s1);</w:t>
      </w:r>
    </w:p>
    <w:p w14:paraId="1E89F18B" w14:textId="7FAAE74E" w:rsidR="00861573" w:rsidRDefault="002A1DBE" w:rsidP="00A0207D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10" behindDoc="0" locked="0" layoutInCell="1" allowOverlap="1" wp14:anchorId="33AE564A" wp14:editId="1886CFBB">
                <wp:simplePos x="0" y="0"/>
                <wp:positionH relativeFrom="column">
                  <wp:posOffset>4740275</wp:posOffset>
                </wp:positionH>
                <wp:positionV relativeFrom="paragraph">
                  <wp:posOffset>154940</wp:posOffset>
                </wp:positionV>
                <wp:extent cx="754380" cy="304800"/>
                <wp:effectExtent l="0" t="0" r="26670" b="19050"/>
                <wp:wrapNone/>
                <wp:docPr id="1318314143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38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CA832D" w14:textId="4065BCFC" w:rsidR="00A0207D" w:rsidRPr="00A0207D" w:rsidRDefault="00A0207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sreemuki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AE564A" id="Text Box 72" o:spid="_x0000_s1075" type="#_x0000_t202" style="position:absolute;margin-left:373.25pt;margin-top:12.2pt;width:59.4pt;height:24pt;z-index:25165831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" fillcolor="white [3201]" strokeweight=".5pt">
                <v:textbox>
                  <w:txbxContent>
                    <w:p w14:paraId="26CA832D" w14:textId="4065BCFC" w:rsidR="00A0207D" w:rsidRPr="00A0207D" w:rsidRDefault="00A0207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sreemuki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543" behindDoc="0" locked="0" layoutInCell="1" allowOverlap="1" wp14:anchorId="59C67FAB" wp14:editId="2150A195">
                <wp:simplePos x="0" y="0"/>
                <wp:positionH relativeFrom="column">
                  <wp:posOffset>5409900</wp:posOffset>
                </wp:positionH>
                <wp:positionV relativeFrom="paragraph">
                  <wp:posOffset>63115</wp:posOffset>
                </wp:positionV>
                <wp:extent cx="98640" cy="92520"/>
                <wp:effectExtent l="38100" t="38100" r="34925" b="41275"/>
                <wp:wrapNone/>
                <wp:docPr id="755035218" name="Ink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4">
                      <w14:nvContentPartPr>
                        <w14:cNvContentPartPr/>
                      </w14:nvContentPartPr>
                      <w14:xfrm>
                        <a:off x="0" y="0"/>
                        <a:ext cx="98640" cy="9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CABA0B" id="Ink 97" o:spid="_x0000_s1026" type="#_x0000_t75" style="position:absolute;margin-left:425.65pt;margin-top:4.6pt;width:8.45pt;height:8pt;z-index:2516585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">
                <v:imagedata r:id="rId3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544" behindDoc="0" locked="0" layoutInCell="1" allowOverlap="1" wp14:anchorId="71C1C1DD" wp14:editId="0186895F">
                <wp:simplePos x="0" y="0"/>
                <wp:positionH relativeFrom="column">
                  <wp:posOffset>5107305</wp:posOffset>
                </wp:positionH>
                <wp:positionV relativeFrom="paragraph">
                  <wp:posOffset>86360</wp:posOffset>
                </wp:positionV>
                <wp:extent cx="272235" cy="74930"/>
                <wp:effectExtent l="38100" t="38100" r="33020" b="39370"/>
                <wp:wrapNone/>
                <wp:docPr id="2099444112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6">
                      <w14:nvContentPartPr>
                        <w14:cNvContentPartPr/>
                      </w14:nvContentPartPr>
                      <w14:xfrm>
                        <a:off x="0" y="0"/>
                        <a:ext cx="272235" cy="74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507783" id="Ink 96" o:spid="_x0000_s1026" type="#_x0000_t75" style="position:absolute;margin-left:401.8pt;margin-top:6.45pt;width:22.15pt;height:6.6pt;z-index:25165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">
                <v:imagedata r:id="rId347" o:title=""/>
              </v:shape>
            </w:pict>
          </mc:Fallback>
        </mc:AlternateContent>
      </w:r>
      <w:r w:rsidR="00861573">
        <w:t>String s2=</w:t>
      </w:r>
      <w:r w:rsidR="00A0207D">
        <w:t xml:space="preserve">”sreemuki”;                      o/p chandramuki </w:t>
      </w:r>
    </w:p>
    <w:p w14:paraId="6FDE4FD2" w14:textId="4BA1223A" w:rsidR="00861573" w:rsidRDefault="002A1DBE" w:rsidP="002A1DBE">
      <w:pPr>
        <w:pStyle w:val="NoSpacing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545" behindDoc="0" locked="0" layoutInCell="1" allowOverlap="1" wp14:anchorId="0D06A435" wp14:editId="0A731C14">
                <wp:simplePos x="0" y="0"/>
                <wp:positionH relativeFrom="column">
                  <wp:posOffset>3877945</wp:posOffset>
                </wp:positionH>
                <wp:positionV relativeFrom="paragraph">
                  <wp:posOffset>122555</wp:posOffset>
                </wp:positionV>
                <wp:extent cx="768985" cy="121285"/>
                <wp:effectExtent l="38100" t="38100" r="12065" b="31115"/>
                <wp:wrapNone/>
                <wp:docPr id="1390879403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8">
                      <w14:nvContentPartPr>
                        <w14:cNvContentPartPr/>
                      </w14:nvContentPartPr>
                      <w14:xfrm>
                        <a:off x="0" y="0"/>
                        <a:ext cx="768985" cy="121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20B823" id="Ink 81" o:spid="_x0000_s1026" type="#_x0000_t75" style="position:absolute;margin-left:305pt;margin-top:9.3pt;width:61.25pt;height:10.25pt;z-index:2516585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">
                <v:imagedata r:id="rId349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12" behindDoc="0" locked="0" layoutInCell="1" allowOverlap="1" wp14:anchorId="5A6E4E95" wp14:editId="55C19B2C">
                <wp:simplePos x="0" y="0"/>
                <wp:positionH relativeFrom="column">
                  <wp:posOffset>3375660</wp:posOffset>
                </wp:positionH>
                <wp:positionV relativeFrom="paragraph">
                  <wp:posOffset>92075</wp:posOffset>
                </wp:positionV>
                <wp:extent cx="449580" cy="289560"/>
                <wp:effectExtent l="0" t="0" r="26670" b="15240"/>
                <wp:wrapNone/>
                <wp:docPr id="1583741995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58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22A584" w14:textId="3E708744" w:rsidR="00A0207D" w:rsidRPr="002A1DBE" w:rsidRDefault="002A1DB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Ox2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6E4E95" id="Text Box 74" o:spid="_x0000_s1076" type="#_x0000_t202" style="position:absolute;margin-left:265.8pt;margin-top:7.25pt;width:35.4pt;height:22.8pt;z-index:251658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" fillcolor="white [3201]" strokeweight=".5pt">
                <v:textbox>
                  <w:txbxContent>
                    <w:p w14:paraId="1A22A584" w14:textId="3E708744" w:rsidR="00A0207D" w:rsidRPr="002A1DBE" w:rsidRDefault="002A1DB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Ox2</w:t>
                      </w:r>
                    </w:p>
                  </w:txbxContent>
                </v:textbox>
              </v:shape>
            </w:pict>
          </mc:Fallback>
        </mc:AlternateContent>
      </w:r>
      <w:r w:rsidR="00861573">
        <w:t>System.out.pirntln(“sreemuki”);</w:t>
      </w:r>
      <w:r w:rsidR="00A0207D">
        <w:t xml:space="preserve">            </w:t>
      </w:r>
      <w:r w:rsidR="00A0207D" w:rsidRPr="002A1DBE">
        <w:t>sreemuki</w:t>
      </w:r>
      <w:r w:rsidR="00A0207D">
        <w:t xml:space="preserve">                 s2</w:t>
      </w:r>
    </w:p>
    <w:p w14:paraId="3806F7D1" w14:textId="77777777" w:rsidR="002A1DBE" w:rsidRPr="002A1DBE" w:rsidRDefault="002A1DBE" w:rsidP="002A1DBE"/>
    <w:p w14:paraId="3287D5A3" w14:textId="77777777" w:rsidR="002A1DBE" w:rsidRPr="002A1DBE" w:rsidRDefault="002A1DBE" w:rsidP="002A1DBE"/>
    <w:p w14:paraId="3C9C0ADA" w14:textId="6BB9A444" w:rsidR="002A1DBE" w:rsidRDefault="00794DAE" w:rsidP="00794DAE">
      <w:pPr>
        <w:pStyle w:val="ListParagraph"/>
        <w:numPr>
          <w:ilvl w:val="0"/>
          <w:numId w:val="225"/>
        </w:numPr>
        <w:tabs>
          <w:tab w:val="left" w:pos="6084"/>
        </w:tabs>
      </w:pPr>
      <w:r>
        <w:t>IN JAVA WHENEVER WE DECLARE STRING LITERAL 1</w:t>
      </w:r>
      <w:r w:rsidRPr="00794DAE">
        <w:rPr>
          <w:vertAlign w:val="superscript"/>
        </w:rPr>
        <w:t>ST</w:t>
      </w:r>
      <w:r>
        <w:t xml:space="preserve"> IT WILL </w:t>
      </w:r>
      <w:r w:rsidR="00DC5E54">
        <w:t>CHECK WHETEHR THE GIVEN STRING LITERAL IS PRESENT IN STIRNG CONSTANT POOL AREA.</w:t>
      </w:r>
    </w:p>
    <w:p w14:paraId="5F58DA9B" w14:textId="193519C7" w:rsidR="00DC5E54" w:rsidRDefault="006602F3" w:rsidP="00794DAE">
      <w:pPr>
        <w:pStyle w:val="ListParagraph"/>
        <w:numPr>
          <w:ilvl w:val="0"/>
          <w:numId w:val="225"/>
        </w:numPr>
        <w:tabs>
          <w:tab w:val="left" w:pos="608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17" behindDoc="1" locked="0" layoutInCell="1" allowOverlap="1" wp14:anchorId="5BCFB311" wp14:editId="3319E4FA">
                <wp:simplePos x="0" y="0"/>
                <wp:positionH relativeFrom="margin">
                  <wp:posOffset>3665220</wp:posOffset>
                </wp:positionH>
                <wp:positionV relativeFrom="paragraph">
                  <wp:posOffset>315595</wp:posOffset>
                </wp:positionV>
                <wp:extent cx="2049780" cy="1668780"/>
                <wp:effectExtent l="0" t="0" r="26670" b="26670"/>
                <wp:wrapNone/>
                <wp:docPr id="1556022314" name="Oval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9780" cy="16687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3564169" id="Oval 102" o:spid="_x0000_s1026" style="position:absolute;margin-left:288.6pt;margin-top:24.85pt;width:161.4pt;height:131.4pt;z-index:-25162420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" fillcolor="white [3201]" strokecolor="#70ad47 [3209]" strokeweight="1pt">
                <v:stroke joinstyle="miter"/>
                <w10:wrap anchorx="margin"/>
              </v:oval>
            </w:pict>
          </mc:Fallback>
        </mc:AlternateContent>
      </w:r>
      <w:r w:rsidR="0006024E">
        <w:t xml:space="preserve">IF IT IS NOT PRESENT THEN IT WILL CREATE NEW OBJECT </w:t>
      </w:r>
      <w:r w:rsidR="00E6066A">
        <w:t xml:space="preserve">OTHERWISE IT WILL COPY THE EXISTING OBJECT REFERENCE INSTEAD OF CREATING </w:t>
      </w:r>
      <w:r w:rsidR="002156BF">
        <w:t>NEW STRING OBJECT.</w:t>
      </w:r>
    </w:p>
    <w:p w14:paraId="7219AFE3" w14:textId="5BE3D9AB" w:rsidR="002156BF" w:rsidRDefault="00DE0462" w:rsidP="00DE0462">
      <w:r>
        <w:rPr>
          <w:noProof/>
        </w:rPr>
        <mc:AlternateContent>
          <mc:Choice Requires="wps">
            <w:drawing>
              <wp:anchor distT="0" distB="0" distL="114300" distR="114300" simplePos="0" relativeHeight="251658323" behindDoc="0" locked="0" layoutInCell="1" allowOverlap="1" wp14:anchorId="4F225122" wp14:editId="091ED212">
                <wp:simplePos x="0" y="0"/>
                <wp:positionH relativeFrom="column">
                  <wp:posOffset>4282440</wp:posOffset>
                </wp:positionH>
                <wp:positionV relativeFrom="paragraph">
                  <wp:posOffset>6350</wp:posOffset>
                </wp:positionV>
                <wp:extent cx="678180" cy="259080"/>
                <wp:effectExtent l="0" t="0" r="26670" b="26670"/>
                <wp:wrapNone/>
                <wp:docPr id="644347688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18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F00C70" w14:textId="134A5693" w:rsidR="00DE0462" w:rsidRPr="00DE0462" w:rsidRDefault="00DE046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Scp area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225122" id="Text Box 108" o:spid="_x0000_s1077" type="#_x0000_t202" style="position:absolute;margin-left:337.2pt;margin-top:.5pt;width:53.4pt;height:20.4pt;z-index:25165832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" fillcolor="white [3201]" strokeweight=".5pt">
                <v:textbox>
                  <w:txbxContent>
                    <w:p w14:paraId="2BF00C70" w14:textId="134A5693" w:rsidR="00DE0462" w:rsidRPr="00DE0462" w:rsidRDefault="00DE046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Scp area</w:t>
                      </w:r>
                    </w:p>
                  </w:txbxContent>
                </v:textbox>
              </v:shape>
            </w:pict>
          </mc:Fallback>
        </mc:AlternateContent>
      </w:r>
      <w:r w:rsidR="006602F3">
        <w:rPr>
          <w:noProof/>
        </w:rPr>
        <mc:AlternateContent>
          <mc:Choice Requires="wps">
            <w:drawing>
              <wp:anchor distT="0" distB="0" distL="114300" distR="114300" simplePos="0" relativeHeight="251658320" behindDoc="0" locked="0" layoutInCell="1" allowOverlap="1" wp14:anchorId="3B21AE4C" wp14:editId="251B3C96">
                <wp:simplePos x="0" y="0"/>
                <wp:positionH relativeFrom="column">
                  <wp:posOffset>2461260</wp:posOffset>
                </wp:positionH>
                <wp:positionV relativeFrom="paragraph">
                  <wp:posOffset>90170</wp:posOffset>
                </wp:positionV>
                <wp:extent cx="464820" cy="243840"/>
                <wp:effectExtent l="0" t="0" r="11430" b="22860"/>
                <wp:wrapNone/>
                <wp:docPr id="1810196676" name="Text Box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820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517F9A" w14:textId="07787D69" w:rsidR="006602F3" w:rsidRPr="00DE0462" w:rsidRDefault="00DE046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0x1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1AE4C" id="Text Box 105" o:spid="_x0000_s1078" type="#_x0000_t202" style="position:absolute;margin-left:193.8pt;margin-top:7.1pt;width:36.6pt;height:19.2pt;z-index:251658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" fillcolor="white [3201]" strokeweight=".5pt">
                <v:textbox>
                  <w:txbxContent>
                    <w:p w14:paraId="1E517F9A" w14:textId="07787D69" w:rsidR="006602F3" w:rsidRPr="00DE0462" w:rsidRDefault="00DE046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0x1</w:t>
                      </w:r>
                    </w:p>
                  </w:txbxContent>
                </v:textbox>
              </v:shape>
            </w:pict>
          </mc:Fallback>
        </mc:AlternateContent>
      </w:r>
      <w:r w:rsidR="002156BF">
        <w:t>String s1=</w:t>
      </w:r>
      <w:r w:rsidR="008E580E">
        <w:t>”muki”;</w:t>
      </w:r>
      <w:r>
        <w:tab/>
      </w:r>
    </w:p>
    <w:p w14:paraId="758F3FEC" w14:textId="2D6AB05A" w:rsidR="008E580E" w:rsidRDefault="006602F3" w:rsidP="00A0769D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16" behindDoc="0" locked="0" layoutInCell="1" allowOverlap="1" wp14:anchorId="744344C8" wp14:editId="47FAABEC">
                <wp:simplePos x="0" y="0"/>
                <wp:positionH relativeFrom="column">
                  <wp:posOffset>4152900</wp:posOffset>
                </wp:positionH>
                <wp:positionV relativeFrom="paragraph">
                  <wp:posOffset>10795</wp:posOffset>
                </wp:positionV>
                <wp:extent cx="1226820" cy="1005840"/>
                <wp:effectExtent l="0" t="0" r="11430" b="22860"/>
                <wp:wrapNone/>
                <wp:docPr id="1966410421" name="Rectangle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6820" cy="10058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28CCFD6" id="Rectangle 101" o:spid="_x0000_s1026" style="position:absolute;margin-left:327pt;margin-top:.85pt;width:96.6pt;height:79.2pt;z-index:25169124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" fillcolor="#4472c4 [3204]" strokecolor="#09101d [484]" strokeweight="1pt"/>
            </w:pict>
          </mc:Fallback>
        </mc:AlternateContent>
      </w:r>
      <w:r w:rsidR="008E580E">
        <w:t>s.o.pln(s1);</w:t>
      </w:r>
      <w:r w:rsidR="00DE0462">
        <w:t xml:space="preserve">                                                  s1</w:t>
      </w:r>
    </w:p>
    <w:p w14:paraId="5C10A5B2" w14:textId="50C9B65C" w:rsidR="008E580E" w:rsidRDefault="00DE0462" w:rsidP="00A0769D">
      <w:pPr>
        <w:pStyle w:val="NoSpacing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546" behindDoc="0" locked="0" layoutInCell="1" allowOverlap="1" wp14:anchorId="4DB6D2E6" wp14:editId="7B99BA74">
                <wp:simplePos x="0" y="0"/>
                <wp:positionH relativeFrom="column">
                  <wp:posOffset>2933700</wp:posOffset>
                </wp:positionH>
                <wp:positionV relativeFrom="paragraph">
                  <wp:posOffset>-135890</wp:posOffset>
                </wp:positionV>
                <wp:extent cx="1281960" cy="335305"/>
                <wp:effectExtent l="38100" t="38100" r="33020" b="45720"/>
                <wp:wrapNone/>
                <wp:docPr id="1220677874" name="Ink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0">
                      <w14:nvContentPartPr>
                        <w14:cNvContentPartPr/>
                      </w14:nvContentPartPr>
                      <w14:xfrm>
                        <a:off x="0" y="0"/>
                        <a:ext cx="1281960" cy="335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F9A8E1" id="Ink 111" o:spid="_x0000_s1026" type="#_x0000_t75" style="position:absolute;margin-left:230.65pt;margin-top:-11.05pt;width:101.65pt;height:27.1pt;z-index:2516585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">
                <v:imagedata r:id="rId351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21" behindDoc="0" locked="0" layoutInCell="1" allowOverlap="1" wp14:anchorId="026B62BC" wp14:editId="759C25D6">
                <wp:simplePos x="0" y="0"/>
                <wp:positionH relativeFrom="column">
                  <wp:posOffset>2392680</wp:posOffset>
                </wp:positionH>
                <wp:positionV relativeFrom="paragraph">
                  <wp:posOffset>130175</wp:posOffset>
                </wp:positionV>
                <wp:extent cx="472440" cy="236220"/>
                <wp:effectExtent l="0" t="0" r="22860" b="11430"/>
                <wp:wrapNone/>
                <wp:docPr id="650725329" name="Text Box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440" cy="236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474B73" w14:textId="60BA922F" w:rsidR="006602F3" w:rsidRPr="00DE0462" w:rsidRDefault="00DE046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0x3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6B62BC" id="Text Box 106" o:spid="_x0000_s1079" type="#_x0000_t202" style="position:absolute;margin-left:188.4pt;margin-top:10.25pt;width:37.2pt;height:18.6pt;z-index:25165832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" fillcolor="white [3201]" strokeweight=".5pt">
                <v:textbox>
                  <w:txbxContent>
                    <w:p w14:paraId="55474B73" w14:textId="60BA922F" w:rsidR="006602F3" w:rsidRPr="00DE0462" w:rsidRDefault="00DE046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0x3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18" behindDoc="0" locked="0" layoutInCell="1" allowOverlap="1" wp14:anchorId="409A5A62" wp14:editId="19FF821E">
                <wp:simplePos x="0" y="0"/>
                <wp:positionH relativeFrom="column">
                  <wp:posOffset>4244341</wp:posOffset>
                </wp:positionH>
                <wp:positionV relativeFrom="paragraph">
                  <wp:posOffset>15875</wp:posOffset>
                </wp:positionV>
                <wp:extent cx="1036320" cy="281940"/>
                <wp:effectExtent l="0" t="0" r="11430" b="22860"/>
                <wp:wrapNone/>
                <wp:docPr id="2115260199" name="Text Box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632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71B86D" w14:textId="1D7BE967" w:rsidR="006602F3" w:rsidRPr="006602F3" w:rsidRDefault="00350B1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</w:t>
                            </w:r>
                            <w:r w:rsidR="006602F3">
                              <w:rPr>
                                <w:lang w:val="en-US"/>
                              </w:rPr>
                              <w:t>uki</w:t>
                            </w:r>
                            <w:r>
                              <w:rPr>
                                <w:lang w:val="en-US"/>
                              </w:rPr>
                              <w:t>(0x1</w:t>
                            </w:r>
                            <w:r w:rsidR="00DE0462">
                              <w:rPr>
                                <w:lang w:val="en-US"/>
                              </w:rPr>
                              <w:t xml:space="preserve"> ,0x3)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9A5A62" id="Text Box 103" o:spid="_x0000_s1080" type="#_x0000_t202" style="position:absolute;margin-left:334.2pt;margin-top:1.25pt;width:81.6pt;height:22.2pt;z-index:25165831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" fillcolor="white [3201]" strokeweight=".5pt">
                <v:textbox>
                  <w:txbxContent>
                    <w:p w14:paraId="1F71B86D" w14:textId="1D7BE967" w:rsidR="006602F3" w:rsidRPr="006602F3" w:rsidRDefault="00350B1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</w:t>
                      </w:r>
                      <w:r w:rsidR="006602F3">
                        <w:rPr>
                          <w:lang w:val="en-US"/>
                        </w:rPr>
                        <w:t>uki</w:t>
                      </w:r>
                      <w:r>
                        <w:rPr>
                          <w:lang w:val="en-US"/>
                        </w:rPr>
                        <w:t>(0x1</w:t>
                      </w:r>
                      <w:r w:rsidR="00DE0462">
                        <w:rPr>
                          <w:lang w:val="en-US"/>
                        </w:rPr>
                        <w:t xml:space="preserve"> ,0x3)</w:t>
                      </w:r>
                    </w:p>
                  </w:txbxContent>
                </v:textbox>
              </v:shape>
            </w:pict>
          </mc:Fallback>
        </mc:AlternateContent>
      </w:r>
      <w:r w:rsidR="008E580E">
        <w:t>String s2=”sree”;</w:t>
      </w:r>
    </w:p>
    <w:p w14:paraId="666DF3AE" w14:textId="365E507C" w:rsidR="008E580E" w:rsidRDefault="00DE0462" w:rsidP="00A0769D">
      <w:pPr>
        <w:pStyle w:val="NoSpacing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547" behindDoc="0" locked="0" layoutInCell="1" allowOverlap="1" wp14:anchorId="04767DF2" wp14:editId="5392DB64">
                <wp:simplePos x="0" y="0"/>
                <wp:positionH relativeFrom="column">
                  <wp:posOffset>2887980</wp:posOffset>
                </wp:positionH>
                <wp:positionV relativeFrom="paragraph">
                  <wp:posOffset>-85725</wp:posOffset>
                </wp:positionV>
                <wp:extent cx="1400520" cy="266065"/>
                <wp:effectExtent l="38100" t="38100" r="28575" b="38735"/>
                <wp:wrapNone/>
                <wp:docPr id="2093573933" name="Ink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2">
                      <w14:nvContentPartPr>
                        <w14:cNvContentPartPr/>
                      </w14:nvContentPartPr>
                      <w14:xfrm>
                        <a:off x="0" y="0"/>
                        <a:ext cx="1400520" cy="266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0546CD" id="Ink 114" o:spid="_x0000_s1026" type="#_x0000_t75" style="position:absolute;margin-left:227.05pt;margin-top:-7.1pt;width:111pt;height:21.65pt;z-index:2516585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">
                <v:imagedata r:id="rId353" o:title=""/>
              </v:shape>
            </w:pict>
          </mc:Fallback>
        </mc:AlternateContent>
      </w:r>
      <w:r w:rsidR="008E580E">
        <w:t>s.o.pln(s2);</w:t>
      </w:r>
      <w:r>
        <w:t xml:space="preserve">                                                   s3</w:t>
      </w:r>
    </w:p>
    <w:p w14:paraId="2234D245" w14:textId="19321CEF" w:rsidR="008E580E" w:rsidRDefault="00DE0462" w:rsidP="00A0769D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22" behindDoc="0" locked="0" layoutInCell="1" allowOverlap="1" wp14:anchorId="132E2283" wp14:editId="32609880">
                <wp:simplePos x="0" y="0"/>
                <wp:positionH relativeFrom="column">
                  <wp:posOffset>2514600</wp:posOffset>
                </wp:positionH>
                <wp:positionV relativeFrom="paragraph">
                  <wp:posOffset>154305</wp:posOffset>
                </wp:positionV>
                <wp:extent cx="419100" cy="259080"/>
                <wp:effectExtent l="0" t="0" r="19050" b="26670"/>
                <wp:wrapNone/>
                <wp:docPr id="921207191" name="Text Box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2A02C0" w14:textId="2CA224A4" w:rsidR="006602F3" w:rsidRPr="00DE0462" w:rsidRDefault="00DE046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Ox2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2E2283" id="Text Box 107" o:spid="_x0000_s1081" type="#_x0000_t202" style="position:absolute;margin-left:198pt;margin-top:12.15pt;width:33pt;height:20.4pt;z-index:25165832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" fillcolor="white [3201]" strokeweight=".5pt">
                <v:textbox>
                  <w:txbxContent>
                    <w:p w14:paraId="032A02C0" w14:textId="2CA224A4" w:rsidR="006602F3" w:rsidRPr="00DE0462" w:rsidRDefault="00DE046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Ox2</w:t>
                      </w:r>
                    </w:p>
                  </w:txbxContent>
                </v:textbox>
              </v:shape>
            </w:pict>
          </mc:Fallback>
        </mc:AlternateContent>
      </w:r>
      <w:r w:rsidR="00350B1B">
        <w:rPr>
          <w:noProof/>
        </w:rPr>
        <mc:AlternateContent>
          <mc:Choice Requires="wps">
            <w:drawing>
              <wp:anchor distT="0" distB="0" distL="114300" distR="114300" simplePos="0" relativeHeight="251658319" behindDoc="0" locked="0" layoutInCell="1" allowOverlap="1" wp14:anchorId="7A08F820" wp14:editId="103685D4">
                <wp:simplePos x="0" y="0"/>
                <wp:positionH relativeFrom="column">
                  <wp:posOffset>4351020</wp:posOffset>
                </wp:positionH>
                <wp:positionV relativeFrom="paragraph">
                  <wp:posOffset>93345</wp:posOffset>
                </wp:positionV>
                <wp:extent cx="853440" cy="281940"/>
                <wp:effectExtent l="0" t="0" r="22860" b="22860"/>
                <wp:wrapNone/>
                <wp:docPr id="634862886" name="Text 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344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42D538" w14:textId="434BF089" w:rsidR="006602F3" w:rsidRPr="00350B1B" w:rsidRDefault="00350B1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Sree  (0x2)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08F820" id="Text Box 104" o:spid="_x0000_s1082" type="#_x0000_t202" style="position:absolute;margin-left:342.6pt;margin-top:7.35pt;width:67.2pt;height:22.2pt;z-index:25165831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" fillcolor="white [3201]" strokeweight=".5pt">
                <v:textbox>
                  <w:txbxContent>
                    <w:p w14:paraId="3D42D538" w14:textId="434BF089" w:rsidR="006602F3" w:rsidRPr="00350B1B" w:rsidRDefault="00350B1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Sree  (0x2)</w:t>
                      </w:r>
                    </w:p>
                  </w:txbxContent>
                </v:textbox>
              </v:shape>
            </w:pict>
          </mc:Fallback>
        </mc:AlternateContent>
      </w:r>
      <w:r w:rsidR="008E580E">
        <w:t>String s3</w:t>
      </w:r>
      <w:r w:rsidR="00A0769D">
        <w:t>=”muki”;</w:t>
      </w:r>
    </w:p>
    <w:p w14:paraId="1EBE29F6" w14:textId="68839430" w:rsidR="00A0769D" w:rsidRDefault="00DE0462" w:rsidP="00A0769D">
      <w:pPr>
        <w:pStyle w:val="NoSpacing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548" behindDoc="0" locked="0" layoutInCell="1" allowOverlap="1" wp14:anchorId="6AAFC411" wp14:editId="43F770DB">
                <wp:simplePos x="0" y="0"/>
                <wp:positionH relativeFrom="column">
                  <wp:posOffset>2987040</wp:posOffset>
                </wp:positionH>
                <wp:positionV relativeFrom="paragraph">
                  <wp:posOffset>45085</wp:posOffset>
                </wp:positionV>
                <wp:extent cx="1357500" cy="184320"/>
                <wp:effectExtent l="38100" t="38100" r="33655" b="44450"/>
                <wp:wrapNone/>
                <wp:docPr id="272266613" name="Ink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4">
                      <w14:nvContentPartPr>
                        <w14:cNvContentPartPr/>
                      </w14:nvContentPartPr>
                      <w14:xfrm>
                        <a:off x="0" y="0"/>
                        <a:ext cx="1357500" cy="18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9DCFD1" id="Ink 117" o:spid="_x0000_s1026" type="#_x0000_t75" style="position:absolute;margin-left:234.85pt;margin-top:3.2pt;width:107.6pt;height:15.2pt;z-index:2516585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">
                <v:imagedata r:id="rId355" o:title=""/>
              </v:shape>
            </w:pict>
          </mc:Fallback>
        </mc:AlternateContent>
      </w:r>
      <w:r w:rsidR="00A0769D">
        <w:t xml:space="preserve">S.o.pln(s3);           </w:t>
      </w:r>
      <w:r w:rsidR="006602F3">
        <w:t>0/p muki , sree, muki</w:t>
      </w:r>
      <w:r>
        <w:t xml:space="preserve">      s2</w:t>
      </w:r>
    </w:p>
    <w:p w14:paraId="5FF6B29A" w14:textId="77777777" w:rsidR="002C24DC" w:rsidRDefault="002C24DC" w:rsidP="002C24DC"/>
    <w:p w14:paraId="14878B70" w14:textId="76FDAF38" w:rsidR="002C24DC" w:rsidRDefault="002C24DC" w:rsidP="002C24DC">
      <w:pPr>
        <w:pStyle w:val="ListParagraph"/>
        <w:numPr>
          <w:ilvl w:val="0"/>
          <w:numId w:val="226"/>
        </w:numPr>
      </w:pPr>
      <w:r>
        <w:t xml:space="preserve">IN JAVA IN CASE OF STRING CLASS </w:t>
      </w:r>
      <w:r w:rsidR="00A52E5B">
        <w:t>== OPERATOR IS USED TO COMPARE REFERENCES OF AN OBJECT AND EQUALS(OBJECT</w:t>
      </w:r>
      <w:r w:rsidR="00BB641B">
        <w:t>)IS USED TO COMPARE PROPERTYS OF AN OBJECT.</w:t>
      </w:r>
    </w:p>
    <w:p w14:paraId="648B6559" w14:textId="09BF283C" w:rsidR="00BB641B" w:rsidRDefault="00DC28EC" w:rsidP="00DC28EC">
      <w:pPr>
        <w:pStyle w:val="ListParagraph"/>
      </w:pPr>
      <w:r>
        <w:t>String s1=”muki”;</w:t>
      </w:r>
      <w:r w:rsidR="00602FD3">
        <w:t xml:space="preserve">                           0/p</w:t>
      </w:r>
    </w:p>
    <w:p w14:paraId="4C7F0CE9" w14:textId="53CE494B" w:rsidR="00DC28EC" w:rsidRDefault="00DC28EC" w:rsidP="00DC28EC">
      <w:pPr>
        <w:pStyle w:val="ListParagraph"/>
      </w:pPr>
      <w:r>
        <w:t>s.o.pln(s1);</w:t>
      </w:r>
      <w:r w:rsidR="00602FD3">
        <w:t xml:space="preserve">                                    muki</w:t>
      </w:r>
    </w:p>
    <w:p w14:paraId="4223B630" w14:textId="10734155" w:rsidR="00DC28EC" w:rsidRDefault="00DC28EC" w:rsidP="00DC28EC">
      <w:pPr>
        <w:pStyle w:val="ListParagraph"/>
      </w:pPr>
      <w:r>
        <w:t>String s2=”sree”;</w:t>
      </w:r>
    </w:p>
    <w:p w14:paraId="51D09B30" w14:textId="69D3E0B8" w:rsidR="00DC28EC" w:rsidRDefault="00DC28EC" w:rsidP="00DC28EC">
      <w:pPr>
        <w:pStyle w:val="ListParagraph"/>
      </w:pPr>
      <w:r>
        <w:t>s.o.pln(s2);</w:t>
      </w:r>
      <w:r w:rsidR="00602FD3">
        <w:t xml:space="preserve">                                    sree</w:t>
      </w:r>
    </w:p>
    <w:p w14:paraId="0204B87D" w14:textId="186C1019" w:rsidR="00DC28EC" w:rsidRDefault="00DC28EC" w:rsidP="00DC28EC">
      <w:pPr>
        <w:pStyle w:val="ListParagraph"/>
      </w:pPr>
      <w:r>
        <w:t>String s3</w:t>
      </w:r>
      <w:r w:rsidR="00F54719">
        <w:t>=”muki”l</w:t>
      </w:r>
    </w:p>
    <w:p w14:paraId="494AFB9C" w14:textId="320CDFB1" w:rsidR="00F54719" w:rsidRDefault="00F54719" w:rsidP="00DC28EC">
      <w:pPr>
        <w:pStyle w:val="ListParagraph"/>
      </w:pPr>
      <w:r>
        <w:t>s.o.pln(s3);</w:t>
      </w:r>
      <w:r w:rsidR="00602FD3">
        <w:t xml:space="preserve">                                    muki</w:t>
      </w:r>
    </w:p>
    <w:p w14:paraId="573745D1" w14:textId="57B0437B" w:rsidR="00F54719" w:rsidRDefault="00F54719" w:rsidP="00DC28EC">
      <w:pPr>
        <w:pStyle w:val="ListParagraph"/>
      </w:pPr>
      <w:r>
        <w:t>S.o.pln(s1==s2)</w:t>
      </w:r>
      <w:r w:rsidR="00C45F41">
        <w:t>;</w:t>
      </w:r>
      <w:r w:rsidR="00602FD3">
        <w:t xml:space="preserve">                           false</w:t>
      </w:r>
    </w:p>
    <w:p w14:paraId="2A6566A6" w14:textId="48C7AED9" w:rsidR="00C45F41" w:rsidRDefault="00C45F41" w:rsidP="00DC28EC">
      <w:pPr>
        <w:pStyle w:val="ListParagraph"/>
      </w:pPr>
      <w:r>
        <w:t>s.o.pln(s1==s3);</w:t>
      </w:r>
      <w:r w:rsidR="00602FD3">
        <w:t xml:space="preserve">                           true</w:t>
      </w:r>
    </w:p>
    <w:p w14:paraId="385AC241" w14:textId="3DFD68FD" w:rsidR="00C45F41" w:rsidRDefault="00C45F41" w:rsidP="00DC28EC">
      <w:pPr>
        <w:pStyle w:val="ListParagraph"/>
      </w:pPr>
      <w:r>
        <w:t>s.o.pln(s1.equals (s2));</w:t>
      </w:r>
      <w:r w:rsidR="00602FD3">
        <w:t xml:space="preserve">              false</w:t>
      </w:r>
    </w:p>
    <w:p w14:paraId="48CFB0F6" w14:textId="376F5E3E" w:rsidR="00C45F41" w:rsidRDefault="00C45F41" w:rsidP="00DC28EC">
      <w:pPr>
        <w:pStyle w:val="ListParagraph"/>
      </w:pPr>
      <w:r>
        <w:t>s.o.pln(</w:t>
      </w:r>
      <w:r w:rsidR="00602FD3">
        <w:t>s1.equals(s3));               true</w:t>
      </w:r>
    </w:p>
    <w:p w14:paraId="4E7AE648" w14:textId="7268011B" w:rsidR="00602FD3" w:rsidRDefault="002B2247" w:rsidP="00602FD3">
      <w:r>
        <w:t>CONSTRUCTERS=</w:t>
      </w:r>
    </w:p>
    <w:tbl>
      <w:tblPr>
        <w:tblStyle w:val="TableGrid"/>
        <w:tblW w:w="7798" w:type="dxa"/>
        <w:tblLook w:val="04A0" w:firstRow="1" w:lastRow="0" w:firstColumn="1" w:lastColumn="0" w:noHBand="0" w:noVBand="1"/>
      </w:tblPr>
      <w:tblGrid>
        <w:gridCol w:w="3899"/>
        <w:gridCol w:w="3899"/>
      </w:tblGrid>
      <w:tr w:rsidR="002B2247" w14:paraId="4FCDD86B" w14:textId="77777777" w:rsidTr="00164AAA">
        <w:trPr>
          <w:trHeight w:val="695"/>
        </w:trPr>
        <w:tc>
          <w:tcPr>
            <w:tcW w:w="3899" w:type="dxa"/>
          </w:tcPr>
          <w:p w14:paraId="09327042" w14:textId="0572A8D0" w:rsidR="002B2247" w:rsidRPr="00164AAA" w:rsidRDefault="002B2247" w:rsidP="00164AAA">
            <w:pPr>
              <w:rPr>
                <w:color w:val="590000"/>
              </w:rPr>
            </w:pPr>
            <w:r w:rsidRPr="00164AAA">
              <w:rPr>
                <w:color w:val="590000"/>
              </w:rPr>
              <w:t>STRIN</w:t>
            </w:r>
            <w:r w:rsidR="00AC0E46" w:rsidRPr="00164AAA">
              <w:rPr>
                <w:color w:val="590000"/>
              </w:rPr>
              <w:t>G()</w:t>
            </w:r>
          </w:p>
        </w:tc>
        <w:tc>
          <w:tcPr>
            <w:tcW w:w="3899" w:type="dxa"/>
          </w:tcPr>
          <w:p w14:paraId="6F09389D" w14:textId="19532AE8" w:rsidR="002B2247" w:rsidRDefault="00AC0E46" w:rsidP="00164AAA">
            <w:r>
              <w:t>IT IS USED TO CREATE EMPTY STRING OBJECT</w:t>
            </w:r>
          </w:p>
        </w:tc>
      </w:tr>
      <w:tr w:rsidR="002B2247" w14:paraId="6AC0BD56" w14:textId="77777777" w:rsidTr="00164AAA">
        <w:trPr>
          <w:trHeight w:val="695"/>
        </w:trPr>
        <w:tc>
          <w:tcPr>
            <w:tcW w:w="3899" w:type="dxa"/>
          </w:tcPr>
          <w:p w14:paraId="26F4649A" w14:textId="197961B8" w:rsidR="002B2247" w:rsidRPr="00164AAA" w:rsidRDefault="00AC0E46" w:rsidP="00164AAA">
            <w:pPr>
              <w:rPr>
                <w:color w:val="590000"/>
              </w:rPr>
            </w:pPr>
            <w:r w:rsidRPr="00164AAA">
              <w:rPr>
                <w:color w:val="590000"/>
              </w:rPr>
              <w:t>STRING (STRING)</w:t>
            </w:r>
          </w:p>
        </w:tc>
        <w:tc>
          <w:tcPr>
            <w:tcW w:w="3899" w:type="dxa"/>
          </w:tcPr>
          <w:p w14:paraId="08C438B9" w14:textId="0F17A231" w:rsidR="002B2247" w:rsidRDefault="00C635F2" w:rsidP="00164AAA">
            <w:r>
              <w:t xml:space="preserve">IT IS USED TO CREATE STRING OBJECT FOR GIVEN STRING LITERALS </w:t>
            </w:r>
            <w:r w:rsidR="005E324A">
              <w:t>.</w:t>
            </w:r>
          </w:p>
        </w:tc>
      </w:tr>
      <w:tr w:rsidR="002B2247" w14:paraId="12A0173A" w14:textId="77777777" w:rsidTr="00164AAA">
        <w:trPr>
          <w:trHeight w:val="695"/>
        </w:trPr>
        <w:tc>
          <w:tcPr>
            <w:tcW w:w="3899" w:type="dxa"/>
          </w:tcPr>
          <w:p w14:paraId="7F2C8BEB" w14:textId="33C027FE" w:rsidR="002B2247" w:rsidRPr="00164AAA" w:rsidRDefault="005E324A" w:rsidP="00164AAA">
            <w:pPr>
              <w:rPr>
                <w:color w:val="590000"/>
              </w:rPr>
            </w:pPr>
            <w:r w:rsidRPr="00164AAA">
              <w:rPr>
                <w:color w:val="590000"/>
              </w:rPr>
              <w:t>STRING (CHAR[])</w:t>
            </w:r>
          </w:p>
        </w:tc>
        <w:tc>
          <w:tcPr>
            <w:tcW w:w="3899" w:type="dxa"/>
          </w:tcPr>
          <w:p w14:paraId="6B00A3FD" w14:textId="2D237747" w:rsidR="002B2247" w:rsidRDefault="005E324A" w:rsidP="00164AAA">
            <w:r>
              <w:t xml:space="preserve">IT IS USED TO CREATE STRING </w:t>
            </w:r>
            <w:r w:rsidR="00C0465E">
              <w:t>OBJECT BY CONVERTING THE GIVEN CHARACTER [] INTO STRING LITERAL.</w:t>
            </w:r>
          </w:p>
        </w:tc>
      </w:tr>
      <w:tr w:rsidR="002B2247" w14:paraId="2F00984B" w14:textId="77777777" w:rsidTr="00164AAA">
        <w:trPr>
          <w:trHeight w:val="695"/>
        </w:trPr>
        <w:tc>
          <w:tcPr>
            <w:tcW w:w="3899" w:type="dxa"/>
          </w:tcPr>
          <w:p w14:paraId="22A7B85B" w14:textId="29985756" w:rsidR="002B2247" w:rsidRPr="00164AAA" w:rsidRDefault="0024506A" w:rsidP="00164AAA">
            <w:pPr>
              <w:rPr>
                <w:color w:val="590000"/>
              </w:rPr>
            </w:pPr>
            <w:r w:rsidRPr="00164AAA">
              <w:rPr>
                <w:color w:val="590000"/>
              </w:rPr>
              <w:t>STRING (BYTE)</w:t>
            </w:r>
          </w:p>
        </w:tc>
        <w:tc>
          <w:tcPr>
            <w:tcW w:w="3899" w:type="dxa"/>
          </w:tcPr>
          <w:p w14:paraId="17583BF3" w14:textId="11ED6F9C" w:rsidR="002B2247" w:rsidRDefault="0024506A" w:rsidP="00164AAA">
            <w:r>
              <w:t xml:space="preserve">IT IS USED TO CREATE STRING </w:t>
            </w:r>
            <w:r w:rsidR="008520C8">
              <w:t>OBJECT BY CONVERTYING GIVEN BYTE</w:t>
            </w:r>
            <w:r w:rsidR="00B539E7">
              <w:t xml:space="preserve"> </w:t>
            </w:r>
            <w:r w:rsidR="008520C8">
              <w:t>[] INTO STRING LITERAL.</w:t>
            </w:r>
          </w:p>
        </w:tc>
      </w:tr>
      <w:tr w:rsidR="002B2247" w14:paraId="3A220299" w14:textId="77777777" w:rsidTr="00164AAA">
        <w:trPr>
          <w:trHeight w:val="658"/>
        </w:trPr>
        <w:tc>
          <w:tcPr>
            <w:tcW w:w="3899" w:type="dxa"/>
          </w:tcPr>
          <w:p w14:paraId="44DF45DE" w14:textId="094F0162" w:rsidR="002B2247" w:rsidRPr="00164AAA" w:rsidRDefault="00B539E7" w:rsidP="00164AAA">
            <w:pPr>
              <w:rPr>
                <w:color w:val="590000"/>
              </w:rPr>
            </w:pPr>
            <w:r w:rsidRPr="00164AAA">
              <w:rPr>
                <w:color w:val="590000"/>
              </w:rPr>
              <w:t>STRING (STRING BUFFER)</w:t>
            </w:r>
          </w:p>
        </w:tc>
        <w:tc>
          <w:tcPr>
            <w:tcW w:w="3899" w:type="dxa"/>
          </w:tcPr>
          <w:p w14:paraId="44884092" w14:textId="070FDE13" w:rsidR="002B2247" w:rsidRDefault="00B539E7" w:rsidP="00164AAA">
            <w:r>
              <w:t xml:space="preserve">IT IS USED TO CREATE </w:t>
            </w:r>
            <w:r w:rsidR="00A85292">
              <w:t>STRING OBJECT BY CONVERTING STRING BUFFER INTO STRING.</w:t>
            </w:r>
          </w:p>
        </w:tc>
      </w:tr>
      <w:tr w:rsidR="002B2247" w14:paraId="2BFE2EE2" w14:textId="77777777" w:rsidTr="00164AAA">
        <w:trPr>
          <w:trHeight w:val="695"/>
        </w:trPr>
        <w:tc>
          <w:tcPr>
            <w:tcW w:w="3899" w:type="dxa"/>
          </w:tcPr>
          <w:p w14:paraId="45CA6E17" w14:textId="5F3136FB" w:rsidR="002B2247" w:rsidRPr="00164AAA" w:rsidRDefault="00D07BB7" w:rsidP="00164AAA">
            <w:pPr>
              <w:rPr>
                <w:color w:val="590000"/>
              </w:rPr>
            </w:pPr>
            <w:r w:rsidRPr="00164AAA">
              <w:rPr>
                <w:color w:val="590000"/>
              </w:rPr>
              <w:t>STRING(STRING B</w:t>
            </w:r>
            <w:r w:rsidR="00164AAA" w:rsidRPr="00164AAA">
              <w:rPr>
                <w:color w:val="590000"/>
              </w:rPr>
              <w:t>UILDE</w:t>
            </w:r>
            <w:r w:rsidRPr="00164AAA">
              <w:rPr>
                <w:color w:val="590000"/>
              </w:rPr>
              <w:t>R)</w:t>
            </w:r>
          </w:p>
        </w:tc>
        <w:tc>
          <w:tcPr>
            <w:tcW w:w="3899" w:type="dxa"/>
          </w:tcPr>
          <w:p w14:paraId="01EE3F47" w14:textId="02311D83" w:rsidR="002B2247" w:rsidRDefault="00D07BB7" w:rsidP="00164AAA">
            <w:r>
              <w:t xml:space="preserve">IT IS USED TO CREATE </w:t>
            </w:r>
            <w:r w:rsidR="00164AAA">
              <w:t>STRING OBJECT FOR GIVEN STRING BUILDER</w:t>
            </w:r>
          </w:p>
        </w:tc>
      </w:tr>
    </w:tbl>
    <w:p w14:paraId="50672CB3" w14:textId="39E08FBC" w:rsidR="002B2247" w:rsidRDefault="0050536A" w:rsidP="0050536A">
      <w:pPr>
        <w:pStyle w:val="ListParagraph"/>
        <w:numPr>
          <w:ilvl w:val="0"/>
          <w:numId w:val="226"/>
        </w:numPr>
      </w:pPr>
      <w:r>
        <w:t>DECLARING STRING USING NEW KEYWORD.</w:t>
      </w:r>
    </w:p>
    <w:p w14:paraId="126E4815" w14:textId="451EACCE" w:rsidR="0050536A" w:rsidRDefault="002C6A38" w:rsidP="0050536A">
      <w:pPr>
        <w:pStyle w:val="ListParagraph"/>
        <w:numPr>
          <w:ilvl w:val="0"/>
          <w:numId w:val="226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549" behindDoc="0" locked="0" layoutInCell="1" allowOverlap="1" wp14:anchorId="44D83341" wp14:editId="1228B6CD">
                <wp:simplePos x="0" y="0"/>
                <wp:positionH relativeFrom="column">
                  <wp:posOffset>-601133</wp:posOffset>
                </wp:positionH>
                <wp:positionV relativeFrom="paragraph">
                  <wp:posOffset>460678</wp:posOffset>
                </wp:positionV>
                <wp:extent cx="360" cy="360"/>
                <wp:effectExtent l="38100" t="38100" r="38100" b="38100"/>
                <wp:wrapNone/>
                <wp:docPr id="535680577" name="Ink 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1CDB7D" id="Ink 132" o:spid="_x0000_s1026" type="#_x0000_t75" style="position:absolute;margin-left:-47.7pt;margin-top:35.9pt;width:.75pt;height:.75pt;z-index:2516585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">
                <v:imagedata r:id="rId87" o:title=""/>
              </v:shape>
            </w:pict>
          </mc:Fallback>
        </mc:AlternateContent>
      </w:r>
      <w:r w:rsidR="0050536A">
        <w:t xml:space="preserve">IN JAVA, IN CASE OF STRING </w:t>
      </w:r>
      <w:r w:rsidR="00444965">
        <w:t xml:space="preserve">WHENEVER WE DECLARE STRING USING NEW KEYWORD BECOUSE OF STRING LITERAL </w:t>
      </w:r>
      <w:r w:rsidR="00DA6A52">
        <w:t>AN OBJECTE WILL GETS CREATED INSIDE STRING CONSTA</w:t>
      </w:r>
      <w:r w:rsidR="00F143CC">
        <w:t xml:space="preserve">NT POOL AREA </w:t>
      </w:r>
    </w:p>
    <w:p w14:paraId="7C013F54" w14:textId="46C79219" w:rsidR="00F143CC" w:rsidRDefault="004E61C8" w:rsidP="0050536A">
      <w:pPr>
        <w:pStyle w:val="ListParagraph"/>
        <w:numPr>
          <w:ilvl w:val="0"/>
          <w:numId w:val="226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25" behindDoc="1" locked="0" layoutInCell="1" allowOverlap="1" wp14:anchorId="7C900C56" wp14:editId="183C8594">
                <wp:simplePos x="0" y="0"/>
                <wp:positionH relativeFrom="column">
                  <wp:posOffset>3801533</wp:posOffset>
                </wp:positionH>
                <wp:positionV relativeFrom="paragraph">
                  <wp:posOffset>460163</wp:posOffset>
                </wp:positionV>
                <wp:extent cx="2446655" cy="2048934"/>
                <wp:effectExtent l="0" t="0" r="10795" b="27940"/>
                <wp:wrapNone/>
                <wp:docPr id="1035785930" name="Oval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655" cy="204893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86F0629" id="Oval 119" o:spid="_x0000_s1026" style="position:absolute;margin-left:299.35pt;margin-top:36.25pt;width:192.65pt;height:161.35pt;z-index:-25160679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" fillcolor="white [3201]" strokecolor="#70ad47 [3209]" strokeweight="1pt">
                <v:stroke joinstyle="miter"/>
              </v:oval>
            </w:pict>
          </mc:Fallback>
        </mc:AlternateContent>
      </w:r>
      <w:r w:rsidR="00F143CC">
        <w:t xml:space="preserve">BECOUSE OF NEW KEYWORD AN OBJECT WILL GETS CREATED </w:t>
      </w:r>
      <w:r w:rsidR="00F8029E">
        <w:t xml:space="preserve">INSIDE HEAP AREA AND OBJECT WILL COPY THE STRING </w:t>
      </w:r>
      <w:r w:rsidR="00204B3D">
        <w:t xml:space="preserve">LITERAL FROM STRING CONSTANT POOL AREA OBJECT AND REFERENSE VARIABLE </w:t>
      </w:r>
      <w:r w:rsidR="00142E5B">
        <w:t>STORE THE REFERENCE OF HEAP AREA OBJECT.</w:t>
      </w:r>
    </w:p>
    <w:p w14:paraId="79CF3BC2" w14:textId="35EC23F5" w:rsidR="00142E5B" w:rsidRDefault="002C6A38" w:rsidP="005719D0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26" behindDoc="0" locked="0" layoutInCell="1" allowOverlap="1" wp14:anchorId="1AD2094D" wp14:editId="0D57B732">
                <wp:simplePos x="0" y="0"/>
                <wp:positionH relativeFrom="column">
                  <wp:posOffset>4572000</wp:posOffset>
                </wp:positionH>
                <wp:positionV relativeFrom="paragraph">
                  <wp:posOffset>264795</wp:posOffset>
                </wp:positionV>
                <wp:extent cx="1075267" cy="270933"/>
                <wp:effectExtent l="0" t="0" r="10795" b="15240"/>
                <wp:wrapNone/>
                <wp:docPr id="1738570991" name="Text Box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5267" cy="2709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DBD0F3" w14:textId="2170D3C5" w:rsidR="004E61C8" w:rsidRPr="001D558F" w:rsidRDefault="00783AB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K</w:t>
                            </w:r>
                            <w:r w:rsidR="001D558F">
                              <w:rPr>
                                <w:lang w:val="en-US"/>
                              </w:rPr>
                              <w:t>nachane</w:t>
                            </w:r>
                            <w:r>
                              <w:rPr>
                                <w:lang w:val="en-US"/>
                              </w:rPr>
                              <w:t>(</w:t>
                            </w:r>
                            <w:r w:rsidR="002C6A38">
                              <w:rPr>
                                <w:lang w:val="en-US"/>
                              </w:rPr>
                              <w:t>0x1)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D2094D" id="Text Box 120" o:spid="_x0000_s1083" type="#_x0000_t202" style="position:absolute;margin-left:5in;margin-top:20.85pt;width:84.65pt;height:21.35pt;z-index:25165832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" fillcolor="white [3201]" strokeweight=".5pt">
                <v:textbox>
                  <w:txbxContent>
                    <w:p w14:paraId="06DBD0F3" w14:textId="2170D3C5" w:rsidR="004E61C8" w:rsidRPr="001D558F" w:rsidRDefault="00783AB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K</w:t>
                      </w:r>
                      <w:r w:rsidR="001D558F">
                        <w:rPr>
                          <w:lang w:val="en-US"/>
                        </w:rPr>
                        <w:t>nachane</w:t>
                      </w:r>
                      <w:r>
                        <w:rPr>
                          <w:lang w:val="en-US"/>
                        </w:rPr>
                        <w:t>(</w:t>
                      </w:r>
                      <w:r w:rsidR="002C6A38">
                        <w:rPr>
                          <w:lang w:val="en-US"/>
                        </w:rPr>
                        <w:t>0x1)</w:t>
                      </w:r>
                    </w:p>
                  </w:txbxContent>
                </v:textbox>
              </v:shape>
            </w:pict>
          </mc:Fallback>
        </mc:AlternateContent>
      </w:r>
      <w:r w:rsidR="00783AB4">
        <w:rPr>
          <w:noProof/>
        </w:rPr>
        <mc:AlternateContent>
          <mc:Choice Requires="wps">
            <w:drawing>
              <wp:anchor distT="0" distB="0" distL="114300" distR="114300" simplePos="0" relativeHeight="251658330" behindDoc="0" locked="0" layoutInCell="1" allowOverlap="1" wp14:anchorId="442A16D0" wp14:editId="4061F1E7">
                <wp:simplePos x="0" y="0"/>
                <wp:positionH relativeFrom="column">
                  <wp:posOffset>2844800</wp:posOffset>
                </wp:positionH>
                <wp:positionV relativeFrom="paragraph">
                  <wp:posOffset>120862</wp:posOffset>
                </wp:positionV>
                <wp:extent cx="491067" cy="262466"/>
                <wp:effectExtent l="0" t="0" r="23495" b="23495"/>
                <wp:wrapNone/>
                <wp:docPr id="601747287" name="Text Box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067" cy="2624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F27B90" w14:textId="1D03C4BB" w:rsidR="004E61C8" w:rsidRPr="00783AB4" w:rsidRDefault="00783AB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0x2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2A16D0" id="Text Box 124" o:spid="_x0000_s1084" type="#_x0000_t202" style="position:absolute;margin-left:224pt;margin-top:9.5pt;width:38.65pt;height:20.65pt;z-index:25165833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" fillcolor="white [3201]" strokeweight=".5pt">
                <v:textbox>
                  <w:txbxContent>
                    <w:p w14:paraId="4EF27B90" w14:textId="1D03C4BB" w:rsidR="004E61C8" w:rsidRPr="00783AB4" w:rsidRDefault="00783AB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0x2</w:t>
                      </w:r>
                    </w:p>
                  </w:txbxContent>
                </v:textbox>
              </v:shape>
            </w:pict>
          </mc:Fallback>
        </mc:AlternateContent>
      </w:r>
      <w:r w:rsidR="004E61C8">
        <w:rPr>
          <w:noProof/>
        </w:rPr>
        <mc:AlternateContent>
          <mc:Choice Requires="wps">
            <w:drawing>
              <wp:anchor distT="0" distB="0" distL="114300" distR="114300" simplePos="0" relativeHeight="251658324" behindDoc="0" locked="0" layoutInCell="1" allowOverlap="1" wp14:anchorId="510E305E" wp14:editId="27F71E4F">
                <wp:simplePos x="0" y="0"/>
                <wp:positionH relativeFrom="column">
                  <wp:posOffset>4148667</wp:posOffset>
                </wp:positionH>
                <wp:positionV relativeFrom="paragraph">
                  <wp:posOffset>188595</wp:posOffset>
                </wp:positionV>
                <wp:extent cx="1651000" cy="787400"/>
                <wp:effectExtent l="0" t="0" r="25400" b="12700"/>
                <wp:wrapNone/>
                <wp:docPr id="504082860" name="Rectangle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000" cy="787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16079E" id="Rectangle 118" o:spid="_x0000_s1026" style="position:absolute;margin-left:326.65pt;margin-top:14.85pt;width:130pt;height:62pt;z-index:25170865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" fillcolor="#4472c4 [3204]" strokecolor="#09101d [484]" strokeweight="1pt"/>
            </w:pict>
          </mc:Fallback>
        </mc:AlternateContent>
      </w:r>
      <w:r w:rsidR="008B61F4">
        <w:t>Public static void main(String [] args){</w:t>
      </w:r>
      <w:r w:rsidR="008B61F4">
        <w:br/>
      </w:r>
      <w:r w:rsidR="00BC7765">
        <w:t>string s1=new string (“Kanchana”);</w:t>
      </w:r>
      <w:r w:rsidR="00783AB4">
        <w:t xml:space="preserve">                     s1</w:t>
      </w:r>
    </w:p>
    <w:p w14:paraId="7A5D0275" w14:textId="1DA2B847" w:rsidR="00BC7765" w:rsidRDefault="00BC7765" w:rsidP="002C6A38">
      <w:pPr>
        <w:pStyle w:val="NoSpacing"/>
      </w:pPr>
      <w:r>
        <w:t>s.o.pln(s1);</w:t>
      </w:r>
      <w:r w:rsidR="005719D0">
        <w:t xml:space="preserve">                                                0/p</w:t>
      </w:r>
    </w:p>
    <w:p w14:paraId="60120167" w14:textId="3707494F" w:rsidR="00BC7765" w:rsidRDefault="002C6A38" w:rsidP="005719D0">
      <w:pPr>
        <w:pStyle w:val="NoSpacing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550" behindDoc="0" locked="0" layoutInCell="1" allowOverlap="1" wp14:anchorId="2D9439D0" wp14:editId="6E9E7D50">
                <wp:simplePos x="0" y="0"/>
                <wp:positionH relativeFrom="column">
                  <wp:posOffset>4365787</wp:posOffset>
                </wp:positionH>
                <wp:positionV relativeFrom="paragraph">
                  <wp:posOffset>-145162</wp:posOffset>
                </wp:positionV>
                <wp:extent cx="147240" cy="560880"/>
                <wp:effectExtent l="38100" t="38100" r="43815" b="48895"/>
                <wp:wrapNone/>
                <wp:docPr id="1698744256" name="Ink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7">
                      <w14:nvContentPartPr>
                        <w14:cNvContentPartPr/>
                      </w14:nvContentPartPr>
                      <w14:xfrm>
                        <a:off x="0" y="0"/>
                        <a:ext cx="147240" cy="56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83327B" id="Ink 126" o:spid="_x0000_s1026" type="#_x0000_t75" style="position:absolute;margin-left:343.4pt;margin-top:-11.8pt;width:12.3pt;height:44.85pt;z-index:2516585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">
                <v:imagedata r:id="rId358" o:title=""/>
              </v:shape>
            </w:pict>
          </mc:Fallback>
        </mc:AlternateContent>
      </w:r>
      <w:r w:rsidR="004E61C8">
        <w:rPr>
          <w:noProof/>
        </w:rPr>
        <mc:AlternateContent>
          <mc:Choice Requires="wps">
            <w:drawing>
              <wp:anchor distT="0" distB="0" distL="114300" distR="114300" simplePos="0" relativeHeight="251658327" behindDoc="0" locked="0" layoutInCell="1" allowOverlap="1" wp14:anchorId="07D24089" wp14:editId="0D7E7A19">
                <wp:simplePos x="0" y="0"/>
                <wp:positionH relativeFrom="column">
                  <wp:posOffset>4605867</wp:posOffset>
                </wp:positionH>
                <wp:positionV relativeFrom="paragraph">
                  <wp:posOffset>57785</wp:posOffset>
                </wp:positionV>
                <wp:extent cx="1075266" cy="279400"/>
                <wp:effectExtent l="0" t="0" r="10795" b="25400"/>
                <wp:wrapNone/>
                <wp:docPr id="709455692" name="Text Box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5266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5D0794" w14:textId="4D2AB719" w:rsidR="004E61C8" w:rsidRPr="001D558F" w:rsidRDefault="002C6A3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Kalpana(0x3)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D24089" id="Text Box 121" o:spid="_x0000_s1085" type="#_x0000_t202" style="position:absolute;margin-left:362.65pt;margin-top:4.55pt;width:84.65pt;height:22pt;z-index:25165832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" fillcolor="white [3201]" strokeweight=".5pt">
                <v:textbox>
                  <w:txbxContent>
                    <w:p w14:paraId="735D0794" w14:textId="4D2AB719" w:rsidR="004E61C8" w:rsidRPr="001D558F" w:rsidRDefault="002C6A3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Kalpana(0x3)</w:t>
                      </w:r>
                    </w:p>
                  </w:txbxContent>
                </v:textbox>
              </v:shape>
            </w:pict>
          </mc:Fallback>
        </mc:AlternateContent>
      </w:r>
      <w:r w:rsidR="00BC7765">
        <w:t>string s2=new string (</w:t>
      </w:r>
      <w:r w:rsidR="005719D0">
        <w:t>“kalpana”);   kanchana</w:t>
      </w:r>
    </w:p>
    <w:p w14:paraId="071D8EC8" w14:textId="4FF2331B" w:rsidR="005719D0" w:rsidRDefault="00C34A7D" w:rsidP="005719D0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31" behindDoc="0" locked="0" layoutInCell="1" allowOverlap="1" wp14:anchorId="582273E9" wp14:editId="4758D691">
                <wp:simplePos x="0" y="0"/>
                <wp:positionH relativeFrom="column">
                  <wp:posOffset>2861733</wp:posOffset>
                </wp:positionH>
                <wp:positionV relativeFrom="paragraph">
                  <wp:posOffset>56938</wp:posOffset>
                </wp:positionV>
                <wp:extent cx="423334" cy="279400"/>
                <wp:effectExtent l="0" t="0" r="15240" b="25400"/>
                <wp:wrapNone/>
                <wp:docPr id="1688847513" name="Text Box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334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F7B59B" w14:textId="4E08B5A2" w:rsidR="00C34A7D" w:rsidRPr="00783AB4" w:rsidRDefault="00783AB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Ox4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2273E9" id="Text Box 125" o:spid="_x0000_s1086" type="#_x0000_t202" style="position:absolute;margin-left:225.35pt;margin-top:4.5pt;width:33.35pt;height:22pt;z-index:25165833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" fillcolor="white [3201]" strokeweight=".5pt">
                <v:textbox>
                  <w:txbxContent>
                    <w:p w14:paraId="1EF7B59B" w14:textId="4E08B5A2" w:rsidR="00C34A7D" w:rsidRPr="00783AB4" w:rsidRDefault="00783AB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Ox4</w:t>
                      </w:r>
                    </w:p>
                  </w:txbxContent>
                </v:textbox>
              </v:shape>
            </w:pict>
          </mc:Fallback>
        </mc:AlternateContent>
      </w:r>
      <w:r w:rsidR="005719D0">
        <w:t>s.o.pln(s2);                                          kalpana</w:t>
      </w:r>
    </w:p>
    <w:p w14:paraId="53E3CB48" w14:textId="77777777" w:rsidR="00894F3C" w:rsidRDefault="002C6A38" w:rsidP="004E61C8">
      <w:r>
        <w:rPr>
          <w:noProof/>
        </w:rPr>
        <mc:AlternateContent>
          <mc:Choice Requires="wps">
            <w:drawing>
              <wp:anchor distT="0" distB="0" distL="114300" distR="114300" simplePos="0" relativeHeight="251658328" behindDoc="0" locked="0" layoutInCell="1" allowOverlap="1" wp14:anchorId="2D63C9FB" wp14:editId="20754DF9">
                <wp:simplePos x="0" y="0"/>
                <wp:positionH relativeFrom="margin">
                  <wp:posOffset>4250267</wp:posOffset>
                </wp:positionH>
                <wp:positionV relativeFrom="paragraph">
                  <wp:posOffset>131657</wp:posOffset>
                </wp:positionV>
                <wp:extent cx="1075266" cy="295910"/>
                <wp:effectExtent l="0" t="0" r="10795" b="27940"/>
                <wp:wrapNone/>
                <wp:docPr id="453560276" name="Text Box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5266" cy="2959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515DFC" w14:textId="0DB72A11" w:rsidR="004E61C8" w:rsidRPr="001D558F" w:rsidRDefault="002C6A3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K</w:t>
                            </w:r>
                            <w:r w:rsidR="001D558F">
                              <w:rPr>
                                <w:lang w:val="en-US"/>
                              </w:rPr>
                              <w:t>anchane</w:t>
                            </w:r>
                            <w:r>
                              <w:rPr>
                                <w:lang w:val="en-US"/>
                              </w:rPr>
                              <w:t>(0x2)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63C9FB" id="Text Box 122" o:spid="_x0000_s1087" type="#_x0000_t202" style="position:absolute;margin-left:334.65pt;margin-top:10.35pt;width:84.65pt;height:23.3pt;z-index:251658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" fillcolor="white [3201]" strokeweight=".5pt">
                <v:textbox>
                  <w:txbxContent>
                    <w:p w14:paraId="20515DFC" w14:textId="0DB72A11" w:rsidR="004E61C8" w:rsidRPr="001D558F" w:rsidRDefault="002C6A3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K</w:t>
                      </w:r>
                      <w:r w:rsidR="001D558F">
                        <w:rPr>
                          <w:lang w:val="en-US"/>
                        </w:rPr>
                        <w:t>anchane</w:t>
                      </w:r>
                      <w:r>
                        <w:rPr>
                          <w:lang w:val="en-US"/>
                        </w:rPr>
                        <w:t>(0x2)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551" behindDoc="0" locked="0" layoutInCell="1" allowOverlap="1" wp14:anchorId="3BE98BD4" wp14:editId="3EF98634">
                <wp:simplePos x="0" y="0"/>
                <wp:positionH relativeFrom="column">
                  <wp:posOffset>3013710</wp:posOffset>
                </wp:positionH>
                <wp:positionV relativeFrom="paragraph">
                  <wp:posOffset>-446405</wp:posOffset>
                </wp:positionV>
                <wp:extent cx="1668145" cy="1061085"/>
                <wp:effectExtent l="38100" t="38100" r="46355" b="43815"/>
                <wp:wrapNone/>
                <wp:docPr id="509887696" name="Ink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9">
                      <w14:nvContentPartPr>
                        <w14:cNvContentPartPr/>
                      </w14:nvContentPartPr>
                      <w14:xfrm>
                        <a:off x="0" y="0"/>
                        <a:ext cx="1668145" cy="1061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E1CB37" id="Ink 140" o:spid="_x0000_s1026" type="#_x0000_t75" style="position:absolute;margin-left:236.95pt;margin-top:-35.5pt;width:132.05pt;height:84.25pt;z-index:2516585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">
                <v:imagedata r:id="rId3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552" behindDoc="0" locked="0" layoutInCell="1" allowOverlap="1" wp14:anchorId="06FE1894" wp14:editId="48697E8D">
                <wp:simplePos x="0" y="0"/>
                <wp:positionH relativeFrom="column">
                  <wp:posOffset>4360387</wp:posOffset>
                </wp:positionH>
                <wp:positionV relativeFrom="paragraph">
                  <wp:posOffset>-37957</wp:posOffset>
                </wp:positionV>
                <wp:extent cx="110880" cy="167040"/>
                <wp:effectExtent l="38100" t="38100" r="41910" b="42545"/>
                <wp:wrapNone/>
                <wp:docPr id="1443470649" name="Ink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1">
                      <w14:nvContentPartPr>
                        <w14:cNvContentPartPr/>
                      </w14:nvContentPartPr>
                      <w14:xfrm>
                        <a:off x="0" y="0"/>
                        <a:ext cx="110880" cy="16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8DFFC6" id="Ink 130" o:spid="_x0000_s1026" type="#_x0000_t75" style="position:absolute;margin-left:343pt;margin-top:-3.35pt;width:9.45pt;height:13.85pt;z-index:251658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">
                <v:imagedata r:id="rId3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553" behindDoc="0" locked="0" layoutInCell="1" allowOverlap="1" wp14:anchorId="5E69DD6B" wp14:editId="513A660A">
                <wp:simplePos x="0" y="0"/>
                <wp:positionH relativeFrom="column">
                  <wp:posOffset>5469255</wp:posOffset>
                </wp:positionH>
                <wp:positionV relativeFrom="paragraph">
                  <wp:posOffset>12700</wp:posOffset>
                </wp:positionV>
                <wp:extent cx="116640" cy="377520"/>
                <wp:effectExtent l="38100" t="38100" r="36195" b="41910"/>
                <wp:wrapNone/>
                <wp:docPr id="256305078" name="Ink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3">
                      <w14:nvContentPartPr>
                        <w14:cNvContentPartPr/>
                      </w14:nvContentPartPr>
                      <w14:xfrm>
                        <a:off x="0" y="0"/>
                        <a:ext cx="116640" cy="37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4CCDAD" id="Ink 129" o:spid="_x0000_s1026" type="#_x0000_t75" style="position:absolute;margin-left:430.3pt;margin-top:.65pt;width:9.9pt;height:30.45pt;z-index:25165855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">
                <v:imagedata r:id="rId364" o:title=""/>
              </v:shape>
            </w:pict>
          </mc:Fallback>
        </mc:AlternateContent>
      </w:r>
      <w:r w:rsidR="00783AB4">
        <w:t xml:space="preserve">                                                            </w:t>
      </w:r>
      <w:r w:rsidR="00246FA7">
        <w:t xml:space="preserve">  </w:t>
      </w:r>
      <w:r w:rsidR="00783AB4">
        <w:t xml:space="preserve">    </w:t>
      </w:r>
    </w:p>
    <w:p w14:paraId="78AE3486" w14:textId="77777777" w:rsidR="00894F3C" w:rsidRDefault="00894F3C" w:rsidP="004E61C8"/>
    <w:p w14:paraId="78E4D742" w14:textId="77777777" w:rsidR="00894F3C" w:rsidRDefault="00894F3C" w:rsidP="004E61C8"/>
    <w:p w14:paraId="6C683267" w14:textId="03C6B39A" w:rsidR="004E61C8" w:rsidRPr="004E61C8" w:rsidRDefault="00783AB4" w:rsidP="004E61C8">
      <w:r>
        <w:t xml:space="preserve">                  s2</w:t>
      </w:r>
    </w:p>
    <w:p w14:paraId="021743B1" w14:textId="6A18232A" w:rsidR="004E61C8" w:rsidRDefault="004E61C8" w:rsidP="004E61C8">
      <w:pPr>
        <w:tabs>
          <w:tab w:val="left" w:pos="792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29" behindDoc="0" locked="0" layoutInCell="1" allowOverlap="1" wp14:anchorId="2A93B388" wp14:editId="1F92D99B">
                <wp:simplePos x="0" y="0"/>
                <wp:positionH relativeFrom="margin">
                  <wp:align>right</wp:align>
                </wp:positionH>
                <wp:positionV relativeFrom="paragraph">
                  <wp:posOffset>150707</wp:posOffset>
                </wp:positionV>
                <wp:extent cx="1041400" cy="254000"/>
                <wp:effectExtent l="0" t="0" r="25400" b="12700"/>
                <wp:wrapNone/>
                <wp:docPr id="1515479643" name="Text Box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1400" cy="25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047655" w14:textId="0408EE72" w:rsidR="004E61C8" w:rsidRPr="001D558F" w:rsidRDefault="002C6A3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Kalpana(0x4)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93B388" id="Text Box 123" o:spid="_x0000_s1088" type="#_x0000_t202" style="position:absolute;margin-left:30.8pt;margin-top:11.85pt;width:82pt;height:20pt;z-index:251658329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" fillcolor="white [3201]" strokeweight=".5pt">
                <v:textbox>
                  <w:txbxContent>
                    <w:p w14:paraId="7A047655" w14:textId="0408EE72" w:rsidR="004E61C8" w:rsidRPr="001D558F" w:rsidRDefault="002C6A3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Kalpana(0x4)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14:paraId="059DCDA0" w14:textId="406B41C1" w:rsidR="00D76A01" w:rsidRDefault="00EE2C80" w:rsidP="00947DA9">
      <w:pPr>
        <w:pStyle w:val="NoSpacing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554" behindDoc="0" locked="0" layoutInCell="1" allowOverlap="1" wp14:anchorId="18A3CBD8" wp14:editId="44C51353">
                <wp:simplePos x="0" y="0"/>
                <wp:positionH relativeFrom="column">
                  <wp:posOffset>2261227</wp:posOffset>
                </wp:positionH>
                <wp:positionV relativeFrom="paragraph">
                  <wp:posOffset>-492285</wp:posOffset>
                </wp:positionV>
                <wp:extent cx="1684440" cy="384120"/>
                <wp:effectExtent l="38100" t="38100" r="30480" b="35560"/>
                <wp:wrapNone/>
                <wp:docPr id="1198888941" name="Ink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5">
                      <w14:nvContentPartPr>
                        <w14:cNvContentPartPr/>
                      </w14:nvContentPartPr>
                      <w14:xfrm>
                        <a:off x="0" y="0"/>
                        <a:ext cx="1684440" cy="38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C83F7B" id="Ink 169" o:spid="_x0000_s1026" type="#_x0000_t75" style="position:absolute;margin-left:177.55pt;margin-top:-39.25pt;width:133.65pt;height:31.25pt;z-index:2516585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">
                <v:imagedata r:id="rId3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555" behindDoc="0" locked="0" layoutInCell="1" allowOverlap="1" wp14:anchorId="43B6156A" wp14:editId="1621C664">
                <wp:simplePos x="0" y="0"/>
                <wp:positionH relativeFrom="column">
                  <wp:posOffset>3580765</wp:posOffset>
                </wp:positionH>
                <wp:positionV relativeFrom="paragraph">
                  <wp:posOffset>-50165</wp:posOffset>
                </wp:positionV>
                <wp:extent cx="560250" cy="174240"/>
                <wp:effectExtent l="38100" t="38100" r="30480" b="35560"/>
                <wp:wrapNone/>
                <wp:docPr id="1932367830" name="Ink 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7">
                      <w14:nvContentPartPr>
                        <w14:cNvContentPartPr/>
                      </w14:nvContentPartPr>
                      <w14:xfrm>
                        <a:off x="0" y="0"/>
                        <a:ext cx="560250" cy="17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8B3DD4" id="Ink 160" o:spid="_x0000_s1026" type="#_x0000_t75" style="position:absolute;margin-left:281.6pt;margin-top:-4.3pt;width:44.8pt;height:14.4pt;z-index:25165855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">
                <v:imagedata r:id="rId368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38" behindDoc="0" locked="0" layoutInCell="1" allowOverlap="1" wp14:anchorId="2168D67E" wp14:editId="48B1A50F">
                <wp:simplePos x="0" y="0"/>
                <wp:positionH relativeFrom="column">
                  <wp:posOffset>2954867</wp:posOffset>
                </wp:positionH>
                <wp:positionV relativeFrom="paragraph">
                  <wp:posOffset>-219498</wp:posOffset>
                </wp:positionV>
                <wp:extent cx="592666" cy="262043"/>
                <wp:effectExtent l="0" t="0" r="17145" b="24130"/>
                <wp:wrapNone/>
                <wp:docPr id="1499051379" name="Text Box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666" cy="2620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5E5AEB" w14:textId="30FCE7EC" w:rsidR="00947DA9" w:rsidRPr="00EE2C80" w:rsidRDefault="00EE2C80" w:rsidP="00EE2C80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Ox1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68D67E" id="Text Box 148" o:spid="_x0000_s1089" type="#_x0000_t202" style="position:absolute;margin-left:232.65pt;margin-top:-17.3pt;width:46.65pt;height:20.65pt;z-index:25165833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" fillcolor="white [3201]" strokeweight=".5pt">
                <v:textbox>
                  <w:txbxContent>
                    <w:p w14:paraId="325E5AEB" w14:textId="30FCE7EC" w:rsidR="00947DA9" w:rsidRPr="00EE2C80" w:rsidRDefault="00EE2C80" w:rsidP="00EE2C80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Ox1</w:t>
                      </w:r>
                    </w:p>
                  </w:txbxContent>
                </v:textbox>
              </v:shape>
            </w:pict>
          </mc:Fallback>
        </mc:AlternateContent>
      </w:r>
      <w:r w:rsidR="00947DA9">
        <w:rPr>
          <w:noProof/>
        </w:rPr>
        <mc:AlternateContent>
          <mc:Choice Requires="wps">
            <w:drawing>
              <wp:anchor distT="0" distB="0" distL="114300" distR="114300" simplePos="0" relativeHeight="251658341" behindDoc="0" locked="0" layoutInCell="1" allowOverlap="1" wp14:anchorId="7591609E" wp14:editId="33CEA5B8">
                <wp:simplePos x="0" y="0"/>
                <wp:positionH relativeFrom="column">
                  <wp:posOffset>4428067</wp:posOffset>
                </wp:positionH>
                <wp:positionV relativeFrom="paragraph">
                  <wp:posOffset>-592032</wp:posOffset>
                </wp:positionV>
                <wp:extent cx="829733" cy="296334"/>
                <wp:effectExtent l="0" t="0" r="27940" b="27940"/>
                <wp:wrapNone/>
                <wp:docPr id="935977669" name="Text Box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9733" cy="2963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618356" w14:textId="77990A32" w:rsidR="00947DA9" w:rsidRPr="00947DA9" w:rsidRDefault="00947DA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 C P area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91609E" id="Text Box 151" o:spid="_x0000_s1090" type="#_x0000_t202" style="position:absolute;margin-left:348.65pt;margin-top:-46.6pt;width:65.35pt;height:23.35pt;z-index:2516583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" fillcolor="white [3201]" strokeweight=".5pt">
                <v:textbox>
                  <w:txbxContent>
                    <w:p w14:paraId="28618356" w14:textId="77990A32" w:rsidR="00947DA9" w:rsidRPr="00947DA9" w:rsidRDefault="00947DA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 C P area</w:t>
                      </w:r>
                    </w:p>
                  </w:txbxContent>
                </v:textbox>
              </v:shape>
            </w:pict>
          </mc:Fallback>
        </mc:AlternateContent>
      </w:r>
      <w:r w:rsidR="00947DA9">
        <w:rPr>
          <w:noProof/>
        </w:rPr>
        <mc:AlternateContent>
          <mc:Choice Requires="wps">
            <w:drawing>
              <wp:anchor distT="0" distB="0" distL="114300" distR="114300" simplePos="0" relativeHeight="251658333" behindDoc="1" locked="0" layoutInCell="1" allowOverlap="1" wp14:anchorId="10DD68B5" wp14:editId="5F571422">
                <wp:simplePos x="0" y="0"/>
                <wp:positionH relativeFrom="column">
                  <wp:posOffset>3598333</wp:posOffset>
                </wp:positionH>
                <wp:positionV relativeFrom="paragraph">
                  <wp:posOffset>-685164</wp:posOffset>
                </wp:positionV>
                <wp:extent cx="2251710" cy="2336800"/>
                <wp:effectExtent l="0" t="0" r="15240" b="25400"/>
                <wp:wrapNone/>
                <wp:docPr id="685363000" name="Oval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1710" cy="2336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6F3E9C8" id="Oval 142" o:spid="_x0000_s1026" style="position:absolute;margin-left:283.35pt;margin-top:-53.95pt;width:177.3pt;height:184pt;z-index:-25158427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" fillcolor="white [3201]" strokecolor="#70ad47 [3209]" strokeweight="1pt">
                <v:stroke joinstyle="miter"/>
              </v:oval>
            </w:pict>
          </mc:Fallback>
        </mc:AlternateContent>
      </w:r>
      <w:r w:rsidR="00947DA9">
        <w:rPr>
          <w:noProof/>
        </w:rPr>
        <mc:AlternateContent>
          <mc:Choice Requires="wps">
            <w:drawing>
              <wp:anchor distT="0" distB="0" distL="114300" distR="114300" simplePos="0" relativeHeight="251658335" behindDoc="0" locked="0" layoutInCell="1" allowOverlap="1" wp14:anchorId="39637F0C" wp14:editId="0C491C2B">
                <wp:simplePos x="0" y="0"/>
                <wp:positionH relativeFrom="column">
                  <wp:posOffset>4114800</wp:posOffset>
                </wp:positionH>
                <wp:positionV relativeFrom="paragraph">
                  <wp:posOffset>169968</wp:posOffset>
                </wp:positionV>
                <wp:extent cx="1354667" cy="262467"/>
                <wp:effectExtent l="0" t="0" r="17145" b="23495"/>
                <wp:wrapNone/>
                <wp:docPr id="1223489216" name="Text Box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4667" cy="2624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933C08" w14:textId="3FC961B5" w:rsidR="00947DA9" w:rsidRPr="005711B3" w:rsidRDefault="005711B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Kalpana(ox3)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637F0C" id="Text Box 145" o:spid="_x0000_s1091" type="#_x0000_t202" style="position:absolute;margin-left:324pt;margin-top:13.4pt;width:106.65pt;height:20.65pt;z-index:25165833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" fillcolor="white [3201]" strokeweight=".5pt">
                <v:textbox>
                  <w:txbxContent>
                    <w:p w14:paraId="0E933C08" w14:textId="3FC961B5" w:rsidR="00947DA9" w:rsidRPr="005711B3" w:rsidRDefault="005711B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Kalpana(ox3)</w:t>
                      </w:r>
                    </w:p>
                  </w:txbxContent>
                </v:textbox>
              </v:shape>
            </w:pict>
          </mc:Fallback>
        </mc:AlternateContent>
      </w:r>
      <w:r w:rsidR="00947DA9">
        <w:rPr>
          <w:noProof/>
        </w:rPr>
        <mc:AlternateContent>
          <mc:Choice Requires="wps">
            <w:drawing>
              <wp:anchor distT="0" distB="0" distL="114300" distR="114300" simplePos="0" relativeHeight="251658334" behindDoc="0" locked="0" layoutInCell="1" allowOverlap="1" wp14:anchorId="66FBD00C" wp14:editId="0E838845">
                <wp:simplePos x="0" y="0"/>
                <wp:positionH relativeFrom="column">
                  <wp:posOffset>4097867</wp:posOffset>
                </wp:positionH>
                <wp:positionV relativeFrom="paragraph">
                  <wp:posOffset>-194098</wp:posOffset>
                </wp:positionV>
                <wp:extent cx="1413933" cy="279400"/>
                <wp:effectExtent l="0" t="0" r="15240" b="25400"/>
                <wp:wrapNone/>
                <wp:docPr id="1970537800" name="Text Box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3933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1B8ABF" w14:textId="0234F235" w:rsidR="00947DA9" w:rsidRPr="005711B3" w:rsidRDefault="005711B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Kanchana(0x1)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FBD00C" id="Text Box 144" o:spid="_x0000_s1092" type="#_x0000_t202" style="position:absolute;margin-left:322.65pt;margin-top:-15.3pt;width:111.35pt;height:22pt;z-index:25165833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" fillcolor="white [3201]" strokeweight=".5pt">
                <v:textbox>
                  <w:txbxContent>
                    <w:p w14:paraId="101B8ABF" w14:textId="0234F235" w:rsidR="00947DA9" w:rsidRPr="005711B3" w:rsidRDefault="005711B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Kanchana(0x1)</w:t>
                      </w:r>
                    </w:p>
                  </w:txbxContent>
                </v:textbox>
              </v:shape>
            </w:pict>
          </mc:Fallback>
        </mc:AlternateContent>
      </w:r>
      <w:r w:rsidR="00947DA9">
        <w:rPr>
          <w:noProof/>
        </w:rPr>
        <mc:AlternateContent>
          <mc:Choice Requires="wps">
            <w:drawing>
              <wp:anchor distT="0" distB="0" distL="114300" distR="114300" simplePos="0" relativeHeight="251658332" behindDoc="0" locked="0" layoutInCell="1" allowOverlap="1" wp14:anchorId="24F30651" wp14:editId="30B92FFD">
                <wp:simplePos x="0" y="0"/>
                <wp:positionH relativeFrom="column">
                  <wp:posOffset>3903133</wp:posOffset>
                </wp:positionH>
                <wp:positionV relativeFrom="paragraph">
                  <wp:posOffset>-253365</wp:posOffset>
                </wp:positionV>
                <wp:extent cx="1651000" cy="736600"/>
                <wp:effectExtent l="0" t="0" r="25400" b="25400"/>
                <wp:wrapNone/>
                <wp:docPr id="1371442511" name="Rectangle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000" cy="736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81183B" id="Rectangle 141" o:spid="_x0000_s1026" style="position:absolute;margin-left:307.35pt;margin-top:-19.95pt;width:130pt;height:58pt;z-index:25173118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" fillcolor="#4472c4 [3204]" strokecolor="#09101d [484]" strokeweight="1pt"/>
            </w:pict>
          </mc:Fallback>
        </mc:AlternateContent>
      </w:r>
      <w:r w:rsidR="0093673A">
        <w:t>class sample {</w:t>
      </w:r>
      <w:r>
        <w:t xml:space="preserve">                                 (heap area)          s</w:t>
      </w:r>
      <w:r w:rsidR="00494427">
        <w:t>3</w:t>
      </w:r>
    </w:p>
    <w:p w14:paraId="5F2700A4" w14:textId="1F4FB8EB" w:rsidR="0093673A" w:rsidRDefault="00EE2C80" w:rsidP="00947DA9">
      <w:pPr>
        <w:pStyle w:val="NoSpacing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556" behindDoc="0" locked="0" layoutInCell="1" allowOverlap="1" wp14:anchorId="38C0465A" wp14:editId="1D816FFF">
                <wp:simplePos x="0" y="0"/>
                <wp:positionH relativeFrom="column">
                  <wp:posOffset>5336540</wp:posOffset>
                </wp:positionH>
                <wp:positionV relativeFrom="paragraph">
                  <wp:posOffset>-135890</wp:posOffset>
                </wp:positionV>
                <wp:extent cx="346075" cy="737040"/>
                <wp:effectExtent l="38100" t="38100" r="34925" b="44450"/>
                <wp:wrapNone/>
                <wp:docPr id="515402355" name="Ink 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9">
                      <w14:nvContentPartPr>
                        <w14:cNvContentPartPr/>
                      </w14:nvContentPartPr>
                      <w14:xfrm>
                        <a:off x="0" y="0"/>
                        <a:ext cx="346075" cy="73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8803F9" id="Ink 164" o:spid="_x0000_s1026" type="#_x0000_t75" style="position:absolute;margin-left:419.85pt;margin-top:-11.05pt;width:27.95pt;height:58.75pt;z-index:2516585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">
                <v:imagedata r:id="rId370" o:title=""/>
              </v:shape>
            </w:pict>
          </mc:Fallback>
        </mc:AlternateContent>
      </w:r>
      <w:r w:rsidR="00947DA9">
        <w:rPr>
          <w:noProof/>
        </w:rPr>
        <mc:AlternateContent>
          <mc:Choice Requires="wps">
            <w:drawing>
              <wp:anchor distT="0" distB="0" distL="114300" distR="114300" simplePos="0" relativeHeight="251658339" behindDoc="0" locked="0" layoutInCell="1" allowOverlap="1" wp14:anchorId="62DEB751" wp14:editId="72934A00">
                <wp:simplePos x="0" y="0"/>
                <wp:positionH relativeFrom="column">
                  <wp:posOffset>3048000</wp:posOffset>
                </wp:positionH>
                <wp:positionV relativeFrom="paragraph">
                  <wp:posOffset>126153</wp:posOffset>
                </wp:positionV>
                <wp:extent cx="498898" cy="279400"/>
                <wp:effectExtent l="0" t="0" r="15875" b="25400"/>
                <wp:wrapNone/>
                <wp:docPr id="327113359" name="Text Box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898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168040" w14:textId="2785B83A" w:rsidR="00947DA9" w:rsidRPr="00EE2C80" w:rsidRDefault="00EE2C8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0x2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DEB751" id="Text Box 149" o:spid="_x0000_s1093" type="#_x0000_t202" style="position:absolute;margin-left:240pt;margin-top:9.95pt;width:39.3pt;height:22pt;z-index:2516583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" fillcolor="white [3201]" strokeweight=".5pt">
                <v:textbox>
                  <w:txbxContent>
                    <w:p w14:paraId="4E168040" w14:textId="2785B83A" w:rsidR="00947DA9" w:rsidRPr="00EE2C80" w:rsidRDefault="00EE2C8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0x2</w:t>
                      </w:r>
                    </w:p>
                  </w:txbxContent>
                </v:textbox>
              </v:shape>
            </w:pict>
          </mc:Fallback>
        </mc:AlternateContent>
      </w:r>
      <w:r w:rsidR="0093673A">
        <w:t>public static void main(String [] args){</w:t>
      </w:r>
      <w:r w:rsidR="00947DA9">
        <w:t xml:space="preserve">      0/p</w:t>
      </w:r>
      <w:r w:rsidR="0093673A">
        <w:br/>
        <w:t>string s1=</w:t>
      </w:r>
      <w:r w:rsidR="00AB77EB">
        <w:t>new string(“Kanchana”);</w:t>
      </w:r>
      <w:r w:rsidR="00947DA9">
        <w:t xml:space="preserve">       </w:t>
      </w:r>
    </w:p>
    <w:p w14:paraId="448E3109" w14:textId="28AA0B38" w:rsidR="00AB77EB" w:rsidRDefault="00AB77EB" w:rsidP="00947DA9">
      <w:pPr>
        <w:pStyle w:val="NoSpacing"/>
      </w:pPr>
      <w:r>
        <w:t>s.o.pln(s1);</w:t>
      </w:r>
      <w:r w:rsidR="00947DA9">
        <w:t xml:space="preserve">                                                  </w:t>
      </w:r>
      <w:r w:rsidR="00EE2C80">
        <w:t xml:space="preserve">Kanchana    </w:t>
      </w:r>
      <w:r w:rsidR="00494427">
        <w:t>s1</w:t>
      </w:r>
    </w:p>
    <w:p w14:paraId="6F0BE008" w14:textId="0B6C921A" w:rsidR="00AB77EB" w:rsidRDefault="00EE2C80" w:rsidP="00947DA9">
      <w:pPr>
        <w:pStyle w:val="NoSpacing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557" behindDoc="0" locked="0" layoutInCell="1" allowOverlap="1" wp14:anchorId="5F2D9E33" wp14:editId="18C7D1B7">
                <wp:simplePos x="0" y="0"/>
                <wp:positionH relativeFrom="column">
                  <wp:posOffset>5354707</wp:posOffset>
                </wp:positionH>
                <wp:positionV relativeFrom="paragraph">
                  <wp:posOffset>-29475</wp:posOffset>
                </wp:positionV>
                <wp:extent cx="92160" cy="140760"/>
                <wp:effectExtent l="38100" t="38100" r="41275" b="31115"/>
                <wp:wrapNone/>
                <wp:docPr id="1903022328" name="Ink 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1">
                      <w14:nvContentPartPr>
                        <w14:cNvContentPartPr/>
                      </w14:nvContentPartPr>
                      <w14:xfrm>
                        <a:off x="0" y="0"/>
                        <a:ext cx="92160" cy="14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65EC87" id="Ink 168" o:spid="_x0000_s1026" type="#_x0000_t75" style="position:absolute;margin-left:421.3pt;margin-top:-2.65pt;width:7.95pt;height:11.8pt;z-index:25165855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">
                <v:imagedata r:id="rId3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558" behindDoc="0" locked="0" layoutInCell="1" allowOverlap="1" wp14:anchorId="6AF4335A" wp14:editId="36B9EF65">
                <wp:simplePos x="0" y="0"/>
                <wp:positionH relativeFrom="column">
                  <wp:posOffset>3564255</wp:posOffset>
                </wp:positionH>
                <wp:positionV relativeFrom="paragraph">
                  <wp:posOffset>-88265</wp:posOffset>
                </wp:positionV>
                <wp:extent cx="450215" cy="306405"/>
                <wp:effectExtent l="38100" t="38100" r="45085" b="36830"/>
                <wp:wrapNone/>
                <wp:docPr id="2055660467" name="Ink 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3">
                      <w14:nvContentPartPr>
                        <w14:cNvContentPartPr/>
                      </w14:nvContentPartPr>
                      <w14:xfrm>
                        <a:off x="0" y="0"/>
                        <a:ext cx="450215" cy="306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BD07A3" id="Ink 157" o:spid="_x0000_s1026" type="#_x0000_t75" style="position:absolute;margin-left:280.3pt;margin-top:-7.3pt;width:36.15pt;height:24.85pt;z-index:2516585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">
                <v:imagedata r:id="rId374" o:title=""/>
              </v:shape>
            </w:pict>
          </mc:Fallback>
        </mc:AlternateContent>
      </w:r>
      <w:r w:rsidR="00947DA9">
        <w:rPr>
          <w:noProof/>
        </w:rPr>
        <mc:AlternateContent>
          <mc:Choice Requires="wps">
            <w:drawing>
              <wp:anchor distT="0" distB="0" distL="114300" distR="114300" simplePos="0" relativeHeight="251658336" behindDoc="0" locked="0" layoutInCell="1" allowOverlap="1" wp14:anchorId="72D82C87" wp14:editId="005ED291">
                <wp:simplePos x="0" y="0"/>
                <wp:positionH relativeFrom="column">
                  <wp:posOffset>4038600</wp:posOffset>
                </wp:positionH>
                <wp:positionV relativeFrom="paragraph">
                  <wp:posOffset>29845</wp:posOffset>
                </wp:positionV>
                <wp:extent cx="1295400" cy="270933"/>
                <wp:effectExtent l="0" t="0" r="19050" b="15240"/>
                <wp:wrapNone/>
                <wp:docPr id="11332923" name="Text Box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2709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1F6A97" w14:textId="308695D5" w:rsidR="00947DA9" w:rsidRPr="005711B3" w:rsidRDefault="005711B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Kanchana(0x2)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D82C87" id="Text Box 146" o:spid="_x0000_s1094" type="#_x0000_t202" style="position:absolute;margin-left:318pt;margin-top:2.35pt;width:102pt;height:21.35pt;z-index:25165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" fillcolor="white [3201]" strokeweight=".5pt">
                <v:textbox>
                  <w:txbxContent>
                    <w:p w14:paraId="6C1F6A97" w14:textId="308695D5" w:rsidR="00947DA9" w:rsidRPr="005711B3" w:rsidRDefault="005711B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Kanchana(0x2)</w:t>
                      </w:r>
                    </w:p>
                  </w:txbxContent>
                </v:textbox>
              </v:shape>
            </w:pict>
          </mc:Fallback>
        </mc:AlternateContent>
      </w:r>
      <w:r w:rsidR="00AB77EB">
        <w:t>string s2=new string (“Kalpana”);</w:t>
      </w:r>
    </w:p>
    <w:p w14:paraId="3EF85F18" w14:textId="7C81C1E6" w:rsidR="00AB77EB" w:rsidRDefault="00EE2C80" w:rsidP="00947DA9">
      <w:pPr>
        <w:pStyle w:val="NoSpacing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559" behindDoc="0" locked="0" layoutInCell="1" allowOverlap="1" wp14:anchorId="18F88566" wp14:editId="28C4B5DC">
                <wp:simplePos x="0" y="0"/>
                <wp:positionH relativeFrom="column">
                  <wp:posOffset>5273707</wp:posOffset>
                </wp:positionH>
                <wp:positionV relativeFrom="paragraph">
                  <wp:posOffset>-386410</wp:posOffset>
                </wp:positionV>
                <wp:extent cx="257040" cy="811080"/>
                <wp:effectExtent l="38100" t="38100" r="48260" b="46355"/>
                <wp:wrapNone/>
                <wp:docPr id="520978742" name="Ink 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5">
                      <w14:nvContentPartPr>
                        <w14:cNvContentPartPr/>
                      </w14:nvContentPartPr>
                      <w14:xfrm>
                        <a:off x="0" y="0"/>
                        <a:ext cx="257040" cy="81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E9C0AB" id="Ink 161" o:spid="_x0000_s1026" type="#_x0000_t75" style="position:absolute;margin-left:414.9pt;margin-top:-30.8pt;width:20.95pt;height:64.55pt;z-index:25165855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">
                <v:imagedata r:id="rId376" o:title=""/>
              </v:shape>
            </w:pict>
          </mc:Fallback>
        </mc:AlternateContent>
      </w:r>
      <w:r w:rsidR="00947DA9">
        <w:rPr>
          <w:noProof/>
        </w:rPr>
        <mc:AlternateContent>
          <mc:Choice Requires="wps">
            <w:drawing>
              <wp:anchor distT="0" distB="0" distL="114300" distR="114300" simplePos="0" relativeHeight="251658340" behindDoc="0" locked="0" layoutInCell="1" allowOverlap="1" wp14:anchorId="6EFF312C" wp14:editId="0C4AD40C">
                <wp:simplePos x="0" y="0"/>
                <wp:positionH relativeFrom="column">
                  <wp:posOffset>3149600</wp:posOffset>
                </wp:positionH>
                <wp:positionV relativeFrom="paragraph">
                  <wp:posOffset>146897</wp:posOffset>
                </wp:positionV>
                <wp:extent cx="406188" cy="330200"/>
                <wp:effectExtent l="0" t="0" r="13335" b="12700"/>
                <wp:wrapNone/>
                <wp:docPr id="476017780" name="Text Box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188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E096F5" w14:textId="6D0D0FE0" w:rsidR="00947DA9" w:rsidRPr="00EE2C80" w:rsidRDefault="00EE2C8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0x4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FF312C" id="Text Box 150" o:spid="_x0000_s1095" type="#_x0000_t202" style="position:absolute;margin-left:248pt;margin-top:11.55pt;width:32pt;height:26pt;z-index:2516583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" fillcolor="white [3201]" strokeweight=".5pt">
                <v:textbox>
                  <w:txbxContent>
                    <w:p w14:paraId="58E096F5" w14:textId="6D0D0FE0" w:rsidR="00947DA9" w:rsidRPr="00EE2C80" w:rsidRDefault="00EE2C8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0x4</w:t>
                      </w:r>
                    </w:p>
                  </w:txbxContent>
                </v:textbox>
              </v:shape>
            </w:pict>
          </mc:Fallback>
        </mc:AlternateContent>
      </w:r>
      <w:r w:rsidR="00AB77EB">
        <w:t>s.o.pln(s2);</w:t>
      </w:r>
      <w:r w:rsidR="00947DA9">
        <w:t xml:space="preserve">                                                  kalpana</w:t>
      </w:r>
    </w:p>
    <w:p w14:paraId="23368658" w14:textId="74700DA5" w:rsidR="00AB77EB" w:rsidRDefault="00947DA9" w:rsidP="00947DA9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37" behindDoc="0" locked="0" layoutInCell="1" allowOverlap="1" wp14:anchorId="09C879D1" wp14:editId="193E77F9">
                <wp:simplePos x="0" y="0"/>
                <wp:positionH relativeFrom="column">
                  <wp:posOffset>4030133</wp:posOffset>
                </wp:positionH>
                <wp:positionV relativeFrom="paragraph">
                  <wp:posOffset>120015</wp:posOffset>
                </wp:positionV>
                <wp:extent cx="1227244" cy="296333"/>
                <wp:effectExtent l="0" t="0" r="11430" b="27940"/>
                <wp:wrapNone/>
                <wp:docPr id="1934002233" name="Text Box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7244" cy="2963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134584" w14:textId="0C8D3E69" w:rsidR="00947DA9" w:rsidRPr="005711B3" w:rsidRDefault="005711B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Kalpana(</w:t>
                            </w:r>
                            <w:r w:rsidR="00EE2C80">
                              <w:rPr>
                                <w:lang w:val="en-US"/>
                              </w:rPr>
                              <w:t>0x4)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C879D1" id="Text Box 147" o:spid="_x0000_s1096" type="#_x0000_t202" style="position:absolute;margin-left:317.35pt;margin-top:9.45pt;width:96.65pt;height:23.35pt;z-index:25165833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" fillcolor="white [3201]" strokeweight=".5pt">
                <v:textbox>
                  <w:txbxContent>
                    <w:p w14:paraId="6A134584" w14:textId="0C8D3E69" w:rsidR="00947DA9" w:rsidRPr="005711B3" w:rsidRDefault="005711B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Kalpana(</w:t>
                      </w:r>
                      <w:r w:rsidR="00EE2C80">
                        <w:rPr>
                          <w:lang w:val="en-US"/>
                        </w:rPr>
                        <w:t>0x4)</w:t>
                      </w:r>
                    </w:p>
                  </w:txbxContent>
                </v:textbox>
              </v:shape>
            </w:pict>
          </mc:Fallback>
        </mc:AlternateContent>
      </w:r>
      <w:r w:rsidR="00AB77EB">
        <w:t>string s3=new string “(kanachana”);</w:t>
      </w:r>
    </w:p>
    <w:p w14:paraId="4385A50B" w14:textId="6A453B5D" w:rsidR="00AB77EB" w:rsidRDefault="00EE2C80" w:rsidP="00947DA9">
      <w:pPr>
        <w:pStyle w:val="NoSpacing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560" behindDoc="0" locked="0" layoutInCell="1" allowOverlap="1" wp14:anchorId="6CA1E39A" wp14:editId="09B25086">
                <wp:simplePos x="0" y="0"/>
                <wp:positionH relativeFrom="column">
                  <wp:posOffset>5267960</wp:posOffset>
                </wp:positionH>
                <wp:positionV relativeFrom="paragraph">
                  <wp:posOffset>16510</wp:posOffset>
                </wp:positionV>
                <wp:extent cx="74930" cy="126365"/>
                <wp:effectExtent l="38100" t="38100" r="39370" b="45085"/>
                <wp:wrapNone/>
                <wp:docPr id="1506002364" name="Ink 1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7">
                      <w14:nvContentPartPr>
                        <w14:cNvContentPartPr/>
                      </w14:nvContentPartPr>
                      <w14:xfrm>
                        <a:off x="0" y="0"/>
                        <a:ext cx="74930" cy="126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B4CEDD" id="Ink 167" o:spid="_x0000_s1026" type="#_x0000_t75" style="position:absolute;margin-left:414.45pt;margin-top:.95pt;width:6.6pt;height:10.65pt;z-index:25165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">
                <v:imagedata r:id="rId3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561" behindDoc="0" locked="0" layoutInCell="1" allowOverlap="1" wp14:anchorId="3C0FD231" wp14:editId="1AEDFAC4">
                <wp:simplePos x="0" y="0"/>
                <wp:positionH relativeFrom="column">
                  <wp:posOffset>3623310</wp:posOffset>
                </wp:positionH>
                <wp:positionV relativeFrom="paragraph">
                  <wp:posOffset>50800</wp:posOffset>
                </wp:positionV>
                <wp:extent cx="396875" cy="153585"/>
                <wp:effectExtent l="38100" t="38100" r="22225" b="37465"/>
                <wp:wrapNone/>
                <wp:docPr id="72003290" name="Ink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9">
                      <w14:nvContentPartPr>
                        <w14:cNvContentPartPr/>
                      </w14:nvContentPartPr>
                      <w14:xfrm>
                        <a:off x="0" y="0"/>
                        <a:ext cx="396875" cy="153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E6D697" id="Ink 154" o:spid="_x0000_s1026" type="#_x0000_t75" style="position:absolute;margin-left:284.95pt;margin-top:3.65pt;width:31.95pt;height:12.8pt;z-index:25165856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">
                <v:imagedata r:id="rId380" o:title=""/>
              </v:shape>
            </w:pict>
          </mc:Fallback>
        </mc:AlternateContent>
      </w:r>
      <w:r w:rsidR="00AB77EB">
        <w:t>s.o.pln(s3);</w:t>
      </w:r>
      <w:r w:rsidR="00947DA9">
        <w:t xml:space="preserve">                                                   </w:t>
      </w:r>
      <w:r w:rsidR="00494427">
        <w:t>kanchana      s2</w:t>
      </w:r>
    </w:p>
    <w:p w14:paraId="1DD23696" w14:textId="32471F86" w:rsidR="00AB77EB" w:rsidRDefault="00947DA9" w:rsidP="00947DA9">
      <w:pPr>
        <w:pStyle w:val="NoSpacing"/>
      </w:pPr>
      <w:r>
        <w:t>s.o.pln(s1==s3);                                             false</w:t>
      </w:r>
    </w:p>
    <w:p w14:paraId="4B7CC1AF" w14:textId="6F5B5310" w:rsidR="00947DA9" w:rsidRDefault="00947DA9" w:rsidP="00947DA9">
      <w:pPr>
        <w:pStyle w:val="NoSpacing"/>
      </w:pPr>
      <w:r>
        <w:t>s.o.pln(s1.equals(s3)); } }                              true</w:t>
      </w:r>
    </w:p>
    <w:p w14:paraId="04F5865F" w14:textId="77777777" w:rsidR="00494427" w:rsidRDefault="00494427" w:rsidP="00947DA9">
      <w:pPr>
        <w:pStyle w:val="NoSpacing"/>
      </w:pPr>
    </w:p>
    <w:p w14:paraId="15F606EA" w14:textId="202C76BD" w:rsidR="00494427" w:rsidRDefault="00494427" w:rsidP="00494427">
      <w:pPr>
        <w:pStyle w:val="Heading2"/>
      </w:pPr>
      <w:r>
        <w:t>IMPORTANT METHODS OF STRING CLASS=</w:t>
      </w:r>
    </w:p>
    <w:tbl>
      <w:tblPr>
        <w:tblStyle w:val="TableGrid"/>
        <w:tblW w:w="9333" w:type="dxa"/>
        <w:tblLook w:val="04A0" w:firstRow="1" w:lastRow="0" w:firstColumn="1" w:lastColumn="0" w:noHBand="0" w:noVBand="1"/>
      </w:tblPr>
      <w:tblGrid>
        <w:gridCol w:w="1591"/>
        <w:gridCol w:w="2465"/>
        <w:gridCol w:w="5277"/>
      </w:tblGrid>
      <w:tr w:rsidR="00DF0214" w14:paraId="50C31C36" w14:textId="77777777" w:rsidTr="00D444D3">
        <w:trPr>
          <w:trHeight w:val="692"/>
        </w:trPr>
        <w:tc>
          <w:tcPr>
            <w:tcW w:w="1591" w:type="dxa"/>
          </w:tcPr>
          <w:p w14:paraId="220E2C70" w14:textId="4F6D0F5B" w:rsidR="00DF0214" w:rsidRDefault="00DF0214" w:rsidP="00DF0214">
            <w:pPr>
              <w:jc w:val="center"/>
            </w:pPr>
            <w:r>
              <w:t xml:space="preserve">RETURN TYPE </w:t>
            </w:r>
          </w:p>
        </w:tc>
        <w:tc>
          <w:tcPr>
            <w:tcW w:w="2465" w:type="dxa"/>
          </w:tcPr>
          <w:p w14:paraId="14CB794A" w14:textId="4FB268DF" w:rsidR="00DF0214" w:rsidRDefault="00DF0214" w:rsidP="00494427">
            <w:r>
              <w:t xml:space="preserve">MEHTOD NAME </w:t>
            </w:r>
          </w:p>
        </w:tc>
        <w:tc>
          <w:tcPr>
            <w:tcW w:w="5277" w:type="dxa"/>
          </w:tcPr>
          <w:p w14:paraId="5CF8D2FD" w14:textId="7706433F" w:rsidR="00DF0214" w:rsidRDefault="00DF0214" w:rsidP="00494427">
            <w:r>
              <w:t>DESCRIPTION</w:t>
            </w:r>
          </w:p>
        </w:tc>
      </w:tr>
      <w:tr w:rsidR="00DF0214" w14:paraId="215D26AB" w14:textId="77777777" w:rsidTr="00D444D3">
        <w:trPr>
          <w:trHeight w:val="692"/>
        </w:trPr>
        <w:tc>
          <w:tcPr>
            <w:tcW w:w="1591" w:type="dxa"/>
          </w:tcPr>
          <w:p w14:paraId="681E1776" w14:textId="712F6714" w:rsidR="00DF0214" w:rsidRDefault="00DF0214" w:rsidP="00494427">
            <w:r>
              <w:t xml:space="preserve">STRING </w:t>
            </w:r>
          </w:p>
        </w:tc>
        <w:tc>
          <w:tcPr>
            <w:tcW w:w="2465" w:type="dxa"/>
          </w:tcPr>
          <w:p w14:paraId="6576ED85" w14:textId="3A2B1D13" w:rsidR="00DF0214" w:rsidRDefault="008578E6" w:rsidP="00494427">
            <w:r>
              <w:t>TOUPPERCASE()</w:t>
            </w:r>
          </w:p>
        </w:tc>
        <w:tc>
          <w:tcPr>
            <w:tcW w:w="5277" w:type="dxa"/>
          </w:tcPr>
          <w:p w14:paraId="1E82F77D" w14:textId="31B9E0CC" w:rsidR="00DF0214" w:rsidRDefault="008578E6" w:rsidP="00494427">
            <w:r>
              <w:t>CONVERTS THE SPECIFIED STRING TO UPPER CASE.S</w:t>
            </w:r>
          </w:p>
        </w:tc>
      </w:tr>
      <w:tr w:rsidR="00DF0214" w14:paraId="3219A93B" w14:textId="77777777" w:rsidTr="00D444D3">
        <w:trPr>
          <w:trHeight w:val="692"/>
        </w:trPr>
        <w:tc>
          <w:tcPr>
            <w:tcW w:w="1591" w:type="dxa"/>
          </w:tcPr>
          <w:p w14:paraId="0DA120B3" w14:textId="0EF1DDE9" w:rsidR="00DF0214" w:rsidRDefault="008578E6" w:rsidP="00494427">
            <w:r>
              <w:t xml:space="preserve">STRING </w:t>
            </w:r>
          </w:p>
        </w:tc>
        <w:tc>
          <w:tcPr>
            <w:tcW w:w="2465" w:type="dxa"/>
          </w:tcPr>
          <w:p w14:paraId="79703DCD" w14:textId="2BF425DF" w:rsidR="00DF0214" w:rsidRDefault="00C92A2E" w:rsidP="00494427">
            <w:r>
              <w:t>TOLOWERCASE()</w:t>
            </w:r>
          </w:p>
        </w:tc>
        <w:tc>
          <w:tcPr>
            <w:tcW w:w="5277" w:type="dxa"/>
          </w:tcPr>
          <w:p w14:paraId="61FFEC50" w14:textId="68780D13" w:rsidR="00DF0214" w:rsidRDefault="00C92A2E" w:rsidP="00494427">
            <w:r>
              <w:t>CONVERTS THE SPECIFIED STRING TO LOWER CASE.</w:t>
            </w:r>
          </w:p>
        </w:tc>
      </w:tr>
      <w:tr w:rsidR="00DF0214" w14:paraId="00EAE241" w14:textId="77777777" w:rsidTr="00D444D3">
        <w:trPr>
          <w:trHeight w:val="692"/>
        </w:trPr>
        <w:tc>
          <w:tcPr>
            <w:tcW w:w="1591" w:type="dxa"/>
          </w:tcPr>
          <w:p w14:paraId="1D7E130E" w14:textId="307BFC02" w:rsidR="00DF0214" w:rsidRDefault="00C92A2E" w:rsidP="00494427">
            <w:r>
              <w:t xml:space="preserve">STRING </w:t>
            </w:r>
          </w:p>
        </w:tc>
        <w:tc>
          <w:tcPr>
            <w:tcW w:w="2465" w:type="dxa"/>
          </w:tcPr>
          <w:p w14:paraId="08ADB2AB" w14:textId="7A2E654C" w:rsidR="00DF0214" w:rsidRDefault="00C92A2E" w:rsidP="00494427">
            <w:r>
              <w:t>CONCAT(</w:t>
            </w:r>
            <w:r w:rsidR="00EA58FD">
              <w:t>STRING S)</w:t>
            </w:r>
          </w:p>
        </w:tc>
        <w:tc>
          <w:tcPr>
            <w:tcW w:w="5277" w:type="dxa"/>
          </w:tcPr>
          <w:p w14:paraId="0AABEE8A" w14:textId="5D54EECD" w:rsidR="00DF0214" w:rsidRDefault="00EA58FD" w:rsidP="00494427">
            <w:r>
              <w:t>JOINS THE SPECIAL STRING.</w:t>
            </w:r>
          </w:p>
        </w:tc>
      </w:tr>
      <w:tr w:rsidR="00DF0214" w14:paraId="6D3D5BAA" w14:textId="77777777" w:rsidTr="00D444D3">
        <w:trPr>
          <w:trHeight w:val="655"/>
        </w:trPr>
        <w:tc>
          <w:tcPr>
            <w:tcW w:w="1591" w:type="dxa"/>
          </w:tcPr>
          <w:p w14:paraId="4DF67AFB" w14:textId="64C54E69" w:rsidR="00DF0214" w:rsidRDefault="00EA58FD" w:rsidP="00494427">
            <w:r>
              <w:t xml:space="preserve">STRING </w:t>
            </w:r>
          </w:p>
        </w:tc>
        <w:tc>
          <w:tcPr>
            <w:tcW w:w="2465" w:type="dxa"/>
          </w:tcPr>
          <w:p w14:paraId="03D8BED6" w14:textId="7318F5FF" w:rsidR="00DF0214" w:rsidRDefault="00EA58FD" w:rsidP="00494427">
            <w:r>
              <w:t>TRIM()</w:t>
            </w:r>
          </w:p>
        </w:tc>
        <w:tc>
          <w:tcPr>
            <w:tcW w:w="5277" w:type="dxa"/>
          </w:tcPr>
          <w:p w14:paraId="2D1DD9E8" w14:textId="012B442E" w:rsidR="00DF0214" w:rsidRDefault="00C733A9" w:rsidP="00494427">
            <w:r>
              <w:t>REMOBE THE SPACE PRESENT BEFORE AND AFTER THE STRING .</w:t>
            </w:r>
          </w:p>
        </w:tc>
      </w:tr>
      <w:tr w:rsidR="00DF0214" w14:paraId="37CFDB67" w14:textId="77777777" w:rsidTr="00D444D3">
        <w:trPr>
          <w:trHeight w:val="692"/>
        </w:trPr>
        <w:tc>
          <w:tcPr>
            <w:tcW w:w="1591" w:type="dxa"/>
          </w:tcPr>
          <w:p w14:paraId="65F28669" w14:textId="67A3248E" w:rsidR="00DF0214" w:rsidRDefault="00C733A9" w:rsidP="00494427">
            <w:r>
              <w:t xml:space="preserve">STRING </w:t>
            </w:r>
          </w:p>
        </w:tc>
        <w:tc>
          <w:tcPr>
            <w:tcW w:w="2465" w:type="dxa"/>
          </w:tcPr>
          <w:p w14:paraId="241B5B83" w14:textId="1E66AAFF" w:rsidR="00DF0214" w:rsidRDefault="00A37038" w:rsidP="00494427">
            <w:r>
              <w:t>SUBSTRING(INT INDEX)</w:t>
            </w:r>
          </w:p>
        </w:tc>
        <w:tc>
          <w:tcPr>
            <w:tcW w:w="5277" w:type="dxa"/>
          </w:tcPr>
          <w:p w14:paraId="4892839C" w14:textId="245F385B" w:rsidR="00DF0214" w:rsidRDefault="00A37038" w:rsidP="00494427">
            <w:r>
              <w:t>EXTRACE A CHARACTER FROM</w:t>
            </w:r>
            <w:r w:rsidR="005E380E">
              <w:t xml:space="preserve"> A STRING OBJECT STARTS FROM SPECIFIED INDEX AND ENDS AT </w:t>
            </w:r>
            <w:r w:rsidR="006A75D2">
              <w:t>THE END OF A STRING.</w:t>
            </w:r>
          </w:p>
        </w:tc>
      </w:tr>
      <w:tr w:rsidR="00DF0214" w14:paraId="73191C5A" w14:textId="77777777" w:rsidTr="00D444D3">
        <w:trPr>
          <w:trHeight w:val="692"/>
        </w:trPr>
        <w:tc>
          <w:tcPr>
            <w:tcW w:w="1591" w:type="dxa"/>
          </w:tcPr>
          <w:p w14:paraId="3C20CF31" w14:textId="09BA4622" w:rsidR="00DF0214" w:rsidRDefault="00E60155" w:rsidP="00494427">
            <w:r>
              <w:t xml:space="preserve">STRING </w:t>
            </w:r>
          </w:p>
        </w:tc>
        <w:tc>
          <w:tcPr>
            <w:tcW w:w="2465" w:type="dxa"/>
          </w:tcPr>
          <w:p w14:paraId="51B95D4C" w14:textId="598E43B5" w:rsidR="00DF0214" w:rsidRDefault="00E60155" w:rsidP="00494427">
            <w:r>
              <w:t>SUBSTRING(INT START, INT ENDS)</w:t>
            </w:r>
          </w:p>
        </w:tc>
        <w:tc>
          <w:tcPr>
            <w:tcW w:w="5277" w:type="dxa"/>
          </w:tcPr>
          <w:p w14:paraId="4F3D05EC" w14:textId="0FB897DE" w:rsidR="00DF0214" w:rsidRDefault="00E60155" w:rsidP="00494427">
            <w:r>
              <w:t xml:space="preserve">EXTRACT A CHARACTER FROM </w:t>
            </w:r>
            <w:r w:rsidR="00CC564A">
              <w:t>A STRING START FROM SPECIFIED INDEX AND ENDS AT END -1 INDEX.</w:t>
            </w:r>
          </w:p>
        </w:tc>
      </w:tr>
      <w:tr w:rsidR="00DF0214" w14:paraId="008260E9" w14:textId="77777777" w:rsidTr="00D444D3">
        <w:trPr>
          <w:trHeight w:val="692"/>
        </w:trPr>
        <w:tc>
          <w:tcPr>
            <w:tcW w:w="1591" w:type="dxa"/>
          </w:tcPr>
          <w:p w14:paraId="25619EEF" w14:textId="4872AF76" w:rsidR="00DF0214" w:rsidRDefault="00A4181F" w:rsidP="00494427">
            <w:r>
              <w:t>CHAR</w:t>
            </w:r>
            <w:r w:rsidR="00CC564A">
              <w:t xml:space="preserve"> </w:t>
            </w:r>
          </w:p>
        </w:tc>
        <w:tc>
          <w:tcPr>
            <w:tcW w:w="2465" w:type="dxa"/>
          </w:tcPr>
          <w:p w14:paraId="2D1B0294" w14:textId="1D670356" w:rsidR="00DF0214" w:rsidRDefault="00A4181F" w:rsidP="00494427">
            <w:r>
              <w:t>CHARAT(INDEX)</w:t>
            </w:r>
          </w:p>
        </w:tc>
        <w:tc>
          <w:tcPr>
            <w:tcW w:w="5277" w:type="dxa"/>
          </w:tcPr>
          <w:p w14:paraId="003EB3BF" w14:textId="4B5F654D" w:rsidR="002B2DC4" w:rsidRDefault="00A4181F" w:rsidP="002B2DC4">
            <w:r>
              <w:t xml:space="preserve">RETURNS CHARACTER OF THE </w:t>
            </w:r>
            <w:r w:rsidR="002B2DC4">
              <w:t>SPECIFIED INDEX FROM THE STRING.</w:t>
            </w:r>
          </w:p>
        </w:tc>
      </w:tr>
      <w:tr w:rsidR="006C536F" w14:paraId="207DCEC2" w14:textId="77777777" w:rsidTr="00D444D3">
        <w:trPr>
          <w:trHeight w:val="526"/>
        </w:trPr>
        <w:tc>
          <w:tcPr>
            <w:tcW w:w="1591" w:type="dxa"/>
          </w:tcPr>
          <w:p w14:paraId="479B1B0E" w14:textId="7B6082E0" w:rsidR="006C536F" w:rsidRDefault="00D444D3" w:rsidP="000F18B9">
            <w:r>
              <w:t xml:space="preserve">INT </w:t>
            </w:r>
          </w:p>
        </w:tc>
        <w:tc>
          <w:tcPr>
            <w:tcW w:w="2465" w:type="dxa"/>
          </w:tcPr>
          <w:p w14:paraId="2469C78C" w14:textId="60DA4AAB" w:rsidR="006C536F" w:rsidRDefault="00D444D3" w:rsidP="000F18B9">
            <w:r>
              <w:t>INDEXOF(CHAR CH)</w:t>
            </w:r>
          </w:p>
        </w:tc>
        <w:tc>
          <w:tcPr>
            <w:tcW w:w="5277" w:type="dxa"/>
          </w:tcPr>
          <w:p w14:paraId="09190913" w14:textId="0D4D9C96" w:rsidR="006C536F" w:rsidRDefault="00D444D3" w:rsidP="000F18B9">
            <w:r>
              <w:t xml:space="preserve">RETURNS THE INDEX OF THE </w:t>
            </w:r>
            <w:r w:rsidR="00262B9D">
              <w:t>CHARACTER SPECIFIED IF NOT RETURN -1</w:t>
            </w:r>
          </w:p>
        </w:tc>
      </w:tr>
      <w:tr w:rsidR="006C536F" w14:paraId="52ECD3F9" w14:textId="77777777" w:rsidTr="00D444D3">
        <w:trPr>
          <w:trHeight w:val="526"/>
        </w:trPr>
        <w:tc>
          <w:tcPr>
            <w:tcW w:w="1591" w:type="dxa"/>
          </w:tcPr>
          <w:p w14:paraId="1571AC70" w14:textId="746A3456" w:rsidR="006C536F" w:rsidRDefault="00262B9D" w:rsidP="000F18B9">
            <w:r>
              <w:t xml:space="preserve">INT </w:t>
            </w:r>
          </w:p>
        </w:tc>
        <w:tc>
          <w:tcPr>
            <w:tcW w:w="2465" w:type="dxa"/>
          </w:tcPr>
          <w:p w14:paraId="44F114DC" w14:textId="193FE518" w:rsidR="006C536F" w:rsidRDefault="00262B9D" w:rsidP="000F18B9">
            <w:r>
              <w:t>INDEXOF(CHAR CH , INT START__INDEX)</w:t>
            </w:r>
          </w:p>
        </w:tc>
        <w:tc>
          <w:tcPr>
            <w:tcW w:w="5277" w:type="dxa"/>
          </w:tcPr>
          <w:p w14:paraId="6FBA2365" w14:textId="1174A085" w:rsidR="006C536F" w:rsidRDefault="0055373B" w:rsidP="000F18B9">
            <w:r>
              <w:t xml:space="preserve">RETURNS THE INDEX OF THE CHARACTER SPECIFIED BY SEARCHING </w:t>
            </w:r>
            <w:r w:rsidR="00EE00F5">
              <w:t>FROM SPECIFIED INDEX IF NOT RETURN -1.</w:t>
            </w:r>
          </w:p>
        </w:tc>
      </w:tr>
      <w:tr w:rsidR="006C536F" w14:paraId="3ADADF81" w14:textId="77777777" w:rsidTr="00D444D3">
        <w:trPr>
          <w:trHeight w:val="526"/>
        </w:trPr>
        <w:tc>
          <w:tcPr>
            <w:tcW w:w="1591" w:type="dxa"/>
          </w:tcPr>
          <w:p w14:paraId="628CE214" w14:textId="48792182" w:rsidR="006C536F" w:rsidRDefault="00EE00F5" w:rsidP="000F18B9">
            <w:r>
              <w:t xml:space="preserve">INT </w:t>
            </w:r>
          </w:p>
        </w:tc>
        <w:tc>
          <w:tcPr>
            <w:tcW w:w="2465" w:type="dxa"/>
          </w:tcPr>
          <w:p w14:paraId="51CA0550" w14:textId="4448F561" w:rsidR="006C536F" w:rsidRDefault="00244FC8" w:rsidP="000F18B9">
            <w:r>
              <w:t>INDEXOF(CHAR SEQUENCE STR)</w:t>
            </w:r>
          </w:p>
        </w:tc>
        <w:tc>
          <w:tcPr>
            <w:tcW w:w="5277" w:type="dxa"/>
          </w:tcPr>
          <w:p w14:paraId="4E3AA50E" w14:textId="4E906D30" w:rsidR="006C536F" w:rsidRDefault="00244FC8" w:rsidP="000F18B9">
            <w:r>
              <w:t xml:space="preserve">RETURNS THE INDEX OF THE </w:t>
            </w:r>
            <w:r w:rsidR="00A26E3E">
              <w:t>SPECIFIED STRING INDEX N</w:t>
            </w:r>
            <w:r w:rsidR="003331FC">
              <w:t>OT RETURN -1.</w:t>
            </w:r>
          </w:p>
        </w:tc>
      </w:tr>
      <w:tr w:rsidR="006C536F" w14:paraId="63D0DB28" w14:textId="77777777" w:rsidTr="00D444D3">
        <w:trPr>
          <w:trHeight w:val="526"/>
        </w:trPr>
        <w:tc>
          <w:tcPr>
            <w:tcW w:w="1591" w:type="dxa"/>
          </w:tcPr>
          <w:p w14:paraId="79BD3466" w14:textId="45BF8552" w:rsidR="006C536F" w:rsidRDefault="003331FC" w:rsidP="000F18B9">
            <w:r>
              <w:t xml:space="preserve">INT </w:t>
            </w:r>
          </w:p>
        </w:tc>
        <w:tc>
          <w:tcPr>
            <w:tcW w:w="2465" w:type="dxa"/>
          </w:tcPr>
          <w:p w14:paraId="6A901368" w14:textId="48B46200" w:rsidR="006C536F" w:rsidRDefault="003331FC" w:rsidP="000F18B9">
            <w:r>
              <w:t>INDEXOF(CHAR SEQUENCE STR, INT START</w:t>
            </w:r>
            <w:r w:rsidR="00FE1540">
              <w:t>__INDEX)</w:t>
            </w:r>
          </w:p>
        </w:tc>
        <w:tc>
          <w:tcPr>
            <w:tcW w:w="5277" w:type="dxa"/>
          </w:tcPr>
          <w:p w14:paraId="34455B6B" w14:textId="3460E6A6" w:rsidR="006C536F" w:rsidRDefault="00FE1540" w:rsidP="000F18B9">
            <w:r>
              <w:t xml:space="preserve">RETURN THE INDEX OF THE SPECIFIED STRING BY </w:t>
            </w:r>
            <w:r w:rsidR="00AA7DAE">
              <w:t>SEARCHING FROM SPECIFIED INDEX IF NOT RETURN -1</w:t>
            </w:r>
          </w:p>
        </w:tc>
      </w:tr>
      <w:tr w:rsidR="006C536F" w14:paraId="05CCA438" w14:textId="77777777" w:rsidTr="00D444D3">
        <w:trPr>
          <w:trHeight w:val="498"/>
        </w:trPr>
        <w:tc>
          <w:tcPr>
            <w:tcW w:w="1591" w:type="dxa"/>
          </w:tcPr>
          <w:p w14:paraId="5E746BB7" w14:textId="3A961D74" w:rsidR="006C536F" w:rsidRDefault="001C5C1C" w:rsidP="000F18B9">
            <w:r>
              <w:t>INT</w:t>
            </w:r>
          </w:p>
        </w:tc>
        <w:tc>
          <w:tcPr>
            <w:tcW w:w="2465" w:type="dxa"/>
          </w:tcPr>
          <w:p w14:paraId="335531AF" w14:textId="726F5272" w:rsidR="006C536F" w:rsidRDefault="001C5C1C" w:rsidP="000F18B9">
            <w:r>
              <w:t>LASTINDEXOF(CHAR CH)</w:t>
            </w:r>
          </w:p>
        </w:tc>
        <w:tc>
          <w:tcPr>
            <w:tcW w:w="5277" w:type="dxa"/>
          </w:tcPr>
          <w:p w14:paraId="665FD71F" w14:textId="17E7CB04" w:rsidR="006C536F" w:rsidRDefault="001C5C1C" w:rsidP="000F18B9">
            <w:r>
              <w:t xml:space="preserve">RETURNS THE INDEX OF THE </w:t>
            </w:r>
            <w:r w:rsidR="00957978">
              <w:t xml:space="preserve">CHARACTER WHICH IS OCCURRED AT LAST IN THE ORIGINAL </w:t>
            </w:r>
            <w:r w:rsidR="00BF7861">
              <w:t>STIRNG.</w:t>
            </w:r>
          </w:p>
        </w:tc>
      </w:tr>
      <w:tr w:rsidR="006C536F" w14:paraId="6D7026BD" w14:textId="77777777" w:rsidTr="00D444D3">
        <w:trPr>
          <w:trHeight w:val="526"/>
        </w:trPr>
        <w:tc>
          <w:tcPr>
            <w:tcW w:w="1591" w:type="dxa"/>
          </w:tcPr>
          <w:p w14:paraId="16C4B7A9" w14:textId="19C541D0" w:rsidR="006C536F" w:rsidRDefault="00BF7861" w:rsidP="000F18B9">
            <w:r>
              <w:t xml:space="preserve">INT </w:t>
            </w:r>
          </w:p>
        </w:tc>
        <w:tc>
          <w:tcPr>
            <w:tcW w:w="2465" w:type="dxa"/>
          </w:tcPr>
          <w:p w14:paraId="13C69488" w14:textId="5582E9C6" w:rsidR="006C536F" w:rsidRDefault="00BF7861" w:rsidP="000F18B9">
            <w:r>
              <w:t>LENGTH();</w:t>
            </w:r>
          </w:p>
        </w:tc>
        <w:tc>
          <w:tcPr>
            <w:tcW w:w="5277" w:type="dxa"/>
          </w:tcPr>
          <w:p w14:paraId="443CD97B" w14:textId="53B44164" w:rsidR="006C536F" w:rsidRDefault="00BF7861" w:rsidP="000F18B9">
            <w:r>
              <w:t>RETURNS THE LENGTH OF THE STRING.</w:t>
            </w:r>
          </w:p>
        </w:tc>
      </w:tr>
      <w:tr w:rsidR="006C536F" w14:paraId="360B4E61" w14:textId="77777777" w:rsidTr="00D444D3">
        <w:trPr>
          <w:trHeight w:val="526"/>
        </w:trPr>
        <w:tc>
          <w:tcPr>
            <w:tcW w:w="1591" w:type="dxa"/>
          </w:tcPr>
          <w:p w14:paraId="028AFF73" w14:textId="5A94137D" w:rsidR="006C536F" w:rsidRDefault="005359AC" w:rsidP="000F18B9">
            <w:r>
              <w:t xml:space="preserve">BOOLEAN </w:t>
            </w:r>
          </w:p>
        </w:tc>
        <w:tc>
          <w:tcPr>
            <w:tcW w:w="2465" w:type="dxa"/>
          </w:tcPr>
          <w:p w14:paraId="297689B7" w14:textId="38F69241" w:rsidR="006C536F" w:rsidRDefault="005359AC" w:rsidP="000F18B9">
            <w:r>
              <w:t>EQUALS (OBJECT O)</w:t>
            </w:r>
          </w:p>
        </w:tc>
        <w:tc>
          <w:tcPr>
            <w:tcW w:w="5277" w:type="dxa"/>
          </w:tcPr>
          <w:p w14:paraId="438DE808" w14:textId="47ACBC9B" w:rsidR="006C536F" w:rsidRDefault="005359AC" w:rsidP="000F18B9">
            <w:r>
              <w:t xml:space="preserve">COMPARE STATES OF A TWO STRING </w:t>
            </w:r>
            <w:r w:rsidR="00F31FFC">
              <w:t>.</w:t>
            </w:r>
          </w:p>
        </w:tc>
      </w:tr>
      <w:tr w:rsidR="006C536F" w14:paraId="7AA5D557" w14:textId="77777777" w:rsidTr="00D444D3">
        <w:trPr>
          <w:trHeight w:val="526"/>
        </w:trPr>
        <w:tc>
          <w:tcPr>
            <w:tcW w:w="1591" w:type="dxa"/>
          </w:tcPr>
          <w:p w14:paraId="6ACAA00D" w14:textId="0BDDEBFD" w:rsidR="006C536F" w:rsidRDefault="00F31FFC" w:rsidP="000F18B9">
            <w:r>
              <w:t>BOOLEAN</w:t>
            </w:r>
          </w:p>
        </w:tc>
        <w:tc>
          <w:tcPr>
            <w:tcW w:w="2465" w:type="dxa"/>
          </w:tcPr>
          <w:p w14:paraId="7A6AF121" w14:textId="36E5A0C0" w:rsidR="006C536F" w:rsidRDefault="00F31FFC" w:rsidP="000F18B9">
            <w:r>
              <w:t>EQUALSIGNORE (STRING S)</w:t>
            </w:r>
          </w:p>
        </w:tc>
        <w:tc>
          <w:tcPr>
            <w:tcW w:w="5277" w:type="dxa"/>
          </w:tcPr>
          <w:p w14:paraId="73B17A18" w14:textId="1D0F9C18" w:rsidR="006C536F" w:rsidRDefault="005E5D67" w:rsidP="000F18B9">
            <w:r>
              <w:t>COMPARE TWO STRING BY IGNORING ITS CASE.</w:t>
            </w:r>
          </w:p>
        </w:tc>
      </w:tr>
      <w:tr w:rsidR="001E12FC" w14:paraId="1CA6624C" w14:textId="77777777" w:rsidTr="00D444D3">
        <w:trPr>
          <w:trHeight w:val="526"/>
        </w:trPr>
        <w:tc>
          <w:tcPr>
            <w:tcW w:w="1591" w:type="dxa"/>
          </w:tcPr>
          <w:p w14:paraId="101B4A6D" w14:textId="1D1116F0" w:rsidR="001E12FC" w:rsidRDefault="006E4E3F" w:rsidP="000F18B9">
            <w:r>
              <w:t>BOOLEAN</w:t>
            </w:r>
          </w:p>
        </w:tc>
        <w:tc>
          <w:tcPr>
            <w:tcW w:w="2465" w:type="dxa"/>
          </w:tcPr>
          <w:p w14:paraId="0202ED7A" w14:textId="39EBD6E5" w:rsidR="001E12FC" w:rsidRDefault="006E4E3F" w:rsidP="000F18B9">
            <w:r>
              <w:t>CONTAINS</w:t>
            </w:r>
            <w:r w:rsidR="00725271">
              <w:t xml:space="preserve"> </w:t>
            </w:r>
            <w:r>
              <w:t>(STRING STR)</w:t>
            </w:r>
          </w:p>
        </w:tc>
        <w:tc>
          <w:tcPr>
            <w:tcW w:w="5277" w:type="dxa"/>
          </w:tcPr>
          <w:p w14:paraId="455D0570" w14:textId="517E0042" w:rsidR="001E12FC" w:rsidRDefault="006E4E3F" w:rsidP="000F18B9">
            <w:r>
              <w:t xml:space="preserve">RETURNS TRUE IF </w:t>
            </w:r>
            <w:r w:rsidR="00725271">
              <w:t>SPECIFIED STRING IS PRESENT ELSE IF RETURN FALSE</w:t>
            </w:r>
          </w:p>
        </w:tc>
      </w:tr>
      <w:tr w:rsidR="001E12FC" w14:paraId="677111DB" w14:textId="77777777" w:rsidTr="00D444D3">
        <w:trPr>
          <w:trHeight w:val="526"/>
        </w:trPr>
        <w:tc>
          <w:tcPr>
            <w:tcW w:w="1591" w:type="dxa"/>
          </w:tcPr>
          <w:p w14:paraId="1D7D4EDE" w14:textId="66C6DEFA" w:rsidR="001E12FC" w:rsidRDefault="004E7767" w:rsidP="000F18B9">
            <w:r>
              <w:t xml:space="preserve">BOOLEAN </w:t>
            </w:r>
          </w:p>
        </w:tc>
        <w:tc>
          <w:tcPr>
            <w:tcW w:w="2465" w:type="dxa"/>
          </w:tcPr>
          <w:p w14:paraId="6B476DBE" w14:textId="199FF339" w:rsidR="001E12FC" w:rsidRDefault="004E7767" w:rsidP="000F18B9">
            <w:r>
              <w:t>ISEMPTY()</w:t>
            </w:r>
          </w:p>
        </w:tc>
        <w:tc>
          <w:tcPr>
            <w:tcW w:w="5277" w:type="dxa"/>
          </w:tcPr>
          <w:p w14:paraId="2E49FCB9" w14:textId="5498B299" w:rsidR="001E12FC" w:rsidRDefault="004E7767" w:rsidP="000F18B9">
            <w:r>
              <w:t xml:space="preserve">RETURNS </w:t>
            </w:r>
            <w:r w:rsidR="00B17ED2">
              <w:t>TRUE IF STRING IS EMPTY ELSE RETURN FALSE.</w:t>
            </w:r>
          </w:p>
        </w:tc>
      </w:tr>
      <w:tr w:rsidR="001E12FC" w14:paraId="5D17C0CB" w14:textId="77777777" w:rsidTr="00D444D3">
        <w:trPr>
          <w:trHeight w:val="526"/>
        </w:trPr>
        <w:tc>
          <w:tcPr>
            <w:tcW w:w="1591" w:type="dxa"/>
          </w:tcPr>
          <w:p w14:paraId="6E8C3E11" w14:textId="029D5641" w:rsidR="001E12FC" w:rsidRDefault="00B17ED2" w:rsidP="000F18B9">
            <w:r>
              <w:t>CHAR []</w:t>
            </w:r>
          </w:p>
        </w:tc>
        <w:tc>
          <w:tcPr>
            <w:tcW w:w="2465" w:type="dxa"/>
          </w:tcPr>
          <w:p w14:paraId="15360844" w14:textId="4B34FBC2" w:rsidR="001E12FC" w:rsidRDefault="001336C7" w:rsidP="000F18B9">
            <w:r>
              <w:t>THECHARARRAY(STRING STR)</w:t>
            </w:r>
          </w:p>
        </w:tc>
        <w:tc>
          <w:tcPr>
            <w:tcW w:w="5277" w:type="dxa"/>
          </w:tcPr>
          <w:p w14:paraId="54E7D65E" w14:textId="52CEF015" w:rsidR="001E12FC" w:rsidRDefault="001336C7" w:rsidP="000F18B9">
            <w:r>
              <w:t>CONVERTS THE SPECIFIED STIRNG INTO CHARACTER ARRAY.</w:t>
            </w:r>
          </w:p>
        </w:tc>
      </w:tr>
      <w:tr w:rsidR="001E12FC" w14:paraId="2946F4AB" w14:textId="77777777" w:rsidTr="00D444D3">
        <w:trPr>
          <w:trHeight w:val="526"/>
        </w:trPr>
        <w:tc>
          <w:tcPr>
            <w:tcW w:w="1591" w:type="dxa"/>
          </w:tcPr>
          <w:p w14:paraId="242C9166" w14:textId="7EC0808C" w:rsidR="001E12FC" w:rsidRDefault="00D3553A" w:rsidP="000F18B9">
            <w:r>
              <w:t>STRING []</w:t>
            </w:r>
          </w:p>
        </w:tc>
        <w:tc>
          <w:tcPr>
            <w:tcW w:w="2465" w:type="dxa"/>
          </w:tcPr>
          <w:p w14:paraId="5CD2BCB6" w14:textId="389E591E" w:rsidR="001E12FC" w:rsidRDefault="00D3553A" w:rsidP="000F18B9">
            <w:r>
              <w:t>SPLIT(STRING STR)</w:t>
            </w:r>
          </w:p>
        </w:tc>
        <w:tc>
          <w:tcPr>
            <w:tcW w:w="5277" w:type="dxa"/>
          </w:tcPr>
          <w:p w14:paraId="1B9E76F9" w14:textId="3B50DF16" w:rsidR="001E12FC" w:rsidRDefault="00D3553A" w:rsidP="000F18B9">
            <w:r>
              <w:t xml:space="preserve">BREAK THE SPECIFIED STRING INTO </w:t>
            </w:r>
            <w:r w:rsidR="005C3F81">
              <w:t>MULTIPLE STRING AND RETURNS STRING ARRAY</w:t>
            </w:r>
            <w:r w:rsidR="006A75B4">
              <w:t>.</w:t>
            </w:r>
          </w:p>
        </w:tc>
      </w:tr>
      <w:tr w:rsidR="001E12FC" w14:paraId="63A55F1A" w14:textId="77777777" w:rsidTr="00D444D3">
        <w:trPr>
          <w:trHeight w:val="526"/>
        </w:trPr>
        <w:tc>
          <w:tcPr>
            <w:tcW w:w="1591" w:type="dxa"/>
          </w:tcPr>
          <w:p w14:paraId="5855E41D" w14:textId="7BE0DDFA" w:rsidR="001E12FC" w:rsidRDefault="006A75B4" w:rsidP="000F18B9">
            <w:r>
              <w:t>BYTE []</w:t>
            </w:r>
          </w:p>
        </w:tc>
        <w:tc>
          <w:tcPr>
            <w:tcW w:w="2465" w:type="dxa"/>
          </w:tcPr>
          <w:p w14:paraId="721D229F" w14:textId="444C09BB" w:rsidR="001E12FC" w:rsidRDefault="006A75B4" w:rsidP="000F18B9">
            <w:r>
              <w:t>GETBYTES()</w:t>
            </w:r>
          </w:p>
        </w:tc>
        <w:tc>
          <w:tcPr>
            <w:tcW w:w="5277" w:type="dxa"/>
          </w:tcPr>
          <w:p w14:paraId="62C611CA" w14:textId="61761ED0" w:rsidR="001E12FC" w:rsidRDefault="006A75B4" w:rsidP="000F18B9">
            <w:r>
              <w:t xml:space="preserve">CONVERTS THE SPECIFIED </w:t>
            </w:r>
            <w:r w:rsidR="0089617C">
              <w:t>STIRNG TO BYTE VALUE AND RETURNS BYTE ARRAY.</w:t>
            </w:r>
          </w:p>
        </w:tc>
      </w:tr>
    </w:tbl>
    <w:p w14:paraId="30487FDD" w14:textId="77777777" w:rsidR="00494427" w:rsidRDefault="00494427" w:rsidP="00494427"/>
    <w:p w14:paraId="4B5D00D8" w14:textId="0584E8ED" w:rsidR="00471802" w:rsidRPr="00471802" w:rsidRDefault="00811578" w:rsidP="00471802">
      <w:pPr>
        <w:rPr>
          <w:b/>
          <w:bCs/>
          <w:color w:val="FF0000"/>
        </w:rPr>
      </w:pPr>
      <w:r w:rsidRPr="00F43E35">
        <w:rPr>
          <w:b/>
          <w:bCs/>
          <w:color w:val="FF0000"/>
        </w:rPr>
        <w:t>WAP TO CONVERT GIVEN CHAR [] INTO ST</w:t>
      </w:r>
      <w:r w:rsidR="00F43E35" w:rsidRPr="00F43E35">
        <w:rPr>
          <w:b/>
          <w:bCs/>
          <w:color w:val="FF0000"/>
        </w:rPr>
        <w:t>RI</w:t>
      </w:r>
      <w:r w:rsidR="00471802">
        <w:rPr>
          <w:b/>
          <w:bCs/>
          <w:color w:val="FF0000"/>
        </w:rPr>
        <w:t>ng</w:t>
      </w:r>
    </w:p>
    <w:p w14:paraId="49F630D1" w14:textId="77777777" w:rsidR="00471802" w:rsidRDefault="00471802" w:rsidP="0047180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4BB8D4F" w14:textId="77777777" w:rsidR="00471802" w:rsidRDefault="00471802" w:rsidP="0047180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con_char_to_string{</w:t>
      </w:r>
    </w:p>
    <w:p w14:paraId="2A28B8D6" w14:textId="77777777" w:rsidR="00471802" w:rsidRDefault="00471802" w:rsidP="0047180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 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7747B8DD" w14:textId="77777777" w:rsidR="00471802" w:rsidRDefault="00471802" w:rsidP="0047180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char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ch</w:t>
      </w:r>
      <w:r>
        <w:rPr>
          <w:rFonts w:ascii="Consolas" w:hAnsi="Consolas"/>
          <w:color w:val="000000"/>
          <w:sz w:val="20"/>
          <w:szCs w:val="20"/>
        </w:rPr>
        <w:t>[]={</w:t>
      </w:r>
      <w:r>
        <w:rPr>
          <w:rFonts w:ascii="Consolas" w:hAnsi="Consolas"/>
          <w:color w:val="2A00FF"/>
          <w:sz w:val="20"/>
          <w:szCs w:val="20"/>
        </w:rPr>
        <w:t>'l'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2A00FF"/>
          <w:sz w:val="20"/>
          <w:szCs w:val="20"/>
        </w:rPr>
        <w:t>'y'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2A00FF"/>
          <w:sz w:val="20"/>
          <w:szCs w:val="20"/>
        </w:rPr>
        <w:t>'n'</w:t>
      </w:r>
      <w:r>
        <w:rPr>
          <w:rFonts w:ascii="Consolas" w:hAnsi="Consolas"/>
          <w:color w:val="000000"/>
          <w:sz w:val="20"/>
          <w:szCs w:val="20"/>
        </w:rPr>
        <w:t>};</w:t>
      </w:r>
    </w:p>
    <w:p w14:paraId="158BEF4C" w14:textId="4403FDFF" w:rsidR="00471802" w:rsidRDefault="00471802" w:rsidP="0047180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/>
          <w:color w:val="6A3E3E"/>
          <w:sz w:val="20"/>
          <w:szCs w:val="20"/>
        </w:rPr>
        <w:t>s1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String (</w:t>
      </w:r>
      <w:r>
        <w:rPr>
          <w:rFonts w:ascii="Consolas" w:hAnsi="Consolas"/>
          <w:color w:val="6A3E3E"/>
          <w:sz w:val="20"/>
          <w:szCs w:val="20"/>
        </w:rPr>
        <w:t>ch</w:t>
      </w:r>
      <w:r>
        <w:rPr>
          <w:rFonts w:ascii="Consolas" w:hAnsi="Consolas"/>
          <w:color w:val="000000"/>
          <w:sz w:val="20"/>
          <w:szCs w:val="20"/>
        </w:rPr>
        <w:t>);           0/p lyn</w:t>
      </w:r>
    </w:p>
    <w:p w14:paraId="3467F793" w14:textId="77777777" w:rsidR="00471802" w:rsidRDefault="00471802" w:rsidP="0047180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s1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A52DE88" w14:textId="230665D6" w:rsidR="00471802" w:rsidRDefault="00471802" w:rsidP="00471802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       }</w:t>
      </w:r>
    </w:p>
    <w:p w14:paraId="3F7FE634" w14:textId="3AD546F6" w:rsidR="005E1E58" w:rsidRPr="005E1E58" w:rsidRDefault="00E045C0" w:rsidP="005E1E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FF0000"/>
          <w:sz w:val="20"/>
          <w:szCs w:val="20"/>
        </w:rPr>
      </w:pPr>
      <w:r w:rsidRPr="00E045C0">
        <w:rPr>
          <w:rFonts w:ascii="Consolas" w:hAnsi="Consolas"/>
          <w:b/>
          <w:bCs/>
          <w:color w:val="FF0000"/>
          <w:sz w:val="20"/>
          <w:szCs w:val="20"/>
        </w:rPr>
        <w:t>CONVERT THE BYTE [] INTO STRING</w:t>
      </w:r>
    </w:p>
    <w:p w14:paraId="28AF3342" w14:textId="77777777" w:rsidR="005E1E58" w:rsidRDefault="005E1E58" w:rsidP="005E1E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44E20B3" w14:textId="77777777" w:rsidR="005E1E58" w:rsidRDefault="005E1E58" w:rsidP="005E1E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con_BYTE_to_string{</w:t>
      </w:r>
    </w:p>
    <w:p w14:paraId="244955EF" w14:textId="77777777" w:rsidR="005E1E58" w:rsidRDefault="005E1E58" w:rsidP="005E1E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 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2C7282AC" w14:textId="77777777" w:rsidR="005E1E58" w:rsidRDefault="005E1E58" w:rsidP="005E1E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byte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[]= { 65,66,67,68,69};</w:t>
      </w:r>
    </w:p>
    <w:p w14:paraId="400BD9F3" w14:textId="77777777" w:rsidR="005E1E58" w:rsidRDefault="005E1E58" w:rsidP="005E1E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/>
          <w:color w:val="6A3E3E"/>
          <w:sz w:val="20"/>
          <w:szCs w:val="20"/>
        </w:rPr>
        <w:t>s1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String (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1B51479" w14:textId="77777777" w:rsidR="005E1E58" w:rsidRDefault="005E1E58" w:rsidP="005E1E5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s1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57719FF" w14:textId="68DDDA00" w:rsidR="009912BC" w:rsidRDefault="005E1E58" w:rsidP="009912BC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   }                             )0/p  ABCD</w:t>
      </w:r>
      <w:r w:rsidR="009912BC">
        <w:rPr>
          <w:rFonts w:ascii="Consolas" w:hAnsi="Consolas"/>
          <w:color w:val="000000"/>
          <w:sz w:val="20"/>
          <w:szCs w:val="20"/>
        </w:rPr>
        <w:t>E</w:t>
      </w:r>
    </w:p>
    <w:p w14:paraId="152D0F13" w14:textId="77777777" w:rsidR="009912BC" w:rsidRDefault="009912BC" w:rsidP="009912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CA811A8" w14:textId="77777777" w:rsidR="009912BC" w:rsidRDefault="009912BC" w:rsidP="009912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up_low {</w:t>
      </w:r>
    </w:p>
    <w:p w14:paraId="56BA5E5B" w14:textId="77777777" w:rsidR="009912BC" w:rsidRDefault="009912BC" w:rsidP="009912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 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46C29A81" w14:textId="4B33A967" w:rsidR="009912BC" w:rsidRDefault="009912BC" w:rsidP="009912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2A00FF"/>
          <w:sz w:val="20"/>
          <w:szCs w:val="20"/>
        </w:rPr>
        <w:t>"pu</w:t>
      </w:r>
      <w:r w:rsidR="005604EC">
        <w:rPr>
          <w:rFonts w:ascii="Consolas" w:hAnsi="Consolas"/>
          <w:color w:val="2A00FF"/>
          <w:sz w:val="20"/>
          <w:szCs w:val="20"/>
        </w:rPr>
        <w:t>B</w:t>
      </w:r>
      <w:r>
        <w:rPr>
          <w:rFonts w:ascii="Consolas" w:hAnsi="Consolas"/>
          <w:color w:val="2A00FF"/>
          <w:sz w:val="20"/>
          <w:szCs w:val="20"/>
        </w:rPr>
        <w:t>lic static "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32AE31B6" w14:textId="77777777" w:rsidR="009912BC" w:rsidRDefault="009912BC" w:rsidP="009912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/>
          <w:color w:val="6A3E3E"/>
          <w:sz w:val="20"/>
          <w:szCs w:val="20"/>
        </w:rPr>
        <w:t>sa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>.toUpperCase();</w:t>
      </w:r>
    </w:p>
    <w:p w14:paraId="5FB5EDB4" w14:textId="77777777" w:rsidR="009912BC" w:rsidRDefault="009912BC" w:rsidP="009912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16D0361" w14:textId="673DCD24" w:rsidR="009912BC" w:rsidRDefault="009912BC" w:rsidP="009912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sa</w:t>
      </w:r>
      <w:r>
        <w:rPr>
          <w:rFonts w:ascii="Consolas" w:hAnsi="Consolas"/>
          <w:color w:val="000000"/>
          <w:sz w:val="20"/>
          <w:szCs w:val="20"/>
        </w:rPr>
        <w:t>);</w:t>
      </w:r>
      <w:r w:rsidR="006B490E">
        <w:rPr>
          <w:rFonts w:ascii="Consolas" w:hAnsi="Consolas"/>
          <w:color w:val="000000"/>
          <w:sz w:val="20"/>
          <w:szCs w:val="20"/>
        </w:rPr>
        <w:t xml:space="preserve">                  0/P pu</w:t>
      </w:r>
      <w:r w:rsidR="005604EC">
        <w:rPr>
          <w:rFonts w:ascii="Consolas" w:hAnsi="Consolas"/>
          <w:color w:val="000000"/>
          <w:sz w:val="20"/>
          <w:szCs w:val="20"/>
        </w:rPr>
        <w:t>B</w:t>
      </w:r>
      <w:r w:rsidR="006B490E">
        <w:rPr>
          <w:rFonts w:ascii="Consolas" w:hAnsi="Consolas"/>
          <w:color w:val="000000"/>
          <w:sz w:val="20"/>
          <w:szCs w:val="20"/>
        </w:rPr>
        <w:t>lic static</w:t>
      </w:r>
    </w:p>
    <w:p w14:paraId="2E279D25" w14:textId="6AA6A819" w:rsidR="009912BC" w:rsidRDefault="009912BC" w:rsidP="006B490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sa</w:t>
      </w:r>
      <w:r>
        <w:rPr>
          <w:rFonts w:ascii="Consolas" w:hAnsi="Consolas"/>
          <w:color w:val="000000"/>
          <w:sz w:val="20"/>
          <w:szCs w:val="20"/>
        </w:rPr>
        <w:t>.toLowerCase());</w:t>
      </w:r>
      <w:r w:rsidR="006B490E">
        <w:rPr>
          <w:rFonts w:ascii="Consolas" w:hAnsi="Consolas"/>
          <w:color w:val="000000"/>
          <w:sz w:val="20"/>
          <w:szCs w:val="20"/>
        </w:rPr>
        <w:t xml:space="preserve">        PUBLIC STATIC </w:t>
      </w:r>
    </w:p>
    <w:p w14:paraId="3E46FC4E" w14:textId="09488BE0" w:rsidR="0042279A" w:rsidRDefault="009912BC" w:rsidP="0042279A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 }</w:t>
      </w:r>
      <w:r w:rsidR="005604EC">
        <w:rPr>
          <w:rFonts w:ascii="Consolas" w:hAnsi="Consolas"/>
          <w:color w:val="000000"/>
          <w:sz w:val="20"/>
          <w:szCs w:val="20"/>
        </w:rPr>
        <w:t xml:space="preserve">                                          public static </w:t>
      </w:r>
    </w:p>
    <w:p w14:paraId="444A2037" w14:textId="77777777" w:rsidR="0042279A" w:rsidRDefault="0042279A" w:rsidP="0042279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AC2BCB0" w14:textId="77777777" w:rsidR="0042279A" w:rsidRDefault="0042279A" w:rsidP="0042279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concan1 {</w:t>
      </w:r>
    </w:p>
    <w:p w14:paraId="4BCD9C8E" w14:textId="77777777" w:rsidR="0042279A" w:rsidRDefault="0042279A" w:rsidP="0042279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 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29FBCDA7" w14:textId="241FFD99" w:rsidR="0042279A" w:rsidRDefault="0042279A" w:rsidP="0042279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2A00FF"/>
          <w:sz w:val="20"/>
          <w:szCs w:val="20"/>
        </w:rPr>
        <w:t>"india is"</w:t>
      </w:r>
      <w:r>
        <w:rPr>
          <w:rFonts w:ascii="Consolas" w:hAnsi="Consolas"/>
          <w:color w:val="000000"/>
          <w:sz w:val="20"/>
          <w:szCs w:val="20"/>
        </w:rPr>
        <w:t>;</w:t>
      </w:r>
      <w:r w:rsidR="005604EC">
        <w:rPr>
          <w:rFonts w:ascii="Consolas" w:hAnsi="Consolas"/>
          <w:color w:val="000000"/>
          <w:sz w:val="20"/>
          <w:szCs w:val="20"/>
        </w:rPr>
        <w:t xml:space="preserve">                 </w:t>
      </w:r>
      <w:r w:rsidR="00614371">
        <w:rPr>
          <w:rFonts w:ascii="Consolas" w:hAnsi="Consolas"/>
          <w:color w:val="000000"/>
          <w:sz w:val="20"/>
          <w:szCs w:val="20"/>
        </w:rPr>
        <w:t xml:space="preserve">0/p india is </w:t>
      </w:r>
    </w:p>
    <w:p w14:paraId="3C0D3FE2" w14:textId="2E31D47D" w:rsidR="0042279A" w:rsidRDefault="0042279A" w:rsidP="0042279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/>
          <w:color w:val="6A3E3E"/>
          <w:sz w:val="20"/>
          <w:szCs w:val="20"/>
        </w:rPr>
        <w:t>con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>.concat(</w:t>
      </w:r>
      <w:r>
        <w:rPr>
          <w:rFonts w:ascii="Consolas" w:hAnsi="Consolas"/>
          <w:color w:val="2A00FF"/>
          <w:sz w:val="20"/>
          <w:szCs w:val="20"/>
        </w:rPr>
        <w:t>"mycounty"</w:t>
      </w:r>
      <w:r>
        <w:rPr>
          <w:rFonts w:ascii="Consolas" w:hAnsi="Consolas"/>
          <w:color w:val="000000"/>
          <w:sz w:val="20"/>
          <w:szCs w:val="20"/>
        </w:rPr>
        <w:t>);</w:t>
      </w:r>
      <w:r w:rsidR="00614371">
        <w:rPr>
          <w:rFonts w:ascii="Consolas" w:hAnsi="Consolas"/>
          <w:color w:val="000000"/>
          <w:sz w:val="20"/>
          <w:szCs w:val="20"/>
        </w:rPr>
        <w:t xml:space="preserve">         india is my country</w:t>
      </w:r>
    </w:p>
    <w:p w14:paraId="571E831F" w14:textId="7127990D" w:rsidR="0066147B" w:rsidRDefault="0042279A" w:rsidP="0066147B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con</w:t>
      </w:r>
      <w:r>
        <w:rPr>
          <w:rFonts w:ascii="Consolas" w:hAnsi="Consolas"/>
          <w:color w:val="000000"/>
          <w:sz w:val="20"/>
          <w:szCs w:val="20"/>
        </w:rPr>
        <w:t>);   } }</w:t>
      </w:r>
      <w:r>
        <w:rPr>
          <w:rFonts w:ascii="Consolas" w:hAnsi="Consolas"/>
          <w:color w:val="000000"/>
          <w:sz w:val="20"/>
          <w:szCs w:val="20"/>
        </w:rPr>
        <w:br/>
      </w:r>
    </w:p>
    <w:p w14:paraId="37508FF8" w14:textId="77777777" w:rsidR="00EC4988" w:rsidRDefault="00EC4988" w:rsidP="00EC498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trim {</w:t>
      </w:r>
    </w:p>
    <w:p w14:paraId="28AFFFA0" w14:textId="77777777" w:rsidR="00EC4988" w:rsidRDefault="00EC4988" w:rsidP="00EC498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 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02EE7180" w14:textId="77777777" w:rsidR="00EC4988" w:rsidRDefault="00EC4988" w:rsidP="00EC498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2A00FF"/>
          <w:sz w:val="20"/>
          <w:szCs w:val="20"/>
        </w:rPr>
        <w:t>"     monday     "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1084DCD9" w14:textId="47A870AE" w:rsidR="00EC4988" w:rsidRDefault="00EC4988" w:rsidP="00EC498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>);</w:t>
      </w:r>
      <w:r w:rsidR="00614371">
        <w:rPr>
          <w:rFonts w:ascii="Consolas" w:hAnsi="Consolas"/>
          <w:color w:val="000000"/>
          <w:sz w:val="20"/>
          <w:szCs w:val="20"/>
        </w:rPr>
        <w:t xml:space="preserve">                  0/p       monday</w:t>
      </w:r>
    </w:p>
    <w:p w14:paraId="18D5DDB7" w14:textId="250A1872" w:rsidR="00EC4988" w:rsidRDefault="00EC4988" w:rsidP="00EC498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>.trim());   } }</w:t>
      </w:r>
      <w:r w:rsidR="00614371">
        <w:rPr>
          <w:rFonts w:ascii="Consolas" w:hAnsi="Consolas"/>
          <w:color w:val="000000"/>
          <w:sz w:val="20"/>
          <w:szCs w:val="20"/>
        </w:rPr>
        <w:t xml:space="preserve">         monday</w:t>
      </w:r>
    </w:p>
    <w:p w14:paraId="2D08DB4B" w14:textId="77777777" w:rsidR="00EC4988" w:rsidRDefault="00EC4988" w:rsidP="00EC4988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5D61C18" w14:textId="77777777" w:rsidR="0010718E" w:rsidRDefault="0010718E" w:rsidP="0010718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substring {</w:t>
      </w:r>
    </w:p>
    <w:p w14:paraId="3200CAEB" w14:textId="77777777" w:rsidR="0010718E" w:rsidRDefault="0010718E" w:rsidP="0010718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 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63755922" w14:textId="77777777" w:rsidR="0010718E" w:rsidRDefault="0010718E" w:rsidP="0010718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2A00FF"/>
          <w:sz w:val="20"/>
          <w:szCs w:val="20"/>
        </w:rPr>
        <w:t>"tommorow is saturday"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27E95D4C" w14:textId="1217DE2A" w:rsidR="0010718E" w:rsidRDefault="0010718E" w:rsidP="0010718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>.substring (9));</w:t>
      </w:r>
      <w:r w:rsidR="00A043C8">
        <w:rPr>
          <w:rFonts w:ascii="Consolas" w:hAnsi="Consolas"/>
          <w:color w:val="000000"/>
          <w:sz w:val="20"/>
          <w:szCs w:val="20"/>
        </w:rPr>
        <w:t xml:space="preserve">       0/p    is saturday</w:t>
      </w:r>
    </w:p>
    <w:p w14:paraId="3EACEE52" w14:textId="2A9A9F08" w:rsidR="0010718E" w:rsidRDefault="0010718E" w:rsidP="0010718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>.substring (12));</w:t>
      </w:r>
      <w:r w:rsidR="00A043C8">
        <w:rPr>
          <w:rFonts w:ascii="Consolas" w:hAnsi="Consolas"/>
          <w:color w:val="000000"/>
          <w:sz w:val="20"/>
          <w:szCs w:val="20"/>
        </w:rPr>
        <w:t xml:space="preserve">             saturday</w:t>
      </w:r>
    </w:p>
    <w:p w14:paraId="0B3FA518" w14:textId="08D3C243" w:rsidR="0010718E" w:rsidRDefault="0010718E" w:rsidP="0010718E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>.substring(0, 8)); }  }</w:t>
      </w:r>
      <w:r w:rsidR="00A043C8">
        <w:rPr>
          <w:rFonts w:ascii="Consolas" w:hAnsi="Consolas"/>
          <w:color w:val="000000"/>
          <w:sz w:val="20"/>
          <w:szCs w:val="20"/>
        </w:rPr>
        <w:t xml:space="preserve">       tommorrow</w:t>
      </w:r>
    </w:p>
    <w:p w14:paraId="52102DC4" w14:textId="77777777" w:rsidR="00477E84" w:rsidRDefault="00477E84" w:rsidP="00477E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_charAt {</w:t>
      </w:r>
    </w:p>
    <w:p w14:paraId="51B8883A" w14:textId="39030E56" w:rsidR="00477E84" w:rsidRDefault="00477E84" w:rsidP="00477E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 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  <w:r w:rsidR="00747D80">
        <w:rPr>
          <w:rFonts w:ascii="Consolas" w:hAnsi="Consolas"/>
          <w:color w:val="000000"/>
          <w:sz w:val="20"/>
          <w:szCs w:val="20"/>
        </w:rPr>
        <w:t xml:space="preserve">       0/p   r</w:t>
      </w:r>
    </w:p>
    <w:p w14:paraId="2F4EF29C" w14:textId="6A088D9A" w:rsidR="00477E84" w:rsidRDefault="00477E84" w:rsidP="00477E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2A00FF"/>
          <w:sz w:val="20"/>
          <w:szCs w:val="20"/>
        </w:rPr>
        <w:t>"tommoro is saturday"</w:t>
      </w:r>
      <w:r>
        <w:rPr>
          <w:rFonts w:ascii="Consolas" w:hAnsi="Consolas"/>
          <w:color w:val="000000"/>
          <w:sz w:val="20"/>
          <w:szCs w:val="20"/>
        </w:rPr>
        <w:t>;</w:t>
      </w:r>
      <w:r w:rsidR="00747D80">
        <w:rPr>
          <w:rFonts w:ascii="Consolas" w:hAnsi="Consolas"/>
          <w:color w:val="000000"/>
          <w:sz w:val="20"/>
          <w:szCs w:val="20"/>
        </w:rPr>
        <w:t xml:space="preserve">                 u</w:t>
      </w:r>
    </w:p>
    <w:p w14:paraId="02BE26D6" w14:textId="4CC6866D" w:rsidR="00477E84" w:rsidRDefault="00477E84" w:rsidP="00477E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>.charAt(5));</w:t>
      </w:r>
      <w:r w:rsidR="00747D80">
        <w:rPr>
          <w:rFonts w:ascii="Consolas" w:hAnsi="Consolas"/>
          <w:color w:val="000000"/>
          <w:sz w:val="20"/>
          <w:szCs w:val="20"/>
        </w:rPr>
        <w:t xml:space="preserve">               t</w:t>
      </w:r>
    </w:p>
    <w:p w14:paraId="53E4A340" w14:textId="4FB3428F" w:rsidR="00477E84" w:rsidRDefault="00477E84" w:rsidP="00477E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>.charAt(12));</w:t>
      </w:r>
      <w:r w:rsidR="00747D80">
        <w:rPr>
          <w:rFonts w:ascii="Consolas" w:hAnsi="Consolas"/>
          <w:color w:val="000000"/>
          <w:sz w:val="20"/>
          <w:szCs w:val="20"/>
        </w:rPr>
        <w:t xml:space="preserve">             exception</w:t>
      </w:r>
    </w:p>
    <w:p w14:paraId="4C9DF7A2" w14:textId="670C620F" w:rsidR="0042279A" w:rsidRDefault="00477E84" w:rsidP="00477E84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>.charAt(141));</w:t>
      </w:r>
      <w:r>
        <w:rPr>
          <w:rFonts w:ascii="Consolas" w:hAnsi="Consolas"/>
          <w:color w:val="3F7F5F"/>
          <w:sz w:val="20"/>
          <w:szCs w:val="20"/>
        </w:rPr>
        <w:t>//java.lang.StringIndexOutOfBoundsException</w:t>
      </w:r>
      <w:r>
        <w:rPr>
          <w:rFonts w:ascii="Consolas" w:hAnsi="Consolas"/>
          <w:color w:val="000000"/>
          <w:sz w:val="20"/>
          <w:szCs w:val="20"/>
        </w:rPr>
        <w:t xml:space="preserve">     } }</w:t>
      </w:r>
      <w:r>
        <w:rPr>
          <w:rFonts w:ascii="Consolas" w:hAnsi="Consolas"/>
          <w:color w:val="000000"/>
          <w:sz w:val="20"/>
          <w:szCs w:val="20"/>
        </w:rPr>
        <w:br/>
      </w:r>
    </w:p>
    <w:p w14:paraId="4BB9E5C6" w14:textId="7738C122" w:rsidR="00826E52" w:rsidRDefault="00826E52" w:rsidP="00826E5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length {</w:t>
      </w:r>
      <w:r w:rsidR="002624EA">
        <w:rPr>
          <w:rFonts w:ascii="Consolas" w:hAnsi="Consolas"/>
          <w:color w:val="000000"/>
          <w:sz w:val="20"/>
          <w:szCs w:val="20"/>
        </w:rPr>
        <w:t xml:space="preserve">                         0/p t</w:t>
      </w:r>
    </w:p>
    <w:p w14:paraId="35B0C3F5" w14:textId="2F2B5401" w:rsidR="00826E52" w:rsidRDefault="00826E52" w:rsidP="00826E5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 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  <w:r w:rsidR="002624EA">
        <w:rPr>
          <w:rFonts w:ascii="Consolas" w:hAnsi="Consolas"/>
          <w:color w:val="000000"/>
          <w:sz w:val="20"/>
          <w:szCs w:val="20"/>
        </w:rPr>
        <w:t xml:space="preserve">         o</w:t>
      </w:r>
    </w:p>
    <w:p w14:paraId="595A5E7A" w14:textId="48EBBC89" w:rsidR="00826E52" w:rsidRDefault="00826E52" w:rsidP="00826E5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2A00FF"/>
          <w:sz w:val="20"/>
          <w:szCs w:val="20"/>
        </w:rPr>
        <w:t>"tommorow is monday"</w:t>
      </w:r>
      <w:r>
        <w:rPr>
          <w:rFonts w:ascii="Consolas" w:hAnsi="Consolas"/>
          <w:color w:val="000000"/>
          <w:sz w:val="20"/>
          <w:szCs w:val="20"/>
        </w:rPr>
        <w:t>;</w:t>
      </w:r>
      <w:r w:rsidR="002624EA">
        <w:rPr>
          <w:rFonts w:ascii="Consolas" w:hAnsi="Consolas"/>
          <w:color w:val="000000"/>
          <w:sz w:val="20"/>
          <w:szCs w:val="20"/>
        </w:rPr>
        <w:t xml:space="preserve">             m</w:t>
      </w:r>
    </w:p>
    <w:p w14:paraId="7AE74B4E" w14:textId="7236534D" w:rsidR="00826E52" w:rsidRDefault="00826E52" w:rsidP="00826E5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=0;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&lt;</w:t>
      </w:r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>.length();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++) {</w:t>
      </w:r>
      <w:r w:rsidR="002624EA">
        <w:rPr>
          <w:rFonts w:ascii="Consolas" w:hAnsi="Consolas"/>
          <w:color w:val="000000"/>
          <w:sz w:val="20"/>
          <w:szCs w:val="20"/>
        </w:rPr>
        <w:t xml:space="preserve">               etc…</w:t>
      </w:r>
    </w:p>
    <w:p w14:paraId="1640D923" w14:textId="4E822F01" w:rsidR="00826E52" w:rsidRDefault="00826E52" w:rsidP="00826E52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>.charAt(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)); } }</w:t>
      </w:r>
    </w:p>
    <w:p w14:paraId="05F05360" w14:textId="77777777" w:rsidR="00826E52" w:rsidRDefault="00826E52" w:rsidP="00826E5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8F96CC6" w14:textId="77777777" w:rsidR="00E577A9" w:rsidRDefault="00E577A9" w:rsidP="00E577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indexof {</w:t>
      </w:r>
    </w:p>
    <w:p w14:paraId="23CEBF73" w14:textId="77777777" w:rsidR="00E577A9" w:rsidRDefault="00E577A9" w:rsidP="00E577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 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4D93583F" w14:textId="44029D28" w:rsidR="00E577A9" w:rsidRDefault="00E577A9" w:rsidP="00E577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2A00FF"/>
          <w:sz w:val="20"/>
          <w:szCs w:val="20"/>
        </w:rPr>
        <w:t>"tommorw is lastdy"</w:t>
      </w:r>
      <w:r>
        <w:rPr>
          <w:rFonts w:ascii="Consolas" w:hAnsi="Consolas"/>
          <w:color w:val="000000"/>
          <w:sz w:val="20"/>
          <w:szCs w:val="20"/>
        </w:rPr>
        <w:t>;</w:t>
      </w:r>
      <w:r w:rsidR="00415BFD">
        <w:rPr>
          <w:rFonts w:ascii="Consolas" w:hAnsi="Consolas"/>
          <w:color w:val="000000"/>
          <w:sz w:val="20"/>
          <w:szCs w:val="20"/>
        </w:rPr>
        <w:t xml:space="preserve"> </w:t>
      </w:r>
    </w:p>
    <w:p w14:paraId="28AD4EF1" w14:textId="1CA0EFF3" w:rsidR="00E577A9" w:rsidRDefault="00E577A9" w:rsidP="00E577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>.indexOf(</w:t>
      </w:r>
      <w:r>
        <w:rPr>
          <w:rFonts w:ascii="Consolas" w:hAnsi="Consolas"/>
          <w:color w:val="2A00FF"/>
          <w:sz w:val="20"/>
          <w:szCs w:val="20"/>
        </w:rPr>
        <w:t>'a'</w:t>
      </w:r>
      <w:r>
        <w:rPr>
          <w:rFonts w:ascii="Consolas" w:hAnsi="Consolas"/>
          <w:color w:val="000000"/>
          <w:sz w:val="20"/>
          <w:szCs w:val="20"/>
        </w:rPr>
        <w:t>));</w:t>
      </w:r>
      <w:r w:rsidR="00415BFD">
        <w:rPr>
          <w:rFonts w:ascii="Consolas" w:hAnsi="Consolas"/>
          <w:color w:val="000000"/>
          <w:sz w:val="20"/>
          <w:szCs w:val="20"/>
        </w:rPr>
        <w:t xml:space="preserve">             12</w:t>
      </w:r>
    </w:p>
    <w:p w14:paraId="1BBA362A" w14:textId="534E26B2" w:rsidR="00E577A9" w:rsidRDefault="00E577A9" w:rsidP="00E577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>.indexOf(</w:t>
      </w:r>
      <w:r>
        <w:rPr>
          <w:rFonts w:ascii="Consolas" w:hAnsi="Consolas"/>
          <w:color w:val="2A00FF"/>
          <w:sz w:val="20"/>
          <w:szCs w:val="20"/>
        </w:rPr>
        <w:t>'m'</w:t>
      </w:r>
      <w:r>
        <w:rPr>
          <w:rFonts w:ascii="Consolas" w:hAnsi="Consolas"/>
          <w:color w:val="000000"/>
          <w:sz w:val="20"/>
          <w:szCs w:val="20"/>
        </w:rPr>
        <w:t>));</w:t>
      </w:r>
      <w:r w:rsidR="00415BFD">
        <w:rPr>
          <w:rFonts w:ascii="Consolas" w:hAnsi="Consolas"/>
          <w:color w:val="000000"/>
          <w:sz w:val="20"/>
          <w:szCs w:val="20"/>
        </w:rPr>
        <w:t xml:space="preserve">              2</w:t>
      </w:r>
    </w:p>
    <w:p w14:paraId="51BCAF17" w14:textId="54079318" w:rsidR="00E577A9" w:rsidRDefault="00E577A9" w:rsidP="00E577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>.lastIndexOf(</w:t>
      </w:r>
      <w:r>
        <w:rPr>
          <w:rFonts w:ascii="Consolas" w:hAnsi="Consolas"/>
          <w:color w:val="2A00FF"/>
          <w:sz w:val="20"/>
          <w:szCs w:val="20"/>
        </w:rPr>
        <w:t>'a'</w:t>
      </w:r>
      <w:r>
        <w:rPr>
          <w:rFonts w:ascii="Consolas" w:hAnsi="Consolas"/>
          <w:color w:val="000000"/>
          <w:sz w:val="20"/>
          <w:szCs w:val="20"/>
        </w:rPr>
        <w:t>));</w:t>
      </w:r>
      <w:r w:rsidR="00415BFD">
        <w:rPr>
          <w:rFonts w:ascii="Consolas" w:hAnsi="Consolas"/>
          <w:color w:val="000000"/>
          <w:sz w:val="20"/>
          <w:szCs w:val="20"/>
        </w:rPr>
        <w:t xml:space="preserve">         12</w:t>
      </w:r>
    </w:p>
    <w:p w14:paraId="4E95EA49" w14:textId="566B5A4E" w:rsidR="00E577A9" w:rsidRDefault="00E577A9" w:rsidP="00E577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>.indexOf(</w:t>
      </w:r>
      <w:r>
        <w:rPr>
          <w:rFonts w:ascii="Consolas" w:hAnsi="Consolas"/>
          <w:color w:val="2A00FF"/>
          <w:sz w:val="20"/>
          <w:szCs w:val="20"/>
        </w:rPr>
        <w:t>'a'</w:t>
      </w:r>
      <w:r>
        <w:rPr>
          <w:rFonts w:ascii="Consolas" w:hAnsi="Consolas"/>
          <w:color w:val="000000"/>
          <w:sz w:val="20"/>
          <w:szCs w:val="20"/>
        </w:rPr>
        <w:t>,2));</w:t>
      </w:r>
      <w:r w:rsidR="00415BFD">
        <w:rPr>
          <w:rFonts w:ascii="Consolas" w:hAnsi="Consolas"/>
          <w:color w:val="000000"/>
          <w:sz w:val="20"/>
          <w:szCs w:val="20"/>
        </w:rPr>
        <w:t xml:space="preserve">           12</w:t>
      </w:r>
    </w:p>
    <w:p w14:paraId="6849BFB2" w14:textId="12A79801" w:rsidR="00E577A9" w:rsidRDefault="00E577A9" w:rsidP="00E577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>.indexOf(</w:t>
      </w:r>
      <w:r>
        <w:rPr>
          <w:rFonts w:ascii="Consolas" w:hAnsi="Consolas"/>
          <w:color w:val="2A00FF"/>
          <w:sz w:val="20"/>
          <w:szCs w:val="20"/>
        </w:rPr>
        <w:t>"is"</w:t>
      </w:r>
      <w:r>
        <w:rPr>
          <w:rFonts w:ascii="Consolas" w:hAnsi="Consolas"/>
          <w:color w:val="000000"/>
          <w:sz w:val="20"/>
          <w:szCs w:val="20"/>
        </w:rPr>
        <w:t>));</w:t>
      </w:r>
      <w:r w:rsidR="00EE0A8E">
        <w:rPr>
          <w:rFonts w:ascii="Consolas" w:hAnsi="Consolas"/>
          <w:color w:val="000000"/>
          <w:sz w:val="20"/>
          <w:szCs w:val="20"/>
        </w:rPr>
        <w:t xml:space="preserve">            8</w:t>
      </w:r>
    </w:p>
    <w:p w14:paraId="704BECF2" w14:textId="77777777" w:rsidR="00E577A9" w:rsidRDefault="00E577A9" w:rsidP="00E577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2BCE0596" w14:textId="77777777" w:rsidR="00E577A9" w:rsidRDefault="00E577A9" w:rsidP="00E577A9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3A684C87" w14:textId="77777777" w:rsidR="00680D54" w:rsidRDefault="00680D54" w:rsidP="00680D5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equals {</w:t>
      </w:r>
    </w:p>
    <w:p w14:paraId="4E4CBC7F" w14:textId="77777777" w:rsidR="00680D54" w:rsidRDefault="00680D54" w:rsidP="00680D5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70E82BBA" w14:textId="77777777" w:rsidR="00680D54" w:rsidRDefault="00680D54" w:rsidP="00680D5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"YOUTH"</w:t>
      </w:r>
      <w:r>
        <w:rPr>
          <w:rFonts w:ascii="Consolas" w:hAnsi="Consolas"/>
          <w:color w:val="000000"/>
          <w:sz w:val="20"/>
          <w:szCs w:val="20"/>
        </w:rPr>
        <w:t xml:space="preserve"> .equals(</w:t>
      </w:r>
      <w:r>
        <w:rPr>
          <w:rFonts w:ascii="Consolas" w:hAnsi="Consolas"/>
          <w:color w:val="2A00FF"/>
          <w:sz w:val="20"/>
          <w:szCs w:val="20"/>
        </w:rPr>
        <w:t>"YOUTH"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15E26560" w14:textId="77777777" w:rsidR="00680D54" w:rsidRDefault="00680D54" w:rsidP="00680D5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"YOuth"</w:t>
      </w:r>
      <w:r>
        <w:rPr>
          <w:rFonts w:ascii="Consolas" w:hAnsi="Consolas"/>
          <w:color w:val="000000"/>
          <w:sz w:val="20"/>
          <w:szCs w:val="20"/>
        </w:rPr>
        <w:t>.equals(</w:t>
      </w:r>
      <w:r>
        <w:rPr>
          <w:rFonts w:ascii="Consolas" w:hAnsi="Consolas"/>
          <w:color w:val="2A00FF"/>
          <w:sz w:val="20"/>
          <w:szCs w:val="20"/>
        </w:rPr>
        <w:t>"YOUTH"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2957CF72" w14:textId="5A07A1BB" w:rsidR="00680D54" w:rsidRDefault="00680D54" w:rsidP="00680D5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"YOUTH"</w:t>
      </w:r>
      <w:r>
        <w:rPr>
          <w:rFonts w:ascii="Consolas" w:hAnsi="Consolas"/>
          <w:color w:val="000000"/>
          <w:sz w:val="20"/>
          <w:szCs w:val="20"/>
        </w:rPr>
        <w:t>.equalsIgnoreCase(</w:t>
      </w:r>
      <w:r>
        <w:rPr>
          <w:rFonts w:ascii="Consolas" w:hAnsi="Consolas"/>
          <w:color w:val="2A00FF"/>
          <w:sz w:val="20"/>
          <w:szCs w:val="20"/>
        </w:rPr>
        <w:t>"youth"</w:t>
      </w:r>
      <w:r>
        <w:rPr>
          <w:rFonts w:ascii="Consolas" w:hAnsi="Consolas"/>
          <w:color w:val="000000"/>
          <w:sz w:val="20"/>
          <w:szCs w:val="20"/>
        </w:rPr>
        <w:t>));</w:t>
      </w:r>
      <w:r w:rsidR="00EE0A8E">
        <w:rPr>
          <w:rFonts w:ascii="Consolas" w:hAnsi="Consolas"/>
          <w:color w:val="000000"/>
          <w:sz w:val="20"/>
          <w:szCs w:val="20"/>
        </w:rPr>
        <w:t xml:space="preserve">     true ,false true</w:t>
      </w:r>
    </w:p>
    <w:p w14:paraId="68139202" w14:textId="67AB3A80" w:rsidR="00680D54" w:rsidRDefault="00680D54" w:rsidP="00680D54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  }</w:t>
      </w:r>
      <w:r>
        <w:rPr>
          <w:rFonts w:ascii="Consolas" w:hAnsi="Consolas"/>
          <w:color w:val="000000"/>
          <w:sz w:val="20"/>
          <w:szCs w:val="20"/>
        </w:rPr>
        <w:br/>
      </w:r>
    </w:p>
    <w:p w14:paraId="50F818F8" w14:textId="77777777" w:rsidR="00770874" w:rsidRDefault="00770874" w:rsidP="0077087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contain {</w:t>
      </w:r>
    </w:p>
    <w:p w14:paraId="58E2B7F6" w14:textId="77777777" w:rsidR="00770874" w:rsidRDefault="00770874" w:rsidP="0077087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 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0CB8385B" w14:textId="77777777" w:rsidR="00770874" w:rsidRDefault="00770874" w:rsidP="0077087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2A00FF"/>
          <w:sz w:val="20"/>
          <w:szCs w:val="20"/>
        </w:rPr>
        <w:t>"new String 90"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1256A253" w14:textId="77777777" w:rsidR="00770874" w:rsidRDefault="00770874" w:rsidP="0077087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>.contains(</w:t>
      </w:r>
      <w:r>
        <w:rPr>
          <w:rFonts w:ascii="Consolas" w:hAnsi="Consolas"/>
          <w:color w:val="2A00FF"/>
          <w:sz w:val="20"/>
          <w:szCs w:val="20"/>
        </w:rPr>
        <w:t>"new"</w:t>
      </w:r>
      <w:r>
        <w:rPr>
          <w:rFonts w:ascii="Consolas" w:hAnsi="Consolas"/>
          <w:color w:val="000000"/>
          <w:sz w:val="20"/>
          <w:szCs w:val="20"/>
        </w:rPr>
        <w:t>));</w:t>
      </w:r>
    </w:p>
    <w:p w14:paraId="209E0486" w14:textId="79C1361E" w:rsidR="00770874" w:rsidRDefault="00770874" w:rsidP="0077087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>.contains(</w:t>
      </w:r>
      <w:r>
        <w:rPr>
          <w:rFonts w:ascii="Consolas" w:hAnsi="Consolas"/>
          <w:color w:val="2A00FF"/>
          <w:sz w:val="20"/>
          <w:szCs w:val="20"/>
        </w:rPr>
        <w:t>"NEW"</w:t>
      </w:r>
      <w:r>
        <w:rPr>
          <w:rFonts w:ascii="Consolas" w:hAnsi="Consolas"/>
          <w:color w:val="000000"/>
          <w:sz w:val="20"/>
          <w:szCs w:val="20"/>
        </w:rPr>
        <w:t>));</w:t>
      </w:r>
      <w:r w:rsidR="002D7881">
        <w:rPr>
          <w:rFonts w:ascii="Consolas" w:hAnsi="Consolas"/>
          <w:color w:val="000000"/>
          <w:sz w:val="20"/>
          <w:szCs w:val="20"/>
        </w:rPr>
        <w:t xml:space="preserve">          true  , false</w:t>
      </w:r>
    </w:p>
    <w:p w14:paraId="11E1B90E" w14:textId="4344E487" w:rsidR="00680D54" w:rsidRDefault="00770874" w:rsidP="00770874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   }</w:t>
      </w:r>
    </w:p>
    <w:p w14:paraId="74A1AD94" w14:textId="77777777" w:rsidR="00770874" w:rsidRDefault="00770874" w:rsidP="0077087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4EC20AE" w14:textId="77777777" w:rsidR="00E577A9" w:rsidRDefault="00E577A9" w:rsidP="00E577A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2B2797C" w14:textId="77777777" w:rsidR="002B3B27" w:rsidRDefault="002B3B27" w:rsidP="002B3B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tochar {</w:t>
      </w:r>
    </w:p>
    <w:p w14:paraId="23EB6922" w14:textId="77777777" w:rsidR="002B3B27" w:rsidRDefault="002B3B27" w:rsidP="002B3B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 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192D0416" w14:textId="77777777" w:rsidR="002B3B27" w:rsidRDefault="002B3B27" w:rsidP="002B3B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2A00FF"/>
          <w:sz w:val="20"/>
          <w:szCs w:val="20"/>
        </w:rPr>
        <w:t>"heeldo sdkfjo"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F028573" w14:textId="77777777" w:rsidR="002B3B27" w:rsidRDefault="002B3B27" w:rsidP="002B3B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char</w:t>
      </w:r>
      <w:r>
        <w:rPr>
          <w:rFonts w:ascii="Consolas" w:hAnsi="Consolas"/>
          <w:color w:val="000000"/>
          <w:sz w:val="20"/>
          <w:szCs w:val="20"/>
        </w:rPr>
        <w:t xml:space="preserve">[] </w:t>
      </w:r>
      <w:r>
        <w:rPr>
          <w:rFonts w:ascii="Consolas" w:hAnsi="Consolas"/>
          <w:color w:val="6A3E3E"/>
          <w:sz w:val="20"/>
          <w:szCs w:val="20"/>
        </w:rPr>
        <w:t>ch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>.toCharArray();</w:t>
      </w:r>
    </w:p>
    <w:p w14:paraId="4EC6753A" w14:textId="5369A673" w:rsidR="002B3B27" w:rsidRDefault="002B3B27" w:rsidP="002B3B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7F0055"/>
          <w:sz w:val="20"/>
          <w:szCs w:val="20"/>
        </w:rPr>
        <w:t>char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>:</w:t>
      </w:r>
      <w:r>
        <w:rPr>
          <w:rFonts w:ascii="Consolas" w:hAnsi="Consolas"/>
          <w:color w:val="6A3E3E"/>
          <w:sz w:val="20"/>
          <w:szCs w:val="20"/>
        </w:rPr>
        <w:t>ch</w:t>
      </w:r>
      <w:r>
        <w:rPr>
          <w:rFonts w:ascii="Consolas" w:hAnsi="Consolas"/>
          <w:color w:val="000000"/>
          <w:sz w:val="20"/>
          <w:szCs w:val="20"/>
        </w:rPr>
        <w:t>)</w:t>
      </w:r>
      <w:r w:rsidR="002D7881">
        <w:rPr>
          <w:rFonts w:ascii="Consolas" w:hAnsi="Consolas"/>
          <w:color w:val="000000"/>
          <w:sz w:val="20"/>
          <w:szCs w:val="20"/>
        </w:rPr>
        <w:t xml:space="preserve">                      h , e , l ,d etc………….,</w:t>
      </w:r>
    </w:p>
    <w:p w14:paraId="0105905F" w14:textId="1D5BF323" w:rsidR="002B3B27" w:rsidRDefault="002B3B27" w:rsidP="002B3B27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>); } }</w:t>
      </w:r>
      <w:r>
        <w:rPr>
          <w:rFonts w:ascii="Consolas" w:hAnsi="Consolas"/>
          <w:color w:val="000000"/>
          <w:sz w:val="20"/>
          <w:szCs w:val="20"/>
        </w:rPr>
        <w:br/>
      </w:r>
    </w:p>
    <w:p w14:paraId="63006B47" w14:textId="77777777" w:rsidR="002B3B27" w:rsidRDefault="002B3B27" w:rsidP="002B3B2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98A118E" w14:textId="77777777" w:rsidR="00477E84" w:rsidRDefault="00477E84" w:rsidP="00477E8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D402FD7" w14:textId="77777777" w:rsidR="00544025" w:rsidRDefault="00544025" w:rsidP="005440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gotbytes {</w:t>
      </w:r>
    </w:p>
    <w:p w14:paraId="627817AE" w14:textId="77777777" w:rsidR="00544025" w:rsidRDefault="00544025" w:rsidP="005440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 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3431607A" w14:textId="77777777" w:rsidR="00544025" w:rsidRDefault="00544025" w:rsidP="005440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2A00FF"/>
          <w:sz w:val="20"/>
          <w:szCs w:val="20"/>
        </w:rPr>
        <w:t>"a , b ,c ,d , e"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54F023B" w14:textId="77777777" w:rsidR="00544025" w:rsidRDefault="00544025" w:rsidP="005440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byte</w:t>
      </w:r>
      <w:r>
        <w:rPr>
          <w:rFonts w:ascii="Consolas" w:hAnsi="Consolas"/>
          <w:color w:val="000000"/>
          <w:sz w:val="20"/>
          <w:szCs w:val="20"/>
        </w:rPr>
        <w:t xml:space="preserve"> []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>.getBytes();</w:t>
      </w:r>
    </w:p>
    <w:p w14:paraId="23159070" w14:textId="77777777" w:rsidR="00544025" w:rsidRDefault="00544025" w:rsidP="005440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7F0055"/>
          <w:sz w:val="20"/>
          <w:szCs w:val="20"/>
        </w:rPr>
        <w:t>byte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by</w:t>
      </w:r>
      <w:r>
        <w:rPr>
          <w:rFonts w:ascii="Consolas" w:hAnsi="Consolas"/>
          <w:color w:val="000000"/>
          <w:sz w:val="20"/>
          <w:szCs w:val="20"/>
        </w:rPr>
        <w:t>: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)</w:t>
      </w:r>
    </w:p>
    <w:p w14:paraId="6AC36173" w14:textId="628452F2" w:rsidR="00544025" w:rsidRDefault="00544025" w:rsidP="00544025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by</w:t>
      </w:r>
      <w:r>
        <w:rPr>
          <w:rFonts w:ascii="Consolas" w:hAnsi="Consolas"/>
          <w:color w:val="000000"/>
          <w:sz w:val="20"/>
          <w:szCs w:val="20"/>
        </w:rPr>
        <w:t>);   }  }</w:t>
      </w:r>
      <w:r w:rsidR="00DB699B">
        <w:rPr>
          <w:rFonts w:ascii="Consolas" w:hAnsi="Consolas"/>
          <w:color w:val="000000"/>
          <w:sz w:val="20"/>
          <w:szCs w:val="20"/>
        </w:rPr>
        <w:t xml:space="preserve">  0/p 65,66,67,68,69</w:t>
      </w:r>
      <w:r>
        <w:rPr>
          <w:rFonts w:ascii="Consolas" w:hAnsi="Consolas"/>
          <w:color w:val="000000"/>
          <w:sz w:val="20"/>
          <w:szCs w:val="20"/>
        </w:rPr>
        <w:br/>
      </w:r>
    </w:p>
    <w:p w14:paraId="2309FE64" w14:textId="77777777" w:rsidR="00D02E11" w:rsidRDefault="00D02E11" w:rsidP="00D02E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split {</w:t>
      </w:r>
    </w:p>
    <w:p w14:paraId="5170FBDF" w14:textId="77777777" w:rsidR="00D02E11" w:rsidRDefault="00D02E11" w:rsidP="00D02E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 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767B8708" w14:textId="77777777" w:rsidR="00D02E11" w:rsidRDefault="00D02E11" w:rsidP="00D02E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2A00FF"/>
          <w:sz w:val="20"/>
          <w:szCs w:val="20"/>
        </w:rPr>
        <w:t>"today is today "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7BF822C2" w14:textId="39DF746E" w:rsidR="00D02E11" w:rsidRDefault="00D02E11" w:rsidP="00D02E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String[] </w:t>
      </w:r>
      <w:r>
        <w:rPr>
          <w:rFonts w:ascii="Consolas" w:hAnsi="Consolas"/>
          <w:color w:val="6A3E3E"/>
          <w:sz w:val="20"/>
          <w:szCs w:val="20"/>
        </w:rPr>
        <w:t>sp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>.split(</w:t>
      </w:r>
      <w:r>
        <w:rPr>
          <w:rFonts w:ascii="Consolas" w:hAnsi="Consolas"/>
          <w:color w:val="2A00FF"/>
          <w:sz w:val="20"/>
          <w:szCs w:val="20"/>
        </w:rPr>
        <w:t>" "</w:t>
      </w:r>
      <w:r>
        <w:rPr>
          <w:rFonts w:ascii="Consolas" w:hAnsi="Consolas"/>
          <w:color w:val="000000"/>
          <w:sz w:val="20"/>
          <w:szCs w:val="20"/>
        </w:rPr>
        <w:t>);</w:t>
      </w:r>
      <w:r w:rsidR="00412C92">
        <w:rPr>
          <w:rFonts w:ascii="Consolas" w:hAnsi="Consolas"/>
          <w:color w:val="000000"/>
          <w:sz w:val="20"/>
          <w:szCs w:val="20"/>
        </w:rPr>
        <w:t xml:space="preserve">                    today</w:t>
      </w:r>
    </w:p>
    <w:p w14:paraId="668CDADF" w14:textId="6FEC936D" w:rsidR="00412C92" w:rsidRDefault="00D02E11" w:rsidP="00412C9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(String </w:t>
      </w:r>
      <w:r>
        <w:rPr>
          <w:rFonts w:ascii="Consolas" w:hAnsi="Consolas"/>
          <w:color w:val="6A3E3E"/>
          <w:sz w:val="20"/>
          <w:szCs w:val="20"/>
        </w:rPr>
        <w:t>as</w:t>
      </w:r>
      <w:r>
        <w:rPr>
          <w:rFonts w:ascii="Consolas" w:hAnsi="Consolas"/>
          <w:color w:val="000000"/>
          <w:sz w:val="20"/>
          <w:szCs w:val="20"/>
        </w:rPr>
        <w:t>:</w:t>
      </w:r>
      <w:r>
        <w:rPr>
          <w:rFonts w:ascii="Consolas" w:hAnsi="Consolas"/>
          <w:color w:val="6A3E3E"/>
          <w:sz w:val="20"/>
          <w:szCs w:val="20"/>
        </w:rPr>
        <w:t>sp</w:t>
      </w:r>
      <w:r>
        <w:rPr>
          <w:rFonts w:ascii="Consolas" w:hAnsi="Consolas"/>
          <w:color w:val="000000"/>
          <w:sz w:val="20"/>
          <w:szCs w:val="20"/>
        </w:rPr>
        <w:t>)</w:t>
      </w:r>
      <w:r w:rsidR="00412C92">
        <w:rPr>
          <w:rFonts w:ascii="Consolas" w:hAnsi="Consolas"/>
          <w:color w:val="000000"/>
          <w:sz w:val="20"/>
          <w:szCs w:val="20"/>
        </w:rPr>
        <w:t xml:space="preserve">                              is      </w:t>
      </w:r>
    </w:p>
    <w:p w14:paraId="1A1CC296" w14:textId="20CF3DD6" w:rsidR="00D02E11" w:rsidRDefault="00D02E11" w:rsidP="00D02E1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as</w:t>
      </w:r>
      <w:r>
        <w:rPr>
          <w:rFonts w:ascii="Consolas" w:hAnsi="Consolas"/>
          <w:color w:val="000000"/>
          <w:sz w:val="20"/>
          <w:szCs w:val="20"/>
        </w:rPr>
        <w:t>);</w:t>
      </w:r>
      <w:r w:rsidR="00412C92">
        <w:rPr>
          <w:rFonts w:ascii="Consolas" w:hAnsi="Consolas"/>
          <w:color w:val="000000"/>
          <w:sz w:val="20"/>
          <w:szCs w:val="20"/>
        </w:rPr>
        <w:t xml:space="preserve">                today</w:t>
      </w:r>
    </w:p>
    <w:p w14:paraId="5C61ABDD" w14:textId="6C0A52C7" w:rsidR="00D02E11" w:rsidRDefault="00D02E11" w:rsidP="00D02E11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  <w:r w:rsidR="00DB699B">
        <w:rPr>
          <w:rFonts w:ascii="Consolas" w:hAnsi="Consolas"/>
          <w:color w:val="000000"/>
          <w:sz w:val="20"/>
          <w:szCs w:val="20"/>
        </w:rPr>
        <w:t xml:space="preserve">                                         </w:t>
      </w:r>
    </w:p>
    <w:p w14:paraId="058B449C" w14:textId="77777777" w:rsidR="00D02E11" w:rsidRDefault="00D02E11" w:rsidP="0054402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5514FE4" w14:textId="085A9A90" w:rsidR="00F43E35" w:rsidRDefault="00DF0DAD" w:rsidP="00DF0DAD">
      <w:pPr>
        <w:pStyle w:val="Heading2"/>
      </w:pPr>
      <w:r>
        <w:t>ADVANTAGE OF STRING CLASS =</w:t>
      </w:r>
    </w:p>
    <w:p w14:paraId="63F58376" w14:textId="5986983B" w:rsidR="00DF0DAD" w:rsidRDefault="00DF0DAD" w:rsidP="00DF0DAD">
      <w:pPr>
        <w:pStyle w:val="ListParagraph"/>
        <w:numPr>
          <w:ilvl w:val="0"/>
          <w:numId w:val="227"/>
        </w:numPr>
      </w:pPr>
      <w:r>
        <w:t xml:space="preserve">WE WILL GO FOR STRING CLASS </w:t>
      </w:r>
      <w:r w:rsidR="00FB5446">
        <w:t xml:space="preserve">WHEN WE WANT TO STORE DUPLICATE DATA OF STRING TYPE BECOUSE ONLY ONE OBJECT </w:t>
      </w:r>
      <w:r w:rsidR="005B752B">
        <w:t>GETS CREATED.</w:t>
      </w:r>
    </w:p>
    <w:p w14:paraId="3C3DA76E" w14:textId="7C7D7ECF" w:rsidR="005B752B" w:rsidRDefault="005B752B" w:rsidP="005B752B">
      <w:pPr>
        <w:pStyle w:val="Heading2"/>
      </w:pPr>
      <w:r>
        <w:t>DISADVANTAGES OF STRING CLASS=</w:t>
      </w:r>
    </w:p>
    <w:p w14:paraId="699C9DC8" w14:textId="3158AC0E" w:rsidR="005B752B" w:rsidRDefault="005B752B" w:rsidP="005B752B">
      <w:pPr>
        <w:pStyle w:val="ListParagraph"/>
        <w:numPr>
          <w:ilvl w:val="0"/>
          <w:numId w:val="227"/>
        </w:numPr>
      </w:pPr>
      <w:r>
        <w:t xml:space="preserve">THE MAIN DISADVANTAGE OF STRING CLASS IS IMMUTABLE IN NATURE BECOUSE </w:t>
      </w:r>
      <w:r w:rsidR="00663A37">
        <w:t xml:space="preserve">WHEN EVER WE TRY TO MODIFY THE EXISTING </w:t>
      </w:r>
      <w:r w:rsidR="00AA726E">
        <w:t>STIRNG OBJECT A NEW STRING OBJCET WILL GETS CREATED.</w:t>
      </w:r>
      <w:r w:rsidR="00995C7C">
        <w:t xml:space="preserve">  (String is final class in java so it is imutable)</w:t>
      </w:r>
      <w:r w:rsidR="00877758">
        <w:t xml:space="preserve"> </w:t>
      </w:r>
    </w:p>
    <w:p w14:paraId="236ED3B6" w14:textId="6F1DCE8D" w:rsidR="00AA726E" w:rsidRDefault="00153AEF" w:rsidP="005B752B">
      <w:pPr>
        <w:pStyle w:val="ListParagraph"/>
        <w:numPr>
          <w:ilvl w:val="0"/>
          <w:numId w:val="227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47" behindDoc="0" locked="0" layoutInCell="1" allowOverlap="1" wp14:anchorId="2B47B2C4" wp14:editId="69CB687D">
                <wp:simplePos x="0" y="0"/>
                <wp:positionH relativeFrom="column">
                  <wp:posOffset>4267200</wp:posOffset>
                </wp:positionH>
                <wp:positionV relativeFrom="paragraph">
                  <wp:posOffset>452697</wp:posOffset>
                </wp:positionV>
                <wp:extent cx="755073" cy="269875"/>
                <wp:effectExtent l="0" t="0" r="26035" b="15875"/>
                <wp:wrapNone/>
                <wp:docPr id="378291225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073" cy="269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5B22E7" w14:textId="025B4D83" w:rsidR="009A27F2" w:rsidRPr="008560B2" w:rsidRDefault="008560B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S c </w:t>
                            </w:r>
                            <w:r w:rsidR="00153AEF">
                              <w:rPr>
                                <w:lang w:val="en-US"/>
                              </w:rPr>
                              <w:t>p area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47B2C4" id="_x0000_s1097" type="#_x0000_t202" style="position:absolute;left:0;text-align:left;margin-left:336pt;margin-top:35.65pt;width:59.45pt;height:21.25pt;z-index:251658347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" fillcolor="white [3201]" strokeweight=".5pt">
                <v:textbox>
                  <w:txbxContent>
                    <w:p w14:paraId="5D5B22E7" w14:textId="025B4D83" w:rsidR="009A27F2" w:rsidRPr="008560B2" w:rsidRDefault="008560B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S c </w:t>
                      </w:r>
                      <w:r w:rsidR="00153AEF">
                        <w:rPr>
                          <w:lang w:val="en-US"/>
                        </w:rPr>
                        <w:t>p area</w:t>
                      </w:r>
                    </w:p>
                  </w:txbxContent>
                </v:textbox>
              </v:shape>
            </w:pict>
          </mc:Fallback>
        </mc:AlternateContent>
      </w:r>
      <w:r w:rsidR="00E70632">
        <w:rPr>
          <w:noProof/>
        </w:rPr>
        <mc:AlternateContent>
          <mc:Choice Requires="wps">
            <w:drawing>
              <wp:anchor distT="0" distB="0" distL="114300" distR="114300" simplePos="0" relativeHeight="251658343" behindDoc="1" locked="0" layoutInCell="1" allowOverlap="1" wp14:anchorId="14292277" wp14:editId="12AC18A8">
                <wp:simplePos x="0" y="0"/>
                <wp:positionH relativeFrom="column">
                  <wp:posOffset>3276600</wp:posOffset>
                </wp:positionH>
                <wp:positionV relativeFrom="paragraph">
                  <wp:posOffset>314152</wp:posOffset>
                </wp:positionV>
                <wp:extent cx="2845608" cy="1578610"/>
                <wp:effectExtent l="0" t="0" r="12065" b="21590"/>
                <wp:wrapNone/>
                <wp:docPr id="1350145783" name="Oval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5608" cy="157861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FC06E3E" id="Oval 104" o:spid="_x0000_s1026" style="position:absolute;margin-left:258pt;margin-top:24.75pt;width:224.05pt;height:124.3pt;z-index:-2515555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" fillcolor="white [3201]" strokecolor="#70ad47 [3209]" strokeweight="1pt">
                <v:stroke joinstyle="miter"/>
              </v:oval>
            </w:pict>
          </mc:Fallback>
        </mc:AlternateContent>
      </w:r>
      <w:r w:rsidR="00AA726E">
        <w:t>TO OVERCOME THE DISADVANTAGE</w:t>
      </w:r>
      <w:r w:rsidR="00C51F4D">
        <w:t>S OF STRING CLASS WE ARE GOING TO USE STRING BUFFER CLASS.</w:t>
      </w:r>
    </w:p>
    <w:p w14:paraId="19F4F367" w14:textId="7F8B13F9" w:rsidR="008B6256" w:rsidRDefault="00153AEF" w:rsidP="008B62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noProof/>
          <w:color w:val="7F0055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349" behindDoc="0" locked="0" layoutInCell="1" allowOverlap="1" wp14:anchorId="158A25C1" wp14:editId="29FFC672">
                <wp:simplePos x="0" y="0"/>
                <wp:positionH relativeFrom="column">
                  <wp:posOffset>5701145</wp:posOffset>
                </wp:positionH>
                <wp:positionV relativeFrom="paragraph">
                  <wp:posOffset>38158</wp:posOffset>
                </wp:positionV>
                <wp:extent cx="775855" cy="290945"/>
                <wp:effectExtent l="0" t="0" r="24765" b="13970"/>
                <wp:wrapNone/>
                <wp:docPr id="888055384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5855" cy="2909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687996" w14:textId="531F8CA7" w:rsidR="00153AEF" w:rsidRPr="00153AEF" w:rsidRDefault="00153AE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Heap area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58A25C1" id="Text Box 110" o:spid="_x0000_s1098" type="#_x0000_t202" style="position:absolute;margin-left:448.9pt;margin-top:3pt;width:61.1pt;height:22.9pt;z-index:25165834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" fillcolor="white [3201]" strokeweight=".5pt">
                <v:textbox>
                  <w:txbxContent>
                    <w:p w14:paraId="75687996" w14:textId="531F8CA7" w:rsidR="00153AEF" w:rsidRPr="00153AEF" w:rsidRDefault="00153AE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Heap area</w:t>
                      </w:r>
                    </w:p>
                  </w:txbxContent>
                </v:textbox>
              </v:shape>
            </w:pict>
          </mc:Fallback>
        </mc:AlternateContent>
      </w:r>
      <w:r w:rsidR="008B6256">
        <w:rPr>
          <w:rFonts w:ascii="Consolas" w:hAnsi="Consolas"/>
          <w:b/>
          <w:bCs/>
          <w:color w:val="7F0055"/>
          <w:sz w:val="20"/>
          <w:szCs w:val="20"/>
        </w:rPr>
        <w:t>public</w:t>
      </w:r>
      <w:r w:rsidR="008B6256">
        <w:rPr>
          <w:rFonts w:ascii="Consolas" w:hAnsi="Consolas"/>
          <w:color w:val="000000"/>
          <w:sz w:val="20"/>
          <w:szCs w:val="20"/>
        </w:rPr>
        <w:t xml:space="preserve"> </w:t>
      </w:r>
      <w:r w:rsidR="008B6256">
        <w:rPr>
          <w:rFonts w:ascii="Consolas" w:hAnsi="Consolas"/>
          <w:b/>
          <w:bCs/>
          <w:color w:val="7F0055"/>
          <w:sz w:val="20"/>
          <w:szCs w:val="20"/>
        </w:rPr>
        <w:t>class</w:t>
      </w:r>
      <w:r w:rsidR="008B6256">
        <w:rPr>
          <w:rFonts w:ascii="Consolas" w:hAnsi="Consolas"/>
          <w:color w:val="000000"/>
          <w:sz w:val="20"/>
          <w:szCs w:val="20"/>
        </w:rPr>
        <w:t xml:space="preserve"> dis_string {</w:t>
      </w:r>
    </w:p>
    <w:p w14:paraId="652A761B" w14:textId="522ECF9A" w:rsidR="008B6256" w:rsidRDefault="00E70632" w:rsidP="008B62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noProof/>
          <w:color w:val="7F0055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348" behindDoc="0" locked="0" layoutInCell="1" allowOverlap="1" wp14:anchorId="020A5C98" wp14:editId="0550BDFB">
                <wp:simplePos x="0" y="0"/>
                <wp:positionH relativeFrom="column">
                  <wp:posOffset>3054927</wp:posOffset>
                </wp:positionH>
                <wp:positionV relativeFrom="paragraph">
                  <wp:posOffset>124460</wp:posOffset>
                </wp:positionV>
                <wp:extent cx="436418" cy="228600"/>
                <wp:effectExtent l="0" t="0" r="20955" b="19050"/>
                <wp:wrapNone/>
                <wp:docPr id="695985689" name="Text Box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418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3B61A7" w14:textId="0AD6274E" w:rsidR="00E70632" w:rsidRPr="008560B2" w:rsidRDefault="008560B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0x1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0A5C98" id="Text Box 109" o:spid="_x0000_s1099" type="#_x0000_t202" style="position:absolute;margin-left:240.55pt;margin-top:9.8pt;width:34.35pt;height:18pt;z-index:2516583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" fillcolor="white [3201]" strokeweight=".5pt">
                <v:textbox>
                  <w:txbxContent>
                    <w:p w14:paraId="433B61A7" w14:textId="0AD6274E" w:rsidR="00E70632" w:rsidRPr="008560B2" w:rsidRDefault="008560B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0x1</w:t>
                      </w:r>
                    </w:p>
                  </w:txbxContent>
                </v:textbox>
              </v:shape>
            </w:pict>
          </mc:Fallback>
        </mc:AlternateContent>
      </w:r>
      <w:r w:rsidR="008B6256">
        <w:rPr>
          <w:rFonts w:ascii="Consolas" w:hAnsi="Consolas"/>
          <w:b/>
          <w:bCs/>
          <w:color w:val="7F0055"/>
          <w:sz w:val="20"/>
          <w:szCs w:val="20"/>
        </w:rPr>
        <w:t>public</w:t>
      </w:r>
      <w:r w:rsidR="008B6256">
        <w:rPr>
          <w:rFonts w:ascii="Consolas" w:hAnsi="Consolas"/>
          <w:color w:val="000000"/>
          <w:sz w:val="20"/>
          <w:szCs w:val="20"/>
        </w:rPr>
        <w:t xml:space="preserve"> </w:t>
      </w:r>
      <w:r w:rsidR="008B6256">
        <w:rPr>
          <w:rFonts w:ascii="Consolas" w:hAnsi="Consolas"/>
          <w:b/>
          <w:bCs/>
          <w:color w:val="7F0055"/>
          <w:sz w:val="20"/>
          <w:szCs w:val="20"/>
        </w:rPr>
        <w:t>static</w:t>
      </w:r>
      <w:r w:rsidR="008B6256">
        <w:rPr>
          <w:rFonts w:ascii="Consolas" w:hAnsi="Consolas"/>
          <w:color w:val="000000"/>
          <w:sz w:val="20"/>
          <w:szCs w:val="20"/>
        </w:rPr>
        <w:t xml:space="preserve"> </w:t>
      </w:r>
      <w:r w:rsidR="008B6256">
        <w:rPr>
          <w:rFonts w:ascii="Consolas" w:hAnsi="Consolas"/>
          <w:b/>
          <w:bCs/>
          <w:color w:val="7F0055"/>
          <w:sz w:val="20"/>
          <w:szCs w:val="20"/>
        </w:rPr>
        <w:t>void</w:t>
      </w:r>
      <w:r w:rsidR="008B6256">
        <w:rPr>
          <w:rFonts w:ascii="Consolas" w:hAnsi="Consolas"/>
          <w:color w:val="000000"/>
          <w:sz w:val="20"/>
          <w:szCs w:val="20"/>
        </w:rPr>
        <w:t xml:space="preserve"> main(String [] </w:t>
      </w:r>
      <w:r w:rsidR="008B6256">
        <w:rPr>
          <w:rFonts w:ascii="Consolas" w:hAnsi="Consolas"/>
          <w:color w:val="6A3E3E"/>
          <w:sz w:val="20"/>
          <w:szCs w:val="20"/>
        </w:rPr>
        <w:t>args</w:t>
      </w:r>
      <w:r w:rsidR="008B6256">
        <w:rPr>
          <w:rFonts w:ascii="Consolas" w:hAnsi="Consolas"/>
          <w:color w:val="000000"/>
          <w:sz w:val="20"/>
          <w:szCs w:val="20"/>
        </w:rPr>
        <w:t>) {</w:t>
      </w:r>
    </w:p>
    <w:p w14:paraId="2901E9CA" w14:textId="196EB845" w:rsidR="008B6256" w:rsidRDefault="00153AEF" w:rsidP="008B62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noProof/>
          <w:color w:val="00000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58562" behindDoc="0" locked="0" layoutInCell="1" allowOverlap="1" wp14:anchorId="042530E0" wp14:editId="7546B7D8">
                <wp:simplePos x="0" y="0"/>
                <wp:positionH relativeFrom="column">
                  <wp:posOffset>3463290</wp:posOffset>
                </wp:positionH>
                <wp:positionV relativeFrom="paragraph">
                  <wp:posOffset>86360</wp:posOffset>
                </wp:positionV>
                <wp:extent cx="672745" cy="119880"/>
                <wp:effectExtent l="38100" t="38100" r="32385" b="33020"/>
                <wp:wrapNone/>
                <wp:docPr id="159975975" name="Ink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1">
                      <w14:nvContentPartPr>
                        <w14:cNvContentPartPr/>
                      </w14:nvContentPartPr>
                      <w14:xfrm>
                        <a:off x="0" y="0"/>
                        <a:ext cx="672745" cy="11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45CC16" id="Ink 120" o:spid="_x0000_s1026" type="#_x0000_t75" style="position:absolute;margin-left:272.35pt;margin-top:6.45pt;width:53.65pt;height:10.15pt;z-index:25165856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">
                <v:imagedata r:id="rId382" o:title=""/>
              </v:shape>
            </w:pict>
          </mc:Fallback>
        </mc:AlternateContent>
      </w:r>
      <w:r w:rsidR="008560B2">
        <w:rPr>
          <w:rFonts w:ascii="Consolas" w:hAnsi="Consolas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344" behindDoc="0" locked="0" layoutInCell="1" allowOverlap="1" wp14:anchorId="504A9D3F" wp14:editId="3E113451">
                <wp:simplePos x="0" y="0"/>
                <wp:positionH relativeFrom="column">
                  <wp:posOffset>4156364</wp:posOffset>
                </wp:positionH>
                <wp:positionV relativeFrom="paragraph">
                  <wp:posOffset>52070</wp:posOffset>
                </wp:positionV>
                <wp:extent cx="907472" cy="228196"/>
                <wp:effectExtent l="0" t="0" r="26035" b="19685"/>
                <wp:wrapNone/>
                <wp:docPr id="1403983857" name="Text Box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7472" cy="2281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9B4954" w14:textId="7D4D250E" w:rsidR="009A27F2" w:rsidRPr="008560B2" w:rsidRDefault="008560B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 (0x1)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4A9D3F" id="_x0000_s1100" type="#_x0000_t202" style="position:absolute;margin-left:327.25pt;margin-top:4.1pt;width:71.45pt;height:17.95pt;z-index:251658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" fillcolor="white [3201]" strokeweight=".5pt">
                <v:textbox>
                  <w:txbxContent>
                    <w:p w14:paraId="789B4954" w14:textId="7D4D250E" w:rsidR="009A27F2" w:rsidRPr="008560B2" w:rsidRDefault="008560B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 (0x1)</w:t>
                      </w:r>
                    </w:p>
                  </w:txbxContent>
                </v:textbox>
              </v:shape>
            </w:pict>
          </mc:Fallback>
        </mc:AlternateContent>
      </w:r>
      <w:r w:rsidR="009A27F2">
        <w:rPr>
          <w:rFonts w:ascii="Consolas" w:hAnsi="Consolas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342" behindDoc="0" locked="0" layoutInCell="1" allowOverlap="1" wp14:anchorId="6617FA11" wp14:editId="6583013B">
                <wp:simplePos x="0" y="0"/>
                <wp:positionH relativeFrom="column">
                  <wp:posOffset>4031673</wp:posOffset>
                </wp:positionH>
                <wp:positionV relativeFrom="paragraph">
                  <wp:posOffset>45143</wp:posOffset>
                </wp:positionV>
                <wp:extent cx="1510145" cy="893618"/>
                <wp:effectExtent l="0" t="0" r="13970" b="20955"/>
                <wp:wrapNone/>
                <wp:docPr id="1714397557" name="Rectangle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0145" cy="89361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ED511B" id="Rectangle 103" o:spid="_x0000_s1026" style="position:absolute;margin-left:317.45pt;margin-top:3.55pt;width:118.9pt;height:70.35pt;z-index:25175985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" fillcolor="#4472c4 [3204]" strokecolor="#09101d [484]" strokeweight="1pt"/>
            </w:pict>
          </mc:Fallback>
        </mc:AlternateContent>
      </w:r>
      <w:r w:rsidR="008B6256">
        <w:rPr>
          <w:rFonts w:ascii="Consolas" w:hAnsi="Consolas"/>
          <w:color w:val="000000"/>
          <w:sz w:val="20"/>
          <w:szCs w:val="20"/>
        </w:rPr>
        <w:tab/>
        <w:t xml:space="preserve">String </w:t>
      </w:r>
      <w:r w:rsidR="008B6256">
        <w:rPr>
          <w:rFonts w:ascii="Consolas" w:hAnsi="Consolas"/>
          <w:color w:val="6A3E3E"/>
          <w:sz w:val="20"/>
          <w:szCs w:val="20"/>
        </w:rPr>
        <w:t>s1</w:t>
      </w:r>
      <w:r w:rsidR="008B6256">
        <w:rPr>
          <w:rFonts w:ascii="Consolas" w:hAnsi="Consolas"/>
          <w:color w:val="000000"/>
          <w:sz w:val="20"/>
          <w:szCs w:val="20"/>
        </w:rPr>
        <w:t>=</w:t>
      </w:r>
      <w:r w:rsidR="008B6256">
        <w:rPr>
          <w:rFonts w:ascii="Consolas" w:hAnsi="Consolas"/>
          <w:color w:val="2A00FF"/>
          <w:sz w:val="20"/>
          <w:szCs w:val="20"/>
        </w:rPr>
        <w:t>"no "</w:t>
      </w:r>
      <w:r w:rsidR="008B6256"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t xml:space="preserve">                   s1</w:t>
      </w:r>
    </w:p>
    <w:p w14:paraId="4972A726" w14:textId="24A67B14" w:rsidR="008B6256" w:rsidRDefault="00153AEF" w:rsidP="00153AEF">
      <w:pPr>
        <w:pStyle w:val="NoSpacing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563" behindDoc="0" locked="0" layoutInCell="1" allowOverlap="1" wp14:anchorId="73AE331A" wp14:editId="7D4904B6">
                <wp:simplePos x="0" y="0"/>
                <wp:positionH relativeFrom="column">
                  <wp:posOffset>3192780</wp:posOffset>
                </wp:positionH>
                <wp:positionV relativeFrom="paragraph">
                  <wp:posOffset>-69215</wp:posOffset>
                </wp:positionV>
                <wp:extent cx="284715" cy="192860"/>
                <wp:effectExtent l="38100" t="38100" r="39370" b="36195"/>
                <wp:wrapNone/>
                <wp:docPr id="849832675" name="Ink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3">
                      <w14:nvContentPartPr>
                        <w14:cNvContentPartPr/>
                      </w14:nvContentPartPr>
                      <w14:xfrm>
                        <a:off x="0" y="0"/>
                        <a:ext cx="284715" cy="192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31A310" id="Ink 117" o:spid="_x0000_s1026" type="#_x0000_t75" style="position:absolute;margin-left:251.05pt;margin-top:-5.8pt;width:23.1pt;height:15.9pt;z-index:25165856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">
                <v:imagedata r:id="rId384" o:title=""/>
              </v:shape>
            </w:pict>
          </mc:Fallback>
        </mc:AlternateContent>
      </w:r>
      <w:r w:rsidR="008B6256">
        <w:tab/>
      </w:r>
      <w:r w:rsidR="008B6256">
        <w:rPr>
          <w:color w:val="6A3E3E"/>
        </w:rPr>
        <w:t>s1</w:t>
      </w:r>
      <w:r w:rsidR="008B6256">
        <w:t>=</w:t>
      </w:r>
      <w:r w:rsidR="008B6256">
        <w:rPr>
          <w:color w:val="6A3E3E"/>
        </w:rPr>
        <w:t>s1</w:t>
      </w:r>
      <w:r w:rsidR="008B6256">
        <w:t>+</w:t>
      </w:r>
      <w:r w:rsidR="008B6256">
        <w:rPr>
          <w:color w:val="2A00FF"/>
        </w:rPr>
        <w:t>"java"</w:t>
      </w:r>
      <w:r w:rsidR="008B6256">
        <w:t xml:space="preserve"> ;</w:t>
      </w:r>
      <w:r>
        <w:t xml:space="preserve">                          0x2</w:t>
      </w:r>
    </w:p>
    <w:p w14:paraId="4E83428F" w14:textId="58314D49" w:rsidR="008B6256" w:rsidRDefault="00153AEF" w:rsidP="008B62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noProof/>
          <w:color w:val="00000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58564" behindDoc="0" locked="0" layoutInCell="1" allowOverlap="1" wp14:anchorId="0C91F267" wp14:editId="3507D1E1">
                <wp:simplePos x="0" y="0"/>
                <wp:positionH relativeFrom="column">
                  <wp:posOffset>3504565</wp:posOffset>
                </wp:positionH>
                <wp:positionV relativeFrom="paragraph">
                  <wp:posOffset>-23495</wp:posOffset>
                </wp:positionV>
                <wp:extent cx="621030" cy="200660"/>
                <wp:effectExtent l="38100" t="38100" r="45720" b="46990"/>
                <wp:wrapNone/>
                <wp:docPr id="806472997" name="Ink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5">
                      <w14:nvContentPartPr>
                        <w14:cNvContentPartPr/>
                      </w14:nvContentPartPr>
                      <w14:xfrm>
                        <a:off x="0" y="0"/>
                        <a:ext cx="621030" cy="200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998F75" id="Ink 125" o:spid="_x0000_s1026" type="#_x0000_t75" style="position:absolute;margin-left:275.6pt;margin-top:-2.2pt;width:49.6pt;height:16.5pt;z-index:2516585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">
                <v:imagedata r:id="rId386" o:title=""/>
              </v:shape>
            </w:pict>
          </mc:Fallback>
        </mc:AlternateContent>
      </w:r>
      <w:r w:rsidR="009A27F2">
        <w:rPr>
          <w:rFonts w:ascii="Consolas" w:hAnsi="Consolas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345" behindDoc="0" locked="0" layoutInCell="1" allowOverlap="1" wp14:anchorId="62B21B1C" wp14:editId="3AB598EE">
                <wp:simplePos x="0" y="0"/>
                <wp:positionH relativeFrom="column">
                  <wp:posOffset>4163291</wp:posOffset>
                </wp:positionH>
                <wp:positionV relativeFrom="paragraph">
                  <wp:posOffset>80472</wp:posOffset>
                </wp:positionV>
                <wp:extent cx="983673" cy="256251"/>
                <wp:effectExtent l="0" t="0" r="26035" b="10795"/>
                <wp:wrapNone/>
                <wp:docPr id="1553206464" name="Text Box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3673" cy="2562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AB68F0" w14:textId="43085984" w:rsidR="009A27F2" w:rsidRPr="008560B2" w:rsidRDefault="008560B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 java (0x2)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B21B1C" id="_x0000_s1101" type="#_x0000_t202" style="position:absolute;margin-left:327.8pt;margin-top:6.35pt;width:77.45pt;height:20.2pt;z-index:2516583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" fillcolor="white [3201]" strokeweight=".5pt">
                <v:textbox>
                  <w:txbxContent>
                    <w:p w14:paraId="10AB68F0" w14:textId="43085984" w:rsidR="009A27F2" w:rsidRPr="008560B2" w:rsidRDefault="008560B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 java (0x2)</w:t>
                      </w:r>
                    </w:p>
                  </w:txbxContent>
                </v:textbox>
              </v:shape>
            </w:pict>
          </mc:Fallback>
        </mc:AlternateContent>
      </w:r>
      <w:r w:rsidR="008B6256">
        <w:rPr>
          <w:rFonts w:ascii="Consolas" w:hAnsi="Consolas"/>
          <w:color w:val="000000"/>
          <w:sz w:val="20"/>
          <w:szCs w:val="20"/>
        </w:rPr>
        <w:tab/>
      </w:r>
      <w:r w:rsidR="008B6256">
        <w:rPr>
          <w:rFonts w:ascii="Consolas" w:hAnsi="Consolas"/>
          <w:color w:val="6A3E3E"/>
          <w:sz w:val="20"/>
          <w:szCs w:val="20"/>
        </w:rPr>
        <w:t>s1</w:t>
      </w:r>
      <w:r w:rsidR="008B6256">
        <w:rPr>
          <w:rFonts w:ascii="Consolas" w:hAnsi="Consolas"/>
          <w:color w:val="000000"/>
          <w:sz w:val="20"/>
          <w:szCs w:val="20"/>
        </w:rPr>
        <w:t>=</w:t>
      </w:r>
      <w:r w:rsidR="008B6256">
        <w:rPr>
          <w:rFonts w:ascii="Consolas" w:hAnsi="Consolas"/>
          <w:color w:val="6A3E3E"/>
          <w:sz w:val="20"/>
          <w:szCs w:val="20"/>
        </w:rPr>
        <w:t>s1</w:t>
      </w:r>
      <w:r w:rsidR="008B6256">
        <w:rPr>
          <w:rFonts w:ascii="Consolas" w:hAnsi="Consolas"/>
          <w:color w:val="000000"/>
          <w:sz w:val="20"/>
          <w:szCs w:val="20"/>
        </w:rPr>
        <w:t>+</w:t>
      </w:r>
      <w:r w:rsidR="008B6256">
        <w:rPr>
          <w:rFonts w:ascii="Consolas" w:hAnsi="Consolas"/>
          <w:color w:val="2A00FF"/>
          <w:sz w:val="20"/>
          <w:szCs w:val="20"/>
        </w:rPr>
        <w:t>" class"</w:t>
      </w:r>
      <w:r w:rsidR="008B6256"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t xml:space="preserve">                         0x3</w:t>
      </w:r>
    </w:p>
    <w:p w14:paraId="1C9D350E" w14:textId="3FA7CB0E" w:rsidR="008B6256" w:rsidRDefault="008B6256" w:rsidP="008B62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s1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6090A0A" w14:textId="5A9C8CE9" w:rsidR="008B6256" w:rsidRDefault="00153AEF" w:rsidP="008B62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noProof/>
          <w:color w:val="00000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58565" behindDoc="0" locked="0" layoutInCell="1" allowOverlap="1" wp14:anchorId="42D6B05E" wp14:editId="080B7AAF">
                <wp:simplePos x="0" y="0"/>
                <wp:positionH relativeFrom="column">
                  <wp:posOffset>3470275</wp:posOffset>
                </wp:positionH>
                <wp:positionV relativeFrom="paragraph">
                  <wp:posOffset>-175260</wp:posOffset>
                </wp:positionV>
                <wp:extent cx="727165" cy="406315"/>
                <wp:effectExtent l="38100" t="38100" r="34925" b="32385"/>
                <wp:wrapNone/>
                <wp:docPr id="1320003293" name="Ink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7">
                      <w14:nvContentPartPr>
                        <w14:cNvContentPartPr/>
                      </w14:nvContentPartPr>
                      <w14:xfrm>
                        <a:off x="0" y="0"/>
                        <a:ext cx="727165" cy="406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03A07C" id="Ink 128" o:spid="_x0000_s1026" type="#_x0000_t75" style="position:absolute;margin-left:272.9pt;margin-top:-14.15pt;width:57.95pt;height:32.7pt;z-index:2516585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">
                <v:imagedata r:id="rId388" o:title=""/>
              </v:shape>
            </w:pict>
          </mc:Fallback>
        </mc:AlternateContent>
      </w:r>
      <w:r w:rsidR="009A27F2">
        <w:rPr>
          <w:rFonts w:ascii="Consolas" w:hAnsi="Consolas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346" behindDoc="0" locked="0" layoutInCell="1" allowOverlap="1" wp14:anchorId="3CFBE312" wp14:editId="774362ED">
                <wp:simplePos x="0" y="0"/>
                <wp:positionH relativeFrom="column">
                  <wp:posOffset>4163291</wp:posOffset>
                </wp:positionH>
                <wp:positionV relativeFrom="paragraph">
                  <wp:posOffset>45893</wp:posOffset>
                </wp:positionV>
                <wp:extent cx="1246909" cy="256078"/>
                <wp:effectExtent l="0" t="0" r="10795" b="10795"/>
                <wp:wrapNone/>
                <wp:docPr id="295755185" name="Text Box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6909" cy="25607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72C0CE" w14:textId="2C88ADD4" w:rsidR="009A27F2" w:rsidRPr="008560B2" w:rsidRDefault="008560B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 java class (0x3)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FBE312" id="_x0000_s1102" type="#_x0000_t202" style="position:absolute;margin-left:327.8pt;margin-top:3.6pt;width:98.2pt;height:20.15pt;z-index:2516583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" fillcolor="white [3201]" strokeweight=".5pt">
                <v:textbox>
                  <w:txbxContent>
                    <w:p w14:paraId="5A72C0CE" w14:textId="2C88ADD4" w:rsidR="009A27F2" w:rsidRPr="008560B2" w:rsidRDefault="008560B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 java class (0x3)</w:t>
                      </w:r>
                    </w:p>
                  </w:txbxContent>
                </v:textbox>
              </v:shape>
            </w:pict>
          </mc:Fallback>
        </mc:AlternateContent>
      </w:r>
      <w:r w:rsidR="008B6256">
        <w:rPr>
          <w:rFonts w:ascii="Consolas" w:hAnsi="Consolas"/>
          <w:color w:val="000000"/>
          <w:sz w:val="20"/>
          <w:szCs w:val="20"/>
        </w:rPr>
        <w:t>}</w:t>
      </w:r>
      <w:r w:rsidR="008560B2">
        <w:rPr>
          <w:rFonts w:ascii="Consolas" w:hAnsi="Consolas"/>
          <w:color w:val="000000"/>
          <w:sz w:val="20"/>
          <w:szCs w:val="20"/>
        </w:rPr>
        <w:t>s</w:t>
      </w:r>
    </w:p>
    <w:p w14:paraId="2205EB10" w14:textId="2BEC03CA" w:rsidR="00153AEF" w:rsidRDefault="008B6256" w:rsidP="00153AE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    0/p  NO JAVA CLASS</w:t>
      </w:r>
    </w:p>
    <w:p w14:paraId="56B28639" w14:textId="77777777" w:rsidR="009A7E51" w:rsidRDefault="009A7E51" w:rsidP="009A7E51"/>
    <w:p w14:paraId="554F97DD" w14:textId="3ADC4AF8" w:rsidR="00153AEF" w:rsidRDefault="00197C16" w:rsidP="009A7E51">
      <w:r>
        <w:t>IMMUTABLE = CAN’T MODIFY  (NEW OBJECT WILL GETS CREATED)</w:t>
      </w:r>
    </w:p>
    <w:p w14:paraId="37A79425" w14:textId="77777777" w:rsidR="008F5462" w:rsidRDefault="008F5462" w:rsidP="008F54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dis_string {</w:t>
      </w:r>
    </w:p>
    <w:p w14:paraId="32EB327F" w14:textId="77777777" w:rsidR="008F5462" w:rsidRDefault="008F5462" w:rsidP="008F54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 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03FD10ED" w14:textId="77777777" w:rsidR="008F5462" w:rsidRDefault="008F5462" w:rsidP="008F54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/>
          <w:color w:val="6A3E3E"/>
          <w:sz w:val="20"/>
          <w:szCs w:val="20"/>
        </w:rPr>
        <w:t>s1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2A00FF"/>
          <w:sz w:val="20"/>
          <w:szCs w:val="20"/>
        </w:rPr>
        <w:t>"java "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1E7EFEF6" w14:textId="77777777" w:rsidR="008F5462" w:rsidRDefault="008F5462" w:rsidP="008F54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/>
          <w:color w:val="6A3E3E"/>
          <w:sz w:val="20"/>
          <w:szCs w:val="20"/>
        </w:rPr>
        <w:t>s2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s1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907D2F3" w14:textId="77777777" w:rsidR="008F5462" w:rsidRDefault="008F5462" w:rsidP="008F54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s1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s1</w:t>
      </w:r>
      <w:r>
        <w:rPr>
          <w:rFonts w:ascii="Consolas" w:hAnsi="Consolas"/>
          <w:color w:val="000000"/>
          <w:sz w:val="20"/>
          <w:szCs w:val="20"/>
        </w:rPr>
        <w:t>+</w:t>
      </w:r>
      <w:r>
        <w:rPr>
          <w:rFonts w:ascii="Consolas" w:hAnsi="Consolas"/>
          <w:color w:val="2A00FF"/>
          <w:sz w:val="20"/>
          <w:szCs w:val="20"/>
        </w:rPr>
        <w:t>" class"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C3474DE" w14:textId="0ED5D056" w:rsidR="008F5462" w:rsidRDefault="008F5462" w:rsidP="008F54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s1</w:t>
      </w:r>
      <w:r>
        <w:rPr>
          <w:rFonts w:ascii="Consolas" w:hAnsi="Consolas"/>
          <w:color w:val="000000"/>
          <w:sz w:val="20"/>
          <w:szCs w:val="20"/>
        </w:rPr>
        <w:t>);                  java class</w:t>
      </w:r>
    </w:p>
    <w:p w14:paraId="7809D7A2" w14:textId="0A9EBDF5" w:rsidR="00197C16" w:rsidRDefault="008F5462" w:rsidP="008F546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s1</w:t>
      </w:r>
      <w:r>
        <w:rPr>
          <w:rFonts w:ascii="Consolas" w:hAnsi="Consolas"/>
          <w:color w:val="000000"/>
          <w:sz w:val="20"/>
          <w:szCs w:val="20"/>
        </w:rPr>
        <w:t>==</w:t>
      </w:r>
      <w:r>
        <w:rPr>
          <w:rFonts w:ascii="Consolas" w:hAnsi="Consolas"/>
          <w:color w:val="6A3E3E"/>
          <w:sz w:val="20"/>
          <w:szCs w:val="20"/>
        </w:rPr>
        <w:t>s2</w:t>
      </w:r>
      <w:r>
        <w:rPr>
          <w:rFonts w:ascii="Consolas" w:hAnsi="Consolas"/>
          <w:color w:val="000000"/>
          <w:sz w:val="20"/>
          <w:szCs w:val="20"/>
        </w:rPr>
        <w:t>); } }            false</w:t>
      </w:r>
    </w:p>
    <w:p w14:paraId="5B0BBD99" w14:textId="1CF05438" w:rsidR="008F5462" w:rsidRDefault="00F439E5" w:rsidP="00F439E5">
      <w:pPr>
        <w:pStyle w:val="Heading2"/>
      </w:pPr>
      <w:r>
        <w:t>STRING BUFFER=</w:t>
      </w:r>
    </w:p>
    <w:p w14:paraId="6A2E6855" w14:textId="75EEADA7" w:rsidR="00F439E5" w:rsidRDefault="00AF5753" w:rsidP="00F439E5">
      <w:pPr>
        <w:pStyle w:val="ListParagraph"/>
        <w:numPr>
          <w:ilvl w:val="0"/>
          <w:numId w:val="228"/>
        </w:numPr>
      </w:pPr>
      <w:r>
        <w:t>IT IS A PREDEFINED CLASS PRESENT INSIDE JAVA.LANG  PACKAGE .</w:t>
      </w:r>
    </w:p>
    <w:p w14:paraId="0D71C47F" w14:textId="4872E1B4" w:rsidR="00015358" w:rsidRDefault="00AF5753" w:rsidP="00015358">
      <w:pPr>
        <w:pStyle w:val="ListParagraph"/>
        <w:numPr>
          <w:ilvl w:val="0"/>
          <w:numId w:val="228"/>
        </w:numPr>
      </w:pPr>
      <w:r>
        <w:t xml:space="preserve">IN JAVA WE CAN DECLARE </w:t>
      </w:r>
      <w:r w:rsidR="00ED16D1">
        <w:t>STRING BUFFER OBJCET ONLY BY USING NEW KEYWORD .</w:t>
      </w:r>
    </w:p>
    <w:p w14:paraId="749648F0" w14:textId="4A8056EA" w:rsidR="00015358" w:rsidRDefault="00015358" w:rsidP="00015358">
      <w:pPr>
        <w:pStyle w:val="ListParagraph"/>
      </w:pPr>
      <w:r>
        <w:t>(WE CAN’T DECLARE A STRING BUFFER OBJECT DIRECTLY).</w:t>
      </w:r>
    </w:p>
    <w:p w14:paraId="015C1575" w14:textId="208D6A67" w:rsidR="00015358" w:rsidRDefault="009612C0" w:rsidP="00015358">
      <w:pPr>
        <w:pStyle w:val="ListParagraph"/>
        <w:numPr>
          <w:ilvl w:val="0"/>
          <w:numId w:val="228"/>
        </w:numPr>
      </w:pPr>
      <w:r>
        <w:t xml:space="preserve">INSIDE STRING BUFFER THERE IS NO STRING CONSTANT POOL AREA , OBJECT WILL GETS CREATED </w:t>
      </w:r>
      <w:r w:rsidR="00A846AA">
        <w:t>ONLY INSIDE HEAP AREA.</w:t>
      </w:r>
    </w:p>
    <w:p w14:paraId="2EE5C98B" w14:textId="6E49BA06" w:rsidR="00A846AA" w:rsidRDefault="00A846AA" w:rsidP="00015358">
      <w:pPr>
        <w:pStyle w:val="ListParagraph"/>
        <w:numPr>
          <w:ilvl w:val="0"/>
          <w:numId w:val="228"/>
        </w:numPr>
      </w:pPr>
      <w:r>
        <w:t xml:space="preserve">IT IS A CHILD CLASS OF OBJECT CLASS </w:t>
      </w:r>
      <w:r w:rsidR="005B4CEA">
        <w:t>.</w:t>
      </w:r>
    </w:p>
    <w:p w14:paraId="488FFB3B" w14:textId="2F422CDC" w:rsidR="005B4CEA" w:rsidRDefault="005B4CEA" w:rsidP="00015358">
      <w:pPr>
        <w:pStyle w:val="ListParagraph"/>
        <w:numPr>
          <w:ilvl w:val="0"/>
          <w:numId w:val="228"/>
        </w:numPr>
      </w:pPr>
      <w:r>
        <w:t xml:space="preserve">INSIDE STRING BUFFER TOSTRING MEHTOD IS OVERRIDEN , </w:t>
      </w:r>
      <w:r w:rsidR="00932BFD">
        <w:t>EQUALS (OBJECT ) AND HASHCODE ARE NOT OVERRIDEN .</w:t>
      </w:r>
    </w:p>
    <w:p w14:paraId="0F8AD76E" w14:textId="21FBC85B" w:rsidR="00932BFD" w:rsidRDefault="00661B20" w:rsidP="00015358">
      <w:pPr>
        <w:pStyle w:val="ListParagraph"/>
        <w:numPr>
          <w:ilvl w:val="0"/>
          <w:numId w:val="228"/>
        </w:numPr>
      </w:pPr>
      <w:r>
        <w:t>IT IS A FINAL CLASS.</w:t>
      </w:r>
    </w:p>
    <w:p w14:paraId="2988F482" w14:textId="00425EEE" w:rsidR="00661B20" w:rsidRDefault="00661B20" w:rsidP="00661B20">
      <w:pPr>
        <w:pStyle w:val="Heading2"/>
      </w:pPr>
      <w:r>
        <w:t xml:space="preserve">CONSTRUCTERS OF STRING </w:t>
      </w:r>
      <w:r w:rsidR="00D01A44">
        <w:t>BUFFER CLASS=</w:t>
      </w:r>
    </w:p>
    <w:tbl>
      <w:tblPr>
        <w:tblStyle w:val="TableGrid"/>
        <w:tblW w:w="8141" w:type="dxa"/>
        <w:tblInd w:w="720" w:type="dxa"/>
        <w:tblLook w:val="04A0" w:firstRow="1" w:lastRow="0" w:firstColumn="1" w:lastColumn="0" w:noHBand="0" w:noVBand="1"/>
      </w:tblPr>
      <w:tblGrid>
        <w:gridCol w:w="2821"/>
        <w:gridCol w:w="5320"/>
      </w:tblGrid>
      <w:tr w:rsidR="0052491C" w14:paraId="443BE58E" w14:textId="77777777" w:rsidTr="004551DD">
        <w:trPr>
          <w:trHeight w:val="688"/>
        </w:trPr>
        <w:tc>
          <w:tcPr>
            <w:tcW w:w="2821" w:type="dxa"/>
          </w:tcPr>
          <w:p w14:paraId="07FE076B" w14:textId="57508758" w:rsidR="0052491C" w:rsidRDefault="0099337A" w:rsidP="0052491C">
            <w:pPr>
              <w:pStyle w:val="ListParagraph"/>
              <w:ind w:left="0"/>
            </w:pPr>
            <w:r>
              <w:t>STRINGBUFFER()</w:t>
            </w:r>
          </w:p>
        </w:tc>
        <w:tc>
          <w:tcPr>
            <w:tcW w:w="5320" w:type="dxa"/>
          </w:tcPr>
          <w:p w14:paraId="376F4F24" w14:textId="5E543F7E" w:rsidR="0052491C" w:rsidRDefault="0099337A" w:rsidP="0052491C">
            <w:pPr>
              <w:pStyle w:val="ListParagraph"/>
              <w:ind w:left="0"/>
            </w:pPr>
            <w:r>
              <w:t>IT IS USED TO CREATE EMPTY STRING BUFFER OBJECT.</w:t>
            </w:r>
          </w:p>
        </w:tc>
      </w:tr>
      <w:tr w:rsidR="0052491C" w14:paraId="48D9DBBC" w14:textId="77777777" w:rsidTr="004551DD">
        <w:trPr>
          <w:trHeight w:val="661"/>
        </w:trPr>
        <w:tc>
          <w:tcPr>
            <w:tcW w:w="2821" w:type="dxa"/>
          </w:tcPr>
          <w:p w14:paraId="48E24B62" w14:textId="4991048E" w:rsidR="0052491C" w:rsidRDefault="0099337A" w:rsidP="0052491C">
            <w:pPr>
              <w:pStyle w:val="ListParagraph"/>
              <w:ind w:left="0"/>
            </w:pPr>
            <w:r>
              <w:t>STRINGBUFFER(STRING)</w:t>
            </w:r>
          </w:p>
        </w:tc>
        <w:tc>
          <w:tcPr>
            <w:tcW w:w="5320" w:type="dxa"/>
          </w:tcPr>
          <w:p w14:paraId="2C72BD6D" w14:textId="390D1F48" w:rsidR="0052491C" w:rsidRDefault="0099337A" w:rsidP="0052491C">
            <w:pPr>
              <w:pStyle w:val="ListParagraph"/>
              <w:ind w:left="0"/>
            </w:pPr>
            <w:r>
              <w:t xml:space="preserve">IT IS USED TO </w:t>
            </w:r>
            <w:r w:rsidR="00505EFA">
              <w:t xml:space="preserve">CREATE A STRINGBUFFER OBJECT FOR GIVEN </w:t>
            </w:r>
            <w:r w:rsidR="00AE2C60">
              <w:t>STRING LITERAL .</w:t>
            </w:r>
          </w:p>
        </w:tc>
      </w:tr>
      <w:tr w:rsidR="0052491C" w14:paraId="28F3BEB6" w14:textId="77777777" w:rsidTr="004551DD">
        <w:trPr>
          <w:trHeight w:val="688"/>
        </w:trPr>
        <w:tc>
          <w:tcPr>
            <w:tcW w:w="2821" w:type="dxa"/>
          </w:tcPr>
          <w:p w14:paraId="68CF8CAB" w14:textId="2F972103" w:rsidR="0052491C" w:rsidRDefault="00AE2C60" w:rsidP="0052491C">
            <w:pPr>
              <w:pStyle w:val="ListParagraph"/>
              <w:ind w:left="0"/>
            </w:pPr>
            <w:r>
              <w:t>STRINGBUFFER(STRING BUILDER)</w:t>
            </w:r>
          </w:p>
        </w:tc>
        <w:tc>
          <w:tcPr>
            <w:tcW w:w="5320" w:type="dxa"/>
          </w:tcPr>
          <w:p w14:paraId="7D545FFF" w14:textId="60504589" w:rsidR="0052491C" w:rsidRDefault="00467F8E" w:rsidP="0052491C">
            <w:pPr>
              <w:pStyle w:val="ListParagraph"/>
              <w:ind w:left="0"/>
            </w:pPr>
            <w:r>
              <w:t>IT IS USED TO CREATE STRING BUFFER OBJECT FOR GIVEN STRING BUILDER</w:t>
            </w:r>
            <w:r w:rsidR="004551DD">
              <w:t xml:space="preserve"> OBJECT.</w:t>
            </w:r>
          </w:p>
        </w:tc>
      </w:tr>
    </w:tbl>
    <w:p w14:paraId="7C635EC4" w14:textId="1A69AB8A" w:rsidR="00D01A44" w:rsidRDefault="00D01A44" w:rsidP="004551DD"/>
    <w:p w14:paraId="3FF52C85" w14:textId="62E683D4" w:rsidR="00603D66" w:rsidRDefault="00004139" w:rsidP="00603D6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50" behindDoc="0" locked="0" layoutInCell="1" allowOverlap="1" wp14:anchorId="298C2507" wp14:editId="2F3731A1">
                <wp:simplePos x="0" y="0"/>
                <wp:positionH relativeFrom="column">
                  <wp:posOffset>4405745</wp:posOffset>
                </wp:positionH>
                <wp:positionV relativeFrom="paragraph">
                  <wp:posOffset>8775</wp:posOffset>
                </wp:positionV>
                <wp:extent cx="1468582" cy="1482436"/>
                <wp:effectExtent l="0" t="0" r="17780" b="22860"/>
                <wp:wrapNone/>
                <wp:docPr id="372746721" name="Flowchart: Process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8582" cy="148243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411DF35" id="Flowchart: Process 129" o:spid="_x0000_s1026" style="position:absolute;margin-left:346.9pt;margin-top:.7pt;width:115.65pt;height:116.75pt;z-index:25178648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" fillcolor="#4472c4 [3204]" strokecolor="#09101d [484]" strokeweight="1pt">
                <v:stroke joinstyle="miter"/>
              </v:oval>
            </w:pict>
          </mc:Fallback>
        </mc:AlternateContent>
      </w:r>
      <w:r w:rsidR="00603D66">
        <w:rPr>
          <w:rFonts w:ascii="Consolas" w:hAnsi="Consolas"/>
          <w:b/>
          <w:bCs/>
          <w:color w:val="7F0055"/>
          <w:sz w:val="20"/>
          <w:szCs w:val="20"/>
        </w:rPr>
        <w:t>public</w:t>
      </w:r>
      <w:r w:rsidR="00603D66">
        <w:rPr>
          <w:rFonts w:ascii="Consolas" w:hAnsi="Consolas"/>
          <w:color w:val="000000"/>
          <w:sz w:val="20"/>
          <w:szCs w:val="20"/>
        </w:rPr>
        <w:t xml:space="preserve"> </w:t>
      </w:r>
      <w:r w:rsidR="00603D66">
        <w:rPr>
          <w:rFonts w:ascii="Consolas" w:hAnsi="Consolas"/>
          <w:b/>
          <w:bCs/>
          <w:color w:val="7F0055"/>
          <w:sz w:val="20"/>
          <w:szCs w:val="20"/>
        </w:rPr>
        <w:t>class</w:t>
      </w:r>
      <w:r w:rsidR="00603D66">
        <w:rPr>
          <w:rFonts w:ascii="Consolas" w:hAnsi="Consolas"/>
          <w:color w:val="000000"/>
          <w:sz w:val="20"/>
          <w:szCs w:val="20"/>
        </w:rPr>
        <w:t xml:space="preserve"> demo{</w:t>
      </w:r>
    </w:p>
    <w:p w14:paraId="3BB9C14F" w14:textId="592BB3A2" w:rsidR="00603D66" w:rsidRDefault="00004139" w:rsidP="00603D6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351" behindDoc="0" locked="0" layoutInCell="1" allowOverlap="1" wp14:anchorId="208F6063" wp14:editId="0EE6A451">
                <wp:simplePos x="0" y="0"/>
                <wp:positionH relativeFrom="column">
                  <wp:posOffset>4765964</wp:posOffset>
                </wp:positionH>
                <wp:positionV relativeFrom="paragraph">
                  <wp:posOffset>88785</wp:posOffset>
                </wp:positionV>
                <wp:extent cx="872836" cy="263236"/>
                <wp:effectExtent l="0" t="0" r="22860" b="22860"/>
                <wp:wrapNone/>
                <wp:docPr id="344631178" name="Text Box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2836" cy="2632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D6A2F9" w14:textId="3A08E586" w:rsidR="00004139" w:rsidRPr="00004139" w:rsidRDefault="0000413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Java (0x1)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8F6063" id="Text Box 130" o:spid="_x0000_s1103" type="#_x0000_t202" style="position:absolute;margin-left:375.25pt;margin-top:7pt;width:68.75pt;height:20.75pt;z-index:2516583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" fillcolor="white [3201]" strokeweight=".5pt">
                <v:textbox>
                  <w:txbxContent>
                    <w:p w14:paraId="72D6A2F9" w14:textId="3A08E586" w:rsidR="00004139" w:rsidRPr="00004139" w:rsidRDefault="0000413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Java (0x1)</w:t>
                      </w:r>
                    </w:p>
                  </w:txbxContent>
                </v:textbox>
              </v:shape>
            </w:pict>
          </mc:Fallback>
        </mc:AlternateContent>
      </w:r>
      <w:r w:rsidR="00603D66">
        <w:rPr>
          <w:rFonts w:ascii="Consolas" w:hAnsi="Consolas"/>
          <w:color w:val="000000"/>
          <w:sz w:val="20"/>
          <w:szCs w:val="20"/>
        </w:rPr>
        <w:tab/>
      </w:r>
      <w:r w:rsidR="00603D66">
        <w:rPr>
          <w:rFonts w:ascii="Consolas" w:hAnsi="Consolas"/>
          <w:b/>
          <w:bCs/>
          <w:color w:val="7F0055"/>
          <w:sz w:val="20"/>
          <w:szCs w:val="20"/>
        </w:rPr>
        <w:t>public</w:t>
      </w:r>
      <w:r w:rsidR="00603D66">
        <w:rPr>
          <w:rFonts w:ascii="Consolas" w:hAnsi="Consolas"/>
          <w:color w:val="000000"/>
          <w:sz w:val="20"/>
          <w:szCs w:val="20"/>
        </w:rPr>
        <w:t xml:space="preserve"> </w:t>
      </w:r>
      <w:r w:rsidR="00603D66">
        <w:rPr>
          <w:rFonts w:ascii="Consolas" w:hAnsi="Consolas"/>
          <w:b/>
          <w:bCs/>
          <w:color w:val="7F0055"/>
          <w:sz w:val="20"/>
          <w:szCs w:val="20"/>
        </w:rPr>
        <w:t>static</w:t>
      </w:r>
      <w:r w:rsidR="00603D66">
        <w:rPr>
          <w:rFonts w:ascii="Consolas" w:hAnsi="Consolas"/>
          <w:color w:val="000000"/>
          <w:sz w:val="20"/>
          <w:szCs w:val="20"/>
        </w:rPr>
        <w:t xml:space="preserve"> </w:t>
      </w:r>
      <w:r w:rsidR="00603D66">
        <w:rPr>
          <w:rFonts w:ascii="Consolas" w:hAnsi="Consolas"/>
          <w:b/>
          <w:bCs/>
          <w:color w:val="7F0055"/>
          <w:sz w:val="20"/>
          <w:szCs w:val="20"/>
        </w:rPr>
        <w:t>void</w:t>
      </w:r>
      <w:r w:rsidR="00603D66">
        <w:rPr>
          <w:rFonts w:ascii="Consolas" w:hAnsi="Consolas"/>
          <w:color w:val="000000"/>
          <w:sz w:val="20"/>
          <w:szCs w:val="20"/>
        </w:rPr>
        <w:t xml:space="preserve"> main(String [] </w:t>
      </w:r>
      <w:r w:rsidR="00603D66">
        <w:rPr>
          <w:rFonts w:ascii="Consolas" w:hAnsi="Consolas"/>
          <w:color w:val="6A3E3E"/>
          <w:sz w:val="20"/>
          <w:szCs w:val="20"/>
        </w:rPr>
        <w:t>args</w:t>
      </w:r>
      <w:r w:rsidR="00603D66">
        <w:rPr>
          <w:rFonts w:ascii="Consolas" w:hAnsi="Consolas"/>
          <w:color w:val="000000"/>
          <w:sz w:val="20"/>
          <w:szCs w:val="20"/>
        </w:rPr>
        <w:t>) {</w:t>
      </w:r>
      <w:r w:rsidR="001541F8">
        <w:rPr>
          <w:rFonts w:ascii="Consolas" w:hAnsi="Consolas"/>
          <w:color w:val="000000"/>
          <w:sz w:val="20"/>
          <w:szCs w:val="20"/>
        </w:rPr>
        <w:t xml:space="preserve">         heap area</w:t>
      </w:r>
    </w:p>
    <w:p w14:paraId="6039C91E" w14:textId="44C504B8" w:rsidR="00603D66" w:rsidRDefault="001541F8" w:rsidP="00603D6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354" behindDoc="0" locked="0" layoutInCell="1" allowOverlap="1" wp14:anchorId="69F04ED3" wp14:editId="5820CE95">
                <wp:simplePos x="0" y="0"/>
                <wp:positionH relativeFrom="column">
                  <wp:posOffset>3851564</wp:posOffset>
                </wp:positionH>
                <wp:positionV relativeFrom="paragraph">
                  <wp:posOffset>98887</wp:posOffset>
                </wp:positionV>
                <wp:extent cx="394335" cy="235123"/>
                <wp:effectExtent l="0" t="0" r="24765" b="12700"/>
                <wp:wrapNone/>
                <wp:docPr id="558901558" name="Text Box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" cy="2351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629D9E" w14:textId="468FA8B6" w:rsidR="001541F8" w:rsidRPr="001541F8" w:rsidRDefault="001541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0x1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F04ED3" id="Text Box 133" o:spid="_x0000_s1104" type="#_x0000_t202" style="position:absolute;margin-left:303.25pt;margin-top:7.8pt;width:31.05pt;height:18.5pt;z-index:25165835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" fillcolor="white [3201]" strokeweight=".5pt">
                <v:textbox>
                  <w:txbxContent>
                    <w:p w14:paraId="0A629D9E" w14:textId="468FA8B6" w:rsidR="001541F8" w:rsidRPr="001541F8" w:rsidRDefault="001541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0x1</w:t>
                      </w:r>
                    </w:p>
                  </w:txbxContent>
                </v:textbox>
              </v:shape>
            </w:pict>
          </mc:Fallback>
        </mc:AlternateContent>
      </w:r>
      <w:r w:rsidR="00603D66">
        <w:rPr>
          <w:rFonts w:ascii="Consolas" w:hAnsi="Consolas"/>
          <w:color w:val="000000"/>
          <w:sz w:val="20"/>
          <w:szCs w:val="20"/>
        </w:rPr>
        <w:tab/>
      </w:r>
      <w:r w:rsidR="00603D66">
        <w:rPr>
          <w:rFonts w:ascii="Consolas" w:hAnsi="Consolas"/>
          <w:color w:val="000000"/>
          <w:sz w:val="20"/>
          <w:szCs w:val="20"/>
        </w:rPr>
        <w:tab/>
        <w:t xml:space="preserve">StringBuffer </w:t>
      </w:r>
      <w:r w:rsidR="00603D66">
        <w:rPr>
          <w:rFonts w:ascii="Consolas" w:hAnsi="Consolas"/>
          <w:color w:val="6A3E3E"/>
          <w:sz w:val="20"/>
          <w:szCs w:val="20"/>
        </w:rPr>
        <w:t>s1</w:t>
      </w:r>
      <w:r w:rsidR="00603D66">
        <w:rPr>
          <w:rFonts w:ascii="Consolas" w:hAnsi="Consolas"/>
          <w:color w:val="000000"/>
          <w:sz w:val="20"/>
          <w:szCs w:val="20"/>
        </w:rPr>
        <w:t>=</w:t>
      </w:r>
      <w:r w:rsidR="00603D66">
        <w:rPr>
          <w:rFonts w:ascii="Consolas" w:hAnsi="Consolas"/>
          <w:b/>
          <w:bCs/>
          <w:color w:val="7F0055"/>
          <w:sz w:val="20"/>
          <w:szCs w:val="20"/>
        </w:rPr>
        <w:t>new</w:t>
      </w:r>
      <w:r w:rsidR="00603D66">
        <w:rPr>
          <w:rFonts w:ascii="Consolas" w:hAnsi="Consolas"/>
          <w:color w:val="000000"/>
          <w:sz w:val="20"/>
          <w:szCs w:val="20"/>
        </w:rPr>
        <w:t xml:space="preserve"> StringBuffer(</w:t>
      </w:r>
      <w:r w:rsidR="00603D66">
        <w:rPr>
          <w:rFonts w:ascii="Consolas" w:hAnsi="Consolas"/>
          <w:color w:val="2A00FF"/>
          <w:sz w:val="20"/>
          <w:szCs w:val="20"/>
        </w:rPr>
        <w:t>"java"</w:t>
      </w:r>
      <w:r w:rsidR="00603D66">
        <w:rPr>
          <w:rFonts w:ascii="Consolas" w:hAnsi="Consolas"/>
          <w:color w:val="000000"/>
          <w:sz w:val="20"/>
          <w:szCs w:val="20"/>
        </w:rPr>
        <w:t>);</w:t>
      </w:r>
    </w:p>
    <w:p w14:paraId="23E56070" w14:textId="60418808" w:rsidR="00603D66" w:rsidRDefault="001541F8" w:rsidP="00603D6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noProof/>
          <w:color w:val="00000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58566" behindDoc="0" locked="0" layoutInCell="1" allowOverlap="1" wp14:anchorId="5A0A65CE" wp14:editId="073465F3">
                <wp:simplePos x="0" y="0"/>
                <wp:positionH relativeFrom="column">
                  <wp:posOffset>4246245</wp:posOffset>
                </wp:positionH>
                <wp:positionV relativeFrom="paragraph">
                  <wp:posOffset>-28575</wp:posOffset>
                </wp:positionV>
                <wp:extent cx="547345" cy="158760"/>
                <wp:effectExtent l="38100" t="38100" r="24765" b="31750"/>
                <wp:wrapNone/>
                <wp:docPr id="1559690938" name="Ink 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9">
                      <w14:nvContentPartPr>
                        <w14:cNvContentPartPr/>
                      </w14:nvContentPartPr>
                      <w14:xfrm>
                        <a:off x="0" y="0"/>
                        <a:ext cx="547345" cy="15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509437" id="Ink 138" o:spid="_x0000_s1026" type="#_x0000_t75" style="position:absolute;margin-left:334pt;margin-top:-2.6pt;width:43.85pt;height:13.2pt;z-index:2516585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">
                <v:imagedata r:id="rId390" o:title=""/>
              </v:shape>
            </w:pict>
          </mc:Fallback>
        </mc:AlternateContent>
      </w:r>
      <w:r w:rsidR="00004139">
        <w:rPr>
          <w:rFonts w:ascii="Consolas" w:hAnsi="Consolas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352" behindDoc="0" locked="0" layoutInCell="1" allowOverlap="1" wp14:anchorId="2DCEF185" wp14:editId="4E368860">
                <wp:simplePos x="0" y="0"/>
                <wp:positionH relativeFrom="column">
                  <wp:posOffset>4779818</wp:posOffset>
                </wp:positionH>
                <wp:positionV relativeFrom="paragraph">
                  <wp:posOffset>144260</wp:posOffset>
                </wp:positionV>
                <wp:extent cx="1004051" cy="277091"/>
                <wp:effectExtent l="0" t="0" r="24765" b="27940"/>
                <wp:wrapNone/>
                <wp:docPr id="1074789957" name="Text Box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4051" cy="2770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6849DD" w14:textId="6156B871" w:rsidR="00004139" w:rsidRPr="00004139" w:rsidRDefault="0000413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Mava(0x2)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CEF185" id="Text Box 131" o:spid="_x0000_s1105" type="#_x0000_t202" style="position:absolute;margin-left:376.35pt;margin-top:11.35pt;width:79.05pt;height:21.8pt;z-index:25165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" fillcolor="white [3201]" strokeweight=".5pt">
                <v:textbox>
                  <w:txbxContent>
                    <w:p w14:paraId="6F6849DD" w14:textId="6156B871" w:rsidR="00004139" w:rsidRPr="00004139" w:rsidRDefault="0000413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Mava(0x2)</w:t>
                      </w:r>
                    </w:p>
                  </w:txbxContent>
                </v:textbox>
              </v:shape>
            </w:pict>
          </mc:Fallback>
        </mc:AlternateContent>
      </w:r>
      <w:r w:rsidR="00603D66">
        <w:rPr>
          <w:rFonts w:ascii="Consolas" w:hAnsi="Consolas"/>
          <w:color w:val="000000"/>
          <w:sz w:val="20"/>
          <w:szCs w:val="20"/>
        </w:rPr>
        <w:tab/>
      </w:r>
      <w:r w:rsidR="00603D66">
        <w:rPr>
          <w:rFonts w:ascii="Consolas" w:hAnsi="Consolas"/>
          <w:color w:val="000000"/>
          <w:sz w:val="20"/>
          <w:szCs w:val="20"/>
        </w:rPr>
        <w:tab/>
        <w:t>System.</w:t>
      </w:r>
      <w:r w:rsidR="00603D66"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 w:rsidR="00603D66">
        <w:rPr>
          <w:rFonts w:ascii="Consolas" w:hAnsi="Consolas"/>
          <w:color w:val="000000"/>
          <w:sz w:val="20"/>
          <w:szCs w:val="20"/>
        </w:rPr>
        <w:t>.println(</w:t>
      </w:r>
      <w:r w:rsidR="00603D66">
        <w:rPr>
          <w:rFonts w:ascii="Consolas" w:hAnsi="Consolas"/>
          <w:color w:val="6A3E3E"/>
          <w:sz w:val="20"/>
          <w:szCs w:val="20"/>
        </w:rPr>
        <w:t>s1</w:t>
      </w:r>
      <w:r w:rsidR="00603D66"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t xml:space="preserve">                 s1</w:t>
      </w:r>
    </w:p>
    <w:p w14:paraId="31B168AD" w14:textId="47FD7529" w:rsidR="00603D66" w:rsidRDefault="001541F8" w:rsidP="00603D6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355" behindDoc="0" locked="0" layoutInCell="1" allowOverlap="1" wp14:anchorId="61847AA3" wp14:editId="3ECA38D0">
                <wp:simplePos x="0" y="0"/>
                <wp:positionH relativeFrom="column">
                  <wp:posOffset>3837709</wp:posOffset>
                </wp:positionH>
                <wp:positionV relativeFrom="paragraph">
                  <wp:posOffset>127289</wp:posOffset>
                </wp:positionV>
                <wp:extent cx="519546" cy="263236"/>
                <wp:effectExtent l="0" t="0" r="13970" b="22860"/>
                <wp:wrapNone/>
                <wp:docPr id="823751038" name="Text Box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546" cy="2632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3D4C7B" w14:textId="715D74DA" w:rsidR="001541F8" w:rsidRPr="001541F8" w:rsidRDefault="001541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0x2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847AA3" id="Text Box 134" o:spid="_x0000_s1106" type="#_x0000_t202" style="position:absolute;margin-left:302.2pt;margin-top:10pt;width:40.9pt;height:20.75pt;z-index:25165835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" fillcolor="white [3201]" strokeweight=".5pt">
                <v:textbox>
                  <w:txbxContent>
                    <w:p w14:paraId="793D4C7B" w14:textId="715D74DA" w:rsidR="001541F8" w:rsidRPr="001541F8" w:rsidRDefault="001541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0x2</w:t>
                      </w:r>
                    </w:p>
                  </w:txbxContent>
                </v:textbox>
              </v:shape>
            </w:pict>
          </mc:Fallback>
        </mc:AlternateContent>
      </w:r>
      <w:r w:rsidR="00603D66">
        <w:rPr>
          <w:rFonts w:ascii="Consolas" w:hAnsi="Consolas"/>
          <w:color w:val="000000"/>
          <w:sz w:val="20"/>
          <w:szCs w:val="20"/>
        </w:rPr>
        <w:tab/>
      </w:r>
      <w:r w:rsidR="00603D66">
        <w:rPr>
          <w:rFonts w:ascii="Consolas" w:hAnsi="Consolas"/>
          <w:color w:val="000000"/>
          <w:sz w:val="20"/>
          <w:szCs w:val="20"/>
        </w:rPr>
        <w:tab/>
        <w:t xml:space="preserve">StringBuffer </w:t>
      </w:r>
      <w:r w:rsidR="00603D66">
        <w:rPr>
          <w:rFonts w:ascii="Consolas" w:hAnsi="Consolas"/>
          <w:color w:val="6A3E3E"/>
          <w:sz w:val="20"/>
          <w:szCs w:val="20"/>
        </w:rPr>
        <w:t>s2</w:t>
      </w:r>
      <w:r w:rsidR="00603D66">
        <w:rPr>
          <w:rFonts w:ascii="Consolas" w:hAnsi="Consolas"/>
          <w:color w:val="000000"/>
          <w:sz w:val="20"/>
          <w:szCs w:val="20"/>
        </w:rPr>
        <w:t>=</w:t>
      </w:r>
      <w:r w:rsidR="00603D66">
        <w:rPr>
          <w:rFonts w:ascii="Consolas" w:hAnsi="Consolas"/>
          <w:b/>
          <w:bCs/>
          <w:color w:val="7F0055"/>
          <w:sz w:val="20"/>
          <w:szCs w:val="20"/>
        </w:rPr>
        <w:t>new</w:t>
      </w:r>
      <w:r w:rsidR="00603D66">
        <w:rPr>
          <w:rFonts w:ascii="Consolas" w:hAnsi="Consolas"/>
          <w:color w:val="000000"/>
          <w:sz w:val="20"/>
          <w:szCs w:val="20"/>
        </w:rPr>
        <w:t xml:space="preserve"> StringBuffer(</w:t>
      </w:r>
      <w:r w:rsidR="00603D66">
        <w:rPr>
          <w:rFonts w:ascii="Consolas" w:hAnsi="Consolas"/>
          <w:color w:val="2A00FF"/>
          <w:sz w:val="20"/>
          <w:szCs w:val="20"/>
        </w:rPr>
        <w:t>"mava"</w:t>
      </w:r>
      <w:r w:rsidR="00603D66">
        <w:rPr>
          <w:rFonts w:ascii="Consolas" w:hAnsi="Consolas"/>
          <w:color w:val="000000"/>
          <w:sz w:val="20"/>
          <w:szCs w:val="20"/>
        </w:rPr>
        <w:t>);</w:t>
      </w:r>
    </w:p>
    <w:p w14:paraId="7E099354" w14:textId="547D674C" w:rsidR="00603D66" w:rsidRDefault="001541F8" w:rsidP="00603D6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noProof/>
          <w:color w:val="00000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58567" behindDoc="0" locked="0" layoutInCell="1" allowOverlap="1" wp14:anchorId="7FD901BD" wp14:editId="0037DA5F">
                <wp:simplePos x="0" y="0"/>
                <wp:positionH relativeFrom="column">
                  <wp:posOffset>4370705</wp:posOffset>
                </wp:positionH>
                <wp:positionV relativeFrom="paragraph">
                  <wp:posOffset>5715</wp:posOffset>
                </wp:positionV>
                <wp:extent cx="414405" cy="109080"/>
                <wp:effectExtent l="38100" t="38100" r="24130" b="43815"/>
                <wp:wrapNone/>
                <wp:docPr id="1387276294" name="Ink 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1">
                      <w14:nvContentPartPr>
                        <w14:cNvContentPartPr/>
                      </w14:nvContentPartPr>
                      <w14:xfrm>
                        <a:off x="0" y="0"/>
                        <a:ext cx="414405" cy="10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EEB9F4" id="Ink 141" o:spid="_x0000_s1026" type="#_x0000_t75" style="position:absolute;margin-left:343.8pt;margin-top:.1pt;width:33.35pt;height:9.3pt;z-index:25165856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">
                <v:imagedata r:id="rId392" o:title=""/>
              </v:shape>
            </w:pict>
          </mc:Fallback>
        </mc:AlternateContent>
      </w:r>
      <w:r w:rsidR="00603D66">
        <w:rPr>
          <w:rFonts w:ascii="Consolas" w:hAnsi="Consolas"/>
          <w:color w:val="000000"/>
          <w:sz w:val="20"/>
          <w:szCs w:val="20"/>
        </w:rPr>
        <w:tab/>
      </w:r>
      <w:r w:rsidR="00603D66">
        <w:rPr>
          <w:rFonts w:ascii="Consolas" w:hAnsi="Consolas"/>
          <w:color w:val="000000"/>
          <w:sz w:val="20"/>
          <w:szCs w:val="20"/>
        </w:rPr>
        <w:tab/>
        <w:t>System.</w:t>
      </w:r>
      <w:r w:rsidR="00603D66"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 w:rsidR="00603D66">
        <w:rPr>
          <w:rFonts w:ascii="Consolas" w:hAnsi="Consolas"/>
          <w:color w:val="000000"/>
          <w:sz w:val="20"/>
          <w:szCs w:val="20"/>
        </w:rPr>
        <w:t>.println(</w:t>
      </w:r>
      <w:r w:rsidR="00603D66">
        <w:rPr>
          <w:rFonts w:ascii="Consolas" w:hAnsi="Consolas"/>
          <w:color w:val="6A3E3E"/>
          <w:sz w:val="20"/>
          <w:szCs w:val="20"/>
        </w:rPr>
        <w:t>s2</w:t>
      </w:r>
      <w:r w:rsidR="00603D66"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t xml:space="preserve">                s2</w:t>
      </w:r>
    </w:p>
    <w:p w14:paraId="5065FF97" w14:textId="1DFADA84" w:rsidR="00603D66" w:rsidRDefault="001541F8" w:rsidP="00603D6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356" behindDoc="0" locked="0" layoutInCell="1" allowOverlap="1" wp14:anchorId="3B9DC16F" wp14:editId="04BDB3E7">
                <wp:simplePos x="0" y="0"/>
                <wp:positionH relativeFrom="column">
                  <wp:posOffset>3837709</wp:posOffset>
                </wp:positionH>
                <wp:positionV relativeFrom="paragraph">
                  <wp:posOffset>148763</wp:posOffset>
                </wp:positionV>
                <wp:extent cx="568036" cy="242455"/>
                <wp:effectExtent l="0" t="0" r="22860" b="24765"/>
                <wp:wrapNone/>
                <wp:docPr id="1383454922" name="Text Box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036" cy="2424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0134E3" w14:textId="34BE6B08" w:rsidR="001541F8" w:rsidRPr="001541F8" w:rsidRDefault="001541F8" w:rsidP="001541F8">
                            <w:pPr>
                              <w:pStyle w:val="NoSpacing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0x3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9DC16F" id="Text Box 135" o:spid="_x0000_s1107" type="#_x0000_t202" style="position:absolute;margin-left:302.2pt;margin-top:11.7pt;width:44.75pt;height:19.1pt;z-index:2516583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" fillcolor="white [3201]" strokeweight=".5pt">
                <v:textbox>
                  <w:txbxContent>
                    <w:p w14:paraId="3A0134E3" w14:textId="34BE6B08" w:rsidR="001541F8" w:rsidRPr="001541F8" w:rsidRDefault="001541F8" w:rsidP="001541F8">
                      <w:pPr>
                        <w:pStyle w:val="NoSpacing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0x3</w:t>
                      </w:r>
                    </w:p>
                  </w:txbxContent>
                </v:textbox>
              </v:shape>
            </w:pict>
          </mc:Fallback>
        </mc:AlternateContent>
      </w:r>
      <w:r w:rsidR="00004139">
        <w:rPr>
          <w:rFonts w:ascii="Consolas" w:hAnsi="Consolas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353" behindDoc="0" locked="0" layoutInCell="1" allowOverlap="1" wp14:anchorId="5A19A0B9" wp14:editId="392B9F9B">
                <wp:simplePos x="0" y="0"/>
                <wp:positionH relativeFrom="column">
                  <wp:posOffset>4828309</wp:posOffset>
                </wp:positionH>
                <wp:positionV relativeFrom="paragraph">
                  <wp:posOffset>86418</wp:posOffset>
                </wp:positionV>
                <wp:extent cx="831100" cy="332509"/>
                <wp:effectExtent l="0" t="0" r="26670" b="10795"/>
                <wp:wrapNone/>
                <wp:docPr id="1441740644" name="Text Box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1100" cy="3325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200FCF" w14:textId="5398026F" w:rsidR="00004139" w:rsidRPr="00004139" w:rsidRDefault="001541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J</w:t>
                            </w:r>
                            <w:r w:rsidR="00004139">
                              <w:rPr>
                                <w:lang w:val="en-US"/>
                              </w:rPr>
                              <w:t>ava</w:t>
                            </w:r>
                            <w:r>
                              <w:rPr>
                                <w:lang w:val="en-US"/>
                              </w:rPr>
                              <w:t>(0x3)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A19A0B9" id="Text Box 132" o:spid="_x0000_s1108" type="#_x0000_t202" style="position:absolute;margin-left:380.2pt;margin-top:6.8pt;width:65.45pt;height:26.2pt;z-index:25165835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" fillcolor="white [3201]" strokeweight=".5pt">
                <v:textbox>
                  <w:txbxContent>
                    <w:p w14:paraId="69200FCF" w14:textId="5398026F" w:rsidR="00004139" w:rsidRPr="00004139" w:rsidRDefault="001541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J</w:t>
                      </w:r>
                      <w:r w:rsidR="00004139">
                        <w:rPr>
                          <w:lang w:val="en-US"/>
                        </w:rPr>
                        <w:t>ava</w:t>
                      </w:r>
                      <w:r>
                        <w:rPr>
                          <w:lang w:val="en-US"/>
                        </w:rPr>
                        <w:t>(0x3)</w:t>
                      </w:r>
                    </w:p>
                  </w:txbxContent>
                </v:textbox>
              </v:shape>
            </w:pict>
          </mc:Fallback>
        </mc:AlternateContent>
      </w:r>
      <w:r w:rsidR="00603D66">
        <w:rPr>
          <w:rFonts w:ascii="Consolas" w:hAnsi="Consolas"/>
          <w:color w:val="000000"/>
          <w:sz w:val="20"/>
          <w:szCs w:val="20"/>
        </w:rPr>
        <w:tab/>
      </w:r>
      <w:r w:rsidR="00603D66">
        <w:rPr>
          <w:rFonts w:ascii="Consolas" w:hAnsi="Consolas"/>
          <w:color w:val="000000"/>
          <w:sz w:val="20"/>
          <w:szCs w:val="20"/>
        </w:rPr>
        <w:tab/>
        <w:t xml:space="preserve">StringBuffer </w:t>
      </w:r>
      <w:r w:rsidR="00603D66">
        <w:rPr>
          <w:rFonts w:ascii="Consolas" w:hAnsi="Consolas"/>
          <w:color w:val="6A3E3E"/>
          <w:sz w:val="20"/>
          <w:szCs w:val="20"/>
        </w:rPr>
        <w:t>s3</w:t>
      </w:r>
      <w:r w:rsidR="00603D66">
        <w:rPr>
          <w:rFonts w:ascii="Consolas" w:hAnsi="Consolas"/>
          <w:color w:val="000000"/>
          <w:sz w:val="20"/>
          <w:szCs w:val="20"/>
        </w:rPr>
        <w:t>=</w:t>
      </w:r>
      <w:r w:rsidR="00603D66">
        <w:rPr>
          <w:rFonts w:ascii="Consolas" w:hAnsi="Consolas"/>
          <w:b/>
          <w:bCs/>
          <w:color w:val="7F0055"/>
          <w:sz w:val="20"/>
          <w:szCs w:val="20"/>
        </w:rPr>
        <w:t>new</w:t>
      </w:r>
      <w:r w:rsidR="00603D66">
        <w:rPr>
          <w:rFonts w:ascii="Consolas" w:hAnsi="Consolas"/>
          <w:color w:val="000000"/>
          <w:sz w:val="20"/>
          <w:szCs w:val="20"/>
        </w:rPr>
        <w:t xml:space="preserve"> StringBuffer(</w:t>
      </w:r>
      <w:r w:rsidR="00603D66">
        <w:rPr>
          <w:rFonts w:ascii="Consolas" w:hAnsi="Consolas"/>
          <w:color w:val="2A00FF"/>
          <w:sz w:val="20"/>
          <w:szCs w:val="20"/>
        </w:rPr>
        <w:t>"java"</w:t>
      </w:r>
      <w:r w:rsidR="00603D66">
        <w:rPr>
          <w:rFonts w:ascii="Consolas" w:hAnsi="Consolas"/>
          <w:color w:val="000000"/>
          <w:sz w:val="20"/>
          <w:szCs w:val="20"/>
        </w:rPr>
        <w:t>);</w:t>
      </w:r>
    </w:p>
    <w:p w14:paraId="740B2A48" w14:textId="488A01D9" w:rsidR="00603D66" w:rsidRDefault="001541F8" w:rsidP="001541F8">
      <w:pPr>
        <w:pStyle w:val="NoSpacing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568" behindDoc="0" locked="0" layoutInCell="1" allowOverlap="1" wp14:anchorId="13B2EFEA" wp14:editId="79C11FBD">
                <wp:simplePos x="0" y="0"/>
                <wp:positionH relativeFrom="column">
                  <wp:posOffset>4425950</wp:posOffset>
                </wp:positionH>
                <wp:positionV relativeFrom="paragraph">
                  <wp:posOffset>-55245</wp:posOffset>
                </wp:positionV>
                <wp:extent cx="365400" cy="291240"/>
                <wp:effectExtent l="38100" t="38100" r="15875" b="33020"/>
                <wp:wrapNone/>
                <wp:docPr id="344891234" name="Ink 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3">
                      <w14:nvContentPartPr>
                        <w14:cNvContentPartPr/>
                      </w14:nvContentPartPr>
                      <w14:xfrm>
                        <a:off x="0" y="0"/>
                        <a:ext cx="365400" cy="29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7F0015" id="Ink 146" o:spid="_x0000_s1026" type="#_x0000_t75" style="position:absolute;margin-left:348.15pt;margin-top:-4.7pt;width:29.45pt;height:23.65pt;z-index:251658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">
                <v:imagedata r:id="rId394" o:title=""/>
              </v:shape>
            </w:pict>
          </mc:Fallback>
        </mc:AlternateContent>
      </w:r>
      <w:r w:rsidR="00603D66">
        <w:tab/>
      </w:r>
      <w:r w:rsidR="00603D66">
        <w:tab/>
        <w:t>System.</w:t>
      </w:r>
      <w:r w:rsidR="00603D66">
        <w:rPr>
          <w:b/>
          <w:bCs/>
          <w:i/>
          <w:iCs/>
          <w:color w:val="0000C0"/>
        </w:rPr>
        <w:t>out</w:t>
      </w:r>
      <w:r w:rsidR="00603D66">
        <w:t xml:space="preserve">.println( </w:t>
      </w:r>
      <w:r w:rsidR="00603D66">
        <w:rPr>
          <w:color w:val="6A3E3E"/>
        </w:rPr>
        <w:t>s3</w:t>
      </w:r>
      <w:r w:rsidR="00603D66">
        <w:t>);</w:t>
      </w:r>
      <w:r>
        <w:t xml:space="preserve">                                            s3</w:t>
      </w:r>
    </w:p>
    <w:p w14:paraId="6B61F19B" w14:textId="77777777" w:rsidR="00603D66" w:rsidRDefault="00603D66" w:rsidP="00603D6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277EC56A" w14:textId="6007C901" w:rsidR="00603D66" w:rsidRDefault="00603D66" w:rsidP="00603D66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            java  ,  mava   , java</w:t>
      </w:r>
    </w:p>
    <w:p w14:paraId="4126BEC0" w14:textId="77777777" w:rsidR="00603D66" w:rsidRDefault="00603D66" w:rsidP="00603D6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tbl>
      <w:tblPr>
        <w:tblStyle w:val="TableGrid"/>
        <w:tblW w:w="9406" w:type="dxa"/>
        <w:tblLook w:val="04A0" w:firstRow="1" w:lastRow="0" w:firstColumn="1" w:lastColumn="0" w:noHBand="0" w:noVBand="1"/>
      </w:tblPr>
      <w:tblGrid>
        <w:gridCol w:w="3369"/>
        <w:gridCol w:w="2151"/>
        <w:gridCol w:w="3886"/>
      </w:tblGrid>
      <w:tr w:rsidR="00CC1DEF" w:rsidRPr="00CC1DEF" w14:paraId="12D6BD06" w14:textId="77777777" w:rsidTr="00E12E64">
        <w:trPr>
          <w:trHeight w:val="602"/>
        </w:trPr>
        <w:tc>
          <w:tcPr>
            <w:tcW w:w="1570" w:type="dxa"/>
          </w:tcPr>
          <w:p w14:paraId="3570925E" w14:textId="4C567834" w:rsidR="001B29C7" w:rsidRPr="00CC1DEF" w:rsidRDefault="001321EA" w:rsidP="004551DD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CC1DEF">
              <w:rPr>
                <w:b/>
                <w:bCs/>
                <w:color w:val="FF0000"/>
                <w:sz w:val="24"/>
                <w:szCs w:val="24"/>
              </w:rPr>
              <w:t xml:space="preserve">RETURN TYPE </w:t>
            </w:r>
          </w:p>
        </w:tc>
        <w:tc>
          <w:tcPr>
            <w:tcW w:w="2389" w:type="dxa"/>
          </w:tcPr>
          <w:p w14:paraId="3AABE04A" w14:textId="56E8E77A" w:rsidR="001B29C7" w:rsidRPr="00CC1DEF" w:rsidRDefault="001321EA" w:rsidP="004551DD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CC1DEF">
              <w:rPr>
                <w:b/>
                <w:bCs/>
                <w:color w:val="FF0000"/>
                <w:sz w:val="24"/>
                <w:szCs w:val="24"/>
              </w:rPr>
              <w:t>METHOD NAME</w:t>
            </w:r>
          </w:p>
        </w:tc>
        <w:tc>
          <w:tcPr>
            <w:tcW w:w="5447" w:type="dxa"/>
          </w:tcPr>
          <w:p w14:paraId="6EC83CF0" w14:textId="2D867070" w:rsidR="001B29C7" w:rsidRPr="00CC1DEF" w:rsidRDefault="001321EA" w:rsidP="004551DD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CC1DEF">
              <w:rPr>
                <w:b/>
                <w:bCs/>
                <w:color w:val="FF0000"/>
                <w:sz w:val="24"/>
                <w:szCs w:val="24"/>
              </w:rPr>
              <w:t>DESCRIPTION</w:t>
            </w:r>
          </w:p>
        </w:tc>
      </w:tr>
      <w:tr w:rsidR="001B29C7" w14:paraId="3BF82D61" w14:textId="77777777" w:rsidTr="00E12E64">
        <w:trPr>
          <w:trHeight w:val="577"/>
        </w:trPr>
        <w:tc>
          <w:tcPr>
            <w:tcW w:w="1570" w:type="dxa"/>
          </w:tcPr>
          <w:p w14:paraId="531E5024" w14:textId="255E4C53" w:rsidR="001B29C7" w:rsidRDefault="00C745FB" w:rsidP="004551DD">
            <w:r>
              <w:t xml:space="preserve">INT </w:t>
            </w:r>
          </w:p>
        </w:tc>
        <w:tc>
          <w:tcPr>
            <w:tcW w:w="2389" w:type="dxa"/>
          </w:tcPr>
          <w:p w14:paraId="4CF5616D" w14:textId="03FD24A1" w:rsidR="001B29C7" w:rsidRDefault="00C745FB" w:rsidP="00C745FB">
            <w:pPr>
              <w:ind w:firstLine="720"/>
            </w:pPr>
            <w:r>
              <w:t>LENGTH()</w:t>
            </w:r>
          </w:p>
        </w:tc>
        <w:tc>
          <w:tcPr>
            <w:tcW w:w="5447" w:type="dxa"/>
          </w:tcPr>
          <w:p w14:paraId="7CA75F19" w14:textId="3ADDD6F0" w:rsidR="001B29C7" w:rsidRDefault="00C745FB" w:rsidP="004551DD">
            <w:r>
              <w:t>RETURNS LENGTH OF THE STRING</w:t>
            </w:r>
            <w:r w:rsidR="000012AE">
              <w:t>.</w:t>
            </w:r>
          </w:p>
        </w:tc>
      </w:tr>
      <w:tr w:rsidR="001B29C7" w14:paraId="05031359" w14:textId="77777777" w:rsidTr="00E12E64">
        <w:trPr>
          <w:trHeight w:val="602"/>
        </w:trPr>
        <w:tc>
          <w:tcPr>
            <w:tcW w:w="1570" w:type="dxa"/>
          </w:tcPr>
          <w:p w14:paraId="3AF1C046" w14:textId="554C6F88" w:rsidR="001B29C7" w:rsidRDefault="00C745FB" w:rsidP="004551DD">
            <w:r>
              <w:t>CHAR</w:t>
            </w:r>
          </w:p>
        </w:tc>
        <w:tc>
          <w:tcPr>
            <w:tcW w:w="2389" w:type="dxa"/>
          </w:tcPr>
          <w:p w14:paraId="676A15B1" w14:textId="07464764" w:rsidR="001B29C7" w:rsidRDefault="00C745FB" w:rsidP="004551DD">
            <w:r>
              <w:t>CHARAT(INT INDEX)</w:t>
            </w:r>
          </w:p>
        </w:tc>
        <w:tc>
          <w:tcPr>
            <w:tcW w:w="5447" w:type="dxa"/>
          </w:tcPr>
          <w:p w14:paraId="6BCF2674" w14:textId="18539664" w:rsidR="001B29C7" w:rsidRDefault="000012AE" w:rsidP="004551DD">
            <w:r>
              <w:t>RETURNS THE CHARACTER  OF THE SPECIFIC INDEX.</w:t>
            </w:r>
          </w:p>
        </w:tc>
      </w:tr>
      <w:tr w:rsidR="001B29C7" w14:paraId="723C9ABD" w14:textId="77777777" w:rsidTr="00E12E64">
        <w:trPr>
          <w:trHeight w:val="577"/>
        </w:trPr>
        <w:tc>
          <w:tcPr>
            <w:tcW w:w="1570" w:type="dxa"/>
          </w:tcPr>
          <w:p w14:paraId="620A03B0" w14:textId="13C44810" w:rsidR="001B29C7" w:rsidRDefault="00E1413C" w:rsidP="004551DD">
            <w:r>
              <w:t>STRINGBUFFER</w:t>
            </w:r>
          </w:p>
        </w:tc>
        <w:tc>
          <w:tcPr>
            <w:tcW w:w="2389" w:type="dxa"/>
          </w:tcPr>
          <w:p w14:paraId="353C6648" w14:textId="045A45D1" w:rsidR="001B29C7" w:rsidRDefault="00E1413C" w:rsidP="004551DD">
            <w:r>
              <w:t>APPEND(STRING S)</w:t>
            </w:r>
          </w:p>
        </w:tc>
        <w:tc>
          <w:tcPr>
            <w:tcW w:w="5447" w:type="dxa"/>
          </w:tcPr>
          <w:p w14:paraId="692CAED9" w14:textId="556334A7" w:rsidR="001B29C7" w:rsidRDefault="00E1413C" w:rsidP="004551DD">
            <w:r>
              <w:t>JOIN STRING</w:t>
            </w:r>
            <w:r w:rsidR="00D07F10">
              <w:t>S (OVERLOADED METHOD)</w:t>
            </w:r>
          </w:p>
        </w:tc>
      </w:tr>
      <w:tr w:rsidR="001B29C7" w14:paraId="5645720C" w14:textId="77777777" w:rsidTr="00E12E64">
        <w:trPr>
          <w:trHeight w:val="602"/>
        </w:trPr>
        <w:tc>
          <w:tcPr>
            <w:tcW w:w="1570" w:type="dxa"/>
          </w:tcPr>
          <w:p w14:paraId="1A0931AF" w14:textId="2EE6A090" w:rsidR="001B29C7" w:rsidRDefault="00D07F10" w:rsidP="004551DD">
            <w:r>
              <w:t>STRINGBUFFER</w:t>
            </w:r>
          </w:p>
        </w:tc>
        <w:tc>
          <w:tcPr>
            <w:tcW w:w="2389" w:type="dxa"/>
          </w:tcPr>
          <w:p w14:paraId="6DC3C523" w14:textId="77561EDA" w:rsidR="001B29C7" w:rsidRDefault="00D07F10" w:rsidP="004551DD">
            <w:r>
              <w:t>INSERT(</w:t>
            </w:r>
            <w:r w:rsidR="00275A77">
              <w:t>INT INDEX,STRING S)</w:t>
            </w:r>
          </w:p>
        </w:tc>
        <w:tc>
          <w:tcPr>
            <w:tcW w:w="5447" w:type="dxa"/>
          </w:tcPr>
          <w:p w14:paraId="0A6EC342" w14:textId="56CCF13B" w:rsidR="001B29C7" w:rsidRDefault="00275A77" w:rsidP="004551DD">
            <w:r>
              <w:t xml:space="preserve">INSERT A SPECIFIED STRING INTO ORIGINAL </w:t>
            </w:r>
            <w:r w:rsidR="00C22FFC">
              <w:t>STRING OF SPECIFIED INDEX (OVERLOADED MEHTOD).</w:t>
            </w:r>
          </w:p>
        </w:tc>
      </w:tr>
      <w:tr w:rsidR="001B29C7" w14:paraId="251C891D" w14:textId="77777777" w:rsidTr="00E12E64">
        <w:trPr>
          <w:trHeight w:val="577"/>
        </w:trPr>
        <w:tc>
          <w:tcPr>
            <w:tcW w:w="1570" w:type="dxa"/>
          </w:tcPr>
          <w:p w14:paraId="4135239B" w14:textId="731F52BE" w:rsidR="001B29C7" w:rsidRDefault="00C22FFC" w:rsidP="004551DD">
            <w:r>
              <w:t>STRINGBUFFER</w:t>
            </w:r>
          </w:p>
        </w:tc>
        <w:tc>
          <w:tcPr>
            <w:tcW w:w="2389" w:type="dxa"/>
          </w:tcPr>
          <w:p w14:paraId="2EA3C4B5" w14:textId="133B216F" w:rsidR="001B29C7" w:rsidRDefault="00C22FFC" w:rsidP="004551DD">
            <w:r>
              <w:t>DELETE</w:t>
            </w:r>
            <w:r w:rsidR="008952FF">
              <w:t>(INT BEGIN, INT END )</w:t>
            </w:r>
          </w:p>
        </w:tc>
        <w:tc>
          <w:tcPr>
            <w:tcW w:w="5447" w:type="dxa"/>
          </w:tcPr>
          <w:p w14:paraId="5BBE0D99" w14:textId="16104CF8" w:rsidR="001B29C7" w:rsidRDefault="008952FF" w:rsidP="004551DD">
            <w:r>
              <w:t xml:space="preserve">DELETE STRING FROM </w:t>
            </w:r>
            <w:r w:rsidR="007B5692">
              <w:t>SPECIFIED BEGINNING INDEX TO END -1 INDEX.</w:t>
            </w:r>
          </w:p>
        </w:tc>
      </w:tr>
      <w:tr w:rsidR="001B29C7" w14:paraId="48A631AC" w14:textId="77777777" w:rsidTr="00E12E64">
        <w:trPr>
          <w:trHeight w:val="602"/>
        </w:trPr>
        <w:tc>
          <w:tcPr>
            <w:tcW w:w="1570" w:type="dxa"/>
          </w:tcPr>
          <w:p w14:paraId="22F9749B" w14:textId="77777777" w:rsidR="00D7240B" w:rsidRPr="00D7240B" w:rsidRDefault="00D7240B" w:rsidP="00D7240B">
            <w:r w:rsidRPr="00D7240B">
              <w:rPr>
                <w:b/>
                <w:bCs/>
              </w:rPr>
              <w:t>public</w:t>
            </w:r>
            <w:r w:rsidRPr="00D7240B">
              <w:t xml:space="preserve"> </w:t>
            </w:r>
            <w:r w:rsidRPr="00D7240B">
              <w:rPr>
                <w:b/>
                <w:bCs/>
              </w:rPr>
              <w:t>class</w:t>
            </w:r>
            <w:r w:rsidRPr="00D7240B">
              <w:t xml:space="preserve"> append{</w:t>
            </w:r>
          </w:p>
          <w:p w14:paraId="56FB1CB9" w14:textId="77777777" w:rsidR="00D7240B" w:rsidRPr="00D7240B" w:rsidRDefault="00D7240B" w:rsidP="00D7240B">
            <w:r w:rsidRPr="00D7240B">
              <w:tab/>
            </w:r>
            <w:r w:rsidRPr="00D7240B">
              <w:rPr>
                <w:b/>
                <w:bCs/>
              </w:rPr>
              <w:t>public</w:t>
            </w:r>
            <w:r w:rsidRPr="00D7240B">
              <w:t xml:space="preserve"> </w:t>
            </w:r>
            <w:r w:rsidRPr="00D7240B">
              <w:rPr>
                <w:b/>
                <w:bCs/>
              </w:rPr>
              <w:t>static</w:t>
            </w:r>
            <w:r w:rsidRPr="00D7240B">
              <w:t xml:space="preserve"> </w:t>
            </w:r>
            <w:r w:rsidRPr="00D7240B">
              <w:rPr>
                <w:b/>
                <w:bCs/>
              </w:rPr>
              <w:t>void</w:t>
            </w:r>
            <w:r w:rsidRPr="00D7240B">
              <w:t xml:space="preserve"> main(String [] args) {</w:t>
            </w:r>
          </w:p>
          <w:p w14:paraId="7A89CACE" w14:textId="77777777" w:rsidR="00D7240B" w:rsidRPr="00D7240B" w:rsidRDefault="00D7240B" w:rsidP="00D7240B">
            <w:r w:rsidRPr="00D7240B">
              <w:tab/>
            </w:r>
            <w:r w:rsidRPr="00D7240B">
              <w:tab/>
              <w:t>StringBuffer b=</w:t>
            </w:r>
            <w:r w:rsidRPr="00D7240B">
              <w:rPr>
                <w:b/>
                <w:bCs/>
              </w:rPr>
              <w:t>new</w:t>
            </w:r>
            <w:r w:rsidRPr="00D7240B">
              <w:t xml:space="preserve"> StringBuffer("java");</w:t>
            </w:r>
          </w:p>
          <w:p w14:paraId="13364CBB" w14:textId="77777777" w:rsidR="00D7240B" w:rsidRPr="00D7240B" w:rsidRDefault="00D7240B" w:rsidP="00D7240B">
            <w:r w:rsidRPr="00D7240B">
              <w:tab/>
            </w:r>
            <w:r w:rsidRPr="00D7240B">
              <w:tab/>
              <w:t>b.append("programming");</w:t>
            </w:r>
          </w:p>
          <w:p w14:paraId="252A5A35" w14:textId="77777777" w:rsidR="00D7240B" w:rsidRPr="00D7240B" w:rsidRDefault="00D7240B" w:rsidP="00D7240B">
            <w:r w:rsidRPr="00D7240B">
              <w:tab/>
            </w:r>
            <w:r w:rsidRPr="00D7240B">
              <w:tab/>
              <w:t>System.</w:t>
            </w:r>
            <w:r w:rsidRPr="00D7240B">
              <w:rPr>
                <w:b/>
                <w:bCs/>
                <w:i/>
                <w:iCs/>
              </w:rPr>
              <w:t>out</w:t>
            </w:r>
            <w:r w:rsidRPr="00D7240B">
              <w:t>.println(b);</w:t>
            </w:r>
          </w:p>
          <w:p w14:paraId="64D3668A" w14:textId="77777777" w:rsidR="00D7240B" w:rsidRPr="00D7240B" w:rsidRDefault="00D7240B" w:rsidP="00D7240B">
            <w:r w:rsidRPr="00D7240B">
              <w:tab/>
            </w:r>
            <w:r w:rsidRPr="00D7240B">
              <w:tab/>
              <w:t>}</w:t>
            </w:r>
          </w:p>
          <w:p w14:paraId="52C4F1E7" w14:textId="02171943" w:rsidR="001B29C7" w:rsidRDefault="00B87BB0" w:rsidP="004551DD">
            <w:r>
              <w:t xml:space="preserve">STRINGBUFFER </w:t>
            </w:r>
          </w:p>
        </w:tc>
        <w:tc>
          <w:tcPr>
            <w:tcW w:w="2389" w:type="dxa"/>
          </w:tcPr>
          <w:p w14:paraId="688118FC" w14:textId="74403448" w:rsidR="001B29C7" w:rsidRDefault="00B87BB0" w:rsidP="004551DD">
            <w:r>
              <w:t>DELETE (INT CHARAT, INT INDEX)</w:t>
            </w:r>
          </w:p>
        </w:tc>
        <w:tc>
          <w:tcPr>
            <w:tcW w:w="5447" w:type="dxa"/>
          </w:tcPr>
          <w:p w14:paraId="3BA8753B" w14:textId="297C8BBD" w:rsidR="001B29C7" w:rsidRDefault="00F63BAD" w:rsidP="004551DD">
            <w:r>
              <w:t>DELETE THE CHARACTER PRESENT IN THE SPECIFIED INDEX.</w:t>
            </w:r>
          </w:p>
        </w:tc>
      </w:tr>
      <w:tr w:rsidR="001321EA" w14:paraId="5DBC9264" w14:textId="77777777" w:rsidTr="00E12E64">
        <w:trPr>
          <w:trHeight w:val="602"/>
        </w:trPr>
        <w:tc>
          <w:tcPr>
            <w:tcW w:w="1570" w:type="dxa"/>
          </w:tcPr>
          <w:p w14:paraId="36B8633F" w14:textId="48FEBEAC" w:rsidR="001321EA" w:rsidRDefault="00E147A9" w:rsidP="004551DD">
            <w:r>
              <w:t xml:space="preserve">STRINGBUFFER </w:t>
            </w:r>
          </w:p>
        </w:tc>
        <w:tc>
          <w:tcPr>
            <w:tcW w:w="2389" w:type="dxa"/>
          </w:tcPr>
          <w:p w14:paraId="5AC43510" w14:textId="272D8A1D" w:rsidR="001321EA" w:rsidRDefault="00E147A9" w:rsidP="004551DD">
            <w:r>
              <w:t>REVERSE()</w:t>
            </w:r>
          </w:p>
        </w:tc>
        <w:tc>
          <w:tcPr>
            <w:tcW w:w="5447" w:type="dxa"/>
          </w:tcPr>
          <w:p w14:paraId="34348419" w14:textId="58756A96" w:rsidR="001321EA" w:rsidRDefault="00E147A9" w:rsidP="004551DD">
            <w:r>
              <w:t>REVERSE THE STRING LITERAL.</w:t>
            </w:r>
          </w:p>
        </w:tc>
      </w:tr>
      <w:tr w:rsidR="001321EA" w14:paraId="05545556" w14:textId="77777777" w:rsidTr="00E12E64">
        <w:trPr>
          <w:trHeight w:val="602"/>
        </w:trPr>
        <w:tc>
          <w:tcPr>
            <w:tcW w:w="1570" w:type="dxa"/>
          </w:tcPr>
          <w:p w14:paraId="17FCDD2A" w14:textId="284915BA" w:rsidR="001321EA" w:rsidRDefault="004775D8" w:rsidP="004551DD">
            <w:r>
              <w:t xml:space="preserve">STRINGBUFFER </w:t>
            </w:r>
          </w:p>
        </w:tc>
        <w:tc>
          <w:tcPr>
            <w:tcW w:w="2389" w:type="dxa"/>
          </w:tcPr>
          <w:p w14:paraId="5ABD542C" w14:textId="01AADB6B" w:rsidR="001321EA" w:rsidRDefault="004775D8" w:rsidP="004551DD">
            <w:r>
              <w:t>SETLENGTH(INT LENGTH)</w:t>
            </w:r>
          </w:p>
        </w:tc>
        <w:tc>
          <w:tcPr>
            <w:tcW w:w="5447" w:type="dxa"/>
          </w:tcPr>
          <w:p w14:paraId="2C52F381" w14:textId="7DCE2EDF" w:rsidR="001321EA" w:rsidRDefault="00527E11" w:rsidP="004551DD">
            <w:r>
              <w:t xml:space="preserve">ONLY SPECIFIED LENGTH IN A STRING IS EXIST REMAINING </w:t>
            </w:r>
            <w:r w:rsidR="00AC02BB">
              <w:t>GET REMOVD.</w:t>
            </w:r>
          </w:p>
        </w:tc>
      </w:tr>
      <w:tr w:rsidR="001B29C7" w14:paraId="29CA8D70" w14:textId="77777777" w:rsidTr="00E12E64">
        <w:trPr>
          <w:trHeight w:val="602"/>
        </w:trPr>
        <w:tc>
          <w:tcPr>
            <w:tcW w:w="1570" w:type="dxa"/>
          </w:tcPr>
          <w:p w14:paraId="32F6787B" w14:textId="74F075E3" w:rsidR="001B29C7" w:rsidRDefault="00AC02BB" w:rsidP="004551DD">
            <w:r>
              <w:t>STRINGBUFFER</w:t>
            </w:r>
          </w:p>
        </w:tc>
        <w:tc>
          <w:tcPr>
            <w:tcW w:w="2389" w:type="dxa"/>
          </w:tcPr>
          <w:p w14:paraId="3478D343" w14:textId="66D079B8" w:rsidR="001B29C7" w:rsidRDefault="00A257E6" w:rsidP="004551DD">
            <w:r>
              <w:t>SUBSTRING(INT BEGIN)</w:t>
            </w:r>
          </w:p>
        </w:tc>
        <w:tc>
          <w:tcPr>
            <w:tcW w:w="5447" w:type="dxa"/>
          </w:tcPr>
          <w:p w14:paraId="1A4D7D3F" w14:textId="4A102307" w:rsidR="001B29C7" w:rsidRDefault="007F71DE" w:rsidP="004551DD">
            <w:r>
              <w:t>RETURNS THE SUBSTRING FROM THE SPECIFIED BEGINNING INDEX.</w:t>
            </w:r>
          </w:p>
        </w:tc>
      </w:tr>
      <w:tr w:rsidR="001B29C7" w14:paraId="099E548D" w14:textId="77777777" w:rsidTr="00E12E64">
        <w:trPr>
          <w:trHeight w:val="602"/>
        </w:trPr>
        <w:tc>
          <w:tcPr>
            <w:tcW w:w="1570" w:type="dxa"/>
          </w:tcPr>
          <w:p w14:paraId="473AC254" w14:textId="17FBFFA2" w:rsidR="001B29C7" w:rsidRDefault="003A4BBE" w:rsidP="004551DD">
            <w:r>
              <w:t>STRINGBUFFER</w:t>
            </w:r>
          </w:p>
        </w:tc>
        <w:tc>
          <w:tcPr>
            <w:tcW w:w="2389" w:type="dxa"/>
          </w:tcPr>
          <w:p w14:paraId="343DF898" w14:textId="7E178CE0" w:rsidR="001B29C7" w:rsidRDefault="003A4BBE" w:rsidP="004551DD">
            <w:r>
              <w:t>SUBSTRING(INT BEGIN , INT END)</w:t>
            </w:r>
          </w:p>
        </w:tc>
        <w:tc>
          <w:tcPr>
            <w:tcW w:w="5447" w:type="dxa"/>
          </w:tcPr>
          <w:p w14:paraId="48769E29" w14:textId="0D89DD05" w:rsidR="001B29C7" w:rsidRDefault="003A4BBE" w:rsidP="004551DD">
            <w:r>
              <w:t xml:space="preserve">RETURNS THE SUBSTRING </w:t>
            </w:r>
            <w:r w:rsidR="00BC7FB8">
              <w:t>FROM THE SPECIFIED BEGINNING INDEX TO END -1 INDEX</w:t>
            </w:r>
          </w:p>
        </w:tc>
      </w:tr>
      <w:tr w:rsidR="001B29C7" w14:paraId="14F6C8E6" w14:textId="77777777" w:rsidTr="00E12E64">
        <w:trPr>
          <w:trHeight w:val="577"/>
        </w:trPr>
        <w:tc>
          <w:tcPr>
            <w:tcW w:w="1570" w:type="dxa"/>
          </w:tcPr>
          <w:p w14:paraId="2ACC7A23" w14:textId="40AB2F61" w:rsidR="001B29C7" w:rsidRDefault="006F6C6B" w:rsidP="004551DD">
            <w:r>
              <w:t>STIRNGBUFFER</w:t>
            </w:r>
          </w:p>
        </w:tc>
        <w:tc>
          <w:tcPr>
            <w:tcW w:w="2389" w:type="dxa"/>
          </w:tcPr>
          <w:p w14:paraId="017664B7" w14:textId="29294571" w:rsidR="001B29C7" w:rsidRDefault="006F6C6B" w:rsidP="004551DD">
            <w:r>
              <w:t>REPLACE(INT BEGIN , INT END , STRING S)</w:t>
            </w:r>
          </w:p>
        </w:tc>
        <w:tc>
          <w:tcPr>
            <w:tcW w:w="5447" w:type="dxa"/>
          </w:tcPr>
          <w:p w14:paraId="36026559" w14:textId="72BC26DA" w:rsidR="001B29C7" w:rsidRDefault="006F6C6B" w:rsidP="004551DD">
            <w:r>
              <w:t xml:space="preserve">REPLACE A SPECIFIED </w:t>
            </w:r>
            <w:r w:rsidR="00CC1DEF">
              <w:t>STRING FROM THE BEGINNING INDEX TO END -1 INDEX.</w:t>
            </w:r>
          </w:p>
        </w:tc>
      </w:tr>
    </w:tbl>
    <w:p w14:paraId="2785405F" w14:textId="77777777" w:rsidR="00E12E64" w:rsidRDefault="00E12E64" w:rsidP="00E12E6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length{</w:t>
      </w:r>
    </w:p>
    <w:p w14:paraId="3E034CE9" w14:textId="08C8995E" w:rsidR="00E12E64" w:rsidRDefault="00E12E64" w:rsidP="00E12E6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 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  <w:r w:rsidR="00D907CF">
        <w:rPr>
          <w:rFonts w:ascii="Consolas" w:hAnsi="Consolas"/>
          <w:color w:val="000000"/>
          <w:sz w:val="20"/>
          <w:szCs w:val="20"/>
        </w:rPr>
        <w:t xml:space="preserve">      0/p     j</w:t>
      </w:r>
    </w:p>
    <w:p w14:paraId="1FAA5CAA" w14:textId="04121CD1" w:rsidR="00E12E64" w:rsidRDefault="00E12E64" w:rsidP="00E12E6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StringBuffer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StringBuffer(</w:t>
      </w:r>
      <w:r>
        <w:rPr>
          <w:rFonts w:ascii="Consolas" w:hAnsi="Consolas"/>
          <w:color w:val="2A00FF"/>
          <w:sz w:val="20"/>
          <w:szCs w:val="20"/>
        </w:rPr>
        <w:t>"java"</w:t>
      </w:r>
      <w:r>
        <w:rPr>
          <w:rFonts w:ascii="Consolas" w:hAnsi="Consolas"/>
          <w:color w:val="000000"/>
          <w:sz w:val="20"/>
          <w:szCs w:val="20"/>
        </w:rPr>
        <w:t>);</w:t>
      </w:r>
      <w:r w:rsidR="00D907CF">
        <w:rPr>
          <w:rFonts w:ascii="Consolas" w:hAnsi="Consolas"/>
          <w:color w:val="000000"/>
          <w:sz w:val="20"/>
          <w:szCs w:val="20"/>
        </w:rPr>
        <w:t xml:space="preserve">    a</w:t>
      </w:r>
    </w:p>
    <w:p w14:paraId="65B1AD50" w14:textId="3C80B76E" w:rsidR="00E12E64" w:rsidRDefault="00E12E64" w:rsidP="00E12E6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=0;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&lt;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.length();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++) {</w:t>
      </w:r>
      <w:r w:rsidR="00D907CF">
        <w:rPr>
          <w:rFonts w:ascii="Consolas" w:hAnsi="Consolas"/>
          <w:color w:val="000000"/>
          <w:sz w:val="20"/>
          <w:szCs w:val="20"/>
        </w:rPr>
        <w:t xml:space="preserve">             v</w:t>
      </w:r>
    </w:p>
    <w:p w14:paraId="6C52C1CF" w14:textId="064A448B" w:rsidR="00E12E64" w:rsidRDefault="00E12E64" w:rsidP="00E12E6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.charAt(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));</w:t>
      </w:r>
      <w:r w:rsidR="00D907CF">
        <w:rPr>
          <w:rFonts w:ascii="Consolas" w:hAnsi="Consolas"/>
          <w:color w:val="000000"/>
          <w:sz w:val="20"/>
          <w:szCs w:val="20"/>
        </w:rPr>
        <w:t xml:space="preserve">     a</w:t>
      </w:r>
    </w:p>
    <w:p w14:paraId="15D15347" w14:textId="77777777" w:rsidR="00D907CF" w:rsidRDefault="00E12E64" w:rsidP="00D907CF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 w:rsidR="00D907CF">
        <w:rPr>
          <w:rFonts w:ascii="Consolas" w:hAnsi="Consolas"/>
          <w:color w:val="000000"/>
          <w:sz w:val="20"/>
          <w:szCs w:val="20"/>
        </w:rPr>
        <w:t xml:space="preserve">}  }                       </w:t>
      </w:r>
    </w:p>
    <w:p w14:paraId="3B352207" w14:textId="77777777" w:rsidR="00D7240B" w:rsidRDefault="00D907CF" w:rsidP="00D724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 w:rsidR="00D7240B">
        <w:rPr>
          <w:rFonts w:ascii="Consolas" w:hAnsi="Consolas"/>
          <w:b/>
          <w:bCs/>
          <w:color w:val="7F0055"/>
          <w:sz w:val="20"/>
          <w:szCs w:val="20"/>
        </w:rPr>
        <w:t>public</w:t>
      </w:r>
      <w:r w:rsidR="00D7240B">
        <w:rPr>
          <w:rFonts w:ascii="Consolas" w:hAnsi="Consolas"/>
          <w:color w:val="000000"/>
          <w:sz w:val="20"/>
          <w:szCs w:val="20"/>
        </w:rPr>
        <w:t xml:space="preserve"> </w:t>
      </w:r>
      <w:r w:rsidR="00D7240B">
        <w:rPr>
          <w:rFonts w:ascii="Consolas" w:hAnsi="Consolas"/>
          <w:b/>
          <w:bCs/>
          <w:color w:val="7F0055"/>
          <w:sz w:val="20"/>
          <w:szCs w:val="20"/>
        </w:rPr>
        <w:t>class</w:t>
      </w:r>
      <w:r w:rsidR="00D7240B">
        <w:rPr>
          <w:rFonts w:ascii="Consolas" w:hAnsi="Consolas"/>
          <w:color w:val="000000"/>
          <w:sz w:val="20"/>
          <w:szCs w:val="20"/>
        </w:rPr>
        <w:t xml:space="preserve"> append{</w:t>
      </w:r>
    </w:p>
    <w:p w14:paraId="00673DB0" w14:textId="77777777" w:rsidR="00D7240B" w:rsidRDefault="00D7240B" w:rsidP="00D724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 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13B645EF" w14:textId="77777777" w:rsidR="00D7240B" w:rsidRDefault="00D7240B" w:rsidP="00D724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StringBuffer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StringBuffer(</w:t>
      </w:r>
      <w:r>
        <w:rPr>
          <w:rFonts w:ascii="Consolas" w:hAnsi="Consolas"/>
          <w:color w:val="2A00FF"/>
          <w:sz w:val="20"/>
          <w:szCs w:val="20"/>
        </w:rPr>
        <w:t>"java"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2A58FC2" w14:textId="77777777" w:rsidR="00D7240B" w:rsidRDefault="00D7240B" w:rsidP="00D724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.append(</w:t>
      </w:r>
      <w:r>
        <w:rPr>
          <w:rFonts w:ascii="Consolas" w:hAnsi="Consolas"/>
          <w:color w:val="2A00FF"/>
          <w:sz w:val="20"/>
          <w:szCs w:val="20"/>
        </w:rPr>
        <w:t>"programming"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488D495" w14:textId="37FAFE14" w:rsidR="00D7240B" w:rsidRDefault="00D7240B" w:rsidP="00D7240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);</w:t>
      </w:r>
      <w:r w:rsidR="005F4980">
        <w:rPr>
          <w:rFonts w:ascii="Consolas" w:hAnsi="Consolas"/>
          <w:color w:val="000000"/>
          <w:sz w:val="20"/>
          <w:szCs w:val="20"/>
        </w:rPr>
        <w:t xml:space="preserve">                     0/p javaprogramming</w:t>
      </w:r>
    </w:p>
    <w:p w14:paraId="005032A6" w14:textId="77777777" w:rsidR="00D7240B" w:rsidRDefault="00D7240B" w:rsidP="00D7240B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28C6CB04" w14:textId="77777777" w:rsidR="00916526" w:rsidRDefault="00D907CF" w:rsidP="009165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 w:rsidR="00916526">
        <w:rPr>
          <w:rFonts w:ascii="Consolas" w:hAnsi="Consolas"/>
          <w:b/>
          <w:bCs/>
          <w:color w:val="7F0055"/>
          <w:sz w:val="20"/>
          <w:szCs w:val="20"/>
        </w:rPr>
        <w:t>public</w:t>
      </w:r>
      <w:r w:rsidR="00916526">
        <w:rPr>
          <w:rFonts w:ascii="Consolas" w:hAnsi="Consolas"/>
          <w:color w:val="000000"/>
          <w:sz w:val="20"/>
          <w:szCs w:val="20"/>
        </w:rPr>
        <w:t xml:space="preserve"> </w:t>
      </w:r>
      <w:r w:rsidR="00916526">
        <w:rPr>
          <w:rFonts w:ascii="Consolas" w:hAnsi="Consolas"/>
          <w:b/>
          <w:bCs/>
          <w:color w:val="7F0055"/>
          <w:sz w:val="20"/>
          <w:szCs w:val="20"/>
        </w:rPr>
        <w:t>class</w:t>
      </w:r>
      <w:r w:rsidR="00916526">
        <w:rPr>
          <w:rFonts w:ascii="Consolas" w:hAnsi="Consolas"/>
          <w:color w:val="000000"/>
          <w:sz w:val="20"/>
          <w:szCs w:val="20"/>
        </w:rPr>
        <w:t xml:space="preserve"> insert {</w:t>
      </w:r>
    </w:p>
    <w:p w14:paraId="6D672DA5" w14:textId="77777777" w:rsidR="00916526" w:rsidRDefault="00916526" w:rsidP="009165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 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2A4F00F0" w14:textId="77777777" w:rsidR="00916526" w:rsidRDefault="00916526" w:rsidP="009165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StringBuffer </w:t>
      </w:r>
      <w:r>
        <w:rPr>
          <w:rFonts w:ascii="Consolas" w:hAnsi="Consolas"/>
          <w:color w:val="6A3E3E"/>
          <w:sz w:val="20"/>
          <w:szCs w:val="20"/>
        </w:rPr>
        <w:t>s1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StringBuffer (</w:t>
      </w:r>
      <w:r>
        <w:rPr>
          <w:rFonts w:ascii="Consolas" w:hAnsi="Consolas"/>
          <w:color w:val="2A00FF"/>
          <w:sz w:val="20"/>
          <w:szCs w:val="20"/>
        </w:rPr>
        <w:t>"not"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3E3C38A" w14:textId="77777777" w:rsidR="00916526" w:rsidRDefault="00916526" w:rsidP="009165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s1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3D1627E" w14:textId="77777777" w:rsidR="00916526" w:rsidRDefault="00916526" w:rsidP="009165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s1</w:t>
      </w:r>
      <w:r>
        <w:rPr>
          <w:rFonts w:ascii="Consolas" w:hAnsi="Consolas"/>
          <w:color w:val="000000"/>
          <w:sz w:val="20"/>
          <w:szCs w:val="20"/>
        </w:rPr>
        <w:t xml:space="preserve">.insert(3, </w:t>
      </w:r>
      <w:r>
        <w:rPr>
          <w:rFonts w:ascii="Consolas" w:hAnsi="Consolas"/>
          <w:color w:val="2A00FF"/>
          <w:sz w:val="20"/>
          <w:szCs w:val="20"/>
        </w:rPr>
        <w:t>"well"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2BC620D" w14:textId="77777777" w:rsidR="00916526" w:rsidRDefault="00916526" w:rsidP="009165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s1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00A643E" w14:textId="3B4FEB52" w:rsidR="00916526" w:rsidRDefault="00916526" w:rsidP="00916526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                                 0/p  not  ,  notwell</w:t>
      </w:r>
    </w:p>
    <w:p w14:paraId="6C34DB86" w14:textId="77777777" w:rsidR="00916526" w:rsidRDefault="00916526" w:rsidP="0091652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AC584E6" w14:textId="77777777" w:rsidR="00BF0E46" w:rsidRDefault="00BF0E46" w:rsidP="00BF0E4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delete{</w:t>
      </w:r>
    </w:p>
    <w:p w14:paraId="26883390" w14:textId="77777777" w:rsidR="00BF0E46" w:rsidRDefault="00BF0E46" w:rsidP="00BF0E4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522EE424" w14:textId="77777777" w:rsidR="00BF0E46" w:rsidRDefault="00BF0E46" w:rsidP="00BF0E4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StringBuffer </w:t>
      </w:r>
      <w:r>
        <w:rPr>
          <w:rFonts w:ascii="Consolas" w:hAnsi="Consolas"/>
          <w:color w:val="6A3E3E"/>
          <w:sz w:val="20"/>
          <w:szCs w:val="20"/>
        </w:rPr>
        <w:t>s1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StringBuffer(</w:t>
      </w:r>
      <w:r>
        <w:rPr>
          <w:rFonts w:ascii="Consolas" w:hAnsi="Consolas"/>
          <w:color w:val="2A00FF"/>
          <w:sz w:val="20"/>
          <w:szCs w:val="20"/>
        </w:rPr>
        <w:t>"java programming"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BF32832" w14:textId="77777777" w:rsidR="00BF0E46" w:rsidRDefault="00BF0E46" w:rsidP="00BF0E4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s1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A59EE50" w14:textId="77777777" w:rsidR="00BF0E46" w:rsidRDefault="00BF0E46" w:rsidP="00BF0E4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s1</w:t>
      </w:r>
      <w:r>
        <w:rPr>
          <w:rFonts w:ascii="Consolas" w:hAnsi="Consolas"/>
          <w:color w:val="000000"/>
          <w:sz w:val="20"/>
          <w:szCs w:val="20"/>
        </w:rPr>
        <w:t>.delete(4,</w:t>
      </w:r>
      <w:r>
        <w:rPr>
          <w:rFonts w:ascii="Consolas" w:hAnsi="Consolas"/>
          <w:color w:val="6A3E3E"/>
          <w:sz w:val="20"/>
          <w:szCs w:val="20"/>
        </w:rPr>
        <w:t>s1</w:t>
      </w:r>
      <w:r>
        <w:rPr>
          <w:rFonts w:ascii="Consolas" w:hAnsi="Consolas"/>
          <w:color w:val="000000"/>
          <w:sz w:val="20"/>
          <w:szCs w:val="20"/>
        </w:rPr>
        <w:t>.length());</w:t>
      </w:r>
    </w:p>
    <w:p w14:paraId="17185F7D" w14:textId="0E5E3647" w:rsidR="00BF0E46" w:rsidRDefault="00BF0E46" w:rsidP="00BF0E4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 w:rsidR="003A297D">
        <w:rPr>
          <w:rFonts w:ascii="Consolas" w:hAnsi="Consolas"/>
          <w:color w:val="000000"/>
          <w:sz w:val="20"/>
          <w:szCs w:val="20"/>
        </w:rPr>
        <w:t xml:space="preserve">s1.deletecharAt 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s1</w:t>
      </w:r>
      <w:r>
        <w:rPr>
          <w:rFonts w:ascii="Consolas" w:hAnsi="Consolas"/>
          <w:color w:val="000000"/>
          <w:sz w:val="20"/>
          <w:szCs w:val="20"/>
        </w:rPr>
        <w:t>.length()-1);</w:t>
      </w:r>
    </w:p>
    <w:p w14:paraId="1D13EB85" w14:textId="77777777" w:rsidR="00BF0E46" w:rsidRDefault="00BF0E46" w:rsidP="00BF0E4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s1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03F0E22" w14:textId="3A855009" w:rsidR="00BF0E46" w:rsidRDefault="00BF0E46" w:rsidP="00BF0E46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                 0/p java programming ,</w:t>
      </w:r>
      <w:r w:rsidR="005E4A1D"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java</w:t>
      </w:r>
      <w:r w:rsidR="005E4A1D">
        <w:rPr>
          <w:rFonts w:ascii="Consolas" w:hAnsi="Consolas"/>
          <w:color w:val="000000"/>
          <w:sz w:val="20"/>
          <w:szCs w:val="20"/>
        </w:rPr>
        <w:t xml:space="preserve"> , jav</w:t>
      </w:r>
    </w:p>
    <w:p w14:paraId="13BF2573" w14:textId="77777777" w:rsidR="003A297D" w:rsidRDefault="003A297D" w:rsidP="00BF0E4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B50B6C8" w14:textId="77777777" w:rsidR="00C642CC" w:rsidRDefault="00C642CC" w:rsidP="00C642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reverse_$_substring{</w:t>
      </w:r>
    </w:p>
    <w:p w14:paraId="7280F1B1" w14:textId="77777777" w:rsidR="00C642CC" w:rsidRDefault="00C642CC" w:rsidP="00C642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 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57C507BD" w14:textId="7302FB65" w:rsidR="00C642CC" w:rsidRDefault="00C642CC" w:rsidP="00C642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StringBuffer </w:t>
      </w:r>
      <w:r>
        <w:rPr>
          <w:rFonts w:ascii="Consolas" w:hAnsi="Consolas"/>
          <w:color w:val="6A3E3E"/>
          <w:sz w:val="20"/>
          <w:szCs w:val="20"/>
        </w:rPr>
        <w:t>s1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StringBuffer(</w:t>
      </w:r>
      <w:r>
        <w:rPr>
          <w:rFonts w:ascii="Consolas" w:hAnsi="Consolas"/>
          <w:color w:val="2A00FF"/>
          <w:sz w:val="20"/>
          <w:szCs w:val="20"/>
        </w:rPr>
        <w:t>"java programming"</w:t>
      </w:r>
      <w:r>
        <w:rPr>
          <w:rFonts w:ascii="Consolas" w:hAnsi="Consolas"/>
          <w:color w:val="000000"/>
          <w:sz w:val="20"/>
          <w:szCs w:val="20"/>
        </w:rPr>
        <w:t>);</w:t>
      </w:r>
      <w:r w:rsidR="003B5DB2">
        <w:rPr>
          <w:rFonts w:ascii="Consolas" w:hAnsi="Consolas"/>
          <w:color w:val="000000"/>
          <w:sz w:val="20"/>
          <w:szCs w:val="20"/>
        </w:rPr>
        <w:t xml:space="preserve">    0/p</w:t>
      </w:r>
    </w:p>
    <w:p w14:paraId="3CC6C1FD" w14:textId="5526B1EC" w:rsidR="00C642CC" w:rsidRDefault="00C642CC" w:rsidP="00C642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s1</w:t>
      </w:r>
      <w:r>
        <w:rPr>
          <w:rFonts w:ascii="Consolas" w:hAnsi="Consolas"/>
          <w:color w:val="000000"/>
          <w:sz w:val="20"/>
          <w:szCs w:val="20"/>
        </w:rPr>
        <w:t>);                             java programming</w:t>
      </w:r>
    </w:p>
    <w:p w14:paraId="300CE911" w14:textId="34D3AD31" w:rsidR="00C642CC" w:rsidRDefault="00C642CC" w:rsidP="00C642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s1</w:t>
      </w:r>
      <w:r>
        <w:rPr>
          <w:rFonts w:ascii="Consolas" w:hAnsi="Consolas"/>
          <w:color w:val="000000"/>
          <w:sz w:val="20"/>
          <w:szCs w:val="20"/>
        </w:rPr>
        <w:t xml:space="preserve">.reverse();                                       </w:t>
      </w:r>
      <w:r w:rsidR="003B5DB2">
        <w:rPr>
          <w:rFonts w:ascii="Consolas" w:hAnsi="Consolas"/>
          <w:color w:val="000000"/>
          <w:sz w:val="20"/>
          <w:szCs w:val="20"/>
        </w:rPr>
        <w:t>gnimmargorp avaj</w:t>
      </w:r>
    </w:p>
    <w:p w14:paraId="7A560910" w14:textId="3027C9EA" w:rsidR="00C642CC" w:rsidRDefault="00C642CC" w:rsidP="00C642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s1</w:t>
      </w:r>
      <w:r>
        <w:rPr>
          <w:rFonts w:ascii="Consolas" w:hAnsi="Consolas"/>
          <w:color w:val="000000"/>
          <w:sz w:val="20"/>
          <w:szCs w:val="20"/>
        </w:rPr>
        <w:t>);</w:t>
      </w:r>
      <w:r w:rsidR="003B5DB2">
        <w:rPr>
          <w:rFonts w:ascii="Consolas" w:hAnsi="Consolas"/>
          <w:color w:val="000000"/>
          <w:sz w:val="20"/>
          <w:szCs w:val="20"/>
        </w:rPr>
        <w:t xml:space="preserve">                                    </w:t>
      </w:r>
    </w:p>
    <w:p w14:paraId="51A6AD7D" w14:textId="77777777" w:rsidR="00C642CC" w:rsidRDefault="00C642CC" w:rsidP="00C642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StringBuffer </w:t>
      </w:r>
      <w:r>
        <w:rPr>
          <w:rFonts w:ascii="Consolas" w:hAnsi="Consolas"/>
          <w:color w:val="6A3E3E"/>
          <w:sz w:val="20"/>
          <w:szCs w:val="20"/>
        </w:rPr>
        <w:t>s2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StringBuffer(</w:t>
      </w:r>
      <w:r>
        <w:rPr>
          <w:rFonts w:ascii="Consolas" w:hAnsi="Consolas"/>
          <w:color w:val="2A00FF"/>
          <w:sz w:val="20"/>
          <w:szCs w:val="20"/>
        </w:rPr>
        <w:t>"saturday"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25A65DC" w14:textId="49F84AEB" w:rsidR="00C642CC" w:rsidRDefault="00C642CC" w:rsidP="00C642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s2</w:t>
      </w:r>
      <w:r>
        <w:rPr>
          <w:rFonts w:ascii="Consolas" w:hAnsi="Consolas"/>
          <w:color w:val="000000"/>
          <w:sz w:val="20"/>
          <w:szCs w:val="20"/>
        </w:rPr>
        <w:t>.setLength(6);</w:t>
      </w:r>
      <w:r w:rsidR="003B5DB2">
        <w:rPr>
          <w:rFonts w:ascii="Consolas" w:hAnsi="Consolas"/>
          <w:color w:val="000000"/>
          <w:sz w:val="20"/>
          <w:szCs w:val="20"/>
        </w:rPr>
        <w:t xml:space="preserve">                                     saturd</w:t>
      </w:r>
    </w:p>
    <w:p w14:paraId="61026D68" w14:textId="50B4022B" w:rsidR="00C642CC" w:rsidRDefault="00C642CC" w:rsidP="00C642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s2</w:t>
      </w:r>
      <w:r>
        <w:rPr>
          <w:rFonts w:ascii="Consolas" w:hAnsi="Consolas"/>
          <w:color w:val="000000"/>
          <w:sz w:val="20"/>
          <w:szCs w:val="20"/>
        </w:rPr>
        <w:t>);</w:t>
      </w:r>
      <w:r w:rsidR="003B5DB2">
        <w:rPr>
          <w:rFonts w:ascii="Consolas" w:hAnsi="Consolas"/>
          <w:color w:val="000000"/>
          <w:sz w:val="20"/>
          <w:szCs w:val="20"/>
        </w:rPr>
        <w:t xml:space="preserve">                         </w:t>
      </w:r>
    </w:p>
    <w:p w14:paraId="352C095F" w14:textId="6F382EC3" w:rsidR="00C642CC" w:rsidRDefault="00C642CC" w:rsidP="00C642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s2</w:t>
      </w:r>
      <w:r>
        <w:rPr>
          <w:rFonts w:ascii="Consolas" w:hAnsi="Consolas"/>
          <w:color w:val="000000"/>
          <w:sz w:val="20"/>
          <w:szCs w:val="20"/>
        </w:rPr>
        <w:t>.substring(1));</w:t>
      </w:r>
      <w:r w:rsidR="003B5DB2">
        <w:rPr>
          <w:rFonts w:ascii="Consolas" w:hAnsi="Consolas"/>
          <w:color w:val="000000"/>
          <w:sz w:val="20"/>
          <w:szCs w:val="20"/>
        </w:rPr>
        <w:t xml:space="preserve">                 aturd</w:t>
      </w:r>
    </w:p>
    <w:p w14:paraId="75706324" w14:textId="5966D317" w:rsidR="00C642CC" w:rsidRDefault="00C642CC" w:rsidP="00C642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s2</w:t>
      </w:r>
      <w:r>
        <w:rPr>
          <w:rFonts w:ascii="Consolas" w:hAnsi="Consolas"/>
          <w:color w:val="000000"/>
          <w:sz w:val="20"/>
          <w:szCs w:val="20"/>
        </w:rPr>
        <w:t>.substring(2,4));</w:t>
      </w:r>
      <w:r w:rsidR="003B5DB2">
        <w:rPr>
          <w:rFonts w:ascii="Consolas" w:hAnsi="Consolas"/>
          <w:color w:val="000000"/>
          <w:sz w:val="20"/>
          <w:szCs w:val="20"/>
        </w:rPr>
        <w:t xml:space="preserve">                tu</w:t>
      </w:r>
    </w:p>
    <w:p w14:paraId="73984FEA" w14:textId="77777777" w:rsidR="00C642CC" w:rsidRDefault="00C642CC" w:rsidP="00C642CC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7ACF66C2" w14:textId="77777777" w:rsidR="003B5DB2" w:rsidRDefault="003B5DB2" w:rsidP="00C642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AA8A04E" w14:textId="77777777" w:rsidR="00B17403" w:rsidRDefault="00B17403" w:rsidP="00B1740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replace{</w:t>
      </w:r>
    </w:p>
    <w:p w14:paraId="521A8250" w14:textId="77777777" w:rsidR="00B17403" w:rsidRDefault="00B17403" w:rsidP="00B1740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 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5E0616D2" w14:textId="77777777" w:rsidR="00B17403" w:rsidRDefault="00B17403" w:rsidP="00B1740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StringBuffer </w:t>
      </w:r>
      <w:r>
        <w:rPr>
          <w:rFonts w:ascii="Consolas" w:hAnsi="Consolas"/>
          <w:color w:val="6A3E3E"/>
          <w:sz w:val="20"/>
          <w:szCs w:val="20"/>
        </w:rPr>
        <w:t>s1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StringBuffer(</w:t>
      </w:r>
      <w:r>
        <w:rPr>
          <w:rFonts w:ascii="Consolas" w:hAnsi="Consolas"/>
          <w:color w:val="2A00FF"/>
          <w:sz w:val="20"/>
          <w:szCs w:val="20"/>
        </w:rPr>
        <w:t>"wednesday is holiday"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AA65560" w14:textId="77777777" w:rsidR="00B17403" w:rsidRDefault="00B17403" w:rsidP="00B1740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s1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A260A9B" w14:textId="5AA6D3A2" w:rsidR="00B17403" w:rsidRDefault="00B17403" w:rsidP="00B1740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s1</w:t>
      </w:r>
      <w:r>
        <w:rPr>
          <w:rFonts w:ascii="Consolas" w:hAnsi="Consolas"/>
          <w:color w:val="000000"/>
          <w:sz w:val="20"/>
          <w:szCs w:val="20"/>
        </w:rPr>
        <w:t>.replace(13, 17,</w:t>
      </w:r>
      <w:r>
        <w:rPr>
          <w:rFonts w:ascii="Consolas" w:hAnsi="Consolas"/>
          <w:color w:val="2A00FF"/>
          <w:sz w:val="20"/>
          <w:szCs w:val="20"/>
        </w:rPr>
        <w:t>"working"</w:t>
      </w:r>
      <w:r>
        <w:rPr>
          <w:rFonts w:ascii="Consolas" w:hAnsi="Consolas"/>
          <w:color w:val="000000"/>
          <w:sz w:val="20"/>
          <w:szCs w:val="20"/>
        </w:rPr>
        <w:t>);    0/p      Wednesday is holiday</w:t>
      </w:r>
    </w:p>
    <w:p w14:paraId="3B63F30E" w14:textId="114C6C3B" w:rsidR="00B17403" w:rsidRDefault="00B17403" w:rsidP="00B17403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s1</w:t>
      </w:r>
      <w:r>
        <w:rPr>
          <w:rFonts w:ascii="Consolas" w:hAnsi="Consolas"/>
          <w:color w:val="000000"/>
          <w:sz w:val="20"/>
          <w:szCs w:val="20"/>
        </w:rPr>
        <w:t>);   }  }           Wednesday is working day</w:t>
      </w:r>
      <w:r>
        <w:rPr>
          <w:rFonts w:ascii="Consolas" w:hAnsi="Consolas"/>
          <w:color w:val="000000"/>
          <w:sz w:val="20"/>
          <w:szCs w:val="20"/>
        </w:rPr>
        <w:br/>
      </w:r>
    </w:p>
    <w:p w14:paraId="391ED2D5" w14:textId="277153D7" w:rsidR="00B17403" w:rsidRDefault="008A40C1" w:rsidP="00B02D4C">
      <w:pPr>
        <w:pStyle w:val="NormalWeb"/>
        <w:numPr>
          <w:ilvl w:val="0"/>
          <w:numId w:val="229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IN STRING BUFFERR CLASS ALL THE METHODS ARE SYNCHRONIZED .</w:t>
      </w:r>
    </w:p>
    <w:p w14:paraId="354FA786" w14:textId="73B6152F" w:rsidR="008A40C1" w:rsidRDefault="008A40C1" w:rsidP="00B02D4C">
      <w:pPr>
        <w:pStyle w:val="NormalWeb"/>
        <w:numPr>
          <w:ilvl w:val="0"/>
          <w:numId w:val="229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SYNCHRONIZED METHOD IS A METHOD WHICH ALLOWS </w:t>
      </w:r>
      <w:r w:rsidR="00EF416C">
        <w:rPr>
          <w:rFonts w:ascii="Consolas" w:hAnsi="Consolas"/>
          <w:color w:val="000000"/>
          <w:sz w:val="20"/>
          <w:szCs w:val="20"/>
        </w:rPr>
        <w:t>ONLY 1 THREAD AT ONCE.</w:t>
      </w:r>
    </w:p>
    <w:p w14:paraId="5D4DD367" w14:textId="3D7D6390" w:rsidR="00EF416C" w:rsidRDefault="009B6843" w:rsidP="00B02D4C">
      <w:pPr>
        <w:pStyle w:val="NormalWeb"/>
        <w:numPr>
          <w:ilvl w:val="0"/>
          <w:numId w:val="229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SINCE SYNCHRONIZED MEHTODS WILL ALLOWS ONLY ONE THREAD AT ONCE IN THIS CASE </w:t>
      </w:r>
      <w:r w:rsidR="00807F42">
        <w:rPr>
          <w:rFonts w:ascii="Consolas" w:hAnsi="Consolas"/>
          <w:color w:val="000000"/>
          <w:sz w:val="20"/>
          <w:szCs w:val="20"/>
        </w:rPr>
        <w:t>EXECUTION TIME WILL BE MORE.</w:t>
      </w:r>
    </w:p>
    <w:p w14:paraId="490DBF5E" w14:textId="1CA93E07" w:rsidR="00807F42" w:rsidRDefault="00807F42" w:rsidP="00B02D4C">
      <w:pPr>
        <w:pStyle w:val="NormalWeb"/>
        <w:numPr>
          <w:ilvl w:val="0"/>
          <w:numId w:val="229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IN ORDER TO OVERCOME </w:t>
      </w:r>
      <w:r w:rsidR="006E6958">
        <w:rPr>
          <w:rFonts w:ascii="Consolas" w:hAnsi="Consolas"/>
          <w:color w:val="000000"/>
          <w:sz w:val="20"/>
          <w:szCs w:val="20"/>
        </w:rPr>
        <w:t>THE ABOVE PROBLEM (WAITING TIME OF A THREAD).</w:t>
      </w:r>
    </w:p>
    <w:p w14:paraId="2FD21860" w14:textId="0AC86B6C" w:rsidR="006E6958" w:rsidRDefault="006E6958" w:rsidP="00B02D4C">
      <w:pPr>
        <w:pStyle w:val="NormalWeb"/>
        <w:numPr>
          <w:ilvl w:val="0"/>
          <w:numId w:val="229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WE ARE GOING TO STRING BUILDER.</w:t>
      </w:r>
    </w:p>
    <w:p w14:paraId="00F7BB85" w14:textId="5BC144D1" w:rsidR="006E6958" w:rsidRDefault="009974D5" w:rsidP="009974D5">
      <w:pPr>
        <w:pStyle w:val="Heading1"/>
      </w:pPr>
      <w:r>
        <w:t>STRING BUILDER=</w:t>
      </w:r>
    </w:p>
    <w:p w14:paraId="02670764" w14:textId="016AD9EC" w:rsidR="009974D5" w:rsidRDefault="00A14A5D" w:rsidP="00B02D4C">
      <w:pPr>
        <w:pStyle w:val="ListParagraph"/>
        <w:numPr>
          <w:ilvl w:val="0"/>
          <w:numId w:val="230"/>
        </w:numPr>
      </w:pPr>
      <w:r>
        <w:t>IT IS A PREDEFINED CLASS PRESENT INSIDE JAVA.LANG PACKAGE.</w:t>
      </w:r>
    </w:p>
    <w:p w14:paraId="31718E7D" w14:textId="240C772B" w:rsidR="00A14A5D" w:rsidRDefault="00EA59AB" w:rsidP="00B02D4C">
      <w:pPr>
        <w:pStyle w:val="ListParagraph"/>
        <w:numPr>
          <w:ilvl w:val="0"/>
          <w:numId w:val="230"/>
        </w:numPr>
      </w:pPr>
      <w:r>
        <w:t>IT IS USED TO DECLARE MULTABLE STRING OBJECTS .</w:t>
      </w:r>
    </w:p>
    <w:p w14:paraId="160A2F85" w14:textId="6432C52B" w:rsidR="00EA59AB" w:rsidRDefault="00EA59AB" w:rsidP="00B02D4C">
      <w:pPr>
        <w:pStyle w:val="ListParagraph"/>
        <w:numPr>
          <w:ilvl w:val="0"/>
          <w:numId w:val="230"/>
        </w:numPr>
      </w:pPr>
      <w:r>
        <w:t xml:space="preserve">IT IS A CHILD CLASS OF </w:t>
      </w:r>
      <w:r w:rsidR="00444EFA">
        <w:t>OBJECT CLASS .</w:t>
      </w:r>
    </w:p>
    <w:p w14:paraId="70A48BA2" w14:textId="522B7005" w:rsidR="00444EFA" w:rsidRDefault="00444EFA" w:rsidP="00B02D4C">
      <w:pPr>
        <w:pStyle w:val="ListParagraph"/>
        <w:numPr>
          <w:ilvl w:val="0"/>
          <w:numId w:val="230"/>
        </w:numPr>
      </w:pPr>
      <w:r>
        <w:t xml:space="preserve">INSIDE STRING BUILDER TOSTIRNG() IS OVERRIDING </w:t>
      </w:r>
      <w:r w:rsidR="00D42407">
        <w:t xml:space="preserve">AND EQUALS(OBJECT) ,HASHCODE() ARE NOT OVERRIDEN </w:t>
      </w:r>
      <w:r w:rsidR="001B0354">
        <w:t>.</w:t>
      </w:r>
    </w:p>
    <w:p w14:paraId="1C691A3F" w14:textId="69118693" w:rsidR="001B0354" w:rsidRDefault="001B0354" w:rsidP="00B02D4C">
      <w:pPr>
        <w:pStyle w:val="ListParagraph"/>
        <w:numPr>
          <w:ilvl w:val="0"/>
          <w:numId w:val="230"/>
        </w:numPr>
      </w:pPr>
      <w:r>
        <w:t xml:space="preserve">INSIDE STRING BUILDER CLASS ALL MEHTODS ARE NON – SYNCHRONIZED </w:t>
      </w:r>
      <w:r w:rsidR="009E4E57">
        <w:t xml:space="preserve">. SO EXECUTION TIME WILL BE LESS COMPARE WITH STRING BUFFER </w:t>
      </w:r>
      <w:r w:rsidR="00F95FA8">
        <w:t>BECOUSE MULTIPLE THREADS CAN AXCESS NON-SYNCHRONIZED MEHTOD AT ONCE.</w:t>
      </w:r>
    </w:p>
    <w:p w14:paraId="74962E55" w14:textId="1C8D5AF6" w:rsidR="00B846F6" w:rsidRDefault="00B846F6" w:rsidP="00B02D4C">
      <w:pPr>
        <w:pStyle w:val="ListParagraph"/>
        <w:numPr>
          <w:ilvl w:val="0"/>
          <w:numId w:val="230"/>
        </w:numPr>
      </w:pPr>
      <w:r>
        <w:t xml:space="preserve">ALL THE MEHTODS OF STRING BUFFER IS PRESENT INSIDE STRING BUILDER </w:t>
      </w:r>
      <w:r w:rsidR="00D72900">
        <w:t xml:space="preserve">CLASS ARE NON-SYNCHRONIZED (WITHOUT SYNCHRONIZED </w:t>
      </w:r>
      <w:r w:rsidR="008D63B0">
        <w:t>KEYWORD).</w:t>
      </w:r>
    </w:p>
    <w:p w14:paraId="43301353" w14:textId="237E4F02" w:rsidR="008D63B0" w:rsidRDefault="008D63B0" w:rsidP="00B02D4C">
      <w:pPr>
        <w:pStyle w:val="ListParagraph"/>
        <w:numPr>
          <w:ilvl w:val="0"/>
          <w:numId w:val="230"/>
        </w:numPr>
      </w:pPr>
      <w:r>
        <w:t>INSIDE STRING BUILDER THERE IS NO STRING CONSTANT POOL AREA.</w:t>
      </w:r>
    </w:p>
    <w:p w14:paraId="08AE1A8E" w14:textId="77777777" w:rsidR="00BA4046" w:rsidRDefault="00BA4046" w:rsidP="00BA404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 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1A3D6B91" w14:textId="77777777" w:rsidR="00BA4046" w:rsidRDefault="00BA4046" w:rsidP="00BA404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StringBuilder </w:t>
      </w:r>
      <w:r>
        <w:rPr>
          <w:rFonts w:ascii="Consolas" w:hAnsi="Consolas"/>
          <w:color w:val="6A3E3E"/>
          <w:sz w:val="20"/>
          <w:szCs w:val="20"/>
        </w:rPr>
        <w:t>s1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StringBuilder(</w:t>
      </w:r>
      <w:r>
        <w:rPr>
          <w:rFonts w:ascii="Consolas" w:hAnsi="Consolas"/>
          <w:color w:val="2A00FF"/>
          <w:sz w:val="20"/>
          <w:szCs w:val="20"/>
        </w:rPr>
        <w:t>"i love car"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1545312" w14:textId="77777777" w:rsidR="00BA4046" w:rsidRDefault="00BA4046" w:rsidP="00BA404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s1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B03B89F" w14:textId="77777777" w:rsidR="00BA4046" w:rsidRDefault="00BA4046" w:rsidP="00BA404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s1</w:t>
      </w:r>
      <w:r>
        <w:rPr>
          <w:rFonts w:ascii="Consolas" w:hAnsi="Consolas"/>
          <w:color w:val="000000"/>
          <w:sz w:val="20"/>
          <w:szCs w:val="20"/>
        </w:rPr>
        <w:t>.replace(7,</w:t>
      </w:r>
      <w:r>
        <w:rPr>
          <w:rFonts w:ascii="Consolas" w:hAnsi="Consolas"/>
          <w:color w:val="6A3E3E"/>
          <w:sz w:val="20"/>
          <w:szCs w:val="20"/>
        </w:rPr>
        <w:t>s1</w:t>
      </w:r>
      <w:r>
        <w:rPr>
          <w:rFonts w:ascii="Consolas" w:hAnsi="Consolas"/>
          <w:color w:val="000000"/>
          <w:sz w:val="20"/>
          <w:szCs w:val="20"/>
        </w:rPr>
        <w:t xml:space="preserve">.length(), </w:t>
      </w:r>
      <w:r>
        <w:rPr>
          <w:rFonts w:ascii="Consolas" w:hAnsi="Consolas"/>
          <w:color w:val="2A00FF"/>
          <w:sz w:val="20"/>
          <w:szCs w:val="20"/>
        </w:rPr>
        <w:t>"bike"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8CE98DC" w14:textId="77777777" w:rsidR="00BA4046" w:rsidRDefault="00BA4046" w:rsidP="00BA404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s1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3A818F8" w14:textId="5D51E7A1" w:rsidR="006C7878" w:rsidRDefault="00BA4046" w:rsidP="006C7878">
      <w:r>
        <w:t xml:space="preserve"> 0/p    I LOVE CAR  , I LOVE BIKE</w:t>
      </w:r>
    </w:p>
    <w:p w14:paraId="7E46F443" w14:textId="65399DCE" w:rsidR="00BA4046" w:rsidRDefault="00D13F87" w:rsidP="006C7878">
      <w:r>
        <w:t>EXECUTION TIME CHECK</w:t>
      </w:r>
      <w:r w:rsidR="00DB2883">
        <w:t xml:space="preserve"> IS BETTER FOR STRING BUILDER.</w:t>
      </w:r>
    </w:p>
    <w:p w14:paraId="1EC58CC7" w14:textId="06A6B590" w:rsidR="00DB2883" w:rsidRDefault="00761C1D" w:rsidP="00761C1D">
      <w:pPr>
        <w:pStyle w:val="Heading1"/>
      </w:pPr>
      <w:r>
        <w:t>FINAL=</w:t>
      </w:r>
    </w:p>
    <w:p w14:paraId="63F32775" w14:textId="2AD0AADC" w:rsidR="00761C1D" w:rsidRDefault="00761C1D" w:rsidP="00B02D4C">
      <w:pPr>
        <w:pStyle w:val="ListParagraph"/>
        <w:numPr>
          <w:ilvl w:val="0"/>
          <w:numId w:val="231"/>
        </w:numPr>
      </w:pPr>
      <w:r>
        <w:t xml:space="preserve">IT IS A KEYWORD IN JAVA </w:t>
      </w:r>
      <w:r w:rsidR="00382CD7">
        <w:t>USED TO RESTRICT .</w:t>
      </w:r>
    </w:p>
    <w:p w14:paraId="461E94B0" w14:textId="64CE6AB5" w:rsidR="00382CD7" w:rsidRDefault="00382CD7" w:rsidP="00B02D4C">
      <w:pPr>
        <w:pStyle w:val="ListParagraph"/>
        <w:numPr>
          <w:ilvl w:val="0"/>
          <w:numId w:val="231"/>
        </w:numPr>
      </w:pPr>
      <w:r>
        <w:t xml:space="preserve">IN JAVA FINAL KEYWORD IS APPLICABLE ONLY FOR VARIABLES  , METHOD </w:t>
      </w:r>
      <w:r w:rsidR="00E30049">
        <w:t>AND CLASSES.</w:t>
      </w:r>
    </w:p>
    <w:p w14:paraId="080946DC" w14:textId="2CA4E19B" w:rsidR="00E30049" w:rsidRDefault="00E30049" w:rsidP="00E30049">
      <w:pPr>
        <w:pStyle w:val="Heading2"/>
      </w:pPr>
      <w:r>
        <w:t>FINAL WITH STATIC VARIABLE=</w:t>
      </w:r>
    </w:p>
    <w:p w14:paraId="020D0A9B" w14:textId="7D0B9CEF" w:rsidR="00E30049" w:rsidRDefault="00E30049" w:rsidP="00B02D4C">
      <w:pPr>
        <w:pStyle w:val="ListParagraph"/>
        <w:numPr>
          <w:ilvl w:val="0"/>
          <w:numId w:val="232"/>
        </w:numPr>
      </w:pPr>
      <w:r>
        <w:t>IN JAVA WE CAN DECLARE STATIC VARIABLE AS FINAL.</w:t>
      </w:r>
    </w:p>
    <w:p w14:paraId="5C842509" w14:textId="43E0DB0B" w:rsidR="00E30049" w:rsidRDefault="009A6A9B" w:rsidP="00B02D4C">
      <w:pPr>
        <w:pStyle w:val="ListParagraph"/>
        <w:numPr>
          <w:ilvl w:val="0"/>
          <w:numId w:val="232"/>
        </w:numPr>
      </w:pPr>
      <w:r>
        <w:t xml:space="preserve">FINAL STATIC VARIABLE SHOULD BE INITIALIZED AT THE TIME OF DECLARATION OTHERWISE WE WILL GET </w:t>
      </w:r>
      <w:r w:rsidR="00277758">
        <w:t>CTE . AS VARIABLE MIGHT NOT HAVE BEEN INITIALIZED.</w:t>
      </w:r>
    </w:p>
    <w:p w14:paraId="47104A3A" w14:textId="5F0BBDEB" w:rsidR="00277758" w:rsidRDefault="00277758" w:rsidP="00B02D4C">
      <w:pPr>
        <w:pStyle w:val="ListParagraph"/>
        <w:numPr>
          <w:ilvl w:val="0"/>
          <w:numId w:val="232"/>
        </w:numPr>
      </w:pPr>
      <w:r>
        <w:t xml:space="preserve">ONCE A STATIC FINAL </w:t>
      </w:r>
      <w:r w:rsidR="001A1E14">
        <w:t>VARIABLE IS INITIALIZED WE CANNOT REINITIALIZE OR UPDATE.</w:t>
      </w:r>
    </w:p>
    <w:p w14:paraId="6FB6EE69" w14:textId="3625681F" w:rsidR="001A1E14" w:rsidRDefault="00BF7DFC" w:rsidP="00B02D4C">
      <w:pPr>
        <w:pStyle w:val="ListParagraph"/>
        <w:numPr>
          <w:ilvl w:val="0"/>
          <w:numId w:val="232"/>
        </w:numPr>
      </w:pPr>
      <w:r>
        <w:t>IF WE TRY TO REINITIALIZE OR UPDATE WE WILL GET CTE AS CANNO’T ASSIGN VALUE TO STATIC FINAL VARIABLE.</w:t>
      </w:r>
    </w:p>
    <w:p w14:paraId="5CEFC96F" w14:textId="675FA1A2" w:rsidR="00B21B62" w:rsidRDefault="00004DCF" w:rsidP="00B21B62">
      <w:r>
        <w:rPr>
          <w:noProof/>
        </w:rPr>
        <mc:AlternateContent>
          <mc:Choice Requires="wps">
            <w:drawing>
              <wp:anchor distT="0" distB="0" distL="114300" distR="114300" simplePos="0" relativeHeight="251658358" behindDoc="1" locked="0" layoutInCell="1" allowOverlap="1" wp14:anchorId="17D53D43" wp14:editId="327026AB">
                <wp:simplePos x="0" y="0"/>
                <wp:positionH relativeFrom="column">
                  <wp:posOffset>-160020</wp:posOffset>
                </wp:positionH>
                <wp:positionV relativeFrom="paragraph">
                  <wp:posOffset>288290</wp:posOffset>
                </wp:positionV>
                <wp:extent cx="1539240" cy="830580"/>
                <wp:effectExtent l="0" t="0" r="22860" b="26670"/>
                <wp:wrapNone/>
                <wp:docPr id="516505930" name="Text 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9240" cy="830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B2A42C" w14:textId="77777777" w:rsidR="00004DCF" w:rsidRDefault="00004DC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D53D43" id="Text Box 119" o:spid="_x0000_s1109" type="#_x0000_t202" style="position:absolute;margin-left:-12.6pt;margin-top:22.7pt;width:121.2pt;height:65.4pt;z-index:-25165812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" fillcolor="white [3201]" strokeweight=".5pt">
                <v:textbox>
                  <w:txbxContent>
                    <w:p w14:paraId="3AB2A42C" w14:textId="77777777" w:rsidR="00004DCF" w:rsidRDefault="00004DCF"/>
                  </w:txbxContent>
                </v:textbox>
              </v:shape>
            </w:pict>
          </mc:Fallback>
        </mc:AlternateContent>
      </w:r>
      <w:r w:rsidR="00D44839">
        <w:rPr>
          <w:noProof/>
        </w:rPr>
        <mc:AlternateContent>
          <mc:Choice Requires="wps">
            <w:drawing>
              <wp:anchor distT="0" distB="0" distL="114300" distR="114300" simplePos="0" relativeHeight="251658357" behindDoc="1" locked="0" layoutInCell="1" allowOverlap="1" wp14:anchorId="6E03DED1" wp14:editId="09ECDBB6">
                <wp:simplePos x="0" y="0"/>
                <wp:positionH relativeFrom="column">
                  <wp:posOffset>-45720</wp:posOffset>
                </wp:positionH>
                <wp:positionV relativeFrom="paragraph">
                  <wp:posOffset>13970</wp:posOffset>
                </wp:positionV>
                <wp:extent cx="1615440" cy="190500"/>
                <wp:effectExtent l="0" t="0" r="22860" b="19050"/>
                <wp:wrapNone/>
                <wp:docPr id="1222610991" name="Text Box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5440" cy="190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EDF11F" w14:textId="77777777" w:rsidR="00D44839" w:rsidRDefault="00D4483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03DED1" id="Text Box 118" o:spid="_x0000_s1110" type="#_x0000_t202" style="position:absolute;margin-left:-3.6pt;margin-top:1.1pt;width:127.2pt;height:15pt;z-index:-25165812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" fillcolor="white [3201]" strokeweight=".5pt">
                <v:textbox>
                  <w:txbxContent>
                    <w:p w14:paraId="77EDF11F" w14:textId="77777777" w:rsidR="00D44839" w:rsidRDefault="00D44839"/>
                  </w:txbxContent>
                </v:textbox>
              </v:shape>
            </w:pict>
          </mc:Fallback>
        </mc:AlternateContent>
      </w:r>
      <w:r w:rsidR="00B21B62">
        <w:t>STATIC FINAL INT A;     CTE</w:t>
      </w:r>
    </w:p>
    <w:p w14:paraId="384D2399" w14:textId="3BEF5368" w:rsidR="00B21B62" w:rsidRDefault="00B21B62" w:rsidP="00B21B62">
      <w:r>
        <w:t>STATIC FINAL INT A=10;</w:t>
      </w:r>
    </w:p>
    <w:p w14:paraId="5DEE3538" w14:textId="1F677D67" w:rsidR="00B21B62" w:rsidRDefault="00D44839" w:rsidP="00B21B62">
      <w:r>
        <w:t>P S V M (---){</w:t>
      </w:r>
    </w:p>
    <w:p w14:paraId="779B3838" w14:textId="5B6AFC16" w:rsidR="00D44839" w:rsidRDefault="00004DCF" w:rsidP="00B21B62">
      <w:r>
        <w:rPr>
          <w:noProof/>
        </w:rPr>
        <mc:AlternateContent>
          <mc:Choice Requires="wps">
            <w:drawing>
              <wp:anchor distT="0" distB="0" distL="114300" distR="114300" simplePos="0" relativeHeight="251658359" behindDoc="1" locked="0" layoutInCell="1" allowOverlap="1" wp14:anchorId="227407B7" wp14:editId="45148412">
                <wp:simplePos x="0" y="0"/>
                <wp:positionH relativeFrom="column">
                  <wp:posOffset>-99060</wp:posOffset>
                </wp:positionH>
                <wp:positionV relativeFrom="paragraph">
                  <wp:posOffset>307975</wp:posOffset>
                </wp:positionV>
                <wp:extent cx="1584960" cy="762000"/>
                <wp:effectExtent l="0" t="0" r="15240" b="19050"/>
                <wp:wrapNone/>
                <wp:docPr id="1172095766" name="Text Box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4960" cy="762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1CC676" w14:textId="77777777" w:rsidR="00004DCF" w:rsidRDefault="00004DC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7407B7" id="_x0000_s1111" type="#_x0000_t202" style="position:absolute;margin-left:-7.8pt;margin-top:24.25pt;width:124.8pt;height:60pt;z-index:-25165812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" fillcolor="white [3201]" strokeweight=".5pt">
                <v:textbox>
                  <w:txbxContent>
                    <w:p w14:paraId="461CC676" w14:textId="77777777" w:rsidR="00004DCF" w:rsidRDefault="00004DCF"/>
                  </w:txbxContent>
                </v:textbox>
              </v:shape>
            </w:pict>
          </mc:Fallback>
        </mc:AlternateContent>
      </w:r>
      <w:r w:rsidR="00D44839">
        <w:t xml:space="preserve">A=1;  </w:t>
      </w:r>
      <w:r>
        <w:t xml:space="preserve">                   </w:t>
      </w:r>
      <w:r w:rsidR="00D44839">
        <w:t xml:space="preserve"> CTE </w:t>
      </w:r>
    </w:p>
    <w:p w14:paraId="365B6503" w14:textId="05421DF3" w:rsidR="00D44839" w:rsidRDefault="00D44839" w:rsidP="00B21B62">
      <w:r>
        <w:t xml:space="preserve">FINAL STATIC INT A=10; </w:t>
      </w:r>
    </w:p>
    <w:p w14:paraId="47D05A5F" w14:textId="410CAB80" w:rsidR="00D44839" w:rsidRDefault="00D44839" w:rsidP="00B21B62">
      <w:r>
        <w:t>P S V M(----)</w:t>
      </w:r>
    </w:p>
    <w:p w14:paraId="37327C65" w14:textId="4EEA52C5" w:rsidR="00D44839" w:rsidRDefault="00D44839" w:rsidP="00B21B62">
      <w:r>
        <w:t>S.O.PLN(A);</w:t>
      </w:r>
      <w:r w:rsidR="00004DCF">
        <w:t xml:space="preserve">           10</w:t>
      </w:r>
    </w:p>
    <w:p w14:paraId="5E9318A0" w14:textId="1FBDB5CC" w:rsidR="0051675F" w:rsidRDefault="009B10FA" w:rsidP="0051675F">
      <w:pPr>
        <w:pStyle w:val="Heading2"/>
      </w:pPr>
      <w:r>
        <w:t>FINAL WITH NS VARIABLE=</w:t>
      </w:r>
    </w:p>
    <w:p w14:paraId="6E11BE9D" w14:textId="3CE25C0E" w:rsidR="009B10FA" w:rsidRDefault="009B10FA" w:rsidP="00B02D4C">
      <w:pPr>
        <w:pStyle w:val="ListParagraph"/>
        <w:numPr>
          <w:ilvl w:val="0"/>
          <w:numId w:val="233"/>
        </w:numPr>
      </w:pPr>
      <w:r>
        <w:t>IN JAVA WE CAN DECLARE NS VARIABLE AS FINAL .</w:t>
      </w:r>
    </w:p>
    <w:p w14:paraId="3533B2A9" w14:textId="497270DB" w:rsidR="009B10FA" w:rsidRDefault="00146B80" w:rsidP="00B02D4C">
      <w:pPr>
        <w:pStyle w:val="ListParagraph"/>
        <w:numPr>
          <w:ilvl w:val="0"/>
          <w:numId w:val="233"/>
        </w:numPr>
      </w:pPr>
      <w:r>
        <w:t xml:space="preserve">NS FINAL VARIABLE SHOULD BE INITIALIZED AT THE TIME OF DECLARATION / DURING OBJECT CREATION </w:t>
      </w:r>
      <w:r w:rsidR="00927E68">
        <w:t xml:space="preserve">THROW CONSTRUCTER OTHERWISE WE WILL GET CTE AS VARIABLE MIGHT </w:t>
      </w:r>
      <w:r w:rsidR="007B7E6C">
        <w:t>NOT HAVE BEEN INITIALIZED .</w:t>
      </w:r>
    </w:p>
    <w:p w14:paraId="1BA129CA" w14:textId="208B487C" w:rsidR="007B7E6C" w:rsidRDefault="007B7E6C" w:rsidP="00B02D4C">
      <w:pPr>
        <w:pStyle w:val="ListParagraph"/>
        <w:numPr>
          <w:ilvl w:val="0"/>
          <w:numId w:val="233"/>
        </w:numPr>
      </w:pPr>
      <w:r>
        <w:t xml:space="preserve">ONCE A NS FINAL VARIABLE IS INITIALIZED WE CANNO’T </w:t>
      </w:r>
      <w:r w:rsidR="002E17D4">
        <w:t>REINITILIZE OR UPDATE.</w:t>
      </w:r>
    </w:p>
    <w:p w14:paraId="1AA944CE" w14:textId="7F0C32D9" w:rsidR="005E5BF5" w:rsidRDefault="00830347" w:rsidP="00B02D4C">
      <w:pPr>
        <w:pStyle w:val="ListParagraph"/>
        <w:numPr>
          <w:ilvl w:val="0"/>
          <w:numId w:val="233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60" behindDoc="1" locked="0" layoutInCell="1" allowOverlap="1" wp14:anchorId="1207B2EF" wp14:editId="2C3B6B67">
                <wp:simplePos x="0" y="0"/>
                <wp:positionH relativeFrom="margin">
                  <wp:align>left</wp:align>
                </wp:positionH>
                <wp:positionV relativeFrom="paragraph">
                  <wp:posOffset>390525</wp:posOffset>
                </wp:positionV>
                <wp:extent cx="2811780" cy="762000"/>
                <wp:effectExtent l="0" t="0" r="26670" b="19050"/>
                <wp:wrapNone/>
                <wp:docPr id="1059567469" name="Text Box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1780" cy="762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446335" w14:textId="49513538" w:rsidR="00830347" w:rsidRDefault="00830347">
                            <w: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207B2EF" id="_x0000_s1112" type="#_x0000_t202" style="position:absolute;left:0;text-align:left;margin-left:0;margin-top:30.75pt;width:221.4pt;height:60pt;z-index:-25165812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" fillcolor="white [3201]" strokeweight=".5pt">
                <v:textbox>
                  <w:txbxContent>
                    <w:p w14:paraId="7B446335" w14:textId="49513538" w:rsidR="00830347" w:rsidRDefault="00830347">
                      <w:r>
                        <w:t xml:space="preserve">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E17D4">
        <w:t xml:space="preserve">IF WE TRY TO UPDATE WE WILL GET CTE AS CANNOT ASSIGN A VALUE </w:t>
      </w:r>
      <w:r w:rsidR="00194DC1">
        <w:t>TO A NS FINAL VARIABLE</w:t>
      </w:r>
      <w:r w:rsidR="005E5BF5">
        <w:t>.</w:t>
      </w:r>
    </w:p>
    <w:p w14:paraId="23135CCC" w14:textId="0E7A9C77" w:rsidR="005E5BF5" w:rsidRDefault="005E5BF5" w:rsidP="00830347">
      <w:pPr>
        <w:pStyle w:val="NoSpacing"/>
      </w:pPr>
      <w:r>
        <w:t>FINAL INT A=10;</w:t>
      </w:r>
    </w:p>
    <w:p w14:paraId="43FF9F83" w14:textId="0AFCA1AD" w:rsidR="005E5BF5" w:rsidRDefault="005E5BF5" w:rsidP="00830347">
      <w:pPr>
        <w:pStyle w:val="NoSpacing"/>
      </w:pPr>
      <w:r>
        <w:t xml:space="preserve">                 P S V M (---){</w:t>
      </w:r>
    </w:p>
    <w:p w14:paraId="780174D6" w14:textId="73D6E630" w:rsidR="005E5BF5" w:rsidRPr="009B10FA" w:rsidRDefault="005E5BF5" w:rsidP="00830347">
      <w:pPr>
        <w:pStyle w:val="NoSpacing"/>
        <w:tabs>
          <w:tab w:val="left" w:pos="3288"/>
        </w:tabs>
      </w:pPr>
      <w:r>
        <w:t xml:space="preserve">       </w:t>
      </w:r>
      <w:r w:rsidR="00830347">
        <w:t xml:space="preserve">S.O.PLN(NEW SAMPLE().A); </w:t>
      </w:r>
      <w:r w:rsidR="00830347">
        <w:tab/>
        <w:t>10</w:t>
      </w:r>
    </w:p>
    <w:p w14:paraId="2A758BC8" w14:textId="77777777" w:rsidR="00D13F87" w:rsidRDefault="00D13F87" w:rsidP="00830347">
      <w:pPr>
        <w:pStyle w:val="NoSpacing"/>
      </w:pPr>
    </w:p>
    <w:p w14:paraId="0B580F5D" w14:textId="5452ECD7" w:rsidR="00BA4046" w:rsidRDefault="00A92956" w:rsidP="00830347">
      <w:r>
        <w:rPr>
          <w:noProof/>
        </w:rPr>
        <mc:AlternateContent>
          <mc:Choice Requires="wps">
            <w:drawing>
              <wp:anchor distT="0" distB="0" distL="114300" distR="114300" simplePos="0" relativeHeight="251658361" behindDoc="1" locked="0" layoutInCell="1" allowOverlap="1" wp14:anchorId="0C54D704" wp14:editId="3198395E">
                <wp:simplePos x="0" y="0"/>
                <wp:positionH relativeFrom="column">
                  <wp:posOffset>-83820</wp:posOffset>
                </wp:positionH>
                <wp:positionV relativeFrom="paragraph">
                  <wp:posOffset>306070</wp:posOffset>
                </wp:positionV>
                <wp:extent cx="3063240" cy="876300"/>
                <wp:effectExtent l="0" t="0" r="22860" b="19050"/>
                <wp:wrapNone/>
                <wp:docPr id="162335606" name="Text Box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3240" cy="876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4239DC" w14:textId="36843078" w:rsidR="00A92956" w:rsidRDefault="00A92956">
                            <w:r>
                              <w:t xml:space="preserve">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54D704" id="_x0000_s1113" type="#_x0000_t202" style="position:absolute;margin-left:-6.6pt;margin-top:24.1pt;width:241.2pt;height:69pt;z-index:-25165811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" fillcolor="white [3201]" strokeweight=".5pt">
                <v:textbox>
                  <w:txbxContent>
                    <w:p w14:paraId="7A4239DC" w14:textId="36843078" w:rsidR="00A92956" w:rsidRDefault="00A92956">
                      <w:r>
                        <w:t xml:space="preserve">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60395527" w14:textId="774D3CAC" w:rsidR="00A81B86" w:rsidRDefault="00A92956" w:rsidP="00A92956">
      <w:pPr>
        <w:pStyle w:val="NoSpacing"/>
      </w:pPr>
      <w:r>
        <w:t>FINAL INT A;</w:t>
      </w:r>
    </w:p>
    <w:p w14:paraId="2B977E08" w14:textId="5E65053B" w:rsidR="00A92956" w:rsidRDefault="00A92956" w:rsidP="00A92956">
      <w:pPr>
        <w:pStyle w:val="NoSpacing"/>
      </w:pPr>
      <w:r>
        <w:t>SAMPLE (){</w:t>
      </w:r>
    </w:p>
    <w:p w14:paraId="17DEA1FE" w14:textId="148A9DEC" w:rsidR="00A92956" w:rsidRDefault="00A92956" w:rsidP="00A92956">
      <w:pPr>
        <w:pStyle w:val="NoSpacing"/>
      </w:pPr>
      <w:r>
        <w:t>A=109;</w:t>
      </w:r>
    </w:p>
    <w:p w14:paraId="38E06F01" w14:textId="6D814AD4" w:rsidR="00A92956" w:rsidRDefault="00A92956" w:rsidP="00A92956">
      <w:pPr>
        <w:pStyle w:val="NoSpacing"/>
      </w:pPr>
      <w:r>
        <w:t>P S V M(---------){</w:t>
      </w:r>
    </w:p>
    <w:p w14:paraId="42013502" w14:textId="76B9B1CB" w:rsidR="00A92956" w:rsidRDefault="00A92956" w:rsidP="00A92956">
      <w:pPr>
        <w:pStyle w:val="NoSpacing"/>
        <w:tabs>
          <w:tab w:val="left" w:pos="3756"/>
        </w:tabs>
      </w:pPr>
      <w:r>
        <w:t>S.O.PLN(NEW SAMPLE().A)</w:t>
      </w:r>
      <w:r w:rsidR="00D54D7A">
        <w:t>;                  109</w:t>
      </w:r>
    </w:p>
    <w:p w14:paraId="46CB7CA2" w14:textId="44BCA549" w:rsidR="00D54D7A" w:rsidRDefault="00D54D7A" w:rsidP="00D54D7A">
      <w:pPr>
        <w:pStyle w:val="Heading2"/>
      </w:pPr>
      <w:r>
        <w:t>FINAL WITH LOCAL VARIABLE =</w:t>
      </w:r>
    </w:p>
    <w:p w14:paraId="549DDF1A" w14:textId="73298882" w:rsidR="00D54D7A" w:rsidRDefault="00D54D7A" w:rsidP="00B02D4C">
      <w:pPr>
        <w:pStyle w:val="ListParagraph"/>
        <w:numPr>
          <w:ilvl w:val="0"/>
          <w:numId w:val="234"/>
        </w:numPr>
      </w:pPr>
      <w:r>
        <w:t xml:space="preserve">WE CAN DECLARE FINAL VARIABLE AS </w:t>
      </w:r>
      <w:r w:rsidR="004A6B3C">
        <w:t xml:space="preserve">FINAL . </w:t>
      </w:r>
    </w:p>
    <w:p w14:paraId="537AD85D" w14:textId="73137AEE" w:rsidR="004A6B3C" w:rsidRDefault="004A6B3C" w:rsidP="00B02D4C">
      <w:pPr>
        <w:pStyle w:val="ListParagraph"/>
        <w:numPr>
          <w:ilvl w:val="0"/>
          <w:numId w:val="234"/>
        </w:numPr>
      </w:pPr>
      <w:r>
        <w:t xml:space="preserve">LOCAL FINAL VARIABLE SHOULD BE INITIALIZED BEFORE USING OTHERWISE WE WILL GET CTE </w:t>
      </w:r>
      <w:r w:rsidR="00961D12">
        <w:t xml:space="preserve"> AS VARIABLE MIGHT NOT HAVE BEEN INITIALIZED.</w:t>
      </w:r>
    </w:p>
    <w:p w14:paraId="729003FD" w14:textId="0FF21D71" w:rsidR="00961D12" w:rsidRDefault="003F1CDE" w:rsidP="00B02D4C">
      <w:pPr>
        <w:pStyle w:val="ListParagraph"/>
        <w:numPr>
          <w:ilvl w:val="0"/>
          <w:numId w:val="234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62" behindDoc="1" locked="0" layoutInCell="1" allowOverlap="1" wp14:anchorId="43811E53" wp14:editId="01AFFB0F">
                <wp:simplePos x="0" y="0"/>
                <wp:positionH relativeFrom="column">
                  <wp:posOffset>-114300</wp:posOffset>
                </wp:positionH>
                <wp:positionV relativeFrom="paragraph">
                  <wp:posOffset>300990</wp:posOffset>
                </wp:positionV>
                <wp:extent cx="2186940" cy="685800"/>
                <wp:effectExtent l="0" t="0" r="22860" b="19050"/>
                <wp:wrapNone/>
                <wp:docPr id="680432675" name="Text Box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6940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6D2564" w14:textId="77777777" w:rsidR="003F1CDE" w:rsidRDefault="003F1CD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811E53" id="_x0000_s1114" type="#_x0000_t202" style="position:absolute;left:0;text-align:left;margin-left:-9pt;margin-top:23.7pt;width:172.2pt;height:54pt;z-index:-25165811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" fillcolor="white [3201]" strokeweight=".5pt">
                <v:textbox>
                  <w:txbxContent>
                    <w:p w14:paraId="7D6D2564" w14:textId="77777777" w:rsidR="003F1CDE" w:rsidRDefault="003F1CDE"/>
                  </w:txbxContent>
                </v:textbox>
              </v:shape>
            </w:pict>
          </mc:Fallback>
        </mc:AlternateContent>
      </w:r>
      <w:r w:rsidR="00961D12">
        <w:t xml:space="preserve">WE CANNOT MODIFY </w:t>
      </w:r>
      <w:r w:rsidR="001C2C2F">
        <w:t>OR UPDATE A LOCAL FINAL VARIABLE.</w:t>
      </w:r>
    </w:p>
    <w:p w14:paraId="03AA4C44" w14:textId="357977B5" w:rsidR="001C2C2F" w:rsidRDefault="004E18C9" w:rsidP="003F1CDE">
      <w:pPr>
        <w:pStyle w:val="NoSpacing"/>
      </w:pPr>
      <w:r>
        <w:t>STATIC INT FINAL (FIND INT A){</w:t>
      </w:r>
    </w:p>
    <w:p w14:paraId="67846E8A" w14:textId="3C5437EB" w:rsidR="004E18C9" w:rsidRDefault="004E18C9" w:rsidP="003F1CDE">
      <w:pPr>
        <w:pStyle w:val="NoSpacing"/>
      </w:pPr>
      <w:r>
        <w:t>RETURN A+A ;}</w:t>
      </w:r>
    </w:p>
    <w:p w14:paraId="32218169" w14:textId="25B55BFD" w:rsidR="004E18C9" w:rsidRDefault="004E18C9" w:rsidP="003F1CDE">
      <w:pPr>
        <w:pStyle w:val="NoSpacing"/>
      </w:pPr>
      <w:r>
        <w:t>P S V M (---){</w:t>
      </w:r>
    </w:p>
    <w:p w14:paraId="6537B9EF" w14:textId="66C5D6F6" w:rsidR="004E18C9" w:rsidRDefault="004E18C9" w:rsidP="003F1CDE">
      <w:pPr>
        <w:pStyle w:val="NoSpacing"/>
      </w:pPr>
      <w:r>
        <w:t>S.O.PLN(TEST</w:t>
      </w:r>
      <w:r w:rsidR="003F1CDE">
        <w:t>(27));  } }          0/P 54</w:t>
      </w:r>
    </w:p>
    <w:p w14:paraId="463E4001" w14:textId="77777777" w:rsidR="003F1CDE" w:rsidRDefault="003F1CDE" w:rsidP="003F1CDE">
      <w:pPr>
        <w:pStyle w:val="NoSpacing"/>
      </w:pPr>
    </w:p>
    <w:p w14:paraId="1A74B87E" w14:textId="4F7E157A" w:rsidR="003F1CDE" w:rsidRDefault="007359BA" w:rsidP="007359BA">
      <w:pPr>
        <w:pStyle w:val="Heading2"/>
      </w:pPr>
      <w:r>
        <w:t>FINAL WITH NS MEHTOD=</w:t>
      </w:r>
    </w:p>
    <w:p w14:paraId="13DBAD2A" w14:textId="7ED86D91" w:rsidR="007359BA" w:rsidRDefault="009E669F" w:rsidP="00B02D4C">
      <w:pPr>
        <w:pStyle w:val="ListParagraph"/>
        <w:numPr>
          <w:ilvl w:val="0"/>
          <w:numId w:val="235"/>
        </w:numPr>
      </w:pPr>
      <w:r>
        <w:t>WE CAN DECLARE NS METHOD AS FINAL .</w:t>
      </w:r>
    </w:p>
    <w:p w14:paraId="52335A45" w14:textId="27FD7AEE" w:rsidR="009E669F" w:rsidRDefault="00B346C8" w:rsidP="00B02D4C">
      <w:pPr>
        <w:pStyle w:val="ListParagraph"/>
        <w:numPr>
          <w:ilvl w:val="0"/>
          <w:numId w:val="235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63" behindDoc="1" locked="0" layoutInCell="1" allowOverlap="1" wp14:anchorId="4261C524" wp14:editId="2C589C58">
                <wp:simplePos x="0" y="0"/>
                <wp:positionH relativeFrom="column">
                  <wp:posOffset>-327660</wp:posOffset>
                </wp:positionH>
                <wp:positionV relativeFrom="paragraph">
                  <wp:posOffset>344170</wp:posOffset>
                </wp:positionV>
                <wp:extent cx="4312920" cy="2217420"/>
                <wp:effectExtent l="0" t="0" r="11430" b="11430"/>
                <wp:wrapNone/>
                <wp:docPr id="420325826" name="Text Box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2920" cy="2217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B5D4AB" w14:textId="77777777" w:rsidR="00472BE8" w:rsidRDefault="00472BE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61C524" id="_x0000_s1115" type="#_x0000_t202" style="position:absolute;left:0;text-align:left;margin-left:-25.8pt;margin-top:27.1pt;width:339.6pt;height:174.6pt;z-index:-25165811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" fillcolor="white [3201]" strokeweight=".5pt">
                <v:textbox>
                  <w:txbxContent>
                    <w:p w14:paraId="5BB5D4AB" w14:textId="77777777" w:rsidR="00472BE8" w:rsidRDefault="00472BE8"/>
                  </w:txbxContent>
                </v:textbox>
              </v:shape>
            </w:pict>
          </mc:Fallback>
        </mc:AlternateContent>
      </w:r>
      <w:r w:rsidR="009E669F">
        <w:t xml:space="preserve">NS FINAL METHOD CANNOT BE OVERRIDE </w:t>
      </w:r>
      <w:r w:rsidR="00D81F1A">
        <w:t>IN ANY OTHER CLASS IF WE TRY TO OVERRIDE WE WILL GET CTE.</w:t>
      </w:r>
    </w:p>
    <w:p w14:paraId="6866AE61" w14:textId="77777777" w:rsidR="00D35749" w:rsidRDefault="00D35749" w:rsidP="00D3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a {</w:t>
      </w:r>
    </w:p>
    <w:p w14:paraId="463CB1A7" w14:textId="77777777" w:rsidR="00D35749" w:rsidRDefault="00D35749" w:rsidP="00D3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final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test() {</w:t>
      </w:r>
    </w:p>
    <w:p w14:paraId="21783B85" w14:textId="77777777" w:rsidR="00D35749" w:rsidRDefault="00D35749" w:rsidP="00D3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"a"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C902DB8" w14:textId="77777777" w:rsidR="00D35749" w:rsidRDefault="00D35749" w:rsidP="00D3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}}</w:t>
      </w:r>
    </w:p>
    <w:p w14:paraId="62369B7F" w14:textId="77777777" w:rsidR="00D35749" w:rsidRDefault="00D35749" w:rsidP="00D3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sample </w:t>
      </w:r>
      <w:r>
        <w:rPr>
          <w:rFonts w:ascii="Consolas" w:hAnsi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/>
          <w:color w:val="000000"/>
          <w:sz w:val="20"/>
          <w:szCs w:val="20"/>
        </w:rPr>
        <w:t xml:space="preserve"> a{</w:t>
      </w:r>
    </w:p>
    <w:p w14:paraId="63F8450E" w14:textId="77777777" w:rsidR="00D35749" w:rsidRDefault="00D35749" w:rsidP="00D3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46464"/>
          <w:sz w:val="20"/>
          <w:szCs w:val="20"/>
        </w:rPr>
        <w:t>@Override</w:t>
      </w:r>
    </w:p>
    <w:p w14:paraId="467E15D5" w14:textId="77777777" w:rsidR="00D35749" w:rsidRDefault="00D35749" w:rsidP="00D3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u w:val="single"/>
        </w:rPr>
        <w:t>test()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6E186DDC" w14:textId="77777777" w:rsidR="00D35749" w:rsidRDefault="00D35749" w:rsidP="00D3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"sample"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A3B76D3" w14:textId="77777777" w:rsidR="00D35749" w:rsidRDefault="00D35749" w:rsidP="00D3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}</w:t>
      </w:r>
    </w:p>
    <w:p w14:paraId="164A57B1" w14:textId="77777777" w:rsidR="00D35749" w:rsidRDefault="00D35749" w:rsidP="00D3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 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3D12EF60" w14:textId="77777777" w:rsidR="00D35749" w:rsidRDefault="00D35749" w:rsidP="00D3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sample ().test();</w:t>
      </w:r>
    </w:p>
    <w:p w14:paraId="1A761A0F" w14:textId="77777777" w:rsidR="00D35749" w:rsidRDefault="00D35749" w:rsidP="00D3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3FD25F4E" w14:textId="3AADDEC0" w:rsidR="00D35749" w:rsidRDefault="00D35749" w:rsidP="00D3574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  <w:r w:rsidR="00D75512">
        <w:rPr>
          <w:rFonts w:ascii="Consolas" w:hAnsi="Consolas"/>
          <w:color w:val="000000"/>
          <w:sz w:val="20"/>
          <w:szCs w:val="20"/>
        </w:rPr>
        <w:t xml:space="preserve">       (TEST IN SAMPLE CANNO’T OVERRIDE TEST() IN A);</w:t>
      </w:r>
    </w:p>
    <w:p w14:paraId="0F467358" w14:textId="77777777" w:rsidR="006E6E8B" w:rsidRDefault="006E6E8B" w:rsidP="006E6E8B"/>
    <w:p w14:paraId="258862D3" w14:textId="77777777" w:rsidR="00472BE8" w:rsidRDefault="00472BE8" w:rsidP="006E6E8B"/>
    <w:p w14:paraId="58F6AF6C" w14:textId="596B6D23" w:rsidR="00472BE8" w:rsidRDefault="00472BE8" w:rsidP="00472BE8">
      <w:pPr>
        <w:pStyle w:val="Heading2"/>
      </w:pPr>
      <w:r>
        <w:t>FINAL WITH CLASS=</w:t>
      </w:r>
    </w:p>
    <w:p w14:paraId="7C0D189A" w14:textId="0B3F7BF7" w:rsidR="00472BE8" w:rsidRDefault="00F00C80" w:rsidP="00B02D4C">
      <w:pPr>
        <w:pStyle w:val="ListParagraph"/>
        <w:numPr>
          <w:ilvl w:val="0"/>
          <w:numId w:val="236"/>
        </w:numPr>
      </w:pPr>
      <w:r>
        <w:t xml:space="preserve">IN JAVA WE CAN DECLARE A CLASS AS FINAL ONCE A CLASS IS DECLARED AS FINAL WE CANNOT ACHIVE INHERITENCE </w:t>
      </w:r>
    </w:p>
    <w:p w14:paraId="1A67EFCE" w14:textId="20009B1C" w:rsidR="009331B3" w:rsidRDefault="009331B3" w:rsidP="00B02D4C">
      <w:pPr>
        <w:pStyle w:val="ListParagraph"/>
        <w:numPr>
          <w:ilvl w:val="0"/>
          <w:numId w:val="236"/>
        </w:numPr>
      </w:pPr>
      <w:r>
        <w:t>WE CANNOT INHERITE FINAL CLASS TO ANY OTHER CLASS.</w:t>
      </w:r>
    </w:p>
    <w:p w14:paraId="672F4ABE" w14:textId="35627C89" w:rsidR="00B35812" w:rsidRDefault="00B35812" w:rsidP="00B35812">
      <w:pPr>
        <w:pStyle w:val="Heading2"/>
      </w:pPr>
      <w:r>
        <w:t>MEHTOD CHANING=</w:t>
      </w:r>
    </w:p>
    <w:p w14:paraId="0D81573F" w14:textId="4B475C1D" w:rsidR="00B35812" w:rsidRDefault="00877CC0" w:rsidP="00B02D4C">
      <w:pPr>
        <w:pStyle w:val="ListParagraph"/>
        <w:numPr>
          <w:ilvl w:val="0"/>
          <w:numId w:val="237"/>
        </w:numPr>
      </w:pPr>
      <w:r>
        <w:t>THE PROCESS OF CALLING A MEHTOD WITH THE HELP OF ANOTHER METHOD IS KNOWN AS MEHTOD CHAINING .</w:t>
      </w:r>
    </w:p>
    <w:p w14:paraId="48ED9FB3" w14:textId="65944E63" w:rsidR="00641E05" w:rsidRDefault="00641E05" w:rsidP="00B02D4C">
      <w:pPr>
        <w:pStyle w:val="ListParagraph"/>
        <w:numPr>
          <w:ilvl w:val="0"/>
          <w:numId w:val="237"/>
        </w:numPr>
      </w:pPr>
      <w:r>
        <w:t>TO ACHIVE METHOD CHAINING THE RETURN TYPE OF 1</w:t>
      </w:r>
      <w:r w:rsidRPr="00641E05">
        <w:rPr>
          <w:vertAlign w:val="superscript"/>
        </w:rPr>
        <w:t>ST</w:t>
      </w:r>
      <w:r>
        <w:t xml:space="preserve"> MEHTOD SHOULD BE NON PREME</w:t>
      </w:r>
      <w:r w:rsidR="0090180B">
        <w:t>TIVE DATATYPE.</w:t>
      </w:r>
    </w:p>
    <w:p w14:paraId="08061FB7" w14:textId="6E152550" w:rsidR="0042757E" w:rsidRDefault="0042757E" w:rsidP="004275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 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6DFB6F2B" w14:textId="773C395E" w:rsidR="0042757E" w:rsidRDefault="0042757E" w:rsidP="004275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StringBuffer </w:t>
      </w:r>
      <w:r>
        <w:rPr>
          <w:rFonts w:ascii="Consolas" w:hAnsi="Consolas"/>
          <w:color w:val="6A3E3E"/>
          <w:sz w:val="20"/>
          <w:szCs w:val="20"/>
        </w:rPr>
        <w:t>s1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StringBuffer(</w:t>
      </w:r>
      <w:r>
        <w:rPr>
          <w:rFonts w:ascii="Consolas" w:hAnsi="Consolas"/>
          <w:color w:val="2A00FF"/>
          <w:sz w:val="20"/>
          <w:szCs w:val="20"/>
        </w:rPr>
        <w:t>"java"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1E4AD98" w14:textId="77777777" w:rsidR="0042757E" w:rsidRDefault="0042757E" w:rsidP="004275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StringBuffer </w:t>
      </w:r>
      <w:r>
        <w:rPr>
          <w:rFonts w:ascii="Consolas" w:hAnsi="Consolas"/>
          <w:color w:val="6A3E3E"/>
          <w:sz w:val="20"/>
          <w:szCs w:val="20"/>
        </w:rPr>
        <w:t>s2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StringBuffer(</w:t>
      </w:r>
      <w:r>
        <w:rPr>
          <w:rFonts w:ascii="Consolas" w:hAnsi="Consolas"/>
          <w:color w:val="2A00FF"/>
          <w:sz w:val="20"/>
          <w:szCs w:val="20"/>
        </w:rPr>
        <w:t>"java"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CE48C7E" w14:textId="77777777" w:rsidR="0042757E" w:rsidRDefault="0042757E" w:rsidP="0042757E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s1</w:t>
      </w:r>
      <w:r>
        <w:rPr>
          <w:rFonts w:ascii="Consolas" w:hAnsi="Consolas"/>
          <w:color w:val="000000"/>
          <w:sz w:val="20"/>
          <w:szCs w:val="20"/>
        </w:rPr>
        <w:t>.toString().equals(</w:t>
      </w:r>
      <w:r>
        <w:rPr>
          <w:rFonts w:ascii="Consolas" w:hAnsi="Consolas"/>
          <w:color w:val="6A3E3E"/>
          <w:sz w:val="20"/>
          <w:szCs w:val="20"/>
        </w:rPr>
        <w:t>s2</w:t>
      </w:r>
      <w:r>
        <w:rPr>
          <w:rFonts w:ascii="Consolas" w:hAnsi="Consolas"/>
          <w:color w:val="000000"/>
          <w:sz w:val="20"/>
          <w:szCs w:val="20"/>
        </w:rPr>
        <w:t>.toString()));</w:t>
      </w:r>
    </w:p>
    <w:p w14:paraId="3A6DA769" w14:textId="7E16A720" w:rsidR="007C14CC" w:rsidRDefault="0042757E" w:rsidP="007C14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        o/p   true</w:t>
      </w:r>
    </w:p>
    <w:p w14:paraId="649A8EA0" w14:textId="77777777" w:rsidR="007C14CC" w:rsidRPr="007C14CC" w:rsidRDefault="007C14CC" w:rsidP="007C14C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1371217" w14:textId="48300E66" w:rsidR="0042757E" w:rsidRDefault="00DC38A6" w:rsidP="00B02D4C">
      <w:pPr>
        <w:pStyle w:val="NormalWeb"/>
        <w:numPr>
          <w:ilvl w:val="0"/>
          <w:numId w:val="238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IN THE ABOVE EXAMPLE THE RETURN TYPE OS TOSTRING METHOD IS STRING BY USING THAT WE ARE CALLING EQUALS METHOD IN ORDER </w:t>
      </w:r>
      <w:r w:rsidR="007C14CC">
        <w:rPr>
          <w:rFonts w:ascii="Consolas" w:hAnsi="Consolas"/>
          <w:color w:val="000000"/>
          <w:sz w:val="20"/>
          <w:szCs w:val="20"/>
        </w:rPr>
        <w:t>TO COMPARE PROPERTYS USING METHOD CHAINING.</w:t>
      </w:r>
    </w:p>
    <w:p w14:paraId="0D471036" w14:textId="6D4D7EF5" w:rsidR="007C14CC" w:rsidRDefault="007C14CC" w:rsidP="007C14CC">
      <w:pPr>
        <w:pStyle w:val="Heading1"/>
      </w:pPr>
      <w:r>
        <w:t>E</w:t>
      </w:r>
      <w:r w:rsidR="00B7766A">
        <w:t>XCEPTION=</w:t>
      </w:r>
    </w:p>
    <w:p w14:paraId="7E430A6F" w14:textId="084ED0F4" w:rsidR="0090180B" w:rsidRDefault="004A20DA" w:rsidP="00B02D4C">
      <w:pPr>
        <w:pStyle w:val="ListParagraph"/>
        <w:numPr>
          <w:ilvl w:val="0"/>
          <w:numId w:val="238"/>
        </w:numPr>
      </w:pPr>
      <w:r>
        <w:t xml:space="preserve">A PROBLEM ACURES DURING </w:t>
      </w:r>
      <w:r w:rsidR="00A836D0">
        <w:t>EXECUTION OF A PROGRAMME OR RUNTIME IS KNOWN AS EXCEPTION.</w:t>
      </w:r>
      <w:r w:rsidR="00984193">
        <w:t>ubnormal situation , unknown event arises .</w:t>
      </w:r>
    </w:p>
    <w:p w14:paraId="432EF16E" w14:textId="4BB36D02" w:rsidR="00A836D0" w:rsidRDefault="00A836D0" w:rsidP="00A836D0">
      <w:pPr>
        <w:pStyle w:val="Heading2"/>
      </w:pPr>
      <w:r>
        <w:t xml:space="preserve">WHAT HAPPENS WHEN EXCEPTION ACCRES </w:t>
      </w:r>
      <w:r w:rsidR="00CF5943">
        <w:t>IN A PROGRAMME=</w:t>
      </w:r>
    </w:p>
    <w:p w14:paraId="1C34B75E" w14:textId="4A70DF50" w:rsidR="00CF5943" w:rsidRDefault="00CF5943" w:rsidP="00B02D4C">
      <w:pPr>
        <w:pStyle w:val="ListParagraph"/>
        <w:numPr>
          <w:ilvl w:val="0"/>
          <w:numId w:val="238"/>
        </w:numPr>
      </w:pPr>
      <w:r>
        <w:t xml:space="preserve">WHEN EVER EXECPTION ACCRES </w:t>
      </w:r>
      <w:r w:rsidR="00A06AE1">
        <w:t>IN A PROGRAMME THE EXCEPTION OF A PROGRAMME</w:t>
      </w:r>
      <w:r w:rsidR="004C6403">
        <w:t xml:space="preserve"> WILL BE PAUSED AND JVM WILL CREATE AN OBJECT INSIDE HEAPAREA </w:t>
      </w:r>
      <w:r w:rsidR="00902A17">
        <w:t>RESPECTIVE EXCEPTION TYPE.</w:t>
      </w:r>
    </w:p>
    <w:p w14:paraId="4B49A3F1" w14:textId="37B55E6A" w:rsidR="00902A17" w:rsidRDefault="00263367" w:rsidP="00B02D4C">
      <w:pPr>
        <w:pStyle w:val="ListParagraph"/>
        <w:numPr>
          <w:ilvl w:val="0"/>
          <w:numId w:val="238"/>
        </w:numPr>
      </w:pPr>
      <w:r>
        <w:t xml:space="preserve">THEN JVM WILL CHECK WHETER PROGRAMME HAS EXCEPTION HANDLING MECHANISUM </w:t>
      </w:r>
      <w:r w:rsidR="00CE2E73">
        <w:t>OR NOT .</w:t>
      </w:r>
    </w:p>
    <w:p w14:paraId="7FA971B5" w14:textId="089C7FE5" w:rsidR="00CE2E73" w:rsidRDefault="00CE2E73" w:rsidP="00B02D4C">
      <w:pPr>
        <w:pStyle w:val="ListParagraph"/>
        <w:numPr>
          <w:ilvl w:val="0"/>
          <w:numId w:val="238"/>
        </w:numPr>
      </w:pPr>
      <w:r>
        <w:t xml:space="preserve">IF PROGRAMME HAS EXCEPTION HANDLING MECHANISUM </w:t>
      </w:r>
      <w:r w:rsidR="001F4454">
        <w:t xml:space="preserve">THEN IT WILL HANDLE THE EXCEPTION AND EXECUTION OF </w:t>
      </w:r>
      <w:r w:rsidR="003A79E9">
        <w:t>A PROGRAMME WILL CONTINUES.</w:t>
      </w:r>
    </w:p>
    <w:p w14:paraId="01AF713B" w14:textId="15B5FE4C" w:rsidR="003A79E9" w:rsidRDefault="003A79E9" w:rsidP="00B02D4C">
      <w:pPr>
        <w:pStyle w:val="ListParagraph"/>
        <w:numPr>
          <w:ilvl w:val="0"/>
          <w:numId w:val="238"/>
        </w:numPr>
      </w:pPr>
      <w:r>
        <w:t xml:space="preserve">IF PROGRMME IS NOT HAVING EXCEPTION HANDLING MECHANISUM </w:t>
      </w:r>
      <w:r w:rsidR="00976DE4">
        <w:t xml:space="preserve">THEN DEFAULT EXCEPTION HANDLER WILL HANDLE EXCEPTION </w:t>
      </w:r>
      <w:r w:rsidR="008E0EB6">
        <w:t>AND EXECUTION OF A PROGRAMME WILL BE STOPPED.</w:t>
      </w:r>
    </w:p>
    <w:p w14:paraId="54DF30E7" w14:textId="43F7F94C" w:rsidR="008045AB" w:rsidRDefault="008045AB" w:rsidP="008045AB">
      <w:pPr>
        <w:pStyle w:val="Heading2"/>
      </w:pPr>
      <w:r>
        <w:t>EXCEPTION HANDLING MECHANISUM=</w:t>
      </w:r>
    </w:p>
    <w:p w14:paraId="458FBFC8" w14:textId="54012663" w:rsidR="008045AB" w:rsidRDefault="00702D3C" w:rsidP="00B02D4C">
      <w:pPr>
        <w:pStyle w:val="ListParagraph"/>
        <w:numPr>
          <w:ilvl w:val="0"/>
          <w:numId w:val="239"/>
        </w:numPr>
      </w:pPr>
      <w:r>
        <w:t>A MECHANISUM WHICH IS USED TO HANDLE THE EXCEPTION IS KNOWN AS EXCEPTION HANDLING MECHANISUM.</w:t>
      </w:r>
    </w:p>
    <w:p w14:paraId="3A859C41" w14:textId="51D0F1A9" w:rsidR="00D62C26" w:rsidRDefault="00D62C26" w:rsidP="00B02D4C">
      <w:pPr>
        <w:pStyle w:val="ListParagraph"/>
        <w:numPr>
          <w:ilvl w:val="0"/>
          <w:numId w:val="239"/>
        </w:numPr>
      </w:pPr>
      <w:r>
        <w:t xml:space="preserve">IT IS A WAY TO CATCH EXCEPTION AND RESPOND </w:t>
      </w:r>
      <w:r w:rsidR="00391418">
        <w:t>GRACEFULLY .</w:t>
      </w:r>
    </w:p>
    <w:p w14:paraId="748A7434" w14:textId="7FA901E8" w:rsidR="00391418" w:rsidRDefault="00391418" w:rsidP="00B02D4C">
      <w:pPr>
        <w:pStyle w:val="ListParagraph"/>
        <w:numPr>
          <w:ilvl w:val="0"/>
          <w:numId w:val="239"/>
        </w:numPr>
      </w:pPr>
      <w:r>
        <w:t>IT ALLOWS PROGRAMME TO CONTINUE THE PROGRAMME.</w:t>
      </w:r>
    </w:p>
    <w:p w14:paraId="0700A8CB" w14:textId="618A7E1F" w:rsidR="00B45010" w:rsidRDefault="00B45010" w:rsidP="00B02D4C">
      <w:pPr>
        <w:pStyle w:val="ListParagraph"/>
        <w:numPr>
          <w:ilvl w:val="0"/>
          <w:numId w:val="239"/>
        </w:numPr>
      </w:pPr>
      <w:r>
        <w:t xml:space="preserve">IN JAVA WE CAN HANDLE AN EXCEPTION USING </w:t>
      </w:r>
      <w:r w:rsidR="00C132C1">
        <w:t>TRY AND CATCH BLOCKS.</w:t>
      </w:r>
    </w:p>
    <w:p w14:paraId="64ABF2B4" w14:textId="1AEA4751" w:rsidR="00C132C1" w:rsidRDefault="00C132C1" w:rsidP="00C132C1">
      <w:pPr>
        <w:pStyle w:val="Heading2"/>
      </w:pPr>
      <w:r>
        <w:t>TRY=</w:t>
      </w:r>
    </w:p>
    <w:p w14:paraId="3413CF91" w14:textId="563F4BAC" w:rsidR="00C132C1" w:rsidRDefault="00B81C01" w:rsidP="00B02D4C">
      <w:pPr>
        <w:pStyle w:val="ListParagraph"/>
        <w:numPr>
          <w:ilvl w:val="0"/>
          <w:numId w:val="240"/>
        </w:numPr>
      </w:pPr>
      <w:r>
        <w:t>IT IS A KEYWORD AND  BLOCK OF CODE.</w:t>
      </w:r>
    </w:p>
    <w:p w14:paraId="1AFAE470" w14:textId="614B8C37" w:rsidR="00B81C01" w:rsidRDefault="00B81C01" w:rsidP="00B02D4C">
      <w:pPr>
        <w:pStyle w:val="ListParagraph"/>
        <w:numPr>
          <w:ilvl w:val="0"/>
          <w:numId w:val="240"/>
        </w:numPr>
      </w:pPr>
      <w:r>
        <w:t xml:space="preserve">INSIDE TRY BLOCK WE NEED TO WRITE </w:t>
      </w:r>
      <w:r w:rsidR="006C771A">
        <w:t xml:space="preserve">THE STATEMENTS WHICH ARE RESPONSIBLE FOR EXECUTION </w:t>
      </w:r>
      <w:r w:rsidR="008B4507">
        <w:t>OR RISKY CODE.</w:t>
      </w:r>
    </w:p>
    <w:p w14:paraId="3436F694" w14:textId="135F0C80" w:rsidR="008B4507" w:rsidRDefault="008B4507" w:rsidP="00B02D4C">
      <w:pPr>
        <w:pStyle w:val="ListParagraph"/>
        <w:numPr>
          <w:ilvl w:val="0"/>
          <w:numId w:val="240"/>
        </w:numPr>
      </w:pPr>
      <w:r>
        <w:t>SYNTAX=     TRY{</w:t>
      </w:r>
    </w:p>
    <w:p w14:paraId="084FFE7C" w14:textId="7D46CEB8" w:rsidR="008B4507" w:rsidRDefault="008B4507" w:rsidP="008B4507">
      <w:pPr>
        <w:pStyle w:val="ListParagraph"/>
      </w:pPr>
      <w:r>
        <w:t xml:space="preserve">                                  //RISKY CODE</w:t>
      </w:r>
    </w:p>
    <w:p w14:paraId="51E47359" w14:textId="5660D2AB" w:rsidR="008B4507" w:rsidRDefault="008B4507" w:rsidP="008B4507">
      <w:pPr>
        <w:pStyle w:val="ListParagraph"/>
      </w:pPr>
      <w:r>
        <w:t xml:space="preserve">                                                                 }</w:t>
      </w:r>
    </w:p>
    <w:p w14:paraId="2B52AD78" w14:textId="28F1464A" w:rsidR="008B4507" w:rsidRDefault="0080487F" w:rsidP="0080487F">
      <w:pPr>
        <w:pStyle w:val="Heading2"/>
      </w:pPr>
      <w:r>
        <w:t>CATCH=</w:t>
      </w:r>
    </w:p>
    <w:p w14:paraId="7CD2DC54" w14:textId="21B9ACC0" w:rsidR="0080487F" w:rsidRDefault="0080487F" w:rsidP="00B02D4C">
      <w:pPr>
        <w:pStyle w:val="ListParagraph"/>
        <w:numPr>
          <w:ilvl w:val="0"/>
          <w:numId w:val="241"/>
        </w:numPr>
      </w:pPr>
      <w:r>
        <w:t>IT IS A KEYWORD AND BLOCK OF CODE.</w:t>
      </w:r>
    </w:p>
    <w:p w14:paraId="0572F1A4" w14:textId="6F7884A3" w:rsidR="0080487F" w:rsidRDefault="0080487F" w:rsidP="00B02D4C">
      <w:pPr>
        <w:pStyle w:val="ListParagraph"/>
        <w:numPr>
          <w:ilvl w:val="0"/>
          <w:numId w:val="241"/>
        </w:numPr>
      </w:pPr>
      <w:r>
        <w:t xml:space="preserve">INSIDE CATCH BLOCK </w:t>
      </w:r>
      <w:r w:rsidR="00FA417A">
        <w:t>WE NEED TO WRITE HANDLING STATEMENTS.</w:t>
      </w:r>
    </w:p>
    <w:p w14:paraId="00BD9A35" w14:textId="709008DB" w:rsidR="00FA417A" w:rsidRDefault="00FA417A" w:rsidP="00FA417A">
      <w:pPr>
        <w:pStyle w:val="ListParagraph"/>
      </w:pPr>
      <w:r>
        <w:t>CATCH {</w:t>
      </w:r>
    </w:p>
    <w:p w14:paraId="771DFC39" w14:textId="68468FE5" w:rsidR="00FA417A" w:rsidRDefault="00FA417A" w:rsidP="00FA417A">
      <w:pPr>
        <w:pStyle w:val="ListParagraph"/>
      </w:pPr>
      <w:r>
        <w:t xml:space="preserve">                   // HANDLING STATEMETNS</w:t>
      </w:r>
    </w:p>
    <w:p w14:paraId="25DC0FF0" w14:textId="5E8326FE" w:rsidR="00FA417A" w:rsidRDefault="00FA417A" w:rsidP="00FA417A">
      <w:pPr>
        <w:pStyle w:val="ListParagraph"/>
      </w:pPr>
      <w:r>
        <w:t xml:space="preserve">                                                                         }</w:t>
      </w:r>
    </w:p>
    <w:p w14:paraId="70A02A92" w14:textId="51FC9433" w:rsidR="00FA417A" w:rsidRDefault="00A71EB0" w:rsidP="00B02D4C">
      <w:pPr>
        <w:pStyle w:val="ListParagraph"/>
        <w:numPr>
          <w:ilvl w:val="0"/>
          <w:numId w:val="241"/>
        </w:numPr>
      </w:pPr>
      <w:r>
        <w:t xml:space="preserve">WHEN EVER EXCEPTION AQURES IN A PROGRAMME THE EXCEPTION OF A PROGRAMME </w:t>
      </w:r>
      <w:r w:rsidR="00C22962">
        <w:t xml:space="preserve">WILL BE PAUSED AND JVM WILL CREATE AN OBJECT INSIDE HEAP AREA IN RESPECT </w:t>
      </w:r>
      <w:r w:rsidR="00484DC0">
        <w:t>TO EXCEPTION TYPE .</w:t>
      </w:r>
    </w:p>
    <w:p w14:paraId="42A0CD21" w14:textId="16B8516D" w:rsidR="00484DC0" w:rsidRDefault="00484DC0" w:rsidP="00B02D4C">
      <w:pPr>
        <w:pStyle w:val="ListParagraph"/>
        <w:numPr>
          <w:ilvl w:val="0"/>
          <w:numId w:val="241"/>
        </w:numPr>
      </w:pPr>
      <w:r>
        <w:t>AND JVM CHECK FOR EXCEPTION HANDLING MECHANISUM.</w:t>
      </w:r>
    </w:p>
    <w:p w14:paraId="1D4B6A84" w14:textId="37C1CDF9" w:rsidR="00484DC0" w:rsidRDefault="00834DCB" w:rsidP="00B02D4C">
      <w:pPr>
        <w:pStyle w:val="ListParagraph"/>
        <w:numPr>
          <w:ilvl w:val="0"/>
          <w:numId w:val="241"/>
        </w:numPr>
      </w:pPr>
      <w:r>
        <w:t xml:space="preserve">SINCE PROGRAMME AS EXCEPTION HANDLING MECHANISM TRY BLOCK WILL THROW THE EXCEPTION </w:t>
      </w:r>
      <w:r w:rsidR="00A16408">
        <w:t>OBJECT REFERENCE TO CATCH BLOCK.</w:t>
      </w:r>
    </w:p>
    <w:p w14:paraId="3DF661F0" w14:textId="1C81EC79" w:rsidR="00A16408" w:rsidRDefault="00A16408" w:rsidP="00B02D4C">
      <w:pPr>
        <w:pStyle w:val="ListParagraph"/>
        <w:numPr>
          <w:ilvl w:val="0"/>
          <w:numId w:val="241"/>
        </w:numPr>
      </w:pPr>
      <w:r>
        <w:t xml:space="preserve">AND CATCH BLOCK </w:t>
      </w:r>
      <w:r w:rsidR="00685688">
        <w:t xml:space="preserve">WILL CATCH OR STORE THE THROWN </w:t>
      </w:r>
      <w:r w:rsidR="00E22BB1">
        <w:t xml:space="preserve">EXCEPTION OBJECT REFERENCE ONLY IF THROWN EXCEPTION OBJECT REFERENCE AND DECLARED EXCEPTION </w:t>
      </w:r>
      <w:r w:rsidR="00A267D4">
        <w:t xml:space="preserve">TYPE IS SAME AND THE STATEMENTS WHICH ARE PRESENT INSIDE CATCH BLOCK </w:t>
      </w:r>
      <w:r w:rsidR="008A22FF">
        <w:t>WILL GET EXECUTE AND EXECUTION OF A PROGRAMME WILL CONTINUES.</w:t>
      </w:r>
    </w:p>
    <w:p w14:paraId="10F5AABA" w14:textId="67D3E5CB" w:rsidR="00D62C26" w:rsidRDefault="00D62C26" w:rsidP="00D62C26"/>
    <w:p w14:paraId="6B15F685" w14:textId="07B24E48" w:rsidR="008A22FF" w:rsidRDefault="00682420" w:rsidP="008A22FF">
      <w:pPr>
        <w:rPr>
          <w:b/>
          <w:bCs/>
          <w:u w:val="single"/>
        </w:rPr>
      </w:pPr>
      <w:r w:rsidRPr="00682420">
        <w:rPr>
          <w:b/>
          <w:bCs/>
          <w:u w:val="single"/>
        </w:rPr>
        <w:t>WITHOUT EXCEPTION HANDLING MECHANISUM</w:t>
      </w:r>
      <w:r w:rsidR="00D03A8C">
        <w:rPr>
          <w:b/>
          <w:bCs/>
          <w:u w:val="single"/>
        </w:rPr>
        <w:t>e</w:t>
      </w:r>
    </w:p>
    <w:p w14:paraId="0E2F27DA" w14:textId="77777777" w:rsidR="005E591A" w:rsidRDefault="005E591A" w:rsidP="005E59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noexhandle {</w:t>
      </w:r>
    </w:p>
    <w:p w14:paraId="4218816E" w14:textId="77777777" w:rsidR="005E591A" w:rsidRDefault="005E591A" w:rsidP="005E59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 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412A2B62" w14:textId="3827E2C6" w:rsidR="005E591A" w:rsidRDefault="005E591A" w:rsidP="005E59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Scanner </w:t>
      </w:r>
      <w:r>
        <w:rPr>
          <w:rFonts w:ascii="Consolas" w:hAnsi="Consolas"/>
          <w:color w:val="6A3E3E"/>
          <w:sz w:val="20"/>
          <w:szCs w:val="20"/>
          <w:u w:val="single"/>
        </w:rPr>
        <w:t>sc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Scanner(System.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/>
          <w:color w:val="000000"/>
          <w:sz w:val="20"/>
          <w:szCs w:val="20"/>
        </w:rPr>
        <w:t>);</w:t>
      </w:r>
      <w:r w:rsidR="00C3000E">
        <w:rPr>
          <w:rFonts w:ascii="Consolas" w:hAnsi="Consolas"/>
          <w:color w:val="000000"/>
          <w:sz w:val="20"/>
          <w:szCs w:val="20"/>
        </w:rPr>
        <w:t xml:space="preserve"> </w:t>
      </w:r>
    </w:p>
    <w:p w14:paraId="09CF20F4" w14:textId="721ADC3F" w:rsidR="005E591A" w:rsidRDefault="005E591A" w:rsidP="005E59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"enter 2 numbers"</w:t>
      </w:r>
      <w:r>
        <w:rPr>
          <w:rFonts w:ascii="Consolas" w:hAnsi="Consolas"/>
          <w:color w:val="000000"/>
          <w:sz w:val="20"/>
          <w:szCs w:val="20"/>
        </w:rPr>
        <w:t>);</w:t>
      </w:r>
      <w:r w:rsidR="00C3000E">
        <w:rPr>
          <w:rFonts w:ascii="Consolas" w:hAnsi="Consolas"/>
          <w:color w:val="000000"/>
          <w:sz w:val="20"/>
          <w:szCs w:val="20"/>
        </w:rPr>
        <w:t xml:space="preserve">       3</w:t>
      </w:r>
    </w:p>
    <w:p w14:paraId="6A2FD5A7" w14:textId="2D4F8D4A" w:rsidR="005E591A" w:rsidRDefault="005E591A" w:rsidP="005E59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 xml:space="preserve">.nextInt(),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.nextInt();</w:t>
      </w:r>
      <w:r w:rsidR="00C3000E">
        <w:rPr>
          <w:rFonts w:ascii="Consolas" w:hAnsi="Consolas"/>
          <w:color w:val="000000"/>
          <w:sz w:val="20"/>
          <w:szCs w:val="20"/>
        </w:rPr>
        <w:t xml:space="preserve">          0</w:t>
      </w:r>
    </w:p>
    <w:p w14:paraId="48245D88" w14:textId="77777777" w:rsidR="005E591A" w:rsidRDefault="005E591A" w:rsidP="005E59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/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6954073" w14:textId="568CBB3F" w:rsidR="003E0CF1" w:rsidRDefault="003E0CF1" w:rsidP="005E59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System.out.println(“main end”);</w:t>
      </w:r>
    </w:p>
    <w:p w14:paraId="0A02EFD2" w14:textId="77777777" w:rsidR="005E591A" w:rsidRDefault="005E591A" w:rsidP="005E59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121ADD2" w14:textId="27258D38" w:rsidR="005E591A" w:rsidRDefault="005E591A" w:rsidP="005E59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0/p Arithametic Exception</w:t>
      </w:r>
    </w:p>
    <w:p w14:paraId="33E93B2F" w14:textId="77777777" w:rsidR="002F7D44" w:rsidRDefault="002F7D44" w:rsidP="005E59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AB1238B" w14:textId="2E5A438E" w:rsidR="002F7D44" w:rsidRDefault="002F7D44" w:rsidP="005E59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20"/>
          <w:szCs w:val="20"/>
          <w:u w:val="single"/>
        </w:rPr>
      </w:pPr>
      <w:r w:rsidRPr="002F7D44">
        <w:rPr>
          <w:rFonts w:ascii="Consolas" w:hAnsi="Consolas"/>
          <w:b/>
          <w:bCs/>
          <w:color w:val="000000"/>
          <w:sz w:val="20"/>
          <w:szCs w:val="20"/>
          <w:u w:val="single"/>
        </w:rPr>
        <w:t>WITH EXCEPTION HANDLING MAECHANISUME=</w:t>
      </w:r>
    </w:p>
    <w:p w14:paraId="704E1ED1" w14:textId="77777777" w:rsidR="009E3991" w:rsidRDefault="009E3991" w:rsidP="009E399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Scanner </w:t>
      </w:r>
      <w:r>
        <w:rPr>
          <w:rFonts w:ascii="Consolas" w:hAnsi="Consolas"/>
          <w:color w:val="6A3E3E"/>
          <w:sz w:val="20"/>
          <w:szCs w:val="20"/>
          <w:u w:val="single"/>
        </w:rPr>
        <w:t>sc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Scanner(System.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0013669" w14:textId="77777777" w:rsidR="009E3991" w:rsidRDefault="009E3991" w:rsidP="009E399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"enter 2 numbers"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990FEA2" w14:textId="77777777" w:rsidR="009E3991" w:rsidRDefault="009E3991" w:rsidP="009E399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 xml:space="preserve">.nextInt(),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.nextInt();</w:t>
      </w:r>
    </w:p>
    <w:p w14:paraId="5A85784D" w14:textId="77777777" w:rsidR="009E3991" w:rsidRDefault="009E3991" w:rsidP="009E399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/>
          <w:color w:val="000000"/>
          <w:sz w:val="20"/>
          <w:szCs w:val="20"/>
        </w:rPr>
        <w:t>{</w:t>
      </w:r>
    </w:p>
    <w:p w14:paraId="4D64F571" w14:textId="77777777" w:rsidR="009E3991" w:rsidRDefault="009E3991" w:rsidP="009E399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/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528D73A" w14:textId="77777777" w:rsidR="009E3991" w:rsidRDefault="009E3991" w:rsidP="009E399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7AD5AA7A" w14:textId="77777777" w:rsidR="009E3991" w:rsidRDefault="009E3991" w:rsidP="009E399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(ArithmeticException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71FA056D" w14:textId="77777777" w:rsidR="009E3991" w:rsidRDefault="009E3991" w:rsidP="009E399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"cant"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FAF1139" w14:textId="77777777" w:rsidR="009E3991" w:rsidRDefault="009E3991" w:rsidP="009E399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1A347D78" w14:textId="77777777" w:rsidR="009E3991" w:rsidRDefault="009E3991" w:rsidP="009E399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"main end"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ABE1C30" w14:textId="77777777" w:rsidR="009E3991" w:rsidRDefault="009E3991" w:rsidP="009E399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294A9E0B" w14:textId="40AE21E7" w:rsidR="002F7D44" w:rsidRDefault="009E3991" w:rsidP="005E59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776AA3">
        <w:rPr>
          <w:rFonts w:ascii="Consolas" w:hAnsi="Consolas"/>
          <w:color w:val="000000"/>
          <w:sz w:val="20"/>
          <w:szCs w:val="20"/>
        </w:rPr>
        <w:t xml:space="preserve">o/p  </w:t>
      </w:r>
      <w:r w:rsidR="00776AA3" w:rsidRPr="00776AA3">
        <w:rPr>
          <w:rFonts w:ascii="Consolas" w:hAnsi="Consolas"/>
          <w:color w:val="000000"/>
          <w:sz w:val="20"/>
          <w:szCs w:val="20"/>
        </w:rPr>
        <w:t>cant , main end</w:t>
      </w:r>
    </w:p>
    <w:p w14:paraId="7ED354E0" w14:textId="77777777" w:rsidR="00776AA3" w:rsidRDefault="00776AA3" w:rsidP="005E59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96DA18C" w14:textId="147D06C0" w:rsidR="00776AA3" w:rsidRDefault="001D24B4" w:rsidP="005E59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000000"/>
          <w:sz w:val="20"/>
          <w:szCs w:val="20"/>
          <w:u w:val="single"/>
        </w:rPr>
      </w:pPr>
      <w:r w:rsidRPr="001D24B4">
        <w:rPr>
          <w:rFonts w:ascii="Consolas" w:hAnsi="Consolas"/>
          <w:b/>
          <w:bCs/>
          <w:color w:val="000000"/>
          <w:sz w:val="20"/>
          <w:szCs w:val="20"/>
          <w:u w:val="single"/>
        </w:rPr>
        <w:t>EXCEPTION ACURED BUT NOT HANDLED</w:t>
      </w:r>
      <w:r>
        <w:rPr>
          <w:rFonts w:ascii="Consolas" w:hAnsi="Consolas"/>
          <w:b/>
          <w:bCs/>
          <w:color w:val="000000"/>
          <w:sz w:val="20"/>
          <w:szCs w:val="20"/>
          <w:u w:val="single"/>
        </w:rPr>
        <w:t>=</w:t>
      </w:r>
    </w:p>
    <w:p w14:paraId="68E9D9F8" w14:textId="77777777" w:rsidR="00085B73" w:rsidRDefault="00085B73" w:rsidP="00085B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6E5BDDA7" w14:textId="77777777" w:rsidR="00085B73" w:rsidRDefault="00085B73" w:rsidP="00085B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.println(10/0);</w:t>
      </w:r>
    </w:p>
    <w:p w14:paraId="55533259" w14:textId="77777777" w:rsidR="00085B73" w:rsidRDefault="00085B73" w:rsidP="00085B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73BF62B6" w14:textId="77777777" w:rsidR="00085B73" w:rsidRDefault="00085B73" w:rsidP="00085B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(ClassCastException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103ACCEB" w14:textId="77777777" w:rsidR="00085B73" w:rsidRDefault="00085B73" w:rsidP="00085B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"cant"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AD3FCF5" w14:textId="77777777" w:rsidR="00085B73" w:rsidRDefault="00085B73" w:rsidP="00085B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719C1592" w14:textId="77777777" w:rsidR="00085B73" w:rsidRDefault="00085B73" w:rsidP="00085B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"main end"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BF488B0" w14:textId="77777777" w:rsidR="00085B73" w:rsidRDefault="00085B73" w:rsidP="00085B7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00213D52" w14:textId="77777777" w:rsidR="001D24B4" w:rsidRPr="001D24B4" w:rsidRDefault="001D24B4" w:rsidP="005E59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8551219" w14:textId="77777777" w:rsidR="002F7D44" w:rsidRDefault="002F7D44" w:rsidP="005E59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D18A8C7" w14:textId="046564F4" w:rsidR="00C3000E" w:rsidRDefault="00085B73" w:rsidP="005E59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o/p ARITHMETIC EXCEPTION.</w:t>
      </w:r>
    </w:p>
    <w:p w14:paraId="7E6E3706" w14:textId="77777777" w:rsidR="006967ED" w:rsidRDefault="006967ED" w:rsidP="005E59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DA0C535" w14:textId="77777777" w:rsidR="006967ED" w:rsidRDefault="006967ED" w:rsidP="005E59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3FF1DD7" w14:textId="3ECB5DB4" w:rsidR="006967ED" w:rsidRDefault="00F2121E" w:rsidP="00F2121E">
      <w:pPr>
        <w:pStyle w:val="Heading2"/>
      </w:pPr>
      <w:r>
        <w:t>EXCEPTION HYRACHY=</w:t>
      </w:r>
    </w:p>
    <w:p w14:paraId="42A03A3A" w14:textId="77777777" w:rsidR="006967ED" w:rsidRDefault="006967ED" w:rsidP="005E59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30200A2" w14:textId="77777777" w:rsidR="006967ED" w:rsidRDefault="006967ED" w:rsidP="005E59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C446E08" w14:textId="77777777" w:rsidR="006967ED" w:rsidRDefault="006967ED" w:rsidP="005E59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0D08A79" w14:textId="77777777" w:rsidR="006967ED" w:rsidRDefault="006967ED" w:rsidP="005E59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81A342C" w14:textId="77777777" w:rsidR="006967ED" w:rsidRDefault="006967ED" w:rsidP="005E59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tbl>
      <w:tblPr>
        <w:tblStyle w:val="TableGrid"/>
        <w:tblW w:w="10799" w:type="dxa"/>
        <w:tblInd w:w="-998" w:type="dxa"/>
        <w:tblLook w:val="04A0" w:firstRow="1" w:lastRow="0" w:firstColumn="1" w:lastColumn="0" w:noHBand="0" w:noVBand="1"/>
      </w:tblPr>
      <w:tblGrid>
        <w:gridCol w:w="1143"/>
        <w:gridCol w:w="2086"/>
        <w:gridCol w:w="1536"/>
        <w:gridCol w:w="1426"/>
        <w:gridCol w:w="1756"/>
        <w:gridCol w:w="1646"/>
        <w:gridCol w:w="1206"/>
      </w:tblGrid>
      <w:tr w:rsidR="0011751B" w14:paraId="2FE92942" w14:textId="77777777" w:rsidTr="0011751B">
        <w:trPr>
          <w:trHeight w:val="222"/>
        </w:trPr>
        <w:tc>
          <w:tcPr>
            <w:tcW w:w="1143" w:type="dxa"/>
          </w:tcPr>
          <w:p w14:paraId="61A251DC" w14:textId="77777777" w:rsidR="0011751B" w:rsidRDefault="0011751B" w:rsidP="005E591A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</w:tc>
        <w:tc>
          <w:tcPr>
            <w:tcW w:w="2086" w:type="dxa"/>
          </w:tcPr>
          <w:p w14:paraId="37B9F1FE" w14:textId="77777777" w:rsidR="0011751B" w:rsidRDefault="0011751B" w:rsidP="005E591A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</w:tc>
        <w:tc>
          <w:tcPr>
            <w:tcW w:w="1536" w:type="dxa"/>
          </w:tcPr>
          <w:p w14:paraId="7385692C" w14:textId="77777777" w:rsidR="0011751B" w:rsidRDefault="0011751B" w:rsidP="005E591A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</w:tc>
        <w:tc>
          <w:tcPr>
            <w:tcW w:w="1426" w:type="dxa"/>
          </w:tcPr>
          <w:p w14:paraId="6020BD43" w14:textId="60A5899C" w:rsidR="0011751B" w:rsidRDefault="0011751B" w:rsidP="005E591A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>THROWABLE</w:t>
            </w:r>
          </w:p>
        </w:tc>
        <w:tc>
          <w:tcPr>
            <w:tcW w:w="1756" w:type="dxa"/>
          </w:tcPr>
          <w:p w14:paraId="63098BFA" w14:textId="77777777" w:rsidR="0011751B" w:rsidRDefault="0011751B" w:rsidP="005E591A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</w:tc>
        <w:tc>
          <w:tcPr>
            <w:tcW w:w="1646" w:type="dxa"/>
          </w:tcPr>
          <w:p w14:paraId="004BF175" w14:textId="77777777" w:rsidR="0011751B" w:rsidRDefault="0011751B" w:rsidP="005E591A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</w:tc>
        <w:tc>
          <w:tcPr>
            <w:tcW w:w="1206" w:type="dxa"/>
          </w:tcPr>
          <w:p w14:paraId="0BCDEA42" w14:textId="77777777" w:rsidR="0011751B" w:rsidRDefault="0011751B" w:rsidP="005E591A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</w:tc>
      </w:tr>
      <w:tr w:rsidR="0011751B" w14:paraId="067EAF58" w14:textId="77777777" w:rsidTr="0011751B">
        <w:trPr>
          <w:trHeight w:val="231"/>
        </w:trPr>
        <w:tc>
          <w:tcPr>
            <w:tcW w:w="1143" w:type="dxa"/>
          </w:tcPr>
          <w:p w14:paraId="63B0E79B" w14:textId="76C0F83E" w:rsidR="0011751B" w:rsidRDefault="0011751B" w:rsidP="005E591A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>ERRORS</w:t>
            </w:r>
          </w:p>
        </w:tc>
        <w:tc>
          <w:tcPr>
            <w:tcW w:w="2086" w:type="dxa"/>
          </w:tcPr>
          <w:p w14:paraId="0DF4AB31" w14:textId="77777777" w:rsidR="0011751B" w:rsidRDefault="0011751B" w:rsidP="005E591A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</w:tc>
        <w:tc>
          <w:tcPr>
            <w:tcW w:w="1536" w:type="dxa"/>
          </w:tcPr>
          <w:p w14:paraId="7E5836A3" w14:textId="77777777" w:rsidR="0011751B" w:rsidRDefault="0011751B" w:rsidP="005E591A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</w:tc>
        <w:tc>
          <w:tcPr>
            <w:tcW w:w="1426" w:type="dxa"/>
          </w:tcPr>
          <w:p w14:paraId="19350221" w14:textId="77777777" w:rsidR="0011751B" w:rsidRDefault="0011751B" w:rsidP="005E591A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</w:tc>
        <w:tc>
          <w:tcPr>
            <w:tcW w:w="1756" w:type="dxa"/>
          </w:tcPr>
          <w:p w14:paraId="219F69A8" w14:textId="77777777" w:rsidR="0011751B" w:rsidRDefault="0011751B" w:rsidP="005E591A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</w:tc>
        <w:tc>
          <w:tcPr>
            <w:tcW w:w="1646" w:type="dxa"/>
          </w:tcPr>
          <w:p w14:paraId="7BA51850" w14:textId="77777777" w:rsidR="0011751B" w:rsidRDefault="0011751B" w:rsidP="005E591A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</w:tc>
        <w:tc>
          <w:tcPr>
            <w:tcW w:w="1206" w:type="dxa"/>
          </w:tcPr>
          <w:p w14:paraId="047EAC94" w14:textId="7E035CDC" w:rsidR="0011751B" w:rsidRDefault="0011751B" w:rsidP="005E591A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>EXCEPTION</w:t>
            </w:r>
          </w:p>
        </w:tc>
      </w:tr>
      <w:tr w:rsidR="0011751B" w14:paraId="78589BB2" w14:textId="77777777" w:rsidTr="0011751B">
        <w:trPr>
          <w:trHeight w:val="445"/>
        </w:trPr>
        <w:tc>
          <w:tcPr>
            <w:tcW w:w="1143" w:type="dxa"/>
          </w:tcPr>
          <w:p w14:paraId="448BAE4A" w14:textId="2979192C" w:rsidR="0011751B" w:rsidRDefault="0011751B" w:rsidP="005E591A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>1 STRING OUTFLOW ERROE</w:t>
            </w:r>
          </w:p>
        </w:tc>
        <w:tc>
          <w:tcPr>
            <w:tcW w:w="2086" w:type="dxa"/>
          </w:tcPr>
          <w:p w14:paraId="46093CF2" w14:textId="2B91B615" w:rsidR="0011751B" w:rsidRDefault="0011751B" w:rsidP="005E591A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RunTimeExceiption </w:t>
            </w:r>
          </w:p>
        </w:tc>
        <w:tc>
          <w:tcPr>
            <w:tcW w:w="1536" w:type="dxa"/>
          </w:tcPr>
          <w:p w14:paraId="6B73E182" w14:textId="51B21B93" w:rsidR="0011751B" w:rsidRDefault="0011751B" w:rsidP="005E591A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>SQL Exception</w:t>
            </w:r>
          </w:p>
        </w:tc>
        <w:tc>
          <w:tcPr>
            <w:tcW w:w="1426" w:type="dxa"/>
          </w:tcPr>
          <w:p w14:paraId="579F3103" w14:textId="634F9245" w:rsidR="0011751B" w:rsidRDefault="0011751B" w:rsidP="005E591A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>Interrupted exception</w:t>
            </w:r>
          </w:p>
        </w:tc>
        <w:tc>
          <w:tcPr>
            <w:tcW w:w="1756" w:type="dxa"/>
          </w:tcPr>
          <w:p w14:paraId="5A0292BB" w14:textId="77777777" w:rsidR="0011751B" w:rsidRDefault="0011751B" w:rsidP="005E591A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>AWT</w:t>
            </w:r>
          </w:p>
          <w:p w14:paraId="11281270" w14:textId="7EE2B339" w:rsidR="0011751B" w:rsidRDefault="0011751B" w:rsidP="005E591A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>Exception</w:t>
            </w:r>
          </w:p>
        </w:tc>
        <w:tc>
          <w:tcPr>
            <w:tcW w:w="1646" w:type="dxa"/>
          </w:tcPr>
          <w:p w14:paraId="49581E11" w14:textId="77777777" w:rsidR="0011751B" w:rsidRDefault="0011751B" w:rsidP="005E591A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</w:tc>
        <w:tc>
          <w:tcPr>
            <w:tcW w:w="1206" w:type="dxa"/>
          </w:tcPr>
          <w:p w14:paraId="3D9258F9" w14:textId="77777777" w:rsidR="0011751B" w:rsidRDefault="0011751B" w:rsidP="005E591A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</w:tc>
      </w:tr>
      <w:tr w:rsidR="0011751B" w14:paraId="040BEDF0" w14:textId="77777777" w:rsidTr="0011751B">
        <w:trPr>
          <w:trHeight w:val="454"/>
        </w:trPr>
        <w:tc>
          <w:tcPr>
            <w:tcW w:w="1143" w:type="dxa"/>
          </w:tcPr>
          <w:p w14:paraId="1DDC6CEA" w14:textId="616A571E" w:rsidR="0011751B" w:rsidRDefault="0011751B" w:rsidP="005E591A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>2 OUT OF MEMORY ERROR</w:t>
            </w:r>
          </w:p>
        </w:tc>
        <w:tc>
          <w:tcPr>
            <w:tcW w:w="2086" w:type="dxa"/>
          </w:tcPr>
          <w:p w14:paraId="561BF2AC" w14:textId="5C22F133" w:rsidR="0011751B" w:rsidRDefault="0011751B" w:rsidP="005E591A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IndexOutOfBounce exception </w:t>
            </w:r>
          </w:p>
        </w:tc>
        <w:tc>
          <w:tcPr>
            <w:tcW w:w="1536" w:type="dxa"/>
          </w:tcPr>
          <w:p w14:paraId="0939974A" w14:textId="61F6D7DF" w:rsidR="0011751B" w:rsidRDefault="0011751B" w:rsidP="005E591A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Classs cast exception </w:t>
            </w:r>
          </w:p>
        </w:tc>
        <w:tc>
          <w:tcPr>
            <w:tcW w:w="1426" w:type="dxa"/>
          </w:tcPr>
          <w:p w14:paraId="016DAD74" w14:textId="2A1AC654" w:rsidR="0011751B" w:rsidRDefault="0011751B" w:rsidP="005E591A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Arithametic Exception </w:t>
            </w:r>
          </w:p>
        </w:tc>
        <w:tc>
          <w:tcPr>
            <w:tcW w:w="1756" w:type="dxa"/>
          </w:tcPr>
          <w:p w14:paraId="67A3FE20" w14:textId="39569CE1" w:rsidR="0011751B" w:rsidRDefault="0011751B" w:rsidP="005E591A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inputMissMatch Exception </w:t>
            </w:r>
          </w:p>
        </w:tc>
        <w:tc>
          <w:tcPr>
            <w:tcW w:w="1646" w:type="dxa"/>
          </w:tcPr>
          <w:p w14:paraId="1958FA4E" w14:textId="718D90DD" w:rsidR="0011751B" w:rsidRDefault="0011751B" w:rsidP="005E591A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Idlegargumetn Exception </w:t>
            </w:r>
          </w:p>
        </w:tc>
        <w:tc>
          <w:tcPr>
            <w:tcW w:w="1206" w:type="dxa"/>
          </w:tcPr>
          <w:p w14:paraId="2F72FAE0" w14:textId="77777777" w:rsidR="0011751B" w:rsidRDefault="0011751B" w:rsidP="005E591A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</w:tc>
      </w:tr>
      <w:tr w:rsidR="0011751B" w14:paraId="2111CAC5" w14:textId="77777777" w:rsidTr="0011751B">
        <w:trPr>
          <w:trHeight w:val="667"/>
        </w:trPr>
        <w:tc>
          <w:tcPr>
            <w:tcW w:w="1143" w:type="dxa"/>
          </w:tcPr>
          <w:p w14:paraId="6133DA79" w14:textId="77777777" w:rsidR="0011751B" w:rsidRDefault="0011751B" w:rsidP="005E591A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>3</w:t>
            </w:r>
          </w:p>
          <w:p w14:paraId="7DE31103" w14:textId="15CF2E9C" w:rsidR="0011751B" w:rsidRDefault="0011751B" w:rsidP="005E591A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>…..,</w:t>
            </w:r>
          </w:p>
        </w:tc>
        <w:tc>
          <w:tcPr>
            <w:tcW w:w="2086" w:type="dxa"/>
          </w:tcPr>
          <w:p w14:paraId="156F8B30" w14:textId="61AF0FEF" w:rsidR="0011751B" w:rsidRDefault="0011751B" w:rsidP="005E591A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Array index out of bounce exception </w:t>
            </w:r>
          </w:p>
        </w:tc>
        <w:tc>
          <w:tcPr>
            <w:tcW w:w="1536" w:type="dxa"/>
          </w:tcPr>
          <w:p w14:paraId="733B7A77" w14:textId="71EDECA5" w:rsidR="0011751B" w:rsidRDefault="0011751B" w:rsidP="005E591A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NosuchElemtn Exception </w:t>
            </w:r>
          </w:p>
        </w:tc>
        <w:tc>
          <w:tcPr>
            <w:tcW w:w="1426" w:type="dxa"/>
          </w:tcPr>
          <w:p w14:paraId="4BD612C1" w14:textId="5A9C37AF" w:rsidR="0011751B" w:rsidRDefault="0011751B" w:rsidP="005E591A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NullPointer Exception </w:t>
            </w:r>
          </w:p>
        </w:tc>
        <w:tc>
          <w:tcPr>
            <w:tcW w:w="1756" w:type="dxa"/>
          </w:tcPr>
          <w:p w14:paraId="6E9A42C3" w14:textId="580CA7FF" w:rsidR="0011751B" w:rsidRDefault="0011751B" w:rsidP="005E591A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IllegalThread Exception </w:t>
            </w:r>
          </w:p>
        </w:tc>
        <w:tc>
          <w:tcPr>
            <w:tcW w:w="1646" w:type="dxa"/>
          </w:tcPr>
          <w:p w14:paraId="2F002C13" w14:textId="16D91680" w:rsidR="0011751B" w:rsidRDefault="0011751B" w:rsidP="005E591A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>NumberFoundOf Exception</w:t>
            </w:r>
          </w:p>
        </w:tc>
        <w:tc>
          <w:tcPr>
            <w:tcW w:w="1206" w:type="dxa"/>
          </w:tcPr>
          <w:p w14:paraId="1F52076C" w14:textId="77777777" w:rsidR="0011751B" w:rsidRDefault="0011751B" w:rsidP="005E591A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</w:tc>
      </w:tr>
      <w:tr w:rsidR="0011751B" w14:paraId="6B38D212" w14:textId="77777777" w:rsidTr="0011751B">
        <w:trPr>
          <w:trHeight w:val="676"/>
        </w:trPr>
        <w:tc>
          <w:tcPr>
            <w:tcW w:w="1143" w:type="dxa"/>
          </w:tcPr>
          <w:p w14:paraId="1EE09A6D" w14:textId="05818336" w:rsidR="0011751B" w:rsidRDefault="0011751B" w:rsidP="005E591A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</w:tc>
        <w:tc>
          <w:tcPr>
            <w:tcW w:w="2086" w:type="dxa"/>
          </w:tcPr>
          <w:p w14:paraId="3C895C38" w14:textId="2AAEB0A7" w:rsidR="0011751B" w:rsidRDefault="0011751B" w:rsidP="005E591A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  <w:r>
              <w:rPr>
                <w:rFonts w:ascii="Consolas" w:hAnsi="Consolas"/>
                <w:color w:val="000000"/>
                <w:sz w:val="20"/>
                <w:szCs w:val="20"/>
              </w:rPr>
              <w:t xml:space="preserve">String index out of bounce exception </w:t>
            </w:r>
          </w:p>
        </w:tc>
        <w:tc>
          <w:tcPr>
            <w:tcW w:w="1536" w:type="dxa"/>
          </w:tcPr>
          <w:p w14:paraId="7CA39AF8" w14:textId="77777777" w:rsidR="0011751B" w:rsidRDefault="0011751B" w:rsidP="005E591A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</w:tc>
        <w:tc>
          <w:tcPr>
            <w:tcW w:w="1426" w:type="dxa"/>
          </w:tcPr>
          <w:p w14:paraId="2B7D1900" w14:textId="77777777" w:rsidR="0011751B" w:rsidRDefault="0011751B" w:rsidP="005E591A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</w:tc>
        <w:tc>
          <w:tcPr>
            <w:tcW w:w="1756" w:type="dxa"/>
          </w:tcPr>
          <w:p w14:paraId="7934E70B" w14:textId="77777777" w:rsidR="0011751B" w:rsidRDefault="0011751B" w:rsidP="005E591A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</w:tc>
        <w:tc>
          <w:tcPr>
            <w:tcW w:w="1646" w:type="dxa"/>
          </w:tcPr>
          <w:p w14:paraId="7D908D39" w14:textId="77777777" w:rsidR="0011751B" w:rsidRDefault="0011751B" w:rsidP="005E591A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</w:tc>
        <w:tc>
          <w:tcPr>
            <w:tcW w:w="1206" w:type="dxa"/>
          </w:tcPr>
          <w:p w14:paraId="27080888" w14:textId="5493677D" w:rsidR="0011751B" w:rsidRDefault="0011751B" w:rsidP="005E591A">
            <w:pPr>
              <w:pStyle w:val="NormalWeb"/>
              <w:spacing w:before="0" w:beforeAutospacing="0" w:after="0" w:afterAutospacing="0"/>
              <w:rPr>
                <w:rFonts w:ascii="Consolas" w:hAnsi="Consolas"/>
                <w:color w:val="000000"/>
                <w:sz w:val="20"/>
                <w:szCs w:val="20"/>
              </w:rPr>
            </w:pPr>
          </w:p>
        </w:tc>
      </w:tr>
    </w:tbl>
    <w:p w14:paraId="62950CDE" w14:textId="77777777" w:rsidR="006967ED" w:rsidRDefault="006967ED" w:rsidP="005E59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E303934" w14:textId="77777777" w:rsidR="006E2BF7" w:rsidRDefault="006E2BF7" w:rsidP="005E591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437AC08" w14:textId="3828F877" w:rsidR="006E2BF7" w:rsidRDefault="00F96A47" w:rsidP="00F96A47">
      <w:pPr>
        <w:pStyle w:val="Heading2"/>
      </w:pPr>
      <w:r>
        <w:t>THROWALE=</w:t>
      </w:r>
    </w:p>
    <w:p w14:paraId="60D3E1D5" w14:textId="4A8EC815" w:rsidR="00F96A47" w:rsidRDefault="00F96A47" w:rsidP="00F96A47">
      <w:pPr>
        <w:pStyle w:val="ListParagraph"/>
        <w:numPr>
          <w:ilvl w:val="0"/>
          <w:numId w:val="242"/>
        </w:numPr>
      </w:pPr>
      <w:r>
        <w:t xml:space="preserve">IT IS A PREDEFINED SUPERMOST CLASS </w:t>
      </w:r>
      <w:r w:rsidR="006967ED">
        <w:t>FOR ALL THE EXCEPTION CLASSES IT IS PRESENT INSIDE JAVA.LANG PACKAGE.</w:t>
      </w:r>
    </w:p>
    <w:p w14:paraId="147E57B1" w14:textId="4647B671" w:rsidR="00F2121E" w:rsidRDefault="00F2121E" w:rsidP="00F96A47">
      <w:pPr>
        <w:pStyle w:val="ListParagraph"/>
        <w:numPr>
          <w:ilvl w:val="0"/>
          <w:numId w:val="242"/>
        </w:numPr>
      </w:pPr>
      <w:r>
        <w:t>IT HAS MAINELY 2 METHODS.</w:t>
      </w:r>
    </w:p>
    <w:p w14:paraId="48937F10" w14:textId="44C5F4CB" w:rsidR="00F2121E" w:rsidRDefault="00F2121E" w:rsidP="00F96A47">
      <w:pPr>
        <w:pStyle w:val="ListParagraph"/>
        <w:numPr>
          <w:ilvl w:val="0"/>
          <w:numId w:val="242"/>
        </w:numPr>
      </w:pPr>
      <w:r>
        <w:t xml:space="preserve">1 </w:t>
      </w:r>
      <w:r w:rsidR="00F14868">
        <w:t>GETMESSAGE()</w:t>
      </w:r>
    </w:p>
    <w:p w14:paraId="148209FF" w14:textId="00F778C2" w:rsidR="00F14868" w:rsidRDefault="00F14868" w:rsidP="00F96A47">
      <w:pPr>
        <w:pStyle w:val="ListParagraph"/>
        <w:numPr>
          <w:ilvl w:val="0"/>
          <w:numId w:val="242"/>
        </w:numPr>
      </w:pPr>
      <w:r>
        <w:t>2 PRINTSTACKTRACE()</w:t>
      </w:r>
    </w:p>
    <w:p w14:paraId="28B81FE1" w14:textId="4A939D22" w:rsidR="00F14868" w:rsidRDefault="00F14868" w:rsidP="00F14868">
      <w:pPr>
        <w:pStyle w:val="Heading2"/>
      </w:pPr>
      <w:r>
        <w:t>1 Getmessage=</w:t>
      </w:r>
    </w:p>
    <w:p w14:paraId="48D83B81" w14:textId="541127B0" w:rsidR="00F14868" w:rsidRDefault="009D5952" w:rsidP="00F14868">
      <w:pPr>
        <w:pStyle w:val="ListParagraph"/>
        <w:numPr>
          <w:ilvl w:val="0"/>
          <w:numId w:val="243"/>
        </w:numPr>
      </w:pPr>
      <w:r>
        <w:t xml:space="preserve">IT IS A PREDEFINDE NON STATIC NON PARAMETERIZED METOD PRESENT INSIDE THROWABLE CLASSS </w:t>
      </w:r>
    </w:p>
    <w:p w14:paraId="55C2C38F" w14:textId="77777777" w:rsidR="0025764C" w:rsidRDefault="005B47E6" w:rsidP="00F14868">
      <w:pPr>
        <w:pStyle w:val="ListParagraph"/>
        <w:numPr>
          <w:ilvl w:val="0"/>
          <w:numId w:val="243"/>
        </w:numPr>
      </w:pPr>
      <w:r>
        <w:t xml:space="preserve">DECLARATION =              </w:t>
      </w:r>
    </w:p>
    <w:p w14:paraId="1A3EC274" w14:textId="14AD7C6E" w:rsidR="005B47E6" w:rsidRDefault="0025764C" w:rsidP="00F14868">
      <w:pPr>
        <w:pStyle w:val="ListParagraph"/>
        <w:numPr>
          <w:ilvl w:val="0"/>
          <w:numId w:val="243"/>
        </w:numPr>
      </w:pPr>
      <w:r>
        <w:t xml:space="preserve">                                 </w:t>
      </w:r>
      <w:r w:rsidR="005B47E6">
        <w:t xml:space="preserve">   PUBLIC STRING getMessage()</w:t>
      </w:r>
      <w:r w:rsidR="007E7CD0">
        <w:t>;</w:t>
      </w:r>
    </w:p>
    <w:p w14:paraId="1BFCC572" w14:textId="77777777" w:rsidR="0025764C" w:rsidRDefault="0025764C" w:rsidP="0025764C">
      <w:pPr>
        <w:pStyle w:val="ListParagraph"/>
      </w:pPr>
    </w:p>
    <w:p w14:paraId="6E80CE3E" w14:textId="1315D94E" w:rsidR="005B47E6" w:rsidRDefault="00A942E7" w:rsidP="00F14868">
      <w:pPr>
        <w:pStyle w:val="ListParagraph"/>
        <w:numPr>
          <w:ilvl w:val="0"/>
          <w:numId w:val="243"/>
        </w:numPr>
      </w:pPr>
      <w:r>
        <w:t>THE RETURN TYPE OF THIS METHOD IS STRING .</w:t>
      </w:r>
    </w:p>
    <w:p w14:paraId="5C4641EC" w14:textId="5A2007C3" w:rsidR="00483CE8" w:rsidRDefault="00A942E7" w:rsidP="00087657">
      <w:pPr>
        <w:pStyle w:val="ListParagraph"/>
        <w:numPr>
          <w:ilvl w:val="0"/>
          <w:numId w:val="243"/>
        </w:numPr>
      </w:pPr>
      <w:r>
        <w:t xml:space="preserve">GETMESSAGE IS USED TO GET </w:t>
      </w:r>
      <w:r w:rsidR="00483CE8">
        <w:t>SMALL INFORMATION ABOUT EXCEPTION.</w:t>
      </w:r>
    </w:p>
    <w:p w14:paraId="5C03FE65" w14:textId="5A56F73D" w:rsidR="00087657" w:rsidRDefault="00087657" w:rsidP="00087657">
      <w:pPr>
        <w:pStyle w:val="Heading2"/>
      </w:pPr>
      <w:r>
        <w:t>2 PrintStackTrace()=</w:t>
      </w:r>
    </w:p>
    <w:p w14:paraId="25F0122B" w14:textId="7634C132" w:rsidR="00087657" w:rsidRDefault="00AF5D0E" w:rsidP="009947A7">
      <w:pPr>
        <w:pStyle w:val="ListParagraph"/>
        <w:numPr>
          <w:ilvl w:val="0"/>
          <w:numId w:val="244"/>
        </w:numPr>
      </w:pPr>
      <w:r>
        <w:t xml:space="preserve">IT IS A PREDEFINED NON STATIC NON PARAMETERIZED METHOD PRESENT </w:t>
      </w:r>
      <w:r w:rsidR="0025764C">
        <w:t>INSIDE THROWABLE CLASS .</w:t>
      </w:r>
    </w:p>
    <w:p w14:paraId="39CDBD7D" w14:textId="4B2F59AA" w:rsidR="0025764C" w:rsidRDefault="0025764C" w:rsidP="009947A7">
      <w:pPr>
        <w:pStyle w:val="ListParagraph"/>
        <w:numPr>
          <w:ilvl w:val="0"/>
          <w:numId w:val="244"/>
        </w:numPr>
      </w:pPr>
      <w:r>
        <w:t>DECLARATION=</w:t>
      </w:r>
    </w:p>
    <w:p w14:paraId="0DA83739" w14:textId="194C06CC" w:rsidR="0025764C" w:rsidRDefault="0025764C" w:rsidP="009947A7">
      <w:pPr>
        <w:pStyle w:val="ListParagraph"/>
        <w:numPr>
          <w:ilvl w:val="0"/>
          <w:numId w:val="244"/>
        </w:numPr>
      </w:pPr>
      <w:r>
        <w:t xml:space="preserve">                        </w:t>
      </w:r>
      <w:r w:rsidR="007E7CD0">
        <w:t>PUBLIC VOID PRINTSTACKTRACE();</w:t>
      </w:r>
    </w:p>
    <w:p w14:paraId="1FB8DABF" w14:textId="11ACA576" w:rsidR="007E7CD0" w:rsidRDefault="007E7CD0" w:rsidP="009947A7">
      <w:pPr>
        <w:pStyle w:val="ListParagraph"/>
        <w:numPr>
          <w:ilvl w:val="0"/>
          <w:numId w:val="244"/>
        </w:numPr>
      </w:pPr>
      <w:r>
        <w:t xml:space="preserve"> </w:t>
      </w:r>
    </w:p>
    <w:p w14:paraId="67E8F5D4" w14:textId="74561C95" w:rsidR="007E7CD0" w:rsidRDefault="007E7CD0" w:rsidP="009947A7">
      <w:pPr>
        <w:pStyle w:val="ListParagraph"/>
        <w:numPr>
          <w:ilvl w:val="0"/>
          <w:numId w:val="244"/>
        </w:numPr>
      </w:pPr>
      <w:r>
        <w:t xml:space="preserve">THE RETURN TYPE OF THIS METHOD IS </w:t>
      </w:r>
      <w:r w:rsidR="00833EA4">
        <w:t>VOID .</w:t>
      </w:r>
    </w:p>
    <w:p w14:paraId="02561E26" w14:textId="5A3379D9" w:rsidR="00833EA4" w:rsidRDefault="00833EA4" w:rsidP="009947A7">
      <w:pPr>
        <w:pStyle w:val="ListParagraph"/>
        <w:numPr>
          <w:ilvl w:val="0"/>
          <w:numId w:val="244"/>
        </w:numPr>
      </w:pPr>
      <w:r>
        <w:t xml:space="preserve">IT IS USED TO GET DETAIL INFORMATION </w:t>
      </w:r>
      <w:r w:rsidR="00974744">
        <w:t>ABOUT EXCEPTION.</w:t>
      </w:r>
    </w:p>
    <w:p w14:paraId="50DEB8F3" w14:textId="1845995A" w:rsidR="00974744" w:rsidRDefault="00974744" w:rsidP="00974744">
      <w:r>
        <w:t>NOTE=</w:t>
      </w:r>
    </w:p>
    <w:p w14:paraId="7050A3A2" w14:textId="2CEB3E27" w:rsidR="00974744" w:rsidRDefault="00974744" w:rsidP="009947A7">
      <w:pPr>
        <w:pStyle w:val="ListParagraph"/>
        <w:numPr>
          <w:ilvl w:val="0"/>
          <w:numId w:val="245"/>
        </w:numPr>
      </w:pPr>
      <w:r>
        <w:t xml:space="preserve">IN JAVA GETMESSAGE() &amp; PrintStackTrace() IS INHERITED </w:t>
      </w:r>
      <w:r w:rsidR="008144F8">
        <w:t>&amp; OVERRIDEN IN ALL THE EXCEPTION CLASSES.</w:t>
      </w:r>
    </w:p>
    <w:p w14:paraId="41206B63" w14:textId="77777777" w:rsidR="00902324" w:rsidRDefault="00902324" w:rsidP="00996F1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 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13C4807F" w14:textId="77777777" w:rsidR="00902324" w:rsidRDefault="00902324" w:rsidP="00996F1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74823F35" w14:textId="77777777" w:rsidR="00902324" w:rsidRDefault="00902324" w:rsidP="00996F1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.println(10/0);</w:t>
      </w:r>
    </w:p>
    <w:p w14:paraId="43BFC180" w14:textId="77777777" w:rsidR="00902324" w:rsidRDefault="00902324" w:rsidP="00996F1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2E6F1F0C" w14:textId="77777777" w:rsidR="00902324" w:rsidRDefault="00902324" w:rsidP="00996F1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(ArithmeticException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7806D723" w14:textId="77777777" w:rsidR="00902324" w:rsidRDefault="00902324" w:rsidP="00996F1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 w:rsidRPr="004269CD">
        <w:rPr>
          <w:rFonts w:ascii="Consolas" w:hAnsi="Consolas"/>
          <w:color w:val="000000"/>
          <w:sz w:val="20"/>
          <w:szCs w:val="20"/>
          <w:highlight w:val="yellow"/>
        </w:rPr>
        <w:t>System.</w:t>
      </w:r>
      <w:r w:rsidRPr="004269CD">
        <w:rPr>
          <w:rFonts w:ascii="Consolas" w:hAnsi="Consolas"/>
          <w:b/>
          <w:bCs/>
          <w:i/>
          <w:iCs/>
          <w:color w:val="0000C0"/>
          <w:sz w:val="20"/>
          <w:szCs w:val="20"/>
          <w:highlight w:val="yellow"/>
        </w:rPr>
        <w:t>out</w:t>
      </w:r>
      <w:r w:rsidRPr="004269CD">
        <w:rPr>
          <w:rFonts w:ascii="Consolas" w:hAnsi="Consolas"/>
          <w:color w:val="000000"/>
          <w:sz w:val="20"/>
          <w:szCs w:val="20"/>
          <w:highlight w:val="yellow"/>
        </w:rPr>
        <w:t>.println(</w:t>
      </w:r>
      <w:r w:rsidRPr="004269CD">
        <w:rPr>
          <w:rFonts w:ascii="Consolas" w:hAnsi="Consolas"/>
          <w:color w:val="6A3E3E"/>
          <w:sz w:val="20"/>
          <w:szCs w:val="20"/>
          <w:highlight w:val="yellow"/>
        </w:rPr>
        <w:t>e</w:t>
      </w:r>
      <w:r w:rsidRPr="004269CD">
        <w:rPr>
          <w:rFonts w:ascii="Consolas" w:hAnsi="Consolas"/>
          <w:color w:val="000000"/>
          <w:sz w:val="20"/>
          <w:szCs w:val="20"/>
          <w:highlight w:val="yellow"/>
        </w:rPr>
        <w:t>.getMessage());</w:t>
      </w:r>
    </w:p>
    <w:p w14:paraId="39785A5E" w14:textId="77777777" w:rsidR="00902324" w:rsidRDefault="00902324" w:rsidP="00996F1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6A89B8B9" w14:textId="729397BF" w:rsidR="008144F8" w:rsidRDefault="00902324" w:rsidP="00996F1C">
      <w:pPr>
        <w:pBdr>
          <w:bottom w:val="single" w:sz="6" w:space="1" w:color="auto"/>
        </w:pBdr>
      </w:pPr>
      <w:r>
        <w:t xml:space="preserve">0/p    </w:t>
      </w:r>
      <w:r w:rsidR="007A6CBE">
        <w:t>\by Zero</w:t>
      </w:r>
    </w:p>
    <w:p w14:paraId="48ED3253" w14:textId="77777777" w:rsidR="00996F1C" w:rsidRDefault="00996F1C" w:rsidP="00996F1C">
      <w:pPr>
        <w:pStyle w:val="ListParagraph"/>
      </w:pPr>
    </w:p>
    <w:p w14:paraId="1DB79EAE" w14:textId="77777777" w:rsidR="003508C2" w:rsidRDefault="003508C2" w:rsidP="003508C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 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284F2D5D" w14:textId="77777777" w:rsidR="003508C2" w:rsidRDefault="003508C2" w:rsidP="003508C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008C0C73" w14:textId="77777777" w:rsidR="003508C2" w:rsidRDefault="003508C2" w:rsidP="003508C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.println(10/0);</w:t>
      </w:r>
    </w:p>
    <w:p w14:paraId="17C64C14" w14:textId="77777777" w:rsidR="003508C2" w:rsidRDefault="003508C2" w:rsidP="003508C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2D616CDD" w14:textId="77777777" w:rsidR="003508C2" w:rsidRDefault="003508C2" w:rsidP="003508C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(ArithmeticException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0D9A3836" w14:textId="77777777" w:rsidR="003508C2" w:rsidRDefault="003508C2" w:rsidP="003508C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</w:t>
      </w:r>
      <w:r w:rsidRPr="004269CD">
        <w:rPr>
          <w:rFonts w:ascii="Consolas" w:hAnsi="Consolas"/>
          <w:color w:val="6A3E3E"/>
          <w:sz w:val="20"/>
          <w:szCs w:val="20"/>
          <w:highlight w:val="yellow"/>
        </w:rPr>
        <w:t>e</w:t>
      </w:r>
      <w:r w:rsidRPr="004269CD">
        <w:rPr>
          <w:rFonts w:ascii="Consolas" w:hAnsi="Consolas"/>
          <w:color w:val="000000"/>
          <w:sz w:val="20"/>
          <w:szCs w:val="20"/>
          <w:highlight w:val="yellow"/>
        </w:rPr>
        <w:t>.printStackTrace();</w:t>
      </w:r>
    </w:p>
    <w:p w14:paraId="638B7A16" w14:textId="77777777" w:rsidR="00996F1C" w:rsidRDefault="00996F1C" w:rsidP="003508C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0C385B3" w14:textId="66514C13" w:rsidR="003508C2" w:rsidRDefault="003508C2" w:rsidP="003508C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0/p java.lang ArithmeticException </w:t>
      </w:r>
      <w:r w:rsidR="00996F1C">
        <w:rPr>
          <w:rFonts w:ascii="Consolas" w:hAnsi="Consolas"/>
          <w:color w:val="000000"/>
          <w:sz w:val="20"/>
          <w:szCs w:val="20"/>
        </w:rPr>
        <w:t xml:space="preserve">line </w:t>
      </w:r>
      <w:r w:rsidR="00EB452D">
        <w:rPr>
          <w:rFonts w:ascii="Consolas" w:hAnsi="Consolas"/>
          <w:color w:val="000000"/>
          <w:sz w:val="20"/>
          <w:szCs w:val="20"/>
        </w:rPr>
        <w:t>8</w:t>
      </w:r>
    </w:p>
    <w:p w14:paraId="7DC0D0AD" w14:textId="77777777" w:rsidR="00996F1C" w:rsidRDefault="00996F1C" w:rsidP="003508C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490B644" w14:textId="77777777" w:rsidR="00996F1C" w:rsidRDefault="00996F1C" w:rsidP="003508C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22778A0" w14:textId="52E951D4" w:rsidR="00996F1C" w:rsidRDefault="00EB452D" w:rsidP="00EB452D">
      <w:pPr>
        <w:pStyle w:val="Heading2"/>
      </w:pPr>
      <w:r>
        <w:t>TYPES OF CATCH BLOCKS=</w:t>
      </w:r>
    </w:p>
    <w:p w14:paraId="647E0F17" w14:textId="2D9C056A" w:rsidR="00EB452D" w:rsidRDefault="000C5624" w:rsidP="009947A7">
      <w:pPr>
        <w:pStyle w:val="ListParagraph"/>
        <w:numPr>
          <w:ilvl w:val="0"/>
          <w:numId w:val="245"/>
        </w:numPr>
      </w:pPr>
      <w:r>
        <w:t xml:space="preserve">IN JAVA BASED ON DECLARATION CATCH BLOCKS ARE DEVIDED INTO </w:t>
      </w:r>
      <w:r w:rsidR="00374E80">
        <w:t>2 TYPES.</w:t>
      </w:r>
    </w:p>
    <w:p w14:paraId="6E2E3458" w14:textId="5AD191CC" w:rsidR="00374E80" w:rsidRDefault="00374E80" w:rsidP="009947A7">
      <w:pPr>
        <w:pStyle w:val="ListParagraph"/>
        <w:numPr>
          <w:ilvl w:val="0"/>
          <w:numId w:val="245"/>
        </w:numPr>
      </w:pPr>
      <w:r>
        <w:t>1 GENERIC CATCH BLOCK .</w:t>
      </w:r>
    </w:p>
    <w:p w14:paraId="21401626" w14:textId="42FD5E95" w:rsidR="00374E80" w:rsidRDefault="00374E80" w:rsidP="009947A7">
      <w:pPr>
        <w:pStyle w:val="ListParagraph"/>
        <w:numPr>
          <w:ilvl w:val="0"/>
          <w:numId w:val="245"/>
        </w:numPr>
      </w:pPr>
      <w:r>
        <w:t>2 SPECIFIC CATCH BLOCK.</w:t>
      </w:r>
    </w:p>
    <w:p w14:paraId="76168421" w14:textId="48C36207" w:rsidR="00374E80" w:rsidRDefault="00374E80" w:rsidP="00374E80">
      <w:pPr>
        <w:pStyle w:val="Heading2"/>
      </w:pPr>
      <w:r>
        <w:t>1 GENERIC CATCH BLOCK=</w:t>
      </w:r>
    </w:p>
    <w:p w14:paraId="7EC3191F" w14:textId="2025C158" w:rsidR="00374E80" w:rsidRDefault="007A187D" w:rsidP="009947A7">
      <w:pPr>
        <w:pStyle w:val="ListParagraph"/>
        <w:numPr>
          <w:ilvl w:val="0"/>
          <w:numId w:val="246"/>
        </w:numPr>
      </w:pPr>
      <w:r>
        <w:t xml:space="preserve">A CATCH BLOCK WHICH IS DECLARED WITH SUPERCLASS EXCEPTION </w:t>
      </w:r>
      <w:r w:rsidR="00D63F3F">
        <w:t>NAME THEN IT WILL BE CONSIDERED AS GENERIC CATCH BLOCK</w:t>
      </w:r>
      <w:r w:rsidR="00716A88">
        <w:t>.</w:t>
      </w:r>
    </w:p>
    <w:p w14:paraId="68D735E2" w14:textId="5C7D0C60" w:rsidR="00716A88" w:rsidRDefault="00716A88" w:rsidP="00716A88">
      <w:pPr>
        <w:pStyle w:val="Heading2"/>
      </w:pPr>
      <w:r>
        <w:t>2 SPECIFIC CATCH BLOCK=</w:t>
      </w:r>
    </w:p>
    <w:p w14:paraId="0B2C17E6" w14:textId="30ED210C" w:rsidR="00996F1C" w:rsidRPr="004269CD" w:rsidRDefault="00CE301C" w:rsidP="009947A7">
      <w:pPr>
        <w:pStyle w:val="ListParagraph"/>
        <w:numPr>
          <w:ilvl w:val="0"/>
          <w:numId w:val="246"/>
        </w:numPr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  <w:r>
        <w:t xml:space="preserve">A CATCH BLOCK WHICH IS DEECLARED WITH PARTICULAR EXCEPTION </w:t>
      </w:r>
      <w:r w:rsidR="00BA0069">
        <w:t>CLASS NAME , THEN IT WILL BE CONSIDERED AS SPECIFIC CATCH BLOCK.</w:t>
      </w:r>
    </w:p>
    <w:p w14:paraId="0CC57DDF" w14:textId="77777777" w:rsidR="004269CD" w:rsidRPr="004269CD" w:rsidRDefault="004269CD" w:rsidP="004269CD">
      <w:pPr>
        <w:pStyle w:val="ListParagraph"/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</w:p>
    <w:p w14:paraId="6C352381" w14:textId="461EB6A4" w:rsidR="004269CD" w:rsidRDefault="004269CD" w:rsidP="004269CD">
      <w:pPr>
        <w:shd w:val="clear" w:color="auto" w:fill="FFFFFF"/>
        <w:spacing w:after="0"/>
        <w:rPr>
          <w:rFonts w:ascii="Consolas" w:hAnsi="Consolas"/>
          <w:b/>
          <w:bCs/>
          <w:color w:val="000000"/>
          <w:sz w:val="20"/>
          <w:szCs w:val="20"/>
          <w:u w:val="single"/>
        </w:rPr>
      </w:pPr>
      <w:r w:rsidRPr="004F333C">
        <w:rPr>
          <w:rFonts w:ascii="Consolas" w:hAnsi="Consolas"/>
          <w:b/>
          <w:bCs/>
          <w:color w:val="000000"/>
          <w:sz w:val="20"/>
          <w:szCs w:val="20"/>
          <w:u w:val="single"/>
        </w:rPr>
        <w:t>HANDLING EXCEPTION USING GENERICE CATCH BLOCK.</w:t>
      </w:r>
    </w:p>
    <w:p w14:paraId="3BE88195" w14:textId="77777777" w:rsidR="004F333C" w:rsidRPr="004F333C" w:rsidRDefault="004F333C" w:rsidP="004F333C">
      <w:pPr>
        <w:pStyle w:val="ListParagraph"/>
        <w:shd w:val="clear" w:color="auto" w:fill="FFFFFF"/>
        <w:spacing w:after="0"/>
        <w:rPr>
          <w:rFonts w:ascii="Consolas" w:hAnsi="Consolas"/>
          <w:color w:val="000000"/>
          <w:sz w:val="20"/>
          <w:szCs w:val="20"/>
        </w:rPr>
      </w:pPr>
    </w:p>
    <w:p w14:paraId="649BC9EB" w14:textId="77777777" w:rsidR="00716278" w:rsidRDefault="00716278" w:rsidP="007162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 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479E19CE" w14:textId="77777777" w:rsidR="00716278" w:rsidRDefault="00716278" w:rsidP="007162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1750E116" w14:textId="77777777" w:rsidR="00716278" w:rsidRDefault="00716278" w:rsidP="007162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.println(10/0);</w:t>
      </w:r>
    </w:p>
    <w:p w14:paraId="14D7B607" w14:textId="77777777" w:rsidR="00716278" w:rsidRDefault="00716278" w:rsidP="007162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326EE464" w14:textId="77777777" w:rsidR="00716278" w:rsidRDefault="00716278" w:rsidP="007162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>(</w:t>
      </w:r>
      <w:r w:rsidRPr="00716278">
        <w:rPr>
          <w:rFonts w:ascii="Consolas" w:hAnsi="Consolas"/>
          <w:color w:val="000000"/>
          <w:sz w:val="20"/>
          <w:szCs w:val="20"/>
          <w:highlight w:val="yellow"/>
        </w:rPr>
        <w:t>Exception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633C8C7E" w14:textId="77777777" w:rsidR="00716278" w:rsidRDefault="00716278" w:rsidP="007162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.getMessage());</w:t>
      </w:r>
    </w:p>
    <w:p w14:paraId="24E6B882" w14:textId="77777777" w:rsidR="00716278" w:rsidRDefault="00716278" w:rsidP="007162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42411AEF" w14:textId="77777777" w:rsidR="00716278" w:rsidRDefault="00716278" w:rsidP="0071627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1B0D62CA" w14:textId="23756047" w:rsidR="007A6CBE" w:rsidRDefault="00716278" w:rsidP="00902324">
      <w:pPr>
        <w:pStyle w:val="ListParagraph"/>
      </w:pPr>
      <w:r>
        <w:t>o/p  /by Zero</w:t>
      </w:r>
    </w:p>
    <w:p w14:paraId="0A5980E9" w14:textId="4DB711EC" w:rsidR="00716278" w:rsidRDefault="00716278" w:rsidP="00FF52D7">
      <w:pPr>
        <w:pStyle w:val="Heading3"/>
      </w:pPr>
    </w:p>
    <w:p w14:paraId="5EBCB762" w14:textId="2380EEF1" w:rsidR="00FF52D7" w:rsidRDefault="00FF52D7" w:rsidP="00FF52D7">
      <w:pPr>
        <w:pStyle w:val="Heading3"/>
      </w:pPr>
      <w:r>
        <w:t>ArrayIndexOutOfBounceException=</w:t>
      </w:r>
    </w:p>
    <w:p w14:paraId="63D098C6" w14:textId="470B08D6" w:rsidR="00FF52D7" w:rsidRDefault="00FF52D7" w:rsidP="009947A7">
      <w:pPr>
        <w:pStyle w:val="ListParagraph"/>
        <w:numPr>
          <w:ilvl w:val="0"/>
          <w:numId w:val="246"/>
        </w:numPr>
      </w:pPr>
      <w:r>
        <w:t>IT IS UNCHECKED EXCEPTION .</w:t>
      </w:r>
    </w:p>
    <w:p w14:paraId="0AD38233" w14:textId="5C81248B" w:rsidR="00FF52D7" w:rsidRDefault="00FF52D7" w:rsidP="009947A7">
      <w:pPr>
        <w:pStyle w:val="ListParagraph"/>
        <w:numPr>
          <w:ilvl w:val="0"/>
          <w:numId w:val="246"/>
        </w:numPr>
      </w:pPr>
      <w:r>
        <w:t xml:space="preserve">WE WILL GET ArrayIndexOutOfBounceException </w:t>
      </w:r>
      <w:r w:rsidR="00003A31">
        <w:t>WHEN WE TRY TO FETCH ELEMENT OUT OF RANGE BASED ON INDEX.</w:t>
      </w:r>
    </w:p>
    <w:p w14:paraId="2DC0CD86" w14:textId="589969C4" w:rsidR="00981510" w:rsidRDefault="00981510" w:rsidP="009947A7">
      <w:pPr>
        <w:pStyle w:val="ListParagraph"/>
        <w:numPr>
          <w:ilvl w:val="0"/>
          <w:numId w:val="246"/>
        </w:numPr>
      </w:pPr>
      <w:r>
        <w:t xml:space="preserve"> </w:t>
      </w:r>
    </w:p>
    <w:p w14:paraId="692F6E04" w14:textId="3F9678E5" w:rsidR="00981510" w:rsidRDefault="00981510" w:rsidP="009947A7">
      <w:pPr>
        <w:pStyle w:val="ListParagraph"/>
        <w:numPr>
          <w:ilvl w:val="0"/>
          <w:numId w:val="246"/>
        </w:numPr>
      </w:pPr>
      <w:r>
        <w:t xml:space="preserve">HANDLIN ArrayIndexOutOfBountException </w:t>
      </w:r>
    </w:p>
    <w:p w14:paraId="59ADC955" w14:textId="77777777" w:rsidR="00685085" w:rsidRDefault="00685085" w:rsidP="006850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 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7B1197EE" w14:textId="77777777" w:rsidR="00685085" w:rsidRDefault="00685085" w:rsidP="006850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6CFE8A15" w14:textId="77777777" w:rsidR="00685085" w:rsidRDefault="00685085" w:rsidP="006850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a[]= {1,2,3};</w:t>
      </w:r>
    </w:p>
    <w:p w14:paraId="7C0434F2" w14:textId="77777777" w:rsidR="00685085" w:rsidRDefault="00685085" w:rsidP="006850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  <w:u w:val="single"/>
        </w:rPr>
        <w:t>System.out.println(a[2]):</w:t>
      </w:r>
    </w:p>
    <w:p w14:paraId="487028B7" w14:textId="77777777" w:rsidR="00685085" w:rsidRDefault="00685085" w:rsidP="006850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  <w:u w:val="single"/>
        </w:rPr>
        <w:tab/>
      </w:r>
      <w:r>
        <w:rPr>
          <w:rFonts w:ascii="Consolas" w:hAnsi="Consolas"/>
          <w:color w:val="000000"/>
          <w:sz w:val="20"/>
          <w:szCs w:val="20"/>
          <w:u w:val="single"/>
        </w:rPr>
        <w:tab/>
      </w:r>
      <w:r>
        <w:rPr>
          <w:rFonts w:ascii="Consolas" w:hAnsi="Consolas"/>
          <w:color w:val="000000"/>
          <w:sz w:val="20"/>
          <w:szCs w:val="20"/>
          <w:u w:val="single"/>
        </w:rPr>
        <w:tab/>
        <w:t>System</w:t>
      </w:r>
      <w:r>
        <w:rPr>
          <w:rFonts w:ascii="Consolas" w:hAnsi="Consolas"/>
          <w:color w:val="000000"/>
          <w:sz w:val="20"/>
          <w:szCs w:val="20"/>
        </w:rPr>
        <w:t>.out.println(a[5]);</w:t>
      </w:r>
    </w:p>
    <w:p w14:paraId="11D6D79D" w14:textId="77777777" w:rsidR="00685085" w:rsidRDefault="00685085" w:rsidP="006850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7A1A616C" w14:textId="77777777" w:rsidR="00685085" w:rsidRDefault="00685085" w:rsidP="006850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>(Throwable e) {</w:t>
      </w:r>
    </w:p>
    <w:p w14:paraId="61185FB2" w14:textId="77777777" w:rsidR="00685085" w:rsidRDefault="00685085" w:rsidP="006850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System.out.println(e.getMessage());</w:t>
      </w:r>
    </w:p>
    <w:p w14:paraId="7F1C2C6B" w14:textId="77777777" w:rsidR="00685085" w:rsidRDefault="00685085" w:rsidP="0068508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544FDE30" w14:textId="3DE35CBA" w:rsidR="00B51517" w:rsidRDefault="00685085" w:rsidP="00B51517">
      <w:pPr>
        <w:pStyle w:val="ListParagraph"/>
      </w:pPr>
      <w:r>
        <w:t xml:space="preserve">0/p index 5 out of bound for length </w:t>
      </w:r>
      <w:r w:rsidR="007D61C6">
        <w:t>3</w:t>
      </w:r>
    </w:p>
    <w:p w14:paraId="1754C6C8" w14:textId="77777777" w:rsidR="007D61C6" w:rsidRDefault="007D61C6" w:rsidP="00B51517">
      <w:pPr>
        <w:pStyle w:val="ListParagraph"/>
      </w:pPr>
    </w:p>
    <w:p w14:paraId="71E32FFE" w14:textId="7B2AF7E5" w:rsidR="007D61C6" w:rsidRDefault="007D61C6" w:rsidP="007D61C6">
      <w:pPr>
        <w:pStyle w:val="Heading2"/>
      </w:pPr>
      <w:r>
        <w:t>TRY WITH MULTIPLE CATCH BLOCKS=</w:t>
      </w:r>
    </w:p>
    <w:p w14:paraId="385225E3" w14:textId="2B64A3A3" w:rsidR="007D61C6" w:rsidRDefault="00E93054" w:rsidP="009947A7">
      <w:pPr>
        <w:pStyle w:val="ListParagraph"/>
        <w:numPr>
          <w:ilvl w:val="0"/>
          <w:numId w:val="247"/>
        </w:numPr>
      </w:pPr>
      <w:r>
        <w:t>IN JAVA WE CAN DELCARE MULTIPLE CATCH BLOCKS FOR 1 TRY BLOCK.</w:t>
      </w:r>
    </w:p>
    <w:p w14:paraId="6DB1D81D" w14:textId="1E241C8D" w:rsidR="003648FA" w:rsidRDefault="00E93054" w:rsidP="009947A7">
      <w:pPr>
        <w:pStyle w:val="ListParagraph"/>
        <w:numPr>
          <w:ilvl w:val="0"/>
          <w:numId w:val="247"/>
        </w:numPr>
      </w:pPr>
      <w:r>
        <w:t xml:space="preserve">WHILE WE ARE USING MULTIPLE CATCH BLOCKS </w:t>
      </w:r>
      <w:r w:rsidR="00CE18F4">
        <w:t xml:space="preserve">FOR 1 TRY BLOCK WE SHOULD FOLLOW A RULE AS </w:t>
      </w:r>
      <w:r w:rsidR="00F62FCF">
        <w:t>1</w:t>
      </w:r>
      <w:r w:rsidR="00F62FCF" w:rsidRPr="00F62FCF">
        <w:rPr>
          <w:vertAlign w:val="superscript"/>
        </w:rPr>
        <w:t>ST</w:t>
      </w:r>
      <w:r w:rsidR="00F62FCF">
        <w:t xml:space="preserve"> WE SHOULD DECLARE ALL SPECIFIC CATCH BLOCKS </w:t>
      </w:r>
      <w:r w:rsidR="00637215">
        <w:t>THEN WE SHOULD DECLARE GENERIC CATCH BLOCKS OTHERWISE WE WILL GET CTE AS UNREACAHABLE CATCH BLOCK.</w:t>
      </w:r>
    </w:p>
    <w:p w14:paraId="5E65970E" w14:textId="6DDA450E" w:rsidR="00441A0D" w:rsidRDefault="00441A0D" w:rsidP="009947A7">
      <w:pPr>
        <w:pStyle w:val="ListParagraph"/>
        <w:numPr>
          <w:ilvl w:val="0"/>
          <w:numId w:val="247"/>
        </w:numPr>
      </w:pPr>
      <w:r>
        <w:t>1 try and 1 finally block allowed</w:t>
      </w:r>
    </w:p>
    <w:p w14:paraId="582C94B2" w14:textId="5C2E2A64" w:rsidR="0011751B" w:rsidRDefault="0011751B" w:rsidP="009947A7">
      <w:pPr>
        <w:pStyle w:val="ListParagraph"/>
        <w:numPr>
          <w:ilvl w:val="0"/>
          <w:numId w:val="247"/>
        </w:numPr>
      </w:pPr>
      <w:r>
        <w:t>Only finally block we will get compile time error.</w:t>
      </w:r>
    </w:p>
    <w:p w14:paraId="3279CA01" w14:textId="7D23774E" w:rsidR="003648FA" w:rsidRDefault="003648FA" w:rsidP="003648FA">
      <w:r>
        <w:t>EXCEPTION IS  ALREADY HADLED.</w:t>
      </w:r>
    </w:p>
    <w:p w14:paraId="37900D7B" w14:textId="77777777" w:rsidR="00006745" w:rsidRDefault="00006745" w:rsidP="000067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2C6205A5" w14:textId="77777777" w:rsidR="00006745" w:rsidRDefault="00006745" w:rsidP="000067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[]= {1,2,3};</w:t>
      </w:r>
    </w:p>
    <w:p w14:paraId="477F5C3D" w14:textId="77777777" w:rsidR="00006745" w:rsidRDefault="00006745" w:rsidP="000067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[5]);</w:t>
      </w:r>
    </w:p>
    <w:p w14:paraId="7C026D11" w14:textId="77777777" w:rsidR="00006745" w:rsidRDefault="00006745" w:rsidP="000067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041F2E60" w14:textId="77777777" w:rsidR="00006745" w:rsidRDefault="00006745" w:rsidP="000067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(ArithmeticException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3B42BC77" w14:textId="77777777" w:rsidR="00006745" w:rsidRDefault="00006745" w:rsidP="000067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"form arith block"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A4505CA" w14:textId="77777777" w:rsidR="00006745" w:rsidRDefault="00006745" w:rsidP="000067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14FBC0B8" w14:textId="77777777" w:rsidR="00006745" w:rsidRDefault="00006745" w:rsidP="000067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(ArrayIndexOutOfBoundsException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191D1E60" w14:textId="77777777" w:rsidR="00006745" w:rsidRDefault="00006745" w:rsidP="000067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"form array block"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D22FFF3" w14:textId="77777777" w:rsidR="00006745" w:rsidRDefault="00006745" w:rsidP="000067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12C1D42A" w14:textId="77777777" w:rsidR="00006745" w:rsidRDefault="00006745" w:rsidP="000067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(Throwable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30F4FC4A" w14:textId="77777777" w:rsidR="00006745" w:rsidRDefault="00006745" w:rsidP="000067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"from throwable block"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17F8317" w14:textId="77777777" w:rsidR="00006745" w:rsidRDefault="00006745" w:rsidP="000067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53D4EBE3" w14:textId="77777777" w:rsidR="00006745" w:rsidRDefault="00006745" w:rsidP="0000674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549F6DE1" w14:textId="4E43187E" w:rsidR="003648FA" w:rsidRPr="007D61C6" w:rsidRDefault="00006745" w:rsidP="003648FA">
      <w:r>
        <w:t>0/p from array block ;</w:t>
      </w:r>
    </w:p>
    <w:p w14:paraId="627E2F93" w14:textId="77777777" w:rsidR="00CC3C52" w:rsidRDefault="00CC3C52" w:rsidP="00CC3C5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1DF418BC" w14:textId="77777777" w:rsidR="00CC3C52" w:rsidRDefault="00CC3C52" w:rsidP="00CC3C5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[]= {1,2,3};</w:t>
      </w:r>
    </w:p>
    <w:p w14:paraId="3865A137" w14:textId="77777777" w:rsidR="00CC3C52" w:rsidRDefault="00CC3C52" w:rsidP="00CC3C5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[5]);</w:t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2DE6884F" w14:textId="77777777" w:rsidR="00CC3C52" w:rsidRDefault="00CC3C52" w:rsidP="00CC3C5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(Throwable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00080390" w14:textId="77777777" w:rsidR="00CC3C52" w:rsidRDefault="00CC3C52" w:rsidP="00CC3C5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"from throwable"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E7D5C04" w14:textId="77777777" w:rsidR="00CC3C52" w:rsidRDefault="00CC3C52" w:rsidP="00CC3C5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3A3FE1D7" w14:textId="77777777" w:rsidR="00CC3C52" w:rsidRDefault="00CC3C52" w:rsidP="00CC3C5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0000"/>
          <w:sz w:val="20"/>
          <w:szCs w:val="20"/>
          <w:u w:val="single"/>
        </w:rPr>
        <w:t>ArrayIndexOutOfBoundsException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3FC7DB28" w14:textId="5B463CBA" w:rsidR="00CC3C52" w:rsidRPr="00E35B09" w:rsidRDefault="00CC3C52" w:rsidP="00E35B0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2A00FF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"from ArrayIndexOutOfBoundException 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2B39F33" w14:textId="77777777" w:rsidR="00E35B09" w:rsidRDefault="00E35B09" w:rsidP="00CC3C5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F168E50" w14:textId="62D0ED18" w:rsidR="00FF52D7" w:rsidRDefault="00E35B09" w:rsidP="00FF52D7">
      <w:r>
        <w:t>0/p unreached catch block , it is already handled by the catch block.</w:t>
      </w:r>
    </w:p>
    <w:p w14:paraId="513B6BDC" w14:textId="77777777" w:rsidR="00E35B09" w:rsidRDefault="00E35B09" w:rsidP="00FF52D7"/>
    <w:p w14:paraId="464C4E8A" w14:textId="49836B1C" w:rsidR="00E35B09" w:rsidRDefault="001F6EC6" w:rsidP="009947A7">
      <w:pPr>
        <w:pStyle w:val="ListParagraph"/>
        <w:numPr>
          <w:ilvl w:val="0"/>
          <w:numId w:val="248"/>
        </w:numPr>
      </w:pPr>
      <w:r>
        <w:t xml:space="preserve">MULTIPLE </w:t>
      </w:r>
      <w:r w:rsidR="002A3C6B">
        <w:t xml:space="preserve">RISKY CODES ARE NOT ALLOWED IN 1 TRY </w:t>
      </w:r>
      <w:r w:rsidR="00576274">
        <w:t xml:space="preserve">WE CAN USE NESTED IF . </w:t>
      </w:r>
    </w:p>
    <w:p w14:paraId="09ADB55B" w14:textId="1EE1764B" w:rsidR="00576274" w:rsidRDefault="00576274" w:rsidP="009947A7">
      <w:pPr>
        <w:pStyle w:val="ListParagraph"/>
        <w:numPr>
          <w:ilvl w:val="0"/>
          <w:numId w:val="248"/>
        </w:numPr>
      </w:pPr>
      <w:r>
        <w:t>1 CATCH BLOCK CANNOT HAVE MULTIPLE TRY</w:t>
      </w:r>
      <w:r w:rsidR="00340092">
        <w:t xml:space="preserve"> BLOCKS.</w:t>
      </w:r>
    </w:p>
    <w:p w14:paraId="705AC00E" w14:textId="77777777" w:rsidR="00F11694" w:rsidRDefault="00F11694" w:rsidP="009947A7">
      <w:pPr>
        <w:pStyle w:val="NormalWeb"/>
        <w:numPr>
          <w:ilvl w:val="0"/>
          <w:numId w:val="248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6486CF52" w14:textId="77777777" w:rsidR="00F11694" w:rsidRDefault="00F11694" w:rsidP="009947A7">
      <w:pPr>
        <w:pStyle w:val="NormalWeb"/>
        <w:numPr>
          <w:ilvl w:val="0"/>
          <w:numId w:val="248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.println(12/0);</w:t>
      </w:r>
    </w:p>
    <w:p w14:paraId="22CC6EE8" w14:textId="77777777" w:rsidR="00F11694" w:rsidRDefault="00F11694" w:rsidP="009947A7">
      <w:pPr>
        <w:pStyle w:val="NormalWeb"/>
        <w:numPr>
          <w:ilvl w:val="0"/>
          <w:numId w:val="248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[]= {1,2,3};</w:t>
      </w:r>
    </w:p>
    <w:p w14:paraId="17C78643" w14:textId="77777777" w:rsidR="00F11694" w:rsidRDefault="00F11694" w:rsidP="009947A7">
      <w:pPr>
        <w:pStyle w:val="NormalWeb"/>
        <w:numPr>
          <w:ilvl w:val="0"/>
          <w:numId w:val="248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[5]);</w:t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1E0822B8" w14:textId="77777777" w:rsidR="00251A65" w:rsidRDefault="00251A65" w:rsidP="009947A7">
      <w:pPr>
        <w:pStyle w:val="NormalWeb"/>
        <w:numPr>
          <w:ilvl w:val="0"/>
          <w:numId w:val="248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C7672DC" w14:textId="77777777" w:rsidR="00F11694" w:rsidRDefault="00F11694" w:rsidP="009947A7">
      <w:pPr>
        <w:pStyle w:val="NormalWeb"/>
        <w:numPr>
          <w:ilvl w:val="0"/>
          <w:numId w:val="248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(ArithmeticException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47213671" w14:textId="77777777" w:rsidR="00F11694" w:rsidRDefault="00F11694" w:rsidP="009947A7">
      <w:pPr>
        <w:pStyle w:val="NormalWeb"/>
        <w:numPr>
          <w:ilvl w:val="0"/>
          <w:numId w:val="248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"from throwable"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03262B1" w14:textId="77777777" w:rsidR="00F11694" w:rsidRDefault="00F11694" w:rsidP="009947A7">
      <w:pPr>
        <w:pStyle w:val="NormalWeb"/>
        <w:numPr>
          <w:ilvl w:val="0"/>
          <w:numId w:val="248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080111BF" w14:textId="77777777" w:rsidR="00F11694" w:rsidRDefault="00F11694" w:rsidP="009947A7">
      <w:pPr>
        <w:pStyle w:val="NormalWeb"/>
        <w:numPr>
          <w:ilvl w:val="0"/>
          <w:numId w:val="248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(ArrayIndexOutOfBoundsException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2C128004" w14:textId="342C8111" w:rsidR="00F11694" w:rsidRDefault="00F11694" w:rsidP="009947A7">
      <w:pPr>
        <w:pStyle w:val="NormalWeb"/>
        <w:numPr>
          <w:ilvl w:val="0"/>
          <w:numId w:val="248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"from ArrayIndexOutOfBoundException 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CC5D2B2" w14:textId="77777777" w:rsidR="00F11694" w:rsidRDefault="00F11694" w:rsidP="009947A7">
      <w:pPr>
        <w:pStyle w:val="NormalWeb"/>
        <w:numPr>
          <w:ilvl w:val="0"/>
          <w:numId w:val="248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491D4BF4" w14:textId="7AEA14F6" w:rsidR="00F11694" w:rsidRDefault="00F11694" w:rsidP="009947A7">
      <w:pPr>
        <w:pStyle w:val="NormalWeb"/>
        <w:numPr>
          <w:ilvl w:val="0"/>
          <w:numId w:val="248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0/p from throwable </w:t>
      </w:r>
    </w:p>
    <w:p w14:paraId="66649DEB" w14:textId="24690745" w:rsidR="00251A65" w:rsidRDefault="00251A65" w:rsidP="00251A65">
      <w:pPr>
        <w:pStyle w:val="Heading2"/>
      </w:pPr>
      <w:r>
        <w:t>NESTED TRY ,CATCH BLOCK=</w:t>
      </w:r>
    </w:p>
    <w:p w14:paraId="3BE21606" w14:textId="4DDA4366" w:rsidR="00251A65" w:rsidRDefault="008013BF" w:rsidP="009947A7">
      <w:pPr>
        <w:pStyle w:val="ListParagraph"/>
        <w:numPr>
          <w:ilvl w:val="0"/>
          <w:numId w:val="249"/>
        </w:numPr>
      </w:pPr>
      <w:r>
        <w:t xml:space="preserve">THE PROCESS OF DECLARING TRY AND CATCH BLOCKS INSIDE ANOTHER TRY OR CATCH BLOCK IS KNOWN </w:t>
      </w:r>
      <w:r w:rsidR="00EE33E4">
        <w:t>AS NESTED TRY ,CATCH BLOCK.</w:t>
      </w:r>
    </w:p>
    <w:p w14:paraId="2F16D1AC" w14:textId="77777777" w:rsidR="00766D4F" w:rsidRDefault="00766D4F" w:rsidP="009947A7">
      <w:pPr>
        <w:pStyle w:val="NormalWeb"/>
        <w:numPr>
          <w:ilvl w:val="0"/>
          <w:numId w:val="249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19767DBE" w14:textId="77777777" w:rsidR="00766D4F" w:rsidRDefault="00766D4F" w:rsidP="009947A7">
      <w:pPr>
        <w:pStyle w:val="NormalWeb"/>
        <w:numPr>
          <w:ilvl w:val="0"/>
          <w:numId w:val="249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.nextInt()/</w:t>
      </w:r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.nextInt());</w:t>
      </w:r>
    </w:p>
    <w:p w14:paraId="71C295B9" w14:textId="77777777" w:rsidR="00766D4F" w:rsidRDefault="00766D4F" w:rsidP="009947A7">
      <w:pPr>
        <w:pStyle w:val="NormalWeb"/>
        <w:numPr>
          <w:ilvl w:val="0"/>
          <w:numId w:val="249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50F6C0C8" w14:textId="77777777" w:rsidR="00766D4F" w:rsidRDefault="00766D4F" w:rsidP="009947A7">
      <w:pPr>
        <w:pStyle w:val="NormalWeb"/>
        <w:numPr>
          <w:ilvl w:val="0"/>
          <w:numId w:val="249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[]= {1,2,3};</w:t>
      </w:r>
    </w:p>
    <w:p w14:paraId="254EAC1F" w14:textId="77777777" w:rsidR="00766D4F" w:rsidRDefault="00766D4F" w:rsidP="009947A7">
      <w:pPr>
        <w:pStyle w:val="NormalWeb"/>
        <w:numPr>
          <w:ilvl w:val="0"/>
          <w:numId w:val="249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[5]);</w:t>
      </w:r>
    </w:p>
    <w:p w14:paraId="562DF794" w14:textId="77777777" w:rsidR="00766D4F" w:rsidRDefault="00766D4F" w:rsidP="009947A7">
      <w:pPr>
        <w:pStyle w:val="NormalWeb"/>
        <w:numPr>
          <w:ilvl w:val="0"/>
          <w:numId w:val="249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3C7FCC32" w14:textId="77777777" w:rsidR="00766D4F" w:rsidRDefault="00766D4F" w:rsidP="009947A7">
      <w:pPr>
        <w:pStyle w:val="NormalWeb"/>
        <w:numPr>
          <w:ilvl w:val="0"/>
          <w:numId w:val="249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0DC9756E" w14:textId="77777777" w:rsidR="00766D4F" w:rsidRDefault="00766D4F" w:rsidP="009947A7">
      <w:pPr>
        <w:pStyle w:val="NormalWeb"/>
        <w:numPr>
          <w:ilvl w:val="0"/>
          <w:numId w:val="249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(ArrayIndexOutOfBoundsException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04AAB995" w14:textId="77777777" w:rsidR="00766D4F" w:rsidRDefault="00766D4F" w:rsidP="009947A7">
      <w:pPr>
        <w:pStyle w:val="NormalWeb"/>
        <w:numPr>
          <w:ilvl w:val="0"/>
          <w:numId w:val="249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249E3A95" w14:textId="77777777" w:rsidR="00766D4F" w:rsidRDefault="00766D4F" w:rsidP="009947A7">
      <w:pPr>
        <w:pStyle w:val="NormalWeb"/>
        <w:numPr>
          <w:ilvl w:val="0"/>
          <w:numId w:val="249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"from throwable"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53A3B78" w14:textId="77777777" w:rsidR="00766D4F" w:rsidRDefault="00766D4F" w:rsidP="009947A7">
      <w:pPr>
        <w:pStyle w:val="NormalWeb"/>
        <w:numPr>
          <w:ilvl w:val="0"/>
          <w:numId w:val="249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06086687" w14:textId="77777777" w:rsidR="00766D4F" w:rsidRDefault="00766D4F" w:rsidP="009947A7">
      <w:pPr>
        <w:pStyle w:val="NormalWeb"/>
        <w:numPr>
          <w:ilvl w:val="0"/>
          <w:numId w:val="249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(ArithmeticException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0B520D28" w14:textId="77777777" w:rsidR="00766D4F" w:rsidRDefault="00766D4F" w:rsidP="009947A7">
      <w:pPr>
        <w:pStyle w:val="NormalWeb"/>
        <w:numPr>
          <w:ilvl w:val="0"/>
          <w:numId w:val="249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"76 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5CF6F47" w14:textId="77777777" w:rsidR="00766D4F" w:rsidRDefault="00766D4F" w:rsidP="009947A7">
      <w:pPr>
        <w:pStyle w:val="NormalWeb"/>
        <w:numPr>
          <w:ilvl w:val="0"/>
          <w:numId w:val="249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2B5861BE" w14:textId="432B26CF" w:rsidR="00C3346D" w:rsidRDefault="00766D4F" w:rsidP="00C3346D">
      <w:r>
        <w:t>o/p       4 , 5      0 from throwable</w:t>
      </w:r>
    </w:p>
    <w:p w14:paraId="6CAE6555" w14:textId="77777777" w:rsidR="00766D4F" w:rsidRDefault="00766D4F" w:rsidP="00C3346D"/>
    <w:p w14:paraId="32BCF26B" w14:textId="77777777" w:rsidR="00766D4F" w:rsidRDefault="00766D4F" w:rsidP="00C3346D"/>
    <w:p w14:paraId="202DBFB0" w14:textId="655E4560" w:rsidR="00766D4F" w:rsidRDefault="00F22768" w:rsidP="00F22768">
      <w:pPr>
        <w:pStyle w:val="Heading2"/>
      </w:pPr>
      <w:r>
        <w:t>TYPES OF EXCEPTION =</w:t>
      </w:r>
    </w:p>
    <w:p w14:paraId="2AEA0BA5" w14:textId="27ADDE2B" w:rsidR="00F22768" w:rsidRDefault="00F22768" w:rsidP="009947A7">
      <w:pPr>
        <w:pStyle w:val="ListParagraph"/>
        <w:numPr>
          <w:ilvl w:val="0"/>
          <w:numId w:val="250"/>
        </w:numPr>
      </w:pPr>
      <w:r>
        <w:t xml:space="preserve">IN JAVA BASED ON COMPILER AWARNESS </w:t>
      </w:r>
      <w:r w:rsidR="002761AE">
        <w:t>EXCEPTION ARE DIVIDED INTO 2 TYPES</w:t>
      </w:r>
    </w:p>
    <w:p w14:paraId="7AB2E2E6" w14:textId="5C1D8DA9" w:rsidR="00AB231B" w:rsidRDefault="00AB231B" w:rsidP="009947A7">
      <w:pPr>
        <w:pStyle w:val="ListParagraph"/>
        <w:numPr>
          <w:ilvl w:val="0"/>
          <w:numId w:val="250"/>
        </w:numPr>
      </w:pPr>
      <w:r>
        <w:t xml:space="preserve">1 CHECKED EXCEPTION </w:t>
      </w:r>
    </w:p>
    <w:p w14:paraId="7B141046" w14:textId="5C20F474" w:rsidR="00AB231B" w:rsidRDefault="00AB231B" w:rsidP="009947A7">
      <w:pPr>
        <w:pStyle w:val="ListParagraph"/>
        <w:numPr>
          <w:ilvl w:val="0"/>
          <w:numId w:val="250"/>
        </w:numPr>
      </w:pPr>
      <w:r>
        <w:t>2 UNCHECKED EXCEPTION.</w:t>
      </w:r>
    </w:p>
    <w:p w14:paraId="7A0670BE" w14:textId="64202EC5" w:rsidR="00311894" w:rsidRPr="00311894" w:rsidRDefault="00AB231B" w:rsidP="00311894">
      <w:pPr>
        <w:pStyle w:val="Heading2"/>
      </w:pPr>
      <w:r>
        <w:t>1 CHECKED EXCEPTION=</w:t>
      </w:r>
      <w:r w:rsidR="00311894">
        <w:t xml:space="preserve"> </w:t>
      </w:r>
    </w:p>
    <w:p w14:paraId="5F027740" w14:textId="7E0A8E5D" w:rsidR="00AB231B" w:rsidRDefault="00C972E4" w:rsidP="009947A7">
      <w:pPr>
        <w:pStyle w:val="ListParagraph"/>
        <w:numPr>
          <w:ilvl w:val="0"/>
          <w:numId w:val="251"/>
        </w:numPr>
      </w:pPr>
      <w:r>
        <w:t>COMPILER AWARE ABOUT EXCEPTION ARE KNOWN AS CHECKED EXCEPTION.</w:t>
      </w:r>
    </w:p>
    <w:p w14:paraId="56D39BFB" w14:textId="08E31042" w:rsidR="007671F1" w:rsidRDefault="007671F1" w:rsidP="009947A7">
      <w:pPr>
        <w:pStyle w:val="ListParagraph"/>
        <w:numPr>
          <w:ilvl w:val="0"/>
          <w:numId w:val="251"/>
        </w:numPr>
      </w:pPr>
      <w:r>
        <w:t xml:space="preserve">SINCE COMPILER AWARE ABOUT EXCEPTION IT WILL FORCE THE PROGRAMME </w:t>
      </w:r>
      <w:r w:rsidR="009947A7">
        <w:t>TO HANDLE OR DECLARE THE EXCEPTION.</w:t>
      </w:r>
    </w:p>
    <w:p w14:paraId="5A9DD5C2" w14:textId="4EB8B2B4" w:rsidR="009947A7" w:rsidRDefault="00B10D8B" w:rsidP="009947A7">
      <w:pPr>
        <w:pStyle w:val="ListParagraph"/>
        <w:numPr>
          <w:ilvl w:val="0"/>
          <w:numId w:val="251"/>
        </w:numPr>
      </w:pPr>
      <w:r>
        <w:t xml:space="preserve">IF A PROGRAMMER </w:t>
      </w:r>
      <w:r w:rsidR="00D62BB1">
        <w:t xml:space="preserve">IS HANDLED / DECLARED THE EXEPTION THEN COMPILER WILL GENERATE </w:t>
      </w:r>
      <w:r w:rsidR="00E86324">
        <w:t xml:space="preserve">.CLASS FILE OTHERWISE COMPILER WILL THROW </w:t>
      </w:r>
      <w:r w:rsidR="002310BC">
        <w:t>CTE AS UNHANDLED OR UNREPORTED EXCEPTION.</w:t>
      </w:r>
    </w:p>
    <w:p w14:paraId="0B627958" w14:textId="507CF375" w:rsidR="008B4CED" w:rsidRDefault="008B4CED" w:rsidP="009947A7">
      <w:pPr>
        <w:pStyle w:val="ListParagraph"/>
        <w:numPr>
          <w:ilvl w:val="0"/>
          <w:numId w:val="251"/>
        </w:numPr>
      </w:pPr>
      <w:r>
        <w:t xml:space="preserve">IN CASE OF CHECKED EXCEPTION  , EXCEPTIONS WILL OCCUR DURING </w:t>
      </w:r>
      <w:r w:rsidR="008D6BE2">
        <w:t>RUNTIME BUT NOT COMPILE TIME.</w:t>
      </w:r>
    </w:p>
    <w:p w14:paraId="35CCCB2B" w14:textId="1993D698" w:rsidR="008D6BE2" w:rsidRDefault="008D6BE2" w:rsidP="009947A7">
      <w:pPr>
        <w:pStyle w:val="ListParagraph"/>
        <w:numPr>
          <w:ilvl w:val="0"/>
          <w:numId w:val="251"/>
        </w:numPr>
      </w:pPr>
      <w:r>
        <w:t xml:space="preserve">IN CASE OF CHECKED EXCEPTION </w:t>
      </w:r>
      <w:r w:rsidR="006B4542">
        <w:t>COMPILER AWARE ABOUT EXCEPTION HAS EXCEPTION MAY OCCUR MAY NOT OCCUR .</w:t>
      </w:r>
    </w:p>
    <w:p w14:paraId="5681AF4F" w14:textId="29364423" w:rsidR="00581F75" w:rsidRDefault="00581F75" w:rsidP="009947A7">
      <w:pPr>
        <w:pStyle w:val="ListParagraph"/>
        <w:numPr>
          <w:ilvl w:val="0"/>
          <w:numId w:val="251"/>
        </w:numPr>
      </w:pPr>
      <w:r>
        <w:t xml:space="preserve">EXAMPLE=         1 InterruptedException      2 IoException     3 SQL Exception </w:t>
      </w:r>
    </w:p>
    <w:p w14:paraId="4622EBA2" w14:textId="5DFC671F" w:rsidR="00581F75" w:rsidRDefault="006E6010" w:rsidP="006E6010">
      <w:pPr>
        <w:pStyle w:val="Heading2"/>
      </w:pPr>
      <w:r>
        <w:t>2 UNCHECKED EXCEPTION =</w:t>
      </w:r>
    </w:p>
    <w:p w14:paraId="07694302" w14:textId="00ADBD34" w:rsidR="006E6010" w:rsidRDefault="006E6010" w:rsidP="006E6010">
      <w:pPr>
        <w:pStyle w:val="ListParagraph"/>
        <w:numPr>
          <w:ilvl w:val="0"/>
          <w:numId w:val="252"/>
        </w:numPr>
      </w:pPr>
      <w:r>
        <w:t xml:space="preserve">COMPILER UNAWARE ABOUT THE EXCEPTION </w:t>
      </w:r>
      <w:r w:rsidR="006128B5">
        <w:t xml:space="preserve">ARE KNOWN AS </w:t>
      </w:r>
      <w:r w:rsidR="001615B1">
        <w:t>UN</w:t>
      </w:r>
      <w:r w:rsidR="006128B5">
        <w:t>CHECKED EXCEPTION.</w:t>
      </w:r>
    </w:p>
    <w:p w14:paraId="3AB90FBF" w14:textId="79C86A48" w:rsidR="006128B5" w:rsidRDefault="006128B5" w:rsidP="006E6010">
      <w:pPr>
        <w:pStyle w:val="ListParagraph"/>
        <w:numPr>
          <w:ilvl w:val="0"/>
          <w:numId w:val="252"/>
        </w:numPr>
      </w:pPr>
      <w:r>
        <w:t xml:space="preserve">SINCE IT UNAWARE ABOUT THE EXCEPTION </w:t>
      </w:r>
      <w:r w:rsidR="002F4857">
        <w:t>IT WILL NOT FORCE THE PROGRAMMER TO HANDLE OR DECLARE THE EXCEPTION.</w:t>
      </w:r>
    </w:p>
    <w:p w14:paraId="2580755C" w14:textId="75283E92" w:rsidR="002F4857" w:rsidRDefault="00E139A2" w:rsidP="006E6010">
      <w:pPr>
        <w:pStyle w:val="ListParagraph"/>
        <w:numPr>
          <w:ilvl w:val="0"/>
          <w:numId w:val="252"/>
        </w:numPr>
      </w:pPr>
      <w:r>
        <w:t>IN CASE OF UNCHECKED EXC</w:t>
      </w:r>
      <w:r w:rsidR="00D76219">
        <w:t>E</w:t>
      </w:r>
      <w:r>
        <w:t xml:space="preserve">PTION </w:t>
      </w:r>
      <w:r w:rsidR="00D76219">
        <w:t>WILL NOT GET CTE.</w:t>
      </w:r>
    </w:p>
    <w:p w14:paraId="16617FE6" w14:textId="7A775E9A" w:rsidR="00D76219" w:rsidRDefault="00D76219" w:rsidP="006E6010">
      <w:pPr>
        <w:pStyle w:val="ListParagraph"/>
        <w:numPr>
          <w:ilvl w:val="0"/>
          <w:numId w:val="252"/>
        </w:numPr>
      </w:pPr>
      <w:r>
        <w:t>AND UNCHECKED EXCEPTION WILL OCCUR</w:t>
      </w:r>
      <w:r w:rsidR="00584751">
        <w:t>S DURING RUNTIME.</w:t>
      </w:r>
    </w:p>
    <w:p w14:paraId="39451802" w14:textId="4D5E4684" w:rsidR="00584751" w:rsidRDefault="00584751" w:rsidP="00584751">
      <w:pPr>
        <w:pStyle w:val="Heading2"/>
      </w:pPr>
      <w:r>
        <w:t xml:space="preserve">HOW TO DECLARE OR </w:t>
      </w:r>
      <w:r w:rsidR="00FF4F92">
        <w:t>PROPOGATE THE EXCEPTION=</w:t>
      </w:r>
    </w:p>
    <w:p w14:paraId="63679058" w14:textId="7312712E" w:rsidR="00FF4F92" w:rsidRDefault="00FF4F92" w:rsidP="00FF4F92">
      <w:pPr>
        <w:pStyle w:val="ListParagraph"/>
        <w:numPr>
          <w:ilvl w:val="0"/>
          <w:numId w:val="253"/>
        </w:numPr>
      </w:pPr>
      <w:r>
        <w:t xml:space="preserve">IN JAVA WE CAN DECLARE /PROPEGATE THE EXCEPTION </w:t>
      </w:r>
      <w:r w:rsidR="00B6054E">
        <w:t>BY USING THROWS.</w:t>
      </w:r>
    </w:p>
    <w:p w14:paraId="28DF0A24" w14:textId="522FA944" w:rsidR="00B6054E" w:rsidRDefault="00B6054E" w:rsidP="00B6054E">
      <w:pPr>
        <w:pStyle w:val="Heading2"/>
      </w:pPr>
      <w:r w:rsidRPr="0069596D">
        <w:rPr>
          <w:rStyle w:val="Heading1Char"/>
        </w:rPr>
        <w:t>THROWS</w:t>
      </w:r>
      <w:r>
        <w:t>=</w:t>
      </w:r>
      <w:r w:rsidR="00FF675B">
        <w:t xml:space="preserve"> </w:t>
      </w:r>
    </w:p>
    <w:p w14:paraId="2C900C1F" w14:textId="489E8BEF" w:rsidR="00B6054E" w:rsidRDefault="00B6054E" w:rsidP="00B6054E">
      <w:pPr>
        <w:pStyle w:val="ListParagraph"/>
        <w:numPr>
          <w:ilvl w:val="0"/>
          <w:numId w:val="253"/>
        </w:numPr>
      </w:pPr>
      <w:r>
        <w:t>IT IS A KEYWORD .</w:t>
      </w:r>
    </w:p>
    <w:p w14:paraId="7DF8E719" w14:textId="2736536D" w:rsidR="00B6054E" w:rsidRDefault="00982874" w:rsidP="00B6054E">
      <w:pPr>
        <w:pStyle w:val="ListParagraph"/>
        <w:numPr>
          <w:ilvl w:val="0"/>
          <w:numId w:val="253"/>
        </w:numPr>
      </w:pPr>
      <w:r>
        <w:t>IT IS USED TO DECLARE THE EXCEPTION OR PROPEGATE THE EXCEPTION FROM CALLED MEMBER TO CALLING MEMBER.</w:t>
      </w:r>
    </w:p>
    <w:p w14:paraId="71458D01" w14:textId="17CAE7BA" w:rsidR="0069596D" w:rsidRDefault="0069596D" w:rsidP="00B6054E">
      <w:pPr>
        <w:pStyle w:val="ListParagraph"/>
        <w:numPr>
          <w:ilvl w:val="0"/>
          <w:numId w:val="253"/>
        </w:numPr>
      </w:pPr>
      <w:r>
        <w:t>SYNTAX=                                              THROWS EXCEPTION</w:t>
      </w:r>
    </w:p>
    <w:p w14:paraId="533EBB1B" w14:textId="30C1877D" w:rsidR="0069596D" w:rsidRDefault="0069596D" w:rsidP="0069596D">
      <w:pPr>
        <w:pStyle w:val="Heading2"/>
      </w:pPr>
      <w:r>
        <w:t>RULES TO USE THROWS K</w:t>
      </w:r>
      <w:r w:rsidR="00C57A53">
        <w:t>EYWORD=</w:t>
      </w:r>
    </w:p>
    <w:p w14:paraId="0700CC4A" w14:textId="312A3816" w:rsidR="00C57A53" w:rsidRDefault="00C57A53" w:rsidP="00C57A53">
      <w:pPr>
        <w:pStyle w:val="ListParagraph"/>
        <w:numPr>
          <w:ilvl w:val="0"/>
          <w:numId w:val="254"/>
        </w:numPr>
      </w:pPr>
      <w:r>
        <w:t xml:space="preserve">THROWS SHOULD BE WRITTEN AT </w:t>
      </w:r>
      <w:r w:rsidR="00CD1A54">
        <w:t>METHOD DECLARATION OR SIGNATURE .</w:t>
      </w:r>
    </w:p>
    <w:p w14:paraId="60EF7E1B" w14:textId="052B13AA" w:rsidR="00CD1A54" w:rsidRDefault="00CD1A54" w:rsidP="00C57A53">
      <w:pPr>
        <w:pStyle w:val="ListParagraph"/>
        <w:numPr>
          <w:ilvl w:val="0"/>
          <w:numId w:val="254"/>
        </w:numPr>
      </w:pPr>
      <w:r>
        <w:t>FOR ONE MEHTOD WE SHOULD USE ONLY ONE THROWS KEYWORD.</w:t>
      </w:r>
    </w:p>
    <w:p w14:paraId="6502E6EE" w14:textId="1CF34BEC" w:rsidR="009C28A1" w:rsidRDefault="00C72511" w:rsidP="009C28A1">
      <w:pPr>
        <w:pStyle w:val="ListParagraph"/>
        <w:numPr>
          <w:ilvl w:val="0"/>
          <w:numId w:val="254"/>
        </w:numPr>
      </w:pPr>
      <w:r>
        <w:t>BY USING ONE THROWS KEYWORD WE CAN DECLARE MULTIPLE EXC</w:t>
      </w:r>
      <w:r w:rsidR="009C28A1">
        <w:t>EPTION WHICH ARE SEPERATED BY (  , )</w:t>
      </w:r>
    </w:p>
    <w:p w14:paraId="6C3C7BE0" w14:textId="5E6FF8A9" w:rsidR="009C28A1" w:rsidRDefault="00A11546" w:rsidP="009C28A1">
      <w:pPr>
        <w:pStyle w:val="ListParagraph"/>
        <w:numPr>
          <w:ilvl w:val="0"/>
          <w:numId w:val="254"/>
        </w:numPr>
      </w:pPr>
      <w:r>
        <w:t>THROWS KEYWORD SHOULD NOT END WITH SEMI COLUN IN CASE OF CONCRETE METHOD.</w:t>
      </w:r>
    </w:p>
    <w:p w14:paraId="01DC5C47" w14:textId="3E509662" w:rsidR="008C7301" w:rsidRDefault="008C7301" w:rsidP="008C7301">
      <w:pPr>
        <w:pStyle w:val="ListParagraph"/>
        <w:numPr>
          <w:ilvl w:val="0"/>
          <w:numId w:val="254"/>
        </w:numPr>
      </w:pPr>
      <w:r>
        <w:t>IT SHOULD END WITH SEMICOLUN IN CASE OF ABSTRACT MEHTODS.</w:t>
      </w:r>
    </w:p>
    <w:p w14:paraId="78CBE5FF" w14:textId="77777777" w:rsidR="001D3027" w:rsidRDefault="001D3027" w:rsidP="008C7301">
      <w:pPr>
        <w:pStyle w:val="ListParagraph"/>
        <w:numPr>
          <w:ilvl w:val="0"/>
          <w:numId w:val="254"/>
        </w:numPr>
      </w:pPr>
    </w:p>
    <w:p w14:paraId="5DD1EA3E" w14:textId="7B185643" w:rsidR="008C7301" w:rsidRDefault="00A81902" w:rsidP="00A81902">
      <w:pPr>
        <w:pStyle w:val="Heading2"/>
      </w:pPr>
      <w:r>
        <w:t>THREAD .SLEEP (LONG MILLISECOND)=</w:t>
      </w:r>
    </w:p>
    <w:p w14:paraId="21E418DE" w14:textId="43ED4E45" w:rsidR="00A81902" w:rsidRDefault="003F3F01" w:rsidP="00A81902">
      <w:pPr>
        <w:pStyle w:val="ListParagraph"/>
        <w:numPr>
          <w:ilvl w:val="0"/>
          <w:numId w:val="255"/>
        </w:numPr>
      </w:pPr>
      <w:r>
        <w:t xml:space="preserve">THREAD IS A PREDEFINED CLASS PRESENT INSIDE JAVA.LANG PACKAGE </w:t>
      </w:r>
      <w:r w:rsidR="002F15FA">
        <w:t>.</w:t>
      </w:r>
    </w:p>
    <w:p w14:paraId="1D2B8963" w14:textId="32015DEC" w:rsidR="002F15FA" w:rsidRDefault="002F15FA" w:rsidP="00A81902">
      <w:pPr>
        <w:pStyle w:val="ListParagraph"/>
        <w:numPr>
          <w:ilvl w:val="0"/>
          <w:numId w:val="255"/>
        </w:numPr>
      </w:pPr>
      <w:r>
        <w:t xml:space="preserve">SLEEP (LONG MILLISECOND) </w:t>
      </w:r>
      <w:r w:rsidR="00CC513D">
        <w:t>IS A PREDEFINED STATIC PARAMETERIZED METHOD PRESENT INSIDE THREAD CLASS.</w:t>
      </w:r>
    </w:p>
    <w:p w14:paraId="4BA5B7E9" w14:textId="0FBE9467" w:rsidR="003710E4" w:rsidRDefault="003710E4" w:rsidP="00A81902">
      <w:pPr>
        <w:pStyle w:val="ListParagraph"/>
        <w:numPr>
          <w:ilvl w:val="0"/>
          <w:numId w:val="255"/>
        </w:numPr>
      </w:pPr>
      <w:r>
        <w:t xml:space="preserve">IT IS USED TO STOP CURRENT EXCUTING THREAD FOR GIVEN PRIOD OF TIME </w:t>
      </w:r>
      <w:r w:rsidR="00EE3557">
        <w:t>.</w:t>
      </w:r>
    </w:p>
    <w:p w14:paraId="20AF6A75" w14:textId="5241A445" w:rsidR="00EE3557" w:rsidRDefault="00EE3557" w:rsidP="00A81902">
      <w:pPr>
        <w:pStyle w:val="ListParagraph"/>
        <w:numPr>
          <w:ilvl w:val="0"/>
          <w:numId w:val="255"/>
        </w:numPr>
      </w:pPr>
      <w:r>
        <w:t xml:space="preserve">THIS MEHTOD WILL CREATE </w:t>
      </w:r>
      <w:r w:rsidR="00712F35">
        <w:t xml:space="preserve">/ RAISE CHECKED EXCEPTION CALLED </w:t>
      </w:r>
      <w:r w:rsidR="00091737">
        <w:t>InturrptedException.</w:t>
      </w:r>
    </w:p>
    <w:p w14:paraId="4EACA3AC" w14:textId="631EE891" w:rsidR="00091737" w:rsidRDefault="00B95C3A" w:rsidP="00A81902">
      <w:pPr>
        <w:pStyle w:val="ListParagraph"/>
        <w:numPr>
          <w:ilvl w:val="0"/>
          <w:numId w:val="255"/>
        </w:numPr>
      </w:pPr>
      <w:r>
        <w:t xml:space="preserve">SINCE IT IS A CHECKED EXCEPTION PROGRAMMER MUST HANDLE </w:t>
      </w:r>
      <w:r w:rsidR="00B8004C">
        <w:t xml:space="preserve">USING TRY AND CATCH OR DECLARE USING THROWS , OTHERWISE WE WILL GET CTE  </w:t>
      </w:r>
      <w:r w:rsidR="003F5EF2">
        <w:t>AS UNHANDLED OR UNREPORTED EXCEPTION.</w:t>
      </w:r>
    </w:p>
    <w:p w14:paraId="38E0FD57" w14:textId="77777777" w:rsidR="00CE1E75" w:rsidRDefault="00CE1E75" w:rsidP="00CE1E75">
      <w:pPr>
        <w:pStyle w:val="NormalWeb"/>
        <w:numPr>
          <w:ilvl w:val="0"/>
          <w:numId w:val="25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 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 {</w:t>
      </w:r>
    </w:p>
    <w:p w14:paraId="2A63D297" w14:textId="77777777" w:rsidR="00CE1E75" w:rsidRDefault="00CE1E75" w:rsidP="00CE1E75">
      <w:pPr>
        <w:pStyle w:val="NormalWeb"/>
        <w:numPr>
          <w:ilvl w:val="0"/>
          <w:numId w:val="25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=0;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&lt;=10;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++) {</w:t>
      </w:r>
    </w:p>
    <w:p w14:paraId="5292B87B" w14:textId="77777777" w:rsidR="00CE1E75" w:rsidRDefault="00CE1E75" w:rsidP="00CE1E75">
      <w:pPr>
        <w:pStyle w:val="NormalWeb"/>
        <w:numPr>
          <w:ilvl w:val="0"/>
          <w:numId w:val="25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1BC276A" w14:textId="77777777" w:rsidR="00CE1E75" w:rsidRDefault="00CE1E75" w:rsidP="00CE1E75">
      <w:pPr>
        <w:pStyle w:val="NormalWeb"/>
        <w:numPr>
          <w:ilvl w:val="0"/>
          <w:numId w:val="25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  <w:u w:val="single"/>
        </w:rPr>
        <w:t>Thread.</w:t>
      </w:r>
      <w:r>
        <w:rPr>
          <w:rFonts w:ascii="Consolas" w:hAnsi="Consolas"/>
          <w:i/>
          <w:iCs/>
          <w:color w:val="000000"/>
          <w:sz w:val="20"/>
          <w:szCs w:val="20"/>
          <w:u w:val="single"/>
        </w:rPr>
        <w:t>sleep</w:t>
      </w:r>
      <w:r>
        <w:rPr>
          <w:rFonts w:ascii="Consolas" w:hAnsi="Consolas"/>
          <w:color w:val="000000"/>
          <w:sz w:val="20"/>
          <w:szCs w:val="20"/>
          <w:u w:val="single"/>
        </w:rPr>
        <w:t>(4000)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A40FA75" w14:textId="77777777" w:rsidR="00CE1E75" w:rsidRDefault="00CE1E75" w:rsidP="00CE1E75">
      <w:pPr>
        <w:pStyle w:val="NormalWeb"/>
        <w:numPr>
          <w:ilvl w:val="0"/>
          <w:numId w:val="25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79D51206" w14:textId="74824050" w:rsidR="00CE1E75" w:rsidRDefault="00CE1E75" w:rsidP="00CE1E75">
      <w:pPr>
        <w:pStyle w:val="NormalWeb"/>
        <w:numPr>
          <w:ilvl w:val="0"/>
          <w:numId w:val="25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0/p </w:t>
      </w:r>
      <w:r w:rsidR="00634BB6">
        <w:rPr>
          <w:rFonts w:ascii="Consolas" w:hAnsi="Consolas"/>
          <w:color w:val="000000"/>
          <w:sz w:val="20"/>
          <w:szCs w:val="20"/>
        </w:rPr>
        <w:t>unhandled exception type interrupted exception.</w:t>
      </w:r>
    </w:p>
    <w:p w14:paraId="0EBEFAE5" w14:textId="4FABE5E1" w:rsidR="009725D3" w:rsidRDefault="009725D3" w:rsidP="00CE1E75">
      <w:pPr>
        <w:pStyle w:val="NormalWeb"/>
        <w:numPr>
          <w:ilvl w:val="0"/>
          <w:numId w:val="25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14:paraId="3C43416C" w14:textId="77777777" w:rsidR="009725D3" w:rsidRDefault="009725D3" w:rsidP="009725D3">
      <w:pPr>
        <w:pStyle w:val="NormalWeb"/>
        <w:numPr>
          <w:ilvl w:val="0"/>
          <w:numId w:val="25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 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/>
          <w:color w:val="000000"/>
          <w:sz w:val="20"/>
          <w:szCs w:val="20"/>
        </w:rPr>
        <w:t xml:space="preserve"> InterruptedException  {</w:t>
      </w:r>
    </w:p>
    <w:p w14:paraId="7B31B2A8" w14:textId="77777777" w:rsidR="009725D3" w:rsidRDefault="009725D3" w:rsidP="009725D3">
      <w:pPr>
        <w:pStyle w:val="NormalWeb"/>
        <w:numPr>
          <w:ilvl w:val="0"/>
          <w:numId w:val="25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=0;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&lt;=10;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++) {</w:t>
      </w:r>
    </w:p>
    <w:p w14:paraId="3C9FE2D9" w14:textId="77777777" w:rsidR="009725D3" w:rsidRDefault="009725D3" w:rsidP="009725D3">
      <w:pPr>
        <w:pStyle w:val="NormalWeb"/>
        <w:numPr>
          <w:ilvl w:val="0"/>
          <w:numId w:val="25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CCE7692" w14:textId="77777777" w:rsidR="009725D3" w:rsidRDefault="009725D3" w:rsidP="009725D3">
      <w:pPr>
        <w:pStyle w:val="NormalWeb"/>
        <w:numPr>
          <w:ilvl w:val="0"/>
          <w:numId w:val="25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Thread.</w:t>
      </w:r>
      <w:r>
        <w:rPr>
          <w:rFonts w:ascii="Consolas" w:hAnsi="Consolas"/>
          <w:i/>
          <w:iCs/>
          <w:color w:val="000000"/>
          <w:sz w:val="20"/>
          <w:szCs w:val="20"/>
        </w:rPr>
        <w:t>sleep</w:t>
      </w:r>
      <w:r>
        <w:rPr>
          <w:rFonts w:ascii="Consolas" w:hAnsi="Consolas"/>
          <w:color w:val="000000"/>
          <w:sz w:val="20"/>
          <w:szCs w:val="20"/>
        </w:rPr>
        <w:t>(1000);</w:t>
      </w:r>
    </w:p>
    <w:p w14:paraId="33A74FF1" w14:textId="0997B3EE" w:rsidR="009725D3" w:rsidRDefault="009725D3" w:rsidP="009725D3">
      <w:pPr>
        <w:pStyle w:val="NormalWeb"/>
        <w:numPr>
          <w:ilvl w:val="0"/>
          <w:numId w:val="255"/>
        </w:numPr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0/p  1, 2, 3, 4, 5 , 6, 7, 8, 9 ,10</w:t>
      </w:r>
    </w:p>
    <w:p w14:paraId="3F122E81" w14:textId="50F73370" w:rsidR="009725D3" w:rsidRDefault="009725D3" w:rsidP="009725D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BA066D9" w14:textId="4863EBDF" w:rsidR="006468C3" w:rsidRDefault="006468C3" w:rsidP="009725D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EXAMPLE FOR CHECKED EXCEPTION </w:t>
      </w:r>
    </w:p>
    <w:p w14:paraId="155FD116" w14:textId="77777777" w:rsidR="00D36687" w:rsidRDefault="00D36687" w:rsidP="00D3668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 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 xml:space="preserve">) </w:t>
      </w:r>
      <w:r>
        <w:rPr>
          <w:rFonts w:ascii="Consolas" w:hAnsi="Consolas"/>
          <w:b/>
          <w:bCs/>
          <w:color w:val="7F0055"/>
          <w:sz w:val="20"/>
          <w:szCs w:val="20"/>
        </w:rPr>
        <w:t>throws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bdr w:val="single" w:sz="8" w:space="0" w:color="324678" w:frame="1"/>
        </w:rPr>
        <w:t>IOException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17E4EDF8" w14:textId="77777777" w:rsidR="00D36687" w:rsidRDefault="00D36687" w:rsidP="00D3668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File </w:t>
      </w:r>
      <w:r>
        <w:rPr>
          <w:rFonts w:ascii="Consolas" w:hAnsi="Consolas"/>
          <w:color w:val="6A3E3E"/>
          <w:sz w:val="20"/>
          <w:szCs w:val="20"/>
        </w:rPr>
        <w:t>f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File(</w:t>
      </w:r>
      <w:r>
        <w:rPr>
          <w:rFonts w:ascii="Consolas" w:hAnsi="Consolas"/>
          <w:color w:val="2A00FF"/>
          <w:sz w:val="20"/>
          <w:szCs w:val="20"/>
        </w:rPr>
        <w:t>"C:\\Users\\Gurup\\OneDrive\\Desktop\\java@.pdf"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48A06AE" w14:textId="77777777" w:rsidR="00D36687" w:rsidRDefault="00D36687" w:rsidP="00D3668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>(!</w:t>
      </w:r>
      <w:r>
        <w:rPr>
          <w:rFonts w:ascii="Consolas" w:hAnsi="Consolas"/>
          <w:color w:val="6A3E3E"/>
          <w:sz w:val="20"/>
          <w:szCs w:val="20"/>
        </w:rPr>
        <w:t>f</w:t>
      </w:r>
      <w:r>
        <w:rPr>
          <w:rFonts w:ascii="Consolas" w:hAnsi="Consolas"/>
          <w:color w:val="000000"/>
          <w:sz w:val="20"/>
          <w:szCs w:val="20"/>
        </w:rPr>
        <w:t>.exists())</w:t>
      </w:r>
    </w:p>
    <w:p w14:paraId="7E2F14E7" w14:textId="77777777" w:rsidR="00D36687" w:rsidRDefault="00D36687" w:rsidP="00D3668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f</w:t>
      </w:r>
      <w:r>
        <w:rPr>
          <w:rFonts w:ascii="Consolas" w:hAnsi="Consolas"/>
          <w:color w:val="000000"/>
          <w:sz w:val="20"/>
          <w:szCs w:val="20"/>
        </w:rPr>
        <w:t>.createNewFile();</w:t>
      </w:r>
    </w:p>
    <w:p w14:paraId="6F41DDFF" w14:textId="48E436F2" w:rsidR="00D36687" w:rsidRDefault="00D36687" w:rsidP="00D3668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"file created successfully"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BB051DE" w14:textId="63968F31" w:rsidR="00634BB6" w:rsidRDefault="00D36687" w:rsidP="00634B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o/p file created successfully</w:t>
      </w:r>
    </w:p>
    <w:p w14:paraId="5859616A" w14:textId="77777777" w:rsidR="003F5EF2" w:rsidRDefault="003F5EF2" w:rsidP="003F5EF2"/>
    <w:p w14:paraId="555713A2" w14:textId="2058D8B4" w:rsidR="003A6149" w:rsidRDefault="003A6149" w:rsidP="003A6149">
      <w:pPr>
        <w:pStyle w:val="ListParagraph"/>
        <w:numPr>
          <w:ilvl w:val="0"/>
          <w:numId w:val="256"/>
        </w:numPr>
      </w:pPr>
      <w:r>
        <w:t xml:space="preserve">WE CAN CREATE FILE USING FILE CLASS AND CREATENEWFILE () </w:t>
      </w:r>
      <w:r w:rsidR="00253472">
        <w:t>AND DECLARING IOEXCEPTION .</w:t>
      </w:r>
    </w:p>
    <w:p w14:paraId="02C919C5" w14:textId="429CCAAB" w:rsidR="00253472" w:rsidRDefault="00253472" w:rsidP="003A6149">
      <w:pPr>
        <w:pStyle w:val="ListParagraph"/>
        <w:numPr>
          <w:ilvl w:val="0"/>
          <w:numId w:val="256"/>
        </w:numPr>
      </w:pPr>
      <w:r>
        <w:t xml:space="preserve">FILE CLASS PRESENT INSIDE </w:t>
      </w:r>
      <w:r w:rsidR="00CF30C6">
        <w:t>JAVA.IO.PACKAGE</w:t>
      </w:r>
    </w:p>
    <w:p w14:paraId="6FA0DD98" w14:textId="169B9483" w:rsidR="00CF30C6" w:rsidRDefault="00CF30C6" w:rsidP="003A6149">
      <w:pPr>
        <w:pStyle w:val="ListParagraph"/>
        <w:numPr>
          <w:ilvl w:val="0"/>
          <w:numId w:val="256"/>
        </w:numPr>
      </w:pPr>
      <w:r>
        <w:t xml:space="preserve">CREATENEWFILE () IT IS A PREDEFINED METHOD PRESENT INSIDE </w:t>
      </w:r>
      <w:r w:rsidR="000601A6">
        <w:t>FILE CLASS.</w:t>
      </w:r>
    </w:p>
    <w:p w14:paraId="4A78971D" w14:textId="6B37D624" w:rsidR="000601A6" w:rsidRDefault="000601A6" w:rsidP="000601A6">
      <w:pPr>
        <w:rPr>
          <w:b/>
          <w:bCs/>
          <w:u w:val="single"/>
        </w:rPr>
      </w:pPr>
      <w:r w:rsidRPr="000601A6">
        <w:rPr>
          <w:b/>
          <w:bCs/>
          <w:u w:val="single"/>
        </w:rPr>
        <w:t>STRING INDEX OUT OF BOUND EXCEPTION</w:t>
      </w:r>
      <w:r>
        <w:rPr>
          <w:b/>
          <w:bCs/>
          <w:u w:val="single"/>
        </w:rPr>
        <w:t>=</w:t>
      </w:r>
    </w:p>
    <w:p w14:paraId="42B6426E" w14:textId="77777777" w:rsidR="00B3723B" w:rsidRDefault="00B3723B" w:rsidP="00B3723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2A00FF"/>
          <w:sz w:val="20"/>
          <w:szCs w:val="20"/>
        </w:rPr>
        <w:t>"abc"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51F5C76" w14:textId="77777777" w:rsidR="00B3723B" w:rsidRDefault="00B3723B" w:rsidP="00B3723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try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7F2B0749" w14:textId="77777777" w:rsidR="00B3723B" w:rsidRDefault="00B3723B" w:rsidP="00B3723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>.charAt(27));</w:t>
      </w:r>
    </w:p>
    <w:p w14:paraId="30C3755B" w14:textId="77777777" w:rsidR="00B3723B" w:rsidRDefault="00B3723B" w:rsidP="00B3723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5579E505" w14:textId="77777777" w:rsidR="00B3723B" w:rsidRDefault="00B3723B" w:rsidP="00B3723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catch</w:t>
      </w:r>
      <w:r>
        <w:rPr>
          <w:rFonts w:ascii="Consolas" w:hAnsi="Consolas"/>
          <w:color w:val="000000"/>
          <w:sz w:val="20"/>
          <w:szCs w:val="20"/>
        </w:rPr>
        <w:t xml:space="preserve">(ArrayIndexOutOfBoundsException | StringIndexOutOfBoundsException 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4053DD2A" w14:textId="77777777" w:rsidR="00B3723B" w:rsidRDefault="00B3723B" w:rsidP="00B3723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.getMessage());</w:t>
      </w:r>
    </w:p>
    <w:p w14:paraId="6C5860C2" w14:textId="77777777" w:rsidR="00B3723B" w:rsidRDefault="00B3723B" w:rsidP="00B3723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71AD0FAB" w14:textId="7046C0ED" w:rsidR="00A178F6" w:rsidRDefault="00F23503" w:rsidP="00A178F6">
      <w:r>
        <w:t>INDEX 27 OUT OF BOUNDS FOR LENGTH OF 3</w:t>
      </w:r>
    </w:p>
    <w:p w14:paraId="5732878B" w14:textId="77777777" w:rsidR="008455E0" w:rsidRDefault="008455E0" w:rsidP="00A178F6"/>
    <w:p w14:paraId="0982410B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CC7832"/>
          <w:sz w:val="16"/>
          <w:szCs w:val="16"/>
        </w:rPr>
        <w:t>package</w:t>
      </w:r>
      <w:r w:rsidRPr="008455E0">
        <w:rPr>
          <w:rFonts w:ascii="Consolas" w:hAnsi="Consolas"/>
          <w:color w:val="D8D8D8"/>
          <w:sz w:val="16"/>
          <w:szCs w:val="16"/>
        </w:rPr>
        <w:t xml:space="preserve"> ShoppingApplication;</w:t>
      </w:r>
    </w:p>
    <w:p w14:paraId="65060B26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</w:p>
    <w:p w14:paraId="33E6ADF0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CC7832"/>
          <w:sz w:val="16"/>
          <w:szCs w:val="16"/>
        </w:rPr>
        <w:t>public</w:t>
      </w: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  <w:r w:rsidRPr="008455E0">
        <w:rPr>
          <w:rFonts w:ascii="Consolas" w:hAnsi="Consolas"/>
          <w:color w:val="CC7832"/>
          <w:sz w:val="16"/>
          <w:szCs w:val="16"/>
        </w:rPr>
        <w:t>class</w:t>
      </w: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  <w:r w:rsidRPr="008455E0">
        <w:rPr>
          <w:rFonts w:ascii="Consolas" w:hAnsi="Consolas"/>
          <w:color w:val="A9B7C6"/>
          <w:sz w:val="16"/>
          <w:szCs w:val="16"/>
          <w:u w:val="single"/>
        </w:rPr>
        <w:t>InvalidUserNameException</w:t>
      </w: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  <w:r w:rsidRPr="008455E0">
        <w:rPr>
          <w:rFonts w:ascii="Consolas" w:hAnsi="Consolas"/>
          <w:color w:val="CC7832"/>
          <w:sz w:val="16"/>
          <w:szCs w:val="16"/>
        </w:rPr>
        <w:t>extends</w:t>
      </w: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  <w:r w:rsidRPr="008455E0">
        <w:rPr>
          <w:rFonts w:ascii="Consolas" w:hAnsi="Consolas"/>
          <w:color w:val="A9B7C6"/>
          <w:sz w:val="16"/>
          <w:szCs w:val="16"/>
        </w:rPr>
        <w:t>Exception</w:t>
      </w:r>
      <w:r w:rsidRPr="008455E0">
        <w:rPr>
          <w:rFonts w:ascii="Consolas" w:hAnsi="Consolas"/>
          <w:color w:val="D8D8D8"/>
          <w:sz w:val="16"/>
          <w:szCs w:val="16"/>
        </w:rPr>
        <w:t xml:space="preserve"> {</w:t>
      </w:r>
    </w:p>
    <w:p w14:paraId="33AB90B4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ab/>
      </w:r>
    </w:p>
    <w:p w14:paraId="57DB0BED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ab/>
      </w:r>
      <w:r w:rsidRPr="008455E0">
        <w:rPr>
          <w:rFonts w:ascii="Consolas" w:hAnsi="Consolas"/>
          <w:color w:val="CC7832"/>
          <w:sz w:val="16"/>
          <w:szCs w:val="16"/>
        </w:rPr>
        <w:t>public</w:t>
      </w: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  <w:r w:rsidRPr="008455E0">
        <w:rPr>
          <w:rFonts w:ascii="Consolas" w:hAnsi="Consolas"/>
          <w:color w:val="FFC66D"/>
          <w:sz w:val="16"/>
          <w:szCs w:val="16"/>
        </w:rPr>
        <w:t>InvalidUserNameException</w:t>
      </w:r>
      <w:r w:rsidRPr="008455E0">
        <w:rPr>
          <w:rFonts w:ascii="Consolas" w:hAnsi="Consolas"/>
          <w:color w:val="D8D8D8"/>
          <w:sz w:val="16"/>
          <w:szCs w:val="16"/>
        </w:rPr>
        <w:t>(</w:t>
      </w:r>
      <w:r w:rsidRPr="008455E0">
        <w:rPr>
          <w:rFonts w:ascii="Consolas" w:hAnsi="Consolas"/>
          <w:color w:val="A9B7C6"/>
          <w:sz w:val="16"/>
          <w:szCs w:val="16"/>
        </w:rPr>
        <w:t>String</w:t>
      </w: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  <w:r w:rsidRPr="008455E0">
        <w:rPr>
          <w:rFonts w:ascii="Consolas" w:hAnsi="Consolas"/>
          <w:color w:val="79ABFF"/>
          <w:sz w:val="16"/>
          <w:szCs w:val="16"/>
        </w:rPr>
        <w:t>s</w:t>
      </w:r>
      <w:r w:rsidRPr="008455E0">
        <w:rPr>
          <w:rFonts w:ascii="Consolas" w:hAnsi="Consolas"/>
          <w:color w:val="D8D8D8"/>
          <w:sz w:val="16"/>
          <w:szCs w:val="16"/>
        </w:rPr>
        <w:t>) {</w:t>
      </w:r>
    </w:p>
    <w:p w14:paraId="09656854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ab/>
      </w:r>
      <w:r w:rsidRPr="008455E0">
        <w:rPr>
          <w:rFonts w:ascii="Consolas" w:hAnsi="Consolas"/>
          <w:color w:val="D8D8D8"/>
          <w:sz w:val="16"/>
          <w:szCs w:val="16"/>
        </w:rPr>
        <w:tab/>
      </w:r>
      <w:r w:rsidRPr="008455E0">
        <w:rPr>
          <w:rFonts w:ascii="Consolas" w:hAnsi="Consolas"/>
          <w:color w:val="CC7832"/>
          <w:sz w:val="16"/>
          <w:szCs w:val="16"/>
        </w:rPr>
        <w:t>super</w:t>
      </w:r>
      <w:r w:rsidRPr="008455E0">
        <w:rPr>
          <w:rFonts w:ascii="Consolas" w:hAnsi="Consolas"/>
          <w:color w:val="D8D8D8"/>
          <w:sz w:val="16"/>
          <w:szCs w:val="16"/>
        </w:rPr>
        <w:t>(</w:t>
      </w:r>
      <w:r w:rsidRPr="008455E0">
        <w:rPr>
          <w:rFonts w:ascii="Consolas" w:hAnsi="Consolas"/>
          <w:color w:val="79ABFF"/>
          <w:sz w:val="16"/>
          <w:szCs w:val="16"/>
        </w:rPr>
        <w:t>s</w:t>
      </w:r>
      <w:r w:rsidRPr="008455E0">
        <w:rPr>
          <w:rFonts w:ascii="Consolas" w:hAnsi="Consolas"/>
          <w:color w:val="D8D8D8"/>
          <w:sz w:val="16"/>
          <w:szCs w:val="16"/>
        </w:rPr>
        <w:t>);</w:t>
      </w:r>
    </w:p>
    <w:p w14:paraId="12602134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ab/>
        <w:t>}</w:t>
      </w:r>
    </w:p>
    <w:p w14:paraId="0CE694B2" w14:textId="48007A38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>}</w:t>
      </w:r>
      <w:r>
        <w:rPr>
          <w:rFonts w:ascii="Consolas" w:hAnsi="Consolas"/>
          <w:color w:val="D8D8D8"/>
          <w:sz w:val="16"/>
          <w:szCs w:val="16"/>
        </w:rPr>
        <w:t>====================================================================</w:t>
      </w:r>
    </w:p>
    <w:p w14:paraId="2872B758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CC7832"/>
          <w:sz w:val="16"/>
          <w:szCs w:val="16"/>
        </w:rPr>
        <w:t>public</w:t>
      </w: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  <w:r w:rsidRPr="008455E0">
        <w:rPr>
          <w:rFonts w:ascii="Consolas" w:hAnsi="Consolas"/>
          <w:color w:val="CC7832"/>
          <w:sz w:val="16"/>
          <w:szCs w:val="16"/>
        </w:rPr>
        <w:t>class</w:t>
      </w: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  <w:r w:rsidRPr="008455E0">
        <w:rPr>
          <w:rFonts w:ascii="Consolas" w:hAnsi="Consolas"/>
          <w:color w:val="A9B7C6"/>
          <w:sz w:val="16"/>
          <w:szCs w:val="16"/>
          <w:u w:val="single"/>
        </w:rPr>
        <w:t>InvalidPasswordException</w:t>
      </w: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  <w:r w:rsidRPr="008455E0">
        <w:rPr>
          <w:rFonts w:ascii="Consolas" w:hAnsi="Consolas"/>
          <w:color w:val="CC7832"/>
          <w:sz w:val="16"/>
          <w:szCs w:val="16"/>
        </w:rPr>
        <w:t>extends</w:t>
      </w: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  <w:r w:rsidRPr="008455E0">
        <w:rPr>
          <w:rFonts w:ascii="Consolas" w:hAnsi="Consolas"/>
          <w:color w:val="A9B7C6"/>
          <w:sz w:val="16"/>
          <w:szCs w:val="16"/>
        </w:rPr>
        <w:t>Exception</w:t>
      </w:r>
      <w:r w:rsidRPr="008455E0">
        <w:rPr>
          <w:rFonts w:ascii="Consolas" w:hAnsi="Consolas"/>
          <w:color w:val="D8D8D8"/>
          <w:sz w:val="16"/>
          <w:szCs w:val="16"/>
        </w:rPr>
        <w:t>{</w:t>
      </w:r>
    </w:p>
    <w:p w14:paraId="53F06796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</w:p>
    <w:p w14:paraId="48C2BD4F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ab/>
      </w:r>
      <w:r w:rsidRPr="008455E0">
        <w:rPr>
          <w:rFonts w:ascii="Consolas" w:hAnsi="Consolas"/>
          <w:color w:val="CC7832"/>
          <w:sz w:val="16"/>
          <w:szCs w:val="16"/>
        </w:rPr>
        <w:t>public</w:t>
      </w: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  <w:r w:rsidRPr="008455E0">
        <w:rPr>
          <w:rFonts w:ascii="Consolas" w:hAnsi="Consolas"/>
          <w:color w:val="FFC66D"/>
          <w:sz w:val="16"/>
          <w:szCs w:val="16"/>
        </w:rPr>
        <w:t>InvalidPasswordException</w:t>
      </w:r>
      <w:r w:rsidRPr="008455E0">
        <w:rPr>
          <w:rFonts w:ascii="Consolas" w:hAnsi="Consolas"/>
          <w:color w:val="D8D8D8"/>
          <w:sz w:val="16"/>
          <w:szCs w:val="16"/>
        </w:rPr>
        <w:t>(</w:t>
      </w:r>
      <w:r w:rsidRPr="008455E0">
        <w:rPr>
          <w:rFonts w:ascii="Consolas" w:hAnsi="Consolas"/>
          <w:color w:val="A9B7C6"/>
          <w:sz w:val="16"/>
          <w:szCs w:val="16"/>
        </w:rPr>
        <w:t>String</w:t>
      </w: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  <w:r w:rsidRPr="008455E0">
        <w:rPr>
          <w:rFonts w:ascii="Consolas" w:hAnsi="Consolas"/>
          <w:color w:val="79ABFF"/>
          <w:sz w:val="16"/>
          <w:szCs w:val="16"/>
        </w:rPr>
        <w:t>s</w:t>
      </w:r>
      <w:r w:rsidRPr="008455E0">
        <w:rPr>
          <w:rFonts w:ascii="Consolas" w:hAnsi="Consolas"/>
          <w:color w:val="D8D8D8"/>
          <w:sz w:val="16"/>
          <w:szCs w:val="16"/>
        </w:rPr>
        <w:t>) {</w:t>
      </w:r>
    </w:p>
    <w:p w14:paraId="71E5550A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ab/>
      </w:r>
      <w:r w:rsidRPr="008455E0">
        <w:rPr>
          <w:rFonts w:ascii="Consolas" w:hAnsi="Consolas"/>
          <w:color w:val="D8D8D8"/>
          <w:sz w:val="16"/>
          <w:szCs w:val="16"/>
        </w:rPr>
        <w:tab/>
      </w:r>
      <w:r w:rsidRPr="008455E0">
        <w:rPr>
          <w:rFonts w:ascii="Consolas" w:hAnsi="Consolas"/>
          <w:color w:val="CC7832"/>
          <w:sz w:val="16"/>
          <w:szCs w:val="16"/>
        </w:rPr>
        <w:t>super</w:t>
      </w:r>
      <w:r w:rsidRPr="008455E0">
        <w:rPr>
          <w:rFonts w:ascii="Consolas" w:hAnsi="Consolas"/>
          <w:color w:val="D8D8D8"/>
          <w:sz w:val="16"/>
          <w:szCs w:val="16"/>
        </w:rPr>
        <w:t>();</w:t>
      </w:r>
    </w:p>
    <w:p w14:paraId="05FC5C91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ab/>
        <w:t>}</w:t>
      </w:r>
    </w:p>
    <w:p w14:paraId="3D77EAF0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</w:p>
    <w:p w14:paraId="3C7CBEDF" w14:textId="66C247D9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>}</w:t>
      </w:r>
      <w:r>
        <w:rPr>
          <w:rFonts w:ascii="Consolas" w:hAnsi="Consolas"/>
          <w:color w:val="D8D8D8"/>
          <w:sz w:val="16"/>
          <w:szCs w:val="16"/>
        </w:rPr>
        <w:t>=======================================================================</w:t>
      </w:r>
    </w:p>
    <w:p w14:paraId="1D077EE1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CC7832"/>
          <w:sz w:val="16"/>
          <w:szCs w:val="16"/>
        </w:rPr>
        <w:t>public</w:t>
      </w: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  <w:r w:rsidRPr="008455E0">
        <w:rPr>
          <w:rFonts w:ascii="Consolas" w:hAnsi="Consolas"/>
          <w:color w:val="CC7832"/>
          <w:sz w:val="16"/>
          <w:szCs w:val="16"/>
        </w:rPr>
        <w:t>class</w:t>
      </w: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  <w:r w:rsidRPr="008455E0">
        <w:rPr>
          <w:rFonts w:ascii="Consolas" w:hAnsi="Consolas"/>
          <w:color w:val="A9B7C6"/>
          <w:sz w:val="16"/>
          <w:szCs w:val="16"/>
        </w:rPr>
        <w:t>SignUp</w:t>
      </w:r>
      <w:r w:rsidRPr="008455E0">
        <w:rPr>
          <w:rFonts w:ascii="Consolas" w:hAnsi="Consolas"/>
          <w:color w:val="D8D8D8"/>
          <w:sz w:val="16"/>
          <w:szCs w:val="16"/>
        </w:rPr>
        <w:t xml:space="preserve"> {</w:t>
      </w:r>
    </w:p>
    <w:p w14:paraId="439B4BBD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  <w:r w:rsidRPr="008455E0">
        <w:rPr>
          <w:rFonts w:ascii="Consolas" w:hAnsi="Consolas"/>
          <w:color w:val="A9B7C6"/>
          <w:sz w:val="16"/>
          <w:szCs w:val="16"/>
        </w:rPr>
        <w:t>String</w:t>
      </w: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  <w:r w:rsidRPr="008455E0">
        <w:rPr>
          <w:rFonts w:ascii="Consolas" w:hAnsi="Consolas"/>
          <w:color w:val="BED6FF"/>
          <w:sz w:val="16"/>
          <w:szCs w:val="16"/>
        </w:rPr>
        <w:t>name</w:t>
      </w:r>
      <w:r w:rsidRPr="008455E0">
        <w:rPr>
          <w:rFonts w:ascii="Consolas" w:hAnsi="Consolas"/>
          <w:color w:val="D8D8D8"/>
          <w:sz w:val="16"/>
          <w:szCs w:val="16"/>
        </w:rPr>
        <w:t>;</w:t>
      </w:r>
    </w:p>
    <w:p w14:paraId="37B56EDF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  <w:r w:rsidRPr="008455E0">
        <w:rPr>
          <w:rFonts w:ascii="Consolas" w:hAnsi="Consolas"/>
          <w:color w:val="A9B7C6"/>
          <w:sz w:val="16"/>
          <w:szCs w:val="16"/>
        </w:rPr>
        <w:t>String</w:t>
      </w: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  <w:r w:rsidRPr="008455E0">
        <w:rPr>
          <w:rFonts w:ascii="Consolas" w:hAnsi="Consolas"/>
          <w:color w:val="BED6FF"/>
          <w:sz w:val="16"/>
          <w:szCs w:val="16"/>
        </w:rPr>
        <w:t>username</w:t>
      </w:r>
      <w:r w:rsidRPr="008455E0">
        <w:rPr>
          <w:rFonts w:ascii="Consolas" w:hAnsi="Consolas"/>
          <w:color w:val="D8D8D8"/>
          <w:sz w:val="16"/>
          <w:szCs w:val="16"/>
        </w:rPr>
        <w:t>;</w:t>
      </w:r>
    </w:p>
    <w:p w14:paraId="466B395A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  <w:r w:rsidRPr="008455E0">
        <w:rPr>
          <w:rFonts w:ascii="Consolas" w:hAnsi="Consolas"/>
          <w:color w:val="A9B7C6"/>
          <w:sz w:val="16"/>
          <w:szCs w:val="16"/>
        </w:rPr>
        <w:t>String</w:t>
      </w: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  <w:r w:rsidRPr="008455E0">
        <w:rPr>
          <w:rFonts w:ascii="Consolas" w:hAnsi="Consolas"/>
          <w:color w:val="BED6FF"/>
          <w:sz w:val="16"/>
          <w:szCs w:val="16"/>
        </w:rPr>
        <w:t>password</w:t>
      </w:r>
      <w:r w:rsidRPr="008455E0">
        <w:rPr>
          <w:rFonts w:ascii="Consolas" w:hAnsi="Consolas"/>
          <w:color w:val="D8D8D8"/>
          <w:sz w:val="16"/>
          <w:szCs w:val="16"/>
        </w:rPr>
        <w:t>;</w:t>
      </w:r>
    </w:p>
    <w:p w14:paraId="1A841175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  <w:r w:rsidRPr="008455E0">
        <w:rPr>
          <w:rFonts w:ascii="Consolas" w:hAnsi="Consolas"/>
          <w:color w:val="A9B7C6"/>
          <w:sz w:val="16"/>
          <w:szCs w:val="16"/>
        </w:rPr>
        <w:t>String</w:t>
      </w: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  <w:r w:rsidRPr="008455E0">
        <w:rPr>
          <w:rFonts w:ascii="Consolas" w:hAnsi="Consolas"/>
          <w:color w:val="BED6FF"/>
          <w:sz w:val="16"/>
          <w:szCs w:val="16"/>
        </w:rPr>
        <w:t>email</w:t>
      </w:r>
      <w:r w:rsidRPr="008455E0">
        <w:rPr>
          <w:rFonts w:ascii="Consolas" w:hAnsi="Consolas"/>
          <w:color w:val="D8D8D8"/>
          <w:sz w:val="16"/>
          <w:szCs w:val="16"/>
        </w:rPr>
        <w:t>;</w:t>
      </w:r>
    </w:p>
    <w:p w14:paraId="579E6E39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  <w:r w:rsidRPr="008455E0">
        <w:rPr>
          <w:rFonts w:ascii="Consolas" w:hAnsi="Consolas"/>
          <w:color w:val="A9B7C6"/>
          <w:sz w:val="16"/>
          <w:szCs w:val="16"/>
        </w:rPr>
        <w:t>Long</w:t>
      </w: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  <w:r w:rsidRPr="008455E0">
        <w:rPr>
          <w:rFonts w:ascii="Consolas" w:hAnsi="Consolas"/>
          <w:color w:val="BED6FF"/>
          <w:sz w:val="16"/>
          <w:szCs w:val="16"/>
        </w:rPr>
        <w:t>phone</w:t>
      </w:r>
      <w:r w:rsidRPr="008455E0">
        <w:rPr>
          <w:rFonts w:ascii="Consolas" w:hAnsi="Consolas"/>
          <w:color w:val="D8D8D8"/>
          <w:sz w:val="16"/>
          <w:szCs w:val="16"/>
        </w:rPr>
        <w:t>;</w:t>
      </w:r>
    </w:p>
    <w:p w14:paraId="73F76DCD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</w:p>
    <w:p w14:paraId="763C3D4B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CC7832"/>
          <w:sz w:val="16"/>
          <w:szCs w:val="16"/>
        </w:rPr>
        <w:t>public</w:t>
      </w: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  <w:r w:rsidRPr="008455E0">
        <w:rPr>
          <w:rFonts w:ascii="Consolas" w:hAnsi="Consolas"/>
          <w:color w:val="FFC66D"/>
          <w:sz w:val="16"/>
          <w:szCs w:val="16"/>
        </w:rPr>
        <w:t>SignUp</w:t>
      </w:r>
      <w:r w:rsidRPr="008455E0">
        <w:rPr>
          <w:rFonts w:ascii="Consolas" w:hAnsi="Consolas"/>
          <w:color w:val="D8D8D8"/>
          <w:sz w:val="16"/>
          <w:szCs w:val="16"/>
        </w:rPr>
        <w:t>(</w:t>
      </w:r>
      <w:r w:rsidRPr="008455E0">
        <w:rPr>
          <w:rFonts w:ascii="Consolas" w:hAnsi="Consolas"/>
          <w:color w:val="A9B7C6"/>
          <w:sz w:val="16"/>
          <w:szCs w:val="16"/>
        </w:rPr>
        <w:t>String</w:t>
      </w: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  <w:r w:rsidRPr="008455E0">
        <w:rPr>
          <w:rFonts w:ascii="Consolas" w:hAnsi="Consolas"/>
          <w:color w:val="79ABFF"/>
          <w:sz w:val="16"/>
          <w:szCs w:val="16"/>
        </w:rPr>
        <w:t>name</w:t>
      </w:r>
      <w:r w:rsidRPr="008455E0">
        <w:rPr>
          <w:rFonts w:ascii="Consolas" w:hAnsi="Consolas"/>
          <w:color w:val="D8D8D8"/>
          <w:sz w:val="16"/>
          <w:szCs w:val="16"/>
        </w:rPr>
        <w:t xml:space="preserve">, </w:t>
      </w:r>
      <w:r w:rsidRPr="008455E0">
        <w:rPr>
          <w:rFonts w:ascii="Consolas" w:hAnsi="Consolas"/>
          <w:color w:val="A9B7C6"/>
          <w:sz w:val="16"/>
          <w:szCs w:val="16"/>
        </w:rPr>
        <w:t>String</w:t>
      </w: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  <w:r w:rsidRPr="008455E0">
        <w:rPr>
          <w:rFonts w:ascii="Consolas" w:hAnsi="Consolas"/>
          <w:color w:val="79ABFF"/>
          <w:sz w:val="16"/>
          <w:szCs w:val="16"/>
        </w:rPr>
        <w:t>username</w:t>
      </w:r>
      <w:r w:rsidRPr="008455E0">
        <w:rPr>
          <w:rFonts w:ascii="Consolas" w:hAnsi="Consolas"/>
          <w:color w:val="D8D8D8"/>
          <w:sz w:val="16"/>
          <w:szCs w:val="16"/>
        </w:rPr>
        <w:t xml:space="preserve">, </w:t>
      </w:r>
      <w:r w:rsidRPr="008455E0">
        <w:rPr>
          <w:rFonts w:ascii="Consolas" w:hAnsi="Consolas"/>
          <w:color w:val="A9B7C6"/>
          <w:sz w:val="16"/>
          <w:szCs w:val="16"/>
        </w:rPr>
        <w:t>String</w:t>
      </w: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  <w:r w:rsidRPr="008455E0">
        <w:rPr>
          <w:rFonts w:ascii="Consolas" w:hAnsi="Consolas"/>
          <w:color w:val="79ABFF"/>
          <w:sz w:val="16"/>
          <w:szCs w:val="16"/>
        </w:rPr>
        <w:t>password</w:t>
      </w:r>
      <w:r w:rsidRPr="008455E0">
        <w:rPr>
          <w:rFonts w:ascii="Consolas" w:hAnsi="Consolas"/>
          <w:color w:val="D8D8D8"/>
          <w:sz w:val="16"/>
          <w:szCs w:val="16"/>
        </w:rPr>
        <w:t xml:space="preserve">, </w:t>
      </w:r>
      <w:r w:rsidRPr="008455E0">
        <w:rPr>
          <w:rFonts w:ascii="Consolas" w:hAnsi="Consolas"/>
          <w:color w:val="A9B7C6"/>
          <w:sz w:val="16"/>
          <w:szCs w:val="16"/>
        </w:rPr>
        <w:t>String</w:t>
      </w: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  <w:r w:rsidRPr="008455E0">
        <w:rPr>
          <w:rFonts w:ascii="Consolas" w:hAnsi="Consolas"/>
          <w:color w:val="79ABFF"/>
          <w:sz w:val="16"/>
          <w:szCs w:val="16"/>
        </w:rPr>
        <w:t>email</w:t>
      </w:r>
      <w:r w:rsidRPr="008455E0">
        <w:rPr>
          <w:rFonts w:ascii="Consolas" w:hAnsi="Consolas"/>
          <w:color w:val="D8D8D8"/>
          <w:sz w:val="16"/>
          <w:szCs w:val="16"/>
        </w:rPr>
        <w:t xml:space="preserve">, </w:t>
      </w:r>
      <w:r w:rsidRPr="008455E0">
        <w:rPr>
          <w:rFonts w:ascii="Consolas" w:hAnsi="Consolas"/>
          <w:color w:val="A9B7C6"/>
          <w:sz w:val="16"/>
          <w:szCs w:val="16"/>
        </w:rPr>
        <w:t>Long</w:t>
      </w: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  <w:r w:rsidRPr="008455E0">
        <w:rPr>
          <w:rFonts w:ascii="Consolas" w:hAnsi="Consolas"/>
          <w:color w:val="79ABFF"/>
          <w:sz w:val="16"/>
          <w:szCs w:val="16"/>
        </w:rPr>
        <w:t>phone</w:t>
      </w:r>
      <w:r w:rsidRPr="008455E0">
        <w:rPr>
          <w:rFonts w:ascii="Consolas" w:hAnsi="Consolas"/>
          <w:color w:val="D8D8D8"/>
          <w:sz w:val="16"/>
          <w:szCs w:val="16"/>
        </w:rPr>
        <w:t>) {</w:t>
      </w:r>
    </w:p>
    <w:p w14:paraId="00084EC6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ab/>
      </w:r>
      <w:r w:rsidRPr="008455E0">
        <w:rPr>
          <w:rFonts w:ascii="Consolas" w:hAnsi="Consolas"/>
          <w:color w:val="CC7832"/>
          <w:sz w:val="16"/>
          <w:szCs w:val="16"/>
        </w:rPr>
        <w:t>super</w:t>
      </w:r>
      <w:r w:rsidRPr="008455E0">
        <w:rPr>
          <w:rFonts w:ascii="Consolas" w:hAnsi="Consolas"/>
          <w:color w:val="D8D8D8"/>
          <w:sz w:val="16"/>
          <w:szCs w:val="16"/>
        </w:rPr>
        <w:t>();</w:t>
      </w:r>
    </w:p>
    <w:p w14:paraId="59C2C464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ab/>
      </w:r>
      <w:r w:rsidRPr="008455E0">
        <w:rPr>
          <w:rFonts w:ascii="Consolas" w:hAnsi="Consolas"/>
          <w:color w:val="CC7832"/>
          <w:sz w:val="16"/>
          <w:szCs w:val="16"/>
        </w:rPr>
        <w:t>this</w:t>
      </w:r>
      <w:r w:rsidRPr="008455E0">
        <w:rPr>
          <w:rFonts w:ascii="Consolas" w:hAnsi="Consolas"/>
          <w:color w:val="D8D8D8"/>
          <w:sz w:val="16"/>
          <w:szCs w:val="16"/>
        </w:rPr>
        <w:t>.</w:t>
      </w:r>
      <w:r w:rsidRPr="008455E0">
        <w:rPr>
          <w:rFonts w:ascii="Consolas" w:hAnsi="Consolas"/>
          <w:color w:val="BED6FF"/>
          <w:sz w:val="16"/>
          <w:szCs w:val="16"/>
        </w:rPr>
        <w:t>name</w:t>
      </w:r>
      <w:r w:rsidRPr="008455E0">
        <w:rPr>
          <w:rFonts w:ascii="Consolas" w:hAnsi="Consolas"/>
          <w:color w:val="D8D8D8"/>
          <w:sz w:val="16"/>
          <w:szCs w:val="16"/>
        </w:rPr>
        <w:t xml:space="preserve"> = </w:t>
      </w:r>
      <w:r w:rsidRPr="008455E0">
        <w:rPr>
          <w:rFonts w:ascii="Consolas" w:hAnsi="Consolas"/>
          <w:color w:val="79ABFF"/>
          <w:sz w:val="16"/>
          <w:szCs w:val="16"/>
        </w:rPr>
        <w:t>name</w:t>
      </w:r>
      <w:r w:rsidRPr="008455E0">
        <w:rPr>
          <w:rFonts w:ascii="Consolas" w:hAnsi="Consolas"/>
          <w:color w:val="D8D8D8"/>
          <w:sz w:val="16"/>
          <w:szCs w:val="16"/>
        </w:rPr>
        <w:t>;</w:t>
      </w:r>
    </w:p>
    <w:p w14:paraId="1FF50E97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ab/>
      </w:r>
      <w:r w:rsidRPr="008455E0">
        <w:rPr>
          <w:rFonts w:ascii="Consolas" w:hAnsi="Consolas"/>
          <w:color w:val="CC7832"/>
          <w:sz w:val="16"/>
          <w:szCs w:val="16"/>
        </w:rPr>
        <w:t>this</w:t>
      </w:r>
      <w:r w:rsidRPr="008455E0">
        <w:rPr>
          <w:rFonts w:ascii="Consolas" w:hAnsi="Consolas"/>
          <w:color w:val="D8D8D8"/>
          <w:sz w:val="16"/>
          <w:szCs w:val="16"/>
        </w:rPr>
        <w:t>.</w:t>
      </w:r>
      <w:r w:rsidRPr="008455E0">
        <w:rPr>
          <w:rFonts w:ascii="Consolas" w:hAnsi="Consolas"/>
          <w:color w:val="BED6FF"/>
          <w:sz w:val="16"/>
          <w:szCs w:val="16"/>
        </w:rPr>
        <w:t>username</w:t>
      </w:r>
      <w:r w:rsidRPr="008455E0">
        <w:rPr>
          <w:rFonts w:ascii="Consolas" w:hAnsi="Consolas"/>
          <w:color w:val="D8D8D8"/>
          <w:sz w:val="16"/>
          <w:szCs w:val="16"/>
        </w:rPr>
        <w:t xml:space="preserve"> = </w:t>
      </w:r>
      <w:r w:rsidRPr="008455E0">
        <w:rPr>
          <w:rFonts w:ascii="Consolas" w:hAnsi="Consolas"/>
          <w:color w:val="79ABFF"/>
          <w:sz w:val="16"/>
          <w:szCs w:val="16"/>
        </w:rPr>
        <w:t>username</w:t>
      </w:r>
      <w:r w:rsidRPr="008455E0">
        <w:rPr>
          <w:rFonts w:ascii="Consolas" w:hAnsi="Consolas"/>
          <w:color w:val="D8D8D8"/>
          <w:sz w:val="16"/>
          <w:szCs w:val="16"/>
        </w:rPr>
        <w:t>;</w:t>
      </w:r>
    </w:p>
    <w:p w14:paraId="173D8B4D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ab/>
      </w:r>
      <w:r w:rsidRPr="008455E0">
        <w:rPr>
          <w:rFonts w:ascii="Consolas" w:hAnsi="Consolas"/>
          <w:color w:val="CC7832"/>
          <w:sz w:val="16"/>
          <w:szCs w:val="16"/>
        </w:rPr>
        <w:t>this</w:t>
      </w:r>
      <w:r w:rsidRPr="008455E0">
        <w:rPr>
          <w:rFonts w:ascii="Consolas" w:hAnsi="Consolas"/>
          <w:color w:val="D8D8D8"/>
          <w:sz w:val="16"/>
          <w:szCs w:val="16"/>
        </w:rPr>
        <w:t>.</w:t>
      </w:r>
      <w:r w:rsidRPr="008455E0">
        <w:rPr>
          <w:rFonts w:ascii="Consolas" w:hAnsi="Consolas"/>
          <w:color w:val="BED6FF"/>
          <w:sz w:val="16"/>
          <w:szCs w:val="16"/>
        </w:rPr>
        <w:t>password</w:t>
      </w:r>
      <w:r w:rsidRPr="008455E0">
        <w:rPr>
          <w:rFonts w:ascii="Consolas" w:hAnsi="Consolas"/>
          <w:color w:val="D8D8D8"/>
          <w:sz w:val="16"/>
          <w:szCs w:val="16"/>
        </w:rPr>
        <w:t xml:space="preserve"> = </w:t>
      </w:r>
      <w:r w:rsidRPr="008455E0">
        <w:rPr>
          <w:rFonts w:ascii="Consolas" w:hAnsi="Consolas"/>
          <w:color w:val="79ABFF"/>
          <w:sz w:val="16"/>
          <w:szCs w:val="16"/>
        </w:rPr>
        <w:t>password</w:t>
      </w:r>
      <w:r w:rsidRPr="008455E0">
        <w:rPr>
          <w:rFonts w:ascii="Consolas" w:hAnsi="Consolas"/>
          <w:color w:val="D8D8D8"/>
          <w:sz w:val="16"/>
          <w:szCs w:val="16"/>
        </w:rPr>
        <w:t>;</w:t>
      </w:r>
    </w:p>
    <w:p w14:paraId="2F15D7A6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ab/>
      </w:r>
      <w:r w:rsidRPr="008455E0">
        <w:rPr>
          <w:rFonts w:ascii="Consolas" w:hAnsi="Consolas"/>
          <w:color w:val="CC7832"/>
          <w:sz w:val="16"/>
          <w:szCs w:val="16"/>
        </w:rPr>
        <w:t>this</w:t>
      </w:r>
      <w:r w:rsidRPr="008455E0">
        <w:rPr>
          <w:rFonts w:ascii="Consolas" w:hAnsi="Consolas"/>
          <w:color w:val="D8D8D8"/>
          <w:sz w:val="16"/>
          <w:szCs w:val="16"/>
        </w:rPr>
        <w:t>.</w:t>
      </w:r>
      <w:r w:rsidRPr="008455E0">
        <w:rPr>
          <w:rFonts w:ascii="Consolas" w:hAnsi="Consolas"/>
          <w:color w:val="BED6FF"/>
          <w:sz w:val="16"/>
          <w:szCs w:val="16"/>
        </w:rPr>
        <w:t>email</w:t>
      </w:r>
      <w:r w:rsidRPr="008455E0">
        <w:rPr>
          <w:rFonts w:ascii="Consolas" w:hAnsi="Consolas"/>
          <w:color w:val="D8D8D8"/>
          <w:sz w:val="16"/>
          <w:szCs w:val="16"/>
        </w:rPr>
        <w:t xml:space="preserve"> = </w:t>
      </w:r>
      <w:r w:rsidRPr="008455E0">
        <w:rPr>
          <w:rFonts w:ascii="Consolas" w:hAnsi="Consolas"/>
          <w:color w:val="79ABFF"/>
          <w:sz w:val="16"/>
          <w:szCs w:val="16"/>
        </w:rPr>
        <w:t>email</w:t>
      </w:r>
      <w:r w:rsidRPr="008455E0">
        <w:rPr>
          <w:rFonts w:ascii="Consolas" w:hAnsi="Consolas"/>
          <w:color w:val="D8D8D8"/>
          <w:sz w:val="16"/>
          <w:szCs w:val="16"/>
        </w:rPr>
        <w:t>;</w:t>
      </w:r>
    </w:p>
    <w:p w14:paraId="73FECA80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ab/>
      </w:r>
      <w:r w:rsidRPr="008455E0">
        <w:rPr>
          <w:rFonts w:ascii="Consolas" w:hAnsi="Consolas"/>
          <w:color w:val="CC7832"/>
          <w:sz w:val="16"/>
          <w:szCs w:val="16"/>
        </w:rPr>
        <w:t>this</w:t>
      </w:r>
      <w:r w:rsidRPr="008455E0">
        <w:rPr>
          <w:rFonts w:ascii="Consolas" w:hAnsi="Consolas"/>
          <w:color w:val="D8D8D8"/>
          <w:sz w:val="16"/>
          <w:szCs w:val="16"/>
        </w:rPr>
        <w:t>.</w:t>
      </w:r>
      <w:r w:rsidRPr="008455E0">
        <w:rPr>
          <w:rFonts w:ascii="Consolas" w:hAnsi="Consolas"/>
          <w:color w:val="BED6FF"/>
          <w:sz w:val="16"/>
          <w:szCs w:val="16"/>
        </w:rPr>
        <w:t>phone</w:t>
      </w:r>
      <w:r w:rsidRPr="008455E0">
        <w:rPr>
          <w:rFonts w:ascii="Consolas" w:hAnsi="Consolas"/>
          <w:color w:val="D8D8D8"/>
          <w:sz w:val="16"/>
          <w:szCs w:val="16"/>
        </w:rPr>
        <w:t xml:space="preserve"> = </w:t>
      </w:r>
      <w:r w:rsidRPr="008455E0">
        <w:rPr>
          <w:rFonts w:ascii="Consolas" w:hAnsi="Consolas"/>
          <w:color w:val="79ABFF"/>
          <w:sz w:val="16"/>
          <w:szCs w:val="16"/>
        </w:rPr>
        <w:t>phone</w:t>
      </w:r>
      <w:r w:rsidRPr="008455E0">
        <w:rPr>
          <w:rFonts w:ascii="Consolas" w:hAnsi="Consolas"/>
          <w:color w:val="D8D8D8"/>
          <w:sz w:val="16"/>
          <w:szCs w:val="16"/>
        </w:rPr>
        <w:t>;</w:t>
      </w:r>
    </w:p>
    <w:p w14:paraId="10AB907B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>}</w:t>
      </w:r>
    </w:p>
    <w:p w14:paraId="20D27B74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</w:p>
    <w:p w14:paraId="45D6D088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</w:p>
    <w:p w14:paraId="5D0ABE82" w14:textId="45BCD072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>}</w:t>
      </w:r>
      <w:r>
        <w:rPr>
          <w:rFonts w:ascii="Consolas" w:hAnsi="Consolas"/>
          <w:color w:val="D8D8D8"/>
          <w:sz w:val="16"/>
          <w:szCs w:val="16"/>
        </w:rPr>
        <w:t>==============================================================================</w:t>
      </w:r>
    </w:p>
    <w:p w14:paraId="4B18FD32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CC7832"/>
          <w:sz w:val="16"/>
          <w:szCs w:val="16"/>
        </w:rPr>
        <w:t>public</w:t>
      </w: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  <w:r w:rsidRPr="008455E0">
        <w:rPr>
          <w:rFonts w:ascii="Consolas" w:hAnsi="Consolas"/>
          <w:color w:val="CC7832"/>
          <w:sz w:val="16"/>
          <w:szCs w:val="16"/>
        </w:rPr>
        <w:t>class</w:t>
      </w: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  <w:r w:rsidRPr="008455E0">
        <w:rPr>
          <w:rFonts w:ascii="Consolas" w:hAnsi="Consolas"/>
          <w:color w:val="A9B7C6"/>
          <w:sz w:val="16"/>
          <w:szCs w:val="16"/>
        </w:rPr>
        <w:t>Login</w:t>
      </w:r>
      <w:r w:rsidRPr="008455E0">
        <w:rPr>
          <w:rFonts w:ascii="Consolas" w:hAnsi="Consolas"/>
          <w:color w:val="D8D8D8"/>
          <w:sz w:val="16"/>
          <w:szCs w:val="16"/>
        </w:rPr>
        <w:t xml:space="preserve"> {</w:t>
      </w:r>
    </w:p>
    <w:p w14:paraId="18B6566F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A9B7C6"/>
          <w:sz w:val="16"/>
          <w:szCs w:val="16"/>
        </w:rPr>
        <w:t>String</w:t>
      </w: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  <w:r w:rsidRPr="008455E0">
        <w:rPr>
          <w:rFonts w:ascii="Consolas" w:hAnsi="Consolas"/>
          <w:color w:val="BED6FF"/>
          <w:sz w:val="16"/>
          <w:szCs w:val="16"/>
        </w:rPr>
        <w:t>username</w:t>
      </w:r>
      <w:r w:rsidRPr="008455E0">
        <w:rPr>
          <w:rFonts w:ascii="Consolas" w:hAnsi="Consolas"/>
          <w:color w:val="D8D8D8"/>
          <w:sz w:val="16"/>
          <w:szCs w:val="16"/>
        </w:rPr>
        <w:t>;</w:t>
      </w:r>
    </w:p>
    <w:p w14:paraId="261EB00D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A9B7C6"/>
          <w:sz w:val="16"/>
          <w:szCs w:val="16"/>
        </w:rPr>
        <w:t>String</w:t>
      </w: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  <w:r w:rsidRPr="008455E0">
        <w:rPr>
          <w:rFonts w:ascii="Consolas" w:hAnsi="Consolas"/>
          <w:color w:val="BED6FF"/>
          <w:sz w:val="16"/>
          <w:szCs w:val="16"/>
        </w:rPr>
        <w:t>password</w:t>
      </w:r>
      <w:r w:rsidRPr="008455E0">
        <w:rPr>
          <w:rFonts w:ascii="Consolas" w:hAnsi="Consolas"/>
          <w:color w:val="D8D8D8"/>
          <w:sz w:val="16"/>
          <w:szCs w:val="16"/>
        </w:rPr>
        <w:t>;</w:t>
      </w:r>
    </w:p>
    <w:p w14:paraId="0254A065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</w:p>
    <w:p w14:paraId="0399E29D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CC7832"/>
          <w:sz w:val="16"/>
          <w:szCs w:val="16"/>
        </w:rPr>
        <w:t>public</w:t>
      </w: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  <w:r w:rsidRPr="008455E0">
        <w:rPr>
          <w:rFonts w:ascii="Consolas" w:hAnsi="Consolas"/>
          <w:color w:val="FFC66D"/>
          <w:sz w:val="16"/>
          <w:szCs w:val="16"/>
        </w:rPr>
        <w:t>Login</w:t>
      </w:r>
      <w:r w:rsidRPr="008455E0">
        <w:rPr>
          <w:rFonts w:ascii="Consolas" w:hAnsi="Consolas"/>
          <w:color w:val="D8D8D8"/>
          <w:sz w:val="16"/>
          <w:szCs w:val="16"/>
        </w:rPr>
        <w:t>(</w:t>
      </w:r>
      <w:r w:rsidRPr="008455E0">
        <w:rPr>
          <w:rFonts w:ascii="Consolas" w:hAnsi="Consolas"/>
          <w:color w:val="A9B7C6"/>
          <w:sz w:val="16"/>
          <w:szCs w:val="16"/>
        </w:rPr>
        <w:t>String</w:t>
      </w: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  <w:r w:rsidRPr="008455E0">
        <w:rPr>
          <w:rFonts w:ascii="Consolas" w:hAnsi="Consolas"/>
          <w:color w:val="79ABFF"/>
          <w:sz w:val="16"/>
          <w:szCs w:val="16"/>
        </w:rPr>
        <w:t>username</w:t>
      </w:r>
      <w:r w:rsidRPr="008455E0">
        <w:rPr>
          <w:rFonts w:ascii="Consolas" w:hAnsi="Consolas"/>
          <w:color w:val="D8D8D8"/>
          <w:sz w:val="16"/>
          <w:szCs w:val="16"/>
        </w:rPr>
        <w:t>,</w:t>
      </w:r>
      <w:r w:rsidRPr="008455E0">
        <w:rPr>
          <w:rFonts w:ascii="Consolas" w:hAnsi="Consolas"/>
          <w:color w:val="A9B7C6"/>
          <w:sz w:val="16"/>
          <w:szCs w:val="16"/>
        </w:rPr>
        <w:t>String</w:t>
      </w: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  <w:r w:rsidRPr="008455E0">
        <w:rPr>
          <w:rFonts w:ascii="Consolas" w:hAnsi="Consolas"/>
          <w:color w:val="79ABFF"/>
          <w:sz w:val="16"/>
          <w:szCs w:val="16"/>
        </w:rPr>
        <w:t>password</w:t>
      </w:r>
      <w:r w:rsidRPr="008455E0">
        <w:rPr>
          <w:rFonts w:ascii="Consolas" w:hAnsi="Consolas"/>
          <w:color w:val="D8D8D8"/>
          <w:sz w:val="16"/>
          <w:szCs w:val="16"/>
        </w:rPr>
        <w:t>) {</w:t>
      </w:r>
    </w:p>
    <w:p w14:paraId="4197630D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ab/>
      </w:r>
      <w:r w:rsidRPr="008455E0">
        <w:rPr>
          <w:rFonts w:ascii="Consolas" w:hAnsi="Consolas"/>
          <w:color w:val="CC7832"/>
          <w:sz w:val="16"/>
          <w:szCs w:val="16"/>
        </w:rPr>
        <w:t>this</w:t>
      </w:r>
      <w:r w:rsidRPr="008455E0">
        <w:rPr>
          <w:rFonts w:ascii="Consolas" w:hAnsi="Consolas"/>
          <w:color w:val="D8D8D8"/>
          <w:sz w:val="16"/>
          <w:szCs w:val="16"/>
        </w:rPr>
        <w:t>.</w:t>
      </w:r>
      <w:r w:rsidRPr="008455E0">
        <w:rPr>
          <w:rFonts w:ascii="Consolas" w:hAnsi="Consolas"/>
          <w:color w:val="BED6FF"/>
          <w:sz w:val="16"/>
          <w:szCs w:val="16"/>
        </w:rPr>
        <w:t>username</w:t>
      </w:r>
      <w:r w:rsidRPr="008455E0">
        <w:rPr>
          <w:rFonts w:ascii="Consolas" w:hAnsi="Consolas"/>
          <w:color w:val="D8D8D8"/>
          <w:sz w:val="16"/>
          <w:szCs w:val="16"/>
        </w:rPr>
        <w:t>=</w:t>
      </w:r>
      <w:r w:rsidRPr="008455E0">
        <w:rPr>
          <w:rFonts w:ascii="Consolas" w:hAnsi="Consolas"/>
          <w:color w:val="79ABFF"/>
          <w:sz w:val="16"/>
          <w:szCs w:val="16"/>
        </w:rPr>
        <w:t>username</w:t>
      </w:r>
      <w:r w:rsidRPr="008455E0">
        <w:rPr>
          <w:rFonts w:ascii="Consolas" w:hAnsi="Consolas"/>
          <w:color w:val="D8D8D8"/>
          <w:sz w:val="16"/>
          <w:szCs w:val="16"/>
        </w:rPr>
        <w:t>;</w:t>
      </w:r>
    </w:p>
    <w:p w14:paraId="67BFB52A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ab/>
      </w:r>
      <w:r w:rsidRPr="008455E0">
        <w:rPr>
          <w:rFonts w:ascii="Consolas" w:hAnsi="Consolas"/>
          <w:color w:val="CC7832"/>
          <w:sz w:val="16"/>
          <w:szCs w:val="16"/>
        </w:rPr>
        <w:t>this</w:t>
      </w:r>
      <w:r w:rsidRPr="008455E0">
        <w:rPr>
          <w:rFonts w:ascii="Consolas" w:hAnsi="Consolas"/>
          <w:color w:val="D8D8D8"/>
          <w:sz w:val="16"/>
          <w:szCs w:val="16"/>
        </w:rPr>
        <w:t>.</w:t>
      </w:r>
      <w:r w:rsidRPr="008455E0">
        <w:rPr>
          <w:rFonts w:ascii="Consolas" w:hAnsi="Consolas"/>
          <w:color w:val="BED6FF"/>
          <w:sz w:val="16"/>
          <w:szCs w:val="16"/>
        </w:rPr>
        <w:t>password</w:t>
      </w:r>
      <w:r w:rsidRPr="008455E0">
        <w:rPr>
          <w:rFonts w:ascii="Consolas" w:hAnsi="Consolas"/>
          <w:color w:val="D8D8D8"/>
          <w:sz w:val="16"/>
          <w:szCs w:val="16"/>
        </w:rPr>
        <w:t>=</w:t>
      </w:r>
      <w:r w:rsidRPr="008455E0">
        <w:rPr>
          <w:rFonts w:ascii="Consolas" w:hAnsi="Consolas"/>
          <w:color w:val="79ABFF"/>
          <w:sz w:val="16"/>
          <w:szCs w:val="16"/>
        </w:rPr>
        <w:t>password</w:t>
      </w:r>
      <w:r w:rsidRPr="008455E0">
        <w:rPr>
          <w:rFonts w:ascii="Consolas" w:hAnsi="Consolas"/>
          <w:color w:val="D8D8D8"/>
          <w:sz w:val="16"/>
          <w:szCs w:val="16"/>
        </w:rPr>
        <w:t>;</w:t>
      </w:r>
    </w:p>
    <w:p w14:paraId="4095F9CE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>}</w:t>
      </w:r>
    </w:p>
    <w:p w14:paraId="549D1CBE" w14:textId="59A9B3B1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>}</w:t>
      </w:r>
      <w:r>
        <w:rPr>
          <w:rFonts w:ascii="Consolas" w:hAnsi="Consolas"/>
          <w:color w:val="D8D8D8"/>
          <w:sz w:val="16"/>
          <w:szCs w:val="16"/>
        </w:rPr>
        <w:t>===============================================================================</w:t>
      </w:r>
    </w:p>
    <w:p w14:paraId="67078764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CC7832"/>
          <w:sz w:val="16"/>
          <w:szCs w:val="16"/>
        </w:rPr>
        <w:t>public</w:t>
      </w: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  <w:r w:rsidRPr="008455E0">
        <w:rPr>
          <w:rFonts w:ascii="Consolas" w:hAnsi="Consolas"/>
          <w:color w:val="CC7832"/>
          <w:sz w:val="16"/>
          <w:szCs w:val="16"/>
        </w:rPr>
        <w:t>class</w:t>
      </w: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  <w:r w:rsidRPr="008455E0">
        <w:rPr>
          <w:rFonts w:ascii="Consolas" w:hAnsi="Consolas"/>
          <w:color w:val="A9B7C6"/>
          <w:sz w:val="16"/>
          <w:szCs w:val="16"/>
        </w:rPr>
        <w:t>Application</w:t>
      </w:r>
      <w:r w:rsidRPr="008455E0">
        <w:rPr>
          <w:rFonts w:ascii="Consolas" w:hAnsi="Consolas"/>
          <w:color w:val="D8D8D8"/>
          <w:sz w:val="16"/>
          <w:szCs w:val="16"/>
        </w:rPr>
        <w:t xml:space="preserve"> {</w:t>
      </w:r>
    </w:p>
    <w:p w14:paraId="26E1F64C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 xml:space="preserve">    </w:t>
      </w:r>
      <w:r w:rsidRPr="008455E0">
        <w:rPr>
          <w:rFonts w:ascii="Consolas" w:hAnsi="Consolas"/>
          <w:color w:val="CC7832"/>
          <w:sz w:val="16"/>
          <w:szCs w:val="16"/>
        </w:rPr>
        <w:t>static</w:t>
      </w: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  <w:r w:rsidRPr="008455E0">
        <w:rPr>
          <w:rFonts w:ascii="Consolas" w:hAnsi="Consolas"/>
          <w:color w:val="A9B7C6"/>
          <w:sz w:val="16"/>
          <w:szCs w:val="16"/>
        </w:rPr>
        <w:t>SignUp</w:t>
      </w: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  <w:r w:rsidRPr="008455E0">
        <w:rPr>
          <w:rFonts w:ascii="Consolas" w:hAnsi="Consolas"/>
          <w:color w:val="EFC090"/>
          <w:sz w:val="16"/>
          <w:szCs w:val="16"/>
        </w:rPr>
        <w:t>signUp</w:t>
      </w:r>
      <w:r w:rsidRPr="008455E0">
        <w:rPr>
          <w:rFonts w:ascii="Consolas" w:hAnsi="Consolas"/>
          <w:color w:val="D8D8D8"/>
          <w:sz w:val="16"/>
          <w:szCs w:val="16"/>
        </w:rPr>
        <w:t>;</w:t>
      </w:r>
    </w:p>
    <w:p w14:paraId="45B29BD3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 xml:space="preserve">    </w:t>
      </w:r>
      <w:r w:rsidRPr="008455E0">
        <w:rPr>
          <w:rFonts w:ascii="Consolas" w:hAnsi="Consolas"/>
          <w:color w:val="CC7832"/>
          <w:sz w:val="16"/>
          <w:szCs w:val="16"/>
        </w:rPr>
        <w:t>static</w:t>
      </w: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  <w:r w:rsidRPr="008455E0">
        <w:rPr>
          <w:rFonts w:ascii="Consolas" w:hAnsi="Consolas"/>
          <w:color w:val="A9B7C6"/>
          <w:sz w:val="16"/>
          <w:szCs w:val="16"/>
        </w:rPr>
        <w:t>Login</w:t>
      </w: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  <w:r w:rsidRPr="008455E0">
        <w:rPr>
          <w:rFonts w:ascii="Consolas" w:hAnsi="Consolas"/>
          <w:color w:val="EFC090"/>
          <w:sz w:val="16"/>
          <w:szCs w:val="16"/>
        </w:rPr>
        <w:t>login</w:t>
      </w:r>
      <w:r w:rsidRPr="008455E0">
        <w:rPr>
          <w:rFonts w:ascii="Consolas" w:hAnsi="Consolas"/>
          <w:color w:val="D8D8D8"/>
          <w:sz w:val="16"/>
          <w:szCs w:val="16"/>
        </w:rPr>
        <w:t>;</w:t>
      </w:r>
    </w:p>
    <w:p w14:paraId="7010BBCD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</w:p>
    <w:p w14:paraId="4D01929F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 xml:space="preserve">    </w:t>
      </w:r>
      <w:r w:rsidRPr="008455E0">
        <w:rPr>
          <w:rFonts w:ascii="Consolas" w:hAnsi="Consolas"/>
          <w:color w:val="CC7832"/>
          <w:sz w:val="16"/>
          <w:szCs w:val="16"/>
        </w:rPr>
        <w:t>static</w:t>
      </w: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  <w:r w:rsidRPr="008455E0">
        <w:rPr>
          <w:rFonts w:ascii="Consolas" w:hAnsi="Consolas"/>
          <w:color w:val="A9B7C6"/>
          <w:sz w:val="16"/>
          <w:szCs w:val="16"/>
        </w:rPr>
        <w:t>Scanner</w:t>
      </w: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  <w:r w:rsidRPr="008455E0">
        <w:rPr>
          <w:rFonts w:ascii="Consolas" w:hAnsi="Consolas"/>
          <w:color w:val="EFC090"/>
          <w:sz w:val="16"/>
          <w:szCs w:val="16"/>
        </w:rPr>
        <w:t>sc</w:t>
      </w:r>
      <w:r w:rsidRPr="008455E0">
        <w:rPr>
          <w:rFonts w:ascii="Consolas" w:hAnsi="Consolas"/>
          <w:color w:val="D8D8D8"/>
          <w:sz w:val="16"/>
          <w:szCs w:val="16"/>
        </w:rPr>
        <w:t xml:space="preserve"> = </w:t>
      </w:r>
      <w:r w:rsidRPr="008455E0">
        <w:rPr>
          <w:rFonts w:ascii="Consolas" w:hAnsi="Consolas"/>
          <w:color w:val="CC7832"/>
          <w:sz w:val="16"/>
          <w:szCs w:val="16"/>
        </w:rPr>
        <w:t>new</w:t>
      </w: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  <w:r w:rsidRPr="008455E0">
        <w:rPr>
          <w:rFonts w:ascii="Consolas" w:hAnsi="Consolas"/>
          <w:color w:val="A9B7C6"/>
          <w:sz w:val="16"/>
          <w:szCs w:val="16"/>
        </w:rPr>
        <w:t>Scanner</w:t>
      </w:r>
      <w:r w:rsidRPr="008455E0">
        <w:rPr>
          <w:rFonts w:ascii="Consolas" w:hAnsi="Consolas"/>
          <w:color w:val="D8D8D8"/>
          <w:sz w:val="16"/>
          <w:szCs w:val="16"/>
        </w:rPr>
        <w:t>(</w:t>
      </w:r>
      <w:r w:rsidRPr="008455E0">
        <w:rPr>
          <w:rFonts w:ascii="Consolas" w:hAnsi="Consolas"/>
          <w:color w:val="A9B7C6"/>
          <w:sz w:val="16"/>
          <w:szCs w:val="16"/>
        </w:rPr>
        <w:t>System</w:t>
      </w:r>
      <w:r w:rsidRPr="008455E0">
        <w:rPr>
          <w:rFonts w:ascii="Consolas" w:hAnsi="Consolas"/>
          <w:color w:val="D8D8D8"/>
          <w:sz w:val="16"/>
          <w:szCs w:val="16"/>
        </w:rPr>
        <w:t>.</w:t>
      </w:r>
      <w:r w:rsidRPr="008455E0">
        <w:rPr>
          <w:rFonts w:ascii="Consolas" w:hAnsi="Consolas"/>
          <w:color w:val="9876AA"/>
          <w:sz w:val="16"/>
          <w:szCs w:val="16"/>
        </w:rPr>
        <w:t>in</w:t>
      </w:r>
      <w:r w:rsidRPr="008455E0">
        <w:rPr>
          <w:rFonts w:ascii="Consolas" w:hAnsi="Consolas"/>
          <w:color w:val="D8D8D8"/>
          <w:sz w:val="16"/>
          <w:szCs w:val="16"/>
        </w:rPr>
        <w:t>);</w:t>
      </w:r>
    </w:p>
    <w:p w14:paraId="5062AE02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 xml:space="preserve">    </w:t>
      </w:r>
      <w:r w:rsidRPr="008455E0">
        <w:rPr>
          <w:rFonts w:ascii="Consolas" w:hAnsi="Consolas"/>
          <w:color w:val="CC7832"/>
          <w:sz w:val="16"/>
          <w:szCs w:val="16"/>
        </w:rPr>
        <w:t>static</w:t>
      </w: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  <w:r w:rsidRPr="008455E0">
        <w:rPr>
          <w:rFonts w:ascii="Consolas" w:hAnsi="Consolas"/>
          <w:color w:val="CC7832"/>
          <w:sz w:val="16"/>
          <w:szCs w:val="16"/>
        </w:rPr>
        <w:t>boolean</w:t>
      </w: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  <w:r w:rsidRPr="008455E0">
        <w:rPr>
          <w:rFonts w:ascii="Consolas" w:hAnsi="Consolas"/>
          <w:color w:val="EFC090"/>
          <w:sz w:val="16"/>
          <w:szCs w:val="16"/>
        </w:rPr>
        <w:t>isLogin</w:t>
      </w:r>
      <w:r w:rsidRPr="008455E0">
        <w:rPr>
          <w:rFonts w:ascii="Consolas" w:hAnsi="Consolas"/>
          <w:color w:val="D8D8D8"/>
          <w:sz w:val="16"/>
          <w:szCs w:val="16"/>
        </w:rPr>
        <w:t>;</w:t>
      </w:r>
    </w:p>
    <w:p w14:paraId="74BA712B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</w:p>
    <w:p w14:paraId="2F9474C9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 xml:space="preserve">    </w:t>
      </w:r>
      <w:r w:rsidRPr="008455E0">
        <w:rPr>
          <w:rFonts w:ascii="Consolas" w:hAnsi="Consolas"/>
          <w:color w:val="808080"/>
          <w:sz w:val="16"/>
          <w:szCs w:val="16"/>
        </w:rPr>
        <w:t>// Check strong password</w:t>
      </w:r>
    </w:p>
    <w:p w14:paraId="6D5107BA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 xml:space="preserve">    </w:t>
      </w:r>
      <w:r w:rsidRPr="008455E0">
        <w:rPr>
          <w:rFonts w:ascii="Consolas" w:hAnsi="Consolas"/>
          <w:color w:val="CC7832"/>
          <w:sz w:val="16"/>
          <w:szCs w:val="16"/>
        </w:rPr>
        <w:t>static</w:t>
      </w: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  <w:r w:rsidRPr="008455E0">
        <w:rPr>
          <w:rFonts w:ascii="Consolas" w:hAnsi="Consolas"/>
          <w:color w:val="CC7832"/>
          <w:sz w:val="16"/>
          <w:szCs w:val="16"/>
        </w:rPr>
        <w:t>boolean</w:t>
      </w: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  <w:r w:rsidRPr="008455E0">
        <w:rPr>
          <w:rFonts w:ascii="Consolas" w:hAnsi="Consolas"/>
          <w:color w:val="FFC66D"/>
          <w:sz w:val="16"/>
          <w:szCs w:val="16"/>
        </w:rPr>
        <w:t>isStrongPassword</w:t>
      </w:r>
      <w:r w:rsidRPr="008455E0">
        <w:rPr>
          <w:rFonts w:ascii="Consolas" w:hAnsi="Consolas"/>
          <w:color w:val="D8D8D8"/>
          <w:sz w:val="16"/>
          <w:szCs w:val="16"/>
        </w:rPr>
        <w:t>(</w:t>
      </w:r>
      <w:r w:rsidRPr="008455E0">
        <w:rPr>
          <w:rFonts w:ascii="Consolas" w:hAnsi="Consolas"/>
          <w:color w:val="A9B7C6"/>
          <w:sz w:val="16"/>
          <w:szCs w:val="16"/>
        </w:rPr>
        <w:t>String</w:t>
      </w: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  <w:r w:rsidRPr="008455E0">
        <w:rPr>
          <w:rFonts w:ascii="Consolas" w:hAnsi="Consolas"/>
          <w:color w:val="79ABFF"/>
          <w:sz w:val="16"/>
          <w:szCs w:val="16"/>
        </w:rPr>
        <w:t>pass</w:t>
      </w:r>
      <w:r w:rsidRPr="008455E0">
        <w:rPr>
          <w:rFonts w:ascii="Consolas" w:hAnsi="Consolas"/>
          <w:color w:val="D8D8D8"/>
          <w:sz w:val="16"/>
          <w:szCs w:val="16"/>
        </w:rPr>
        <w:t xml:space="preserve">) </w:t>
      </w:r>
      <w:r w:rsidRPr="008455E0">
        <w:rPr>
          <w:rFonts w:ascii="Consolas" w:hAnsi="Consolas"/>
          <w:color w:val="CC7832"/>
          <w:sz w:val="16"/>
          <w:szCs w:val="16"/>
        </w:rPr>
        <w:t>throws</w:t>
      </w: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  <w:r w:rsidRPr="008455E0">
        <w:rPr>
          <w:rFonts w:ascii="Consolas" w:hAnsi="Consolas"/>
          <w:color w:val="A9B7C6"/>
          <w:sz w:val="16"/>
          <w:szCs w:val="16"/>
        </w:rPr>
        <w:t>InvalidPasswordException</w:t>
      </w:r>
      <w:r w:rsidRPr="008455E0">
        <w:rPr>
          <w:rFonts w:ascii="Consolas" w:hAnsi="Consolas"/>
          <w:color w:val="D8D8D8"/>
          <w:sz w:val="16"/>
          <w:szCs w:val="16"/>
        </w:rPr>
        <w:t xml:space="preserve"> {</w:t>
      </w:r>
    </w:p>
    <w:p w14:paraId="58A25A10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 xml:space="preserve">        </w:t>
      </w:r>
      <w:r w:rsidRPr="008455E0">
        <w:rPr>
          <w:rFonts w:ascii="Consolas" w:hAnsi="Consolas"/>
          <w:color w:val="CC7832"/>
          <w:sz w:val="16"/>
          <w:szCs w:val="16"/>
        </w:rPr>
        <w:t>int</w:t>
      </w: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  <w:r w:rsidRPr="008455E0">
        <w:rPr>
          <w:rFonts w:ascii="Consolas" w:hAnsi="Consolas"/>
          <w:color w:val="BED6FF"/>
          <w:sz w:val="16"/>
          <w:szCs w:val="16"/>
        </w:rPr>
        <w:t>uc</w:t>
      </w:r>
      <w:r w:rsidRPr="008455E0">
        <w:rPr>
          <w:rFonts w:ascii="Consolas" w:hAnsi="Consolas"/>
          <w:color w:val="D8D8D8"/>
          <w:sz w:val="16"/>
          <w:szCs w:val="16"/>
        </w:rPr>
        <w:t xml:space="preserve"> = </w:t>
      </w:r>
      <w:r w:rsidRPr="008455E0">
        <w:rPr>
          <w:rFonts w:ascii="Consolas" w:hAnsi="Consolas"/>
          <w:color w:val="6897BB"/>
          <w:sz w:val="16"/>
          <w:szCs w:val="16"/>
        </w:rPr>
        <w:t>0</w:t>
      </w:r>
      <w:r w:rsidRPr="008455E0">
        <w:rPr>
          <w:rFonts w:ascii="Consolas" w:hAnsi="Consolas"/>
          <w:color w:val="D8D8D8"/>
          <w:sz w:val="16"/>
          <w:szCs w:val="16"/>
        </w:rPr>
        <w:t xml:space="preserve">, </w:t>
      </w:r>
      <w:r w:rsidRPr="008455E0">
        <w:rPr>
          <w:rFonts w:ascii="Consolas" w:hAnsi="Consolas"/>
          <w:color w:val="BED6FF"/>
          <w:sz w:val="16"/>
          <w:szCs w:val="16"/>
        </w:rPr>
        <w:t>lc</w:t>
      </w:r>
      <w:r w:rsidRPr="008455E0">
        <w:rPr>
          <w:rFonts w:ascii="Consolas" w:hAnsi="Consolas"/>
          <w:color w:val="D8D8D8"/>
          <w:sz w:val="16"/>
          <w:szCs w:val="16"/>
        </w:rPr>
        <w:t xml:space="preserve"> = </w:t>
      </w:r>
      <w:r w:rsidRPr="008455E0">
        <w:rPr>
          <w:rFonts w:ascii="Consolas" w:hAnsi="Consolas"/>
          <w:color w:val="6897BB"/>
          <w:sz w:val="16"/>
          <w:szCs w:val="16"/>
        </w:rPr>
        <w:t>0</w:t>
      </w:r>
      <w:r w:rsidRPr="008455E0">
        <w:rPr>
          <w:rFonts w:ascii="Consolas" w:hAnsi="Consolas"/>
          <w:color w:val="D8D8D8"/>
          <w:sz w:val="16"/>
          <w:szCs w:val="16"/>
        </w:rPr>
        <w:t xml:space="preserve">, </w:t>
      </w:r>
      <w:r w:rsidRPr="008455E0">
        <w:rPr>
          <w:rFonts w:ascii="Consolas" w:hAnsi="Consolas"/>
          <w:color w:val="BED6FF"/>
          <w:sz w:val="16"/>
          <w:szCs w:val="16"/>
        </w:rPr>
        <w:t>d</w:t>
      </w:r>
      <w:r w:rsidRPr="008455E0">
        <w:rPr>
          <w:rFonts w:ascii="Consolas" w:hAnsi="Consolas"/>
          <w:color w:val="D8D8D8"/>
          <w:sz w:val="16"/>
          <w:szCs w:val="16"/>
        </w:rPr>
        <w:t xml:space="preserve"> = </w:t>
      </w:r>
      <w:r w:rsidRPr="008455E0">
        <w:rPr>
          <w:rFonts w:ascii="Consolas" w:hAnsi="Consolas"/>
          <w:color w:val="6897BB"/>
          <w:sz w:val="16"/>
          <w:szCs w:val="16"/>
        </w:rPr>
        <w:t>0</w:t>
      </w:r>
      <w:r w:rsidRPr="008455E0">
        <w:rPr>
          <w:rFonts w:ascii="Consolas" w:hAnsi="Consolas"/>
          <w:color w:val="D8D8D8"/>
          <w:sz w:val="16"/>
          <w:szCs w:val="16"/>
        </w:rPr>
        <w:t xml:space="preserve">, </w:t>
      </w:r>
      <w:r w:rsidRPr="008455E0">
        <w:rPr>
          <w:rFonts w:ascii="Consolas" w:hAnsi="Consolas"/>
          <w:color w:val="BED6FF"/>
          <w:sz w:val="16"/>
          <w:szCs w:val="16"/>
        </w:rPr>
        <w:t>scCount</w:t>
      </w:r>
      <w:r w:rsidRPr="008455E0">
        <w:rPr>
          <w:rFonts w:ascii="Consolas" w:hAnsi="Consolas"/>
          <w:color w:val="D8D8D8"/>
          <w:sz w:val="16"/>
          <w:szCs w:val="16"/>
        </w:rPr>
        <w:t xml:space="preserve"> = </w:t>
      </w:r>
      <w:r w:rsidRPr="008455E0">
        <w:rPr>
          <w:rFonts w:ascii="Consolas" w:hAnsi="Consolas"/>
          <w:color w:val="6897BB"/>
          <w:sz w:val="16"/>
          <w:szCs w:val="16"/>
        </w:rPr>
        <w:t>0</w:t>
      </w:r>
      <w:r w:rsidRPr="008455E0">
        <w:rPr>
          <w:rFonts w:ascii="Consolas" w:hAnsi="Consolas"/>
          <w:color w:val="D8D8D8"/>
          <w:sz w:val="16"/>
          <w:szCs w:val="16"/>
        </w:rPr>
        <w:t>;</w:t>
      </w:r>
    </w:p>
    <w:p w14:paraId="6765FC70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</w:p>
    <w:p w14:paraId="4E9252B7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 xml:space="preserve">        </w:t>
      </w:r>
      <w:r w:rsidRPr="008455E0">
        <w:rPr>
          <w:rFonts w:ascii="Consolas" w:hAnsi="Consolas"/>
          <w:color w:val="CC7832"/>
          <w:sz w:val="16"/>
          <w:szCs w:val="16"/>
        </w:rPr>
        <w:t>if</w:t>
      </w:r>
      <w:r w:rsidRPr="008455E0">
        <w:rPr>
          <w:rFonts w:ascii="Consolas" w:hAnsi="Consolas"/>
          <w:color w:val="D8D8D8"/>
          <w:sz w:val="16"/>
          <w:szCs w:val="16"/>
        </w:rPr>
        <w:t xml:space="preserve"> (</w:t>
      </w:r>
      <w:r w:rsidRPr="008455E0">
        <w:rPr>
          <w:rFonts w:ascii="Consolas" w:hAnsi="Consolas"/>
          <w:color w:val="79ABFF"/>
          <w:sz w:val="16"/>
          <w:szCs w:val="16"/>
        </w:rPr>
        <w:t>pass</w:t>
      </w:r>
      <w:r w:rsidRPr="008455E0">
        <w:rPr>
          <w:rFonts w:ascii="Consolas" w:hAnsi="Consolas"/>
          <w:color w:val="D8D8D8"/>
          <w:sz w:val="16"/>
          <w:szCs w:val="16"/>
        </w:rPr>
        <w:t>.</w:t>
      </w:r>
      <w:r w:rsidRPr="008455E0">
        <w:rPr>
          <w:rFonts w:ascii="Consolas" w:hAnsi="Consolas"/>
          <w:color w:val="A9B7C6"/>
          <w:sz w:val="16"/>
          <w:szCs w:val="16"/>
        </w:rPr>
        <w:t>length</w:t>
      </w:r>
      <w:r w:rsidRPr="008455E0">
        <w:rPr>
          <w:rFonts w:ascii="Consolas" w:hAnsi="Consolas"/>
          <w:color w:val="D8D8D8"/>
          <w:sz w:val="16"/>
          <w:szCs w:val="16"/>
        </w:rPr>
        <w:t xml:space="preserve">() != </w:t>
      </w:r>
      <w:r w:rsidRPr="008455E0">
        <w:rPr>
          <w:rFonts w:ascii="Consolas" w:hAnsi="Consolas"/>
          <w:color w:val="6897BB"/>
          <w:sz w:val="16"/>
          <w:szCs w:val="16"/>
        </w:rPr>
        <w:t>8</w:t>
      </w:r>
      <w:r w:rsidRPr="008455E0">
        <w:rPr>
          <w:rFonts w:ascii="Consolas" w:hAnsi="Consolas"/>
          <w:color w:val="D8D8D8"/>
          <w:sz w:val="16"/>
          <w:szCs w:val="16"/>
        </w:rPr>
        <w:t>) {</w:t>
      </w:r>
    </w:p>
    <w:p w14:paraId="5E7C2440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 xml:space="preserve">            </w:t>
      </w:r>
      <w:r w:rsidRPr="008455E0">
        <w:rPr>
          <w:rFonts w:ascii="Consolas" w:hAnsi="Consolas"/>
          <w:color w:val="CC7832"/>
          <w:sz w:val="16"/>
          <w:szCs w:val="16"/>
        </w:rPr>
        <w:t>throw</w:t>
      </w: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  <w:r w:rsidRPr="008455E0">
        <w:rPr>
          <w:rFonts w:ascii="Consolas" w:hAnsi="Consolas"/>
          <w:color w:val="CC7832"/>
          <w:sz w:val="16"/>
          <w:szCs w:val="16"/>
        </w:rPr>
        <w:t>new</w:t>
      </w: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  <w:r w:rsidRPr="008455E0">
        <w:rPr>
          <w:rFonts w:ascii="Consolas" w:hAnsi="Consolas"/>
          <w:color w:val="A9B7C6"/>
          <w:sz w:val="16"/>
          <w:szCs w:val="16"/>
        </w:rPr>
        <w:t>InvalidPasswordException</w:t>
      </w:r>
      <w:r w:rsidRPr="008455E0">
        <w:rPr>
          <w:rFonts w:ascii="Consolas" w:hAnsi="Consolas"/>
          <w:color w:val="D8D8D8"/>
          <w:sz w:val="16"/>
          <w:szCs w:val="16"/>
        </w:rPr>
        <w:t>(</w:t>
      </w:r>
      <w:r w:rsidRPr="008455E0">
        <w:rPr>
          <w:rFonts w:ascii="Consolas" w:hAnsi="Consolas"/>
          <w:color w:val="A5C25C"/>
          <w:sz w:val="16"/>
          <w:szCs w:val="16"/>
        </w:rPr>
        <w:t>"Password should be exactly 8 characters"</w:t>
      </w:r>
      <w:r w:rsidRPr="008455E0">
        <w:rPr>
          <w:rFonts w:ascii="Consolas" w:hAnsi="Consolas"/>
          <w:color w:val="D8D8D8"/>
          <w:sz w:val="16"/>
          <w:szCs w:val="16"/>
        </w:rPr>
        <w:t>);</w:t>
      </w:r>
    </w:p>
    <w:p w14:paraId="5B87890F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 xml:space="preserve">        }</w:t>
      </w:r>
    </w:p>
    <w:p w14:paraId="79A1EE2B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</w:p>
    <w:p w14:paraId="543AF323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 xml:space="preserve">        </w:t>
      </w:r>
      <w:r w:rsidRPr="008455E0">
        <w:rPr>
          <w:rFonts w:ascii="Consolas" w:hAnsi="Consolas"/>
          <w:color w:val="CC7832"/>
          <w:sz w:val="16"/>
          <w:szCs w:val="16"/>
        </w:rPr>
        <w:t>for</w:t>
      </w:r>
      <w:r w:rsidRPr="008455E0">
        <w:rPr>
          <w:rFonts w:ascii="Consolas" w:hAnsi="Consolas"/>
          <w:color w:val="D8D8D8"/>
          <w:sz w:val="16"/>
          <w:szCs w:val="16"/>
        </w:rPr>
        <w:t xml:space="preserve"> (</w:t>
      </w:r>
      <w:r w:rsidRPr="008455E0">
        <w:rPr>
          <w:rFonts w:ascii="Consolas" w:hAnsi="Consolas"/>
          <w:color w:val="CC7832"/>
          <w:sz w:val="16"/>
          <w:szCs w:val="16"/>
        </w:rPr>
        <w:t>int</w:t>
      </w: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  <w:r w:rsidRPr="008455E0">
        <w:rPr>
          <w:rFonts w:ascii="Consolas" w:hAnsi="Consolas"/>
          <w:color w:val="BED6FF"/>
          <w:sz w:val="16"/>
          <w:szCs w:val="16"/>
        </w:rPr>
        <w:t>i</w:t>
      </w:r>
      <w:r w:rsidRPr="008455E0">
        <w:rPr>
          <w:rFonts w:ascii="Consolas" w:hAnsi="Consolas"/>
          <w:color w:val="D8D8D8"/>
          <w:sz w:val="16"/>
          <w:szCs w:val="16"/>
        </w:rPr>
        <w:t xml:space="preserve"> = </w:t>
      </w:r>
      <w:r w:rsidRPr="008455E0">
        <w:rPr>
          <w:rFonts w:ascii="Consolas" w:hAnsi="Consolas"/>
          <w:color w:val="6897BB"/>
          <w:sz w:val="16"/>
          <w:szCs w:val="16"/>
        </w:rPr>
        <w:t>0</w:t>
      </w:r>
      <w:r w:rsidRPr="008455E0">
        <w:rPr>
          <w:rFonts w:ascii="Consolas" w:hAnsi="Consolas"/>
          <w:color w:val="D8D8D8"/>
          <w:sz w:val="16"/>
          <w:szCs w:val="16"/>
        </w:rPr>
        <w:t xml:space="preserve">; </w:t>
      </w:r>
      <w:r w:rsidRPr="008455E0">
        <w:rPr>
          <w:rFonts w:ascii="Consolas" w:hAnsi="Consolas"/>
          <w:color w:val="79ABFF"/>
          <w:sz w:val="16"/>
          <w:szCs w:val="16"/>
        </w:rPr>
        <w:t>i</w:t>
      </w:r>
      <w:r w:rsidRPr="008455E0">
        <w:rPr>
          <w:rFonts w:ascii="Consolas" w:hAnsi="Consolas"/>
          <w:color w:val="D8D8D8"/>
          <w:sz w:val="16"/>
          <w:szCs w:val="16"/>
        </w:rPr>
        <w:t xml:space="preserve"> &lt; </w:t>
      </w:r>
      <w:r w:rsidRPr="008455E0">
        <w:rPr>
          <w:rFonts w:ascii="Consolas" w:hAnsi="Consolas"/>
          <w:color w:val="79ABFF"/>
          <w:sz w:val="16"/>
          <w:szCs w:val="16"/>
        </w:rPr>
        <w:t>pass</w:t>
      </w:r>
      <w:r w:rsidRPr="008455E0">
        <w:rPr>
          <w:rFonts w:ascii="Consolas" w:hAnsi="Consolas"/>
          <w:color w:val="D8D8D8"/>
          <w:sz w:val="16"/>
          <w:szCs w:val="16"/>
        </w:rPr>
        <w:t>.</w:t>
      </w:r>
      <w:r w:rsidRPr="008455E0">
        <w:rPr>
          <w:rFonts w:ascii="Consolas" w:hAnsi="Consolas"/>
          <w:color w:val="A9B7C6"/>
          <w:sz w:val="16"/>
          <w:szCs w:val="16"/>
        </w:rPr>
        <w:t>length</w:t>
      </w:r>
      <w:r w:rsidRPr="008455E0">
        <w:rPr>
          <w:rFonts w:ascii="Consolas" w:hAnsi="Consolas"/>
          <w:color w:val="D8D8D8"/>
          <w:sz w:val="16"/>
          <w:szCs w:val="16"/>
        </w:rPr>
        <w:t xml:space="preserve">(); </w:t>
      </w:r>
      <w:r w:rsidRPr="008455E0">
        <w:rPr>
          <w:rFonts w:ascii="Consolas" w:hAnsi="Consolas"/>
          <w:color w:val="79ABFF"/>
          <w:sz w:val="16"/>
          <w:szCs w:val="16"/>
        </w:rPr>
        <w:t>i</w:t>
      </w:r>
      <w:r w:rsidRPr="008455E0">
        <w:rPr>
          <w:rFonts w:ascii="Consolas" w:hAnsi="Consolas"/>
          <w:color w:val="D8D8D8"/>
          <w:sz w:val="16"/>
          <w:szCs w:val="16"/>
        </w:rPr>
        <w:t>++) {</w:t>
      </w:r>
    </w:p>
    <w:p w14:paraId="748E67F1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 xml:space="preserve">            </w:t>
      </w:r>
      <w:r w:rsidRPr="008455E0">
        <w:rPr>
          <w:rFonts w:ascii="Consolas" w:hAnsi="Consolas"/>
          <w:color w:val="CC7832"/>
          <w:sz w:val="16"/>
          <w:szCs w:val="16"/>
        </w:rPr>
        <w:t>char</w:t>
      </w: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  <w:r w:rsidRPr="008455E0">
        <w:rPr>
          <w:rFonts w:ascii="Consolas" w:hAnsi="Consolas"/>
          <w:color w:val="BED6FF"/>
          <w:sz w:val="16"/>
          <w:szCs w:val="16"/>
        </w:rPr>
        <w:t>ch</w:t>
      </w:r>
      <w:r w:rsidRPr="008455E0">
        <w:rPr>
          <w:rFonts w:ascii="Consolas" w:hAnsi="Consolas"/>
          <w:color w:val="D8D8D8"/>
          <w:sz w:val="16"/>
          <w:szCs w:val="16"/>
        </w:rPr>
        <w:t xml:space="preserve"> = </w:t>
      </w:r>
      <w:r w:rsidRPr="008455E0">
        <w:rPr>
          <w:rFonts w:ascii="Consolas" w:hAnsi="Consolas"/>
          <w:color w:val="79ABFF"/>
          <w:sz w:val="16"/>
          <w:szCs w:val="16"/>
        </w:rPr>
        <w:t>pass</w:t>
      </w:r>
      <w:r w:rsidRPr="008455E0">
        <w:rPr>
          <w:rFonts w:ascii="Consolas" w:hAnsi="Consolas"/>
          <w:color w:val="D8D8D8"/>
          <w:sz w:val="16"/>
          <w:szCs w:val="16"/>
        </w:rPr>
        <w:t>.</w:t>
      </w:r>
      <w:r w:rsidRPr="008455E0">
        <w:rPr>
          <w:rFonts w:ascii="Consolas" w:hAnsi="Consolas"/>
          <w:color w:val="A9B7C6"/>
          <w:sz w:val="16"/>
          <w:szCs w:val="16"/>
        </w:rPr>
        <w:t>charAt</w:t>
      </w:r>
      <w:r w:rsidRPr="008455E0">
        <w:rPr>
          <w:rFonts w:ascii="Consolas" w:hAnsi="Consolas"/>
          <w:color w:val="D8D8D8"/>
          <w:sz w:val="16"/>
          <w:szCs w:val="16"/>
        </w:rPr>
        <w:t>(</w:t>
      </w:r>
      <w:r w:rsidRPr="008455E0">
        <w:rPr>
          <w:rFonts w:ascii="Consolas" w:hAnsi="Consolas"/>
          <w:color w:val="79ABFF"/>
          <w:sz w:val="16"/>
          <w:szCs w:val="16"/>
        </w:rPr>
        <w:t>i</w:t>
      </w:r>
      <w:r w:rsidRPr="008455E0">
        <w:rPr>
          <w:rFonts w:ascii="Consolas" w:hAnsi="Consolas"/>
          <w:color w:val="D8D8D8"/>
          <w:sz w:val="16"/>
          <w:szCs w:val="16"/>
        </w:rPr>
        <w:t>);</w:t>
      </w:r>
    </w:p>
    <w:p w14:paraId="16368DC7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</w:p>
    <w:p w14:paraId="45E9BD45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 xml:space="preserve">            </w:t>
      </w:r>
      <w:r w:rsidRPr="008455E0">
        <w:rPr>
          <w:rFonts w:ascii="Consolas" w:hAnsi="Consolas"/>
          <w:color w:val="CC7832"/>
          <w:sz w:val="16"/>
          <w:szCs w:val="16"/>
        </w:rPr>
        <w:t>if</w:t>
      </w:r>
      <w:r w:rsidRPr="008455E0">
        <w:rPr>
          <w:rFonts w:ascii="Consolas" w:hAnsi="Consolas"/>
          <w:color w:val="D8D8D8"/>
          <w:sz w:val="16"/>
          <w:szCs w:val="16"/>
        </w:rPr>
        <w:t xml:space="preserve"> (</w:t>
      </w:r>
      <w:r w:rsidRPr="008455E0">
        <w:rPr>
          <w:rFonts w:ascii="Consolas" w:hAnsi="Consolas"/>
          <w:color w:val="79ABFF"/>
          <w:sz w:val="16"/>
          <w:szCs w:val="16"/>
        </w:rPr>
        <w:t>ch</w:t>
      </w:r>
      <w:r w:rsidRPr="008455E0">
        <w:rPr>
          <w:rFonts w:ascii="Consolas" w:hAnsi="Consolas"/>
          <w:color w:val="D8D8D8"/>
          <w:sz w:val="16"/>
          <w:szCs w:val="16"/>
        </w:rPr>
        <w:t xml:space="preserve"> &gt;= </w:t>
      </w:r>
      <w:r w:rsidRPr="008455E0">
        <w:rPr>
          <w:rFonts w:ascii="Consolas" w:hAnsi="Consolas"/>
          <w:color w:val="A5C25C"/>
          <w:sz w:val="16"/>
          <w:szCs w:val="16"/>
        </w:rPr>
        <w:t>'A'</w:t>
      </w:r>
      <w:r w:rsidRPr="008455E0">
        <w:rPr>
          <w:rFonts w:ascii="Consolas" w:hAnsi="Consolas"/>
          <w:color w:val="D8D8D8"/>
          <w:sz w:val="16"/>
          <w:szCs w:val="16"/>
        </w:rPr>
        <w:t xml:space="preserve"> &amp;&amp; </w:t>
      </w:r>
      <w:r w:rsidRPr="008455E0">
        <w:rPr>
          <w:rFonts w:ascii="Consolas" w:hAnsi="Consolas"/>
          <w:color w:val="79ABFF"/>
          <w:sz w:val="16"/>
          <w:szCs w:val="16"/>
        </w:rPr>
        <w:t>ch</w:t>
      </w:r>
      <w:r w:rsidRPr="008455E0">
        <w:rPr>
          <w:rFonts w:ascii="Consolas" w:hAnsi="Consolas"/>
          <w:color w:val="D8D8D8"/>
          <w:sz w:val="16"/>
          <w:szCs w:val="16"/>
        </w:rPr>
        <w:t xml:space="preserve"> &lt;= </w:t>
      </w:r>
      <w:r w:rsidRPr="008455E0">
        <w:rPr>
          <w:rFonts w:ascii="Consolas" w:hAnsi="Consolas"/>
          <w:color w:val="A5C25C"/>
          <w:sz w:val="16"/>
          <w:szCs w:val="16"/>
        </w:rPr>
        <w:t>'Z'</w:t>
      </w:r>
      <w:r w:rsidRPr="008455E0">
        <w:rPr>
          <w:rFonts w:ascii="Consolas" w:hAnsi="Consolas"/>
          <w:color w:val="D8D8D8"/>
          <w:sz w:val="16"/>
          <w:szCs w:val="16"/>
        </w:rPr>
        <w:t>) {</w:t>
      </w:r>
    </w:p>
    <w:p w14:paraId="330EDFD3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 xml:space="preserve">                </w:t>
      </w:r>
      <w:r w:rsidRPr="008455E0">
        <w:rPr>
          <w:rFonts w:ascii="Consolas" w:hAnsi="Consolas"/>
          <w:color w:val="79ABFF"/>
          <w:sz w:val="16"/>
          <w:szCs w:val="16"/>
        </w:rPr>
        <w:t>uc</w:t>
      </w:r>
      <w:r w:rsidRPr="008455E0">
        <w:rPr>
          <w:rFonts w:ascii="Consolas" w:hAnsi="Consolas"/>
          <w:color w:val="D8D8D8"/>
          <w:sz w:val="16"/>
          <w:szCs w:val="16"/>
        </w:rPr>
        <w:t>++;</w:t>
      </w:r>
    </w:p>
    <w:p w14:paraId="5CAD80BC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 xml:space="preserve">            } </w:t>
      </w:r>
      <w:r w:rsidRPr="008455E0">
        <w:rPr>
          <w:rFonts w:ascii="Consolas" w:hAnsi="Consolas"/>
          <w:color w:val="CC7832"/>
          <w:sz w:val="16"/>
          <w:szCs w:val="16"/>
        </w:rPr>
        <w:t>else</w:t>
      </w: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  <w:r w:rsidRPr="008455E0">
        <w:rPr>
          <w:rFonts w:ascii="Consolas" w:hAnsi="Consolas"/>
          <w:color w:val="CC7832"/>
          <w:sz w:val="16"/>
          <w:szCs w:val="16"/>
        </w:rPr>
        <w:t>if</w:t>
      </w:r>
      <w:r w:rsidRPr="008455E0">
        <w:rPr>
          <w:rFonts w:ascii="Consolas" w:hAnsi="Consolas"/>
          <w:color w:val="D8D8D8"/>
          <w:sz w:val="16"/>
          <w:szCs w:val="16"/>
        </w:rPr>
        <w:t xml:space="preserve"> (</w:t>
      </w:r>
      <w:r w:rsidRPr="008455E0">
        <w:rPr>
          <w:rFonts w:ascii="Consolas" w:hAnsi="Consolas"/>
          <w:color w:val="79ABFF"/>
          <w:sz w:val="16"/>
          <w:szCs w:val="16"/>
        </w:rPr>
        <w:t>ch</w:t>
      </w:r>
      <w:r w:rsidRPr="008455E0">
        <w:rPr>
          <w:rFonts w:ascii="Consolas" w:hAnsi="Consolas"/>
          <w:color w:val="D8D8D8"/>
          <w:sz w:val="16"/>
          <w:szCs w:val="16"/>
        </w:rPr>
        <w:t xml:space="preserve"> &gt;= </w:t>
      </w:r>
      <w:r w:rsidRPr="008455E0">
        <w:rPr>
          <w:rFonts w:ascii="Consolas" w:hAnsi="Consolas"/>
          <w:color w:val="A5C25C"/>
          <w:sz w:val="16"/>
          <w:szCs w:val="16"/>
        </w:rPr>
        <w:t>'a'</w:t>
      </w:r>
      <w:r w:rsidRPr="008455E0">
        <w:rPr>
          <w:rFonts w:ascii="Consolas" w:hAnsi="Consolas"/>
          <w:color w:val="D8D8D8"/>
          <w:sz w:val="16"/>
          <w:szCs w:val="16"/>
        </w:rPr>
        <w:t xml:space="preserve"> &amp;&amp; </w:t>
      </w:r>
      <w:r w:rsidRPr="008455E0">
        <w:rPr>
          <w:rFonts w:ascii="Consolas" w:hAnsi="Consolas"/>
          <w:color w:val="79ABFF"/>
          <w:sz w:val="16"/>
          <w:szCs w:val="16"/>
        </w:rPr>
        <w:t>ch</w:t>
      </w:r>
      <w:r w:rsidRPr="008455E0">
        <w:rPr>
          <w:rFonts w:ascii="Consolas" w:hAnsi="Consolas"/>
          <w:color w:val="D8D8D8"/>
          <w:sz w:val="16"/>
          <w:szCs w:val="16"/>
        </w:rPr>
        <w:t xml:space="preserve"> &lt;= </w:t>
      </w:r>
      <w:r w:rsidRPr="008455E0">
        <w:rPr>
          <w:rFonts w:ascii="Consolas" w:hAnsi="Consolas"/>
          <w:color w:val="A5C25C"/>
          <w:sz w:val="16"/>
          <w:szCs w:val="16"/>
        </w:rPr>
        <w:t>'z'</w:t>
      </w:r>
      <w:r w:rsidRPr="008455E0">
        <w:rPr>
          <w:rFonts w:ascii="Consolas" w:hAnsi="Consolas"/>
          <w:color w:val="D8D8D8"/>
          <w:sz w:val="16"/>
          <w:szCs w:val="16"/>
        </w:rPr>
        <w:t>) {</w:t>
      </w:r>
    </w:p>
    <w:p w14:paraId="07309965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 xml:space="preserve">                </w:t>
      </w:r>
      <w:r w:rsidRPr="008455E0">
        <w:rPr>
          <w:rFonts w:ascii="Consolas" w:hAnsi="Consolas"/>
          <w:color w:val="79ABFF"/>
          <w:sz w:val="16"/>
          <w:szCs w:val="16"/>
        </w:rPr>
        <w:t>lc</w:t>
      </w:r>
      <w:r w:rsidRPr="008455E0">
        <w:rPr>
          <w:rFonts w:ascii="Consolas" w:hAnsi="Consolas"/>
          <w:color w:val="D8D8D8"/>
          <w:sz w:val="16"/>
          <w:szCs w:val="16"/>
        </w:rPr>
        <w:t>++;</w:t>
      </w:r>
    </w:p>
    <w:p w14:paraId="6E797D26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 xml:space="preserve">            } </w:t>
      </w:r>
      <w:r w:rsidRPr="008455E0">
        <w:rPr>
          <w:rFonts w:ascii="Consolas" w:hAnsi="Consolas"/>
          <w:color w:val="CC7832"/>
          <w:sz w:val="16"/>
          <w:szCs w:val="16"/>
        </w:rPr>
        <w:t>else</w:t>
      </w: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  <w:r w:rsidRPr="008455E0">
        <w:rPr>
          <w:rFonts w:ascii="Consolas" w:hAnsi="Consolas"/>
          <w:color w:val="CC7832"/>
          <w:sz w:val="16"/>
          <w:szCs w:val="16"/>
        </w:rPr>
        <w:t>if</w:t>
      </w:r>
      <w:r w:rsidRPr="008455E0">
        <w:rPr>
          <w:rFonts w:ascii="Consolas" w:hAnsi="Consolas"/>
          <w:color w:val="D8D8D8"/>
          <w:sz w:val="16"/>
          <w:szCs w:val="16"/>
        </w:rPr>
        <w:t xml:space="preserve"> (</w:t>
      </w:r>
      <w:r w:rsidRPr="008455E0">
        <w:rPr>
          <w:rFonts w:ascii="Consolas" w:hAnsi="Consolas"/>
          <w:color w:val="79ABFF"/>
          <w:sz w:val="16"/>
          <w:szCs w:val="16"/>
        </w:rPr>
        <w:t>ch</w:t>
      </w:r>
      <w:r w:rsidRPr="008455E0">
        <w:rPr>
          <w:rFonts w:ascii="Consolas" w:hAnsi="Consolas"/>
          <w:color w:val="D8D8D8"/>
          <w:sz w:val="16"/>
          <w:szCs w:val="16"/>
        </w:rPr>
        <w:t xml:space="preserve"> &gt;= </w:t>
      </w:r>
      <w:r w:rsidRPr="008455E0">
        <w:rPr>
          <w:rFonts w:ascii="Consolas" w:hAnsi="Consolas"/>
          <w:color w:val="A5C25C"/>
          <w:sz w:val="16"/>
          <w:szCs w:val="16"/>
        </w:rPr>
        <w:t>'0'</w:t>
      </w:r>
      <w:r w:rsidRPr="008455E0">
        <w:rPr>
          <w:rFonts w:ascii="Consolas" w:hAnsi="Consolas"/>
          <w:color w:val="D8D8D8"/>
          <w:sz w:val="16"/>
          <w:szCs w:val="16"/>
        </w:rPr>
        <w:t xml:space="preserve"> &amp;&amp; </w:t>
      </w:r>
      <w:r w:rsidRPr="008455E0">
        <w:rPr>
          <w:rFonts w:ascii="Consolas" w:hAnsi="Consolas"/>
          <w:color w:val="79ABFF"/>
          <w:sz w:val="16"/>
          <w:szCs w:val="16"/>
        </w:rPr>
        <w:t>ch</w:t>
      </w:r>
      <w:r w:rsidRPr="008455E0">
        <w:rPr>
          <w:rFonts w:ascii="Consolas" w:hAnsi="Consolas"/>
          <w:color w:val="D8D8D8"/>
          <w:sz w:val="16"/>
          <w:szCs w:val="16"/>
        </w:rPr>
        <w:t xml:space="preserve"> &lt;= </w:t>
      </w:r>
      <w:r w:rsidRPr="008455E0">
        <w:rPr>
          <w:rFonts w:ascii="Consolas" w:hAnsi="Consolas"/>
          <w:color w:val="A5C25C"/>
          <w:sz w:val="16"/>
          <w:szCs w:val="16"/>
        </w:rPr>
        <w:t>'9'</w:t>
      </w:r>
      <w:r w:rsidRPr="008455E0">
        <w:rPr>
          <w:rFonts w:ascii="Consolas" w:hAnsi="Consolas"/>
          <w:color w:val="D8D8D8"/>
          <w:sz w:val="16"/>
          <w:szCs w:val="16"/>
        </w:rPr>
        <w:t>) {</w:t>
      </w:r>
    </w:p>
    <w:p w14:paraId="45C30341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 xml:space="preserve">                </w:t>
      </w:r>
      <w:r w:rsidRPr="008455E0">
        <w:rPr>
          <w:rFonts w:ascii="Consolas" w:hAnsi="Consolas"/>
          <w:color w:val="79ABFF"/>
          <w:sz w:val="16"/>
          <w:szCs w:val="16"/>
        </w:rPr>
        <w:t>d</w:t>
      </w:r>
      <w:r w:rsidRPr="008455E0">
        <w:rPr>
          <w:rFonts w:ascii="Consolas" w:hAnsi="Consolas"/>
          <w:color w:val="D8D8D8"/>
          <w:sz w:val="16"/>
          <w:szCs w:val="16"/>
        </w:rPr>
        <w:t>++;</w:t>
      </w:r>
    </w:p>
    <w:p w14:paraId="6560B68B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 xml:space="preserve">            } </w:t>
      </w:r>
      <w:r w:rsidRPr="008455E0">
        <w:rPr>
          <w:rFonts w:ascii="Consolas" w:hAnsi="Consolas"/>
          <w:color w:val="CC7832"/>
          <w:sz w:val="16"/>
          <w:szCs w:val="16"/>
        </w:rPr>
        <w:t>else</w:t>
      </w:r>
      <w:r w:rsidRPr="008455E0">
        <w:rPr>
          <w:rFonts w:ascii="Consolas" w:hAnsi="Consolas"/>
          <w:color w:val="D8D8D8"/>
          <w:sz w:val="16"/>
          <w:szCs w:val="16"/>
        </w:rPr>
        <w:t xml:space="preserve"> {</w:t>
      </w:r>
    </w:p>
    <w:p w14:paraId="4A47DBD8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 xml:space="preserve">                </w:t>
      </w:r>
      <w:r w:rsidRPr="008455E0">
        <w:rPr>
          <w:rFonts w:ascii="Consolas" w:hAnsi="Consolas"/>
          <w:color w:val="79ABFF"/>
          <w:sz w:val="16"/>
          <w:szCs w:val="16"/>
        </w:rPr>
        <w:t>scCount</w:t>
      </w:r>
      <w:r w:rsidRPr="008455E0">
        <w:rPr>
          <w:rFonts w:ascii="Consolas" w:hAnsi="Consolas"/>
          <w:color w:val="D8D8D8"/>
          <w:sz w:val="16"/>
          <w:szCs w:val="16"/>
        </w:rPr>
        <w:t>++;</w:t>
      </w:r>
    </w:p>
    <w:p w14:paraId="41C9D625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 xml:space="preserve">            }</w:t>
      </w:r>
    </w:p>
    <w:p w14:paraId="772919C3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 xml:space="preserve">        }</w:t>
      </w:r>
    </w:p>
    <w:p w14:paraId="7ECE4340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</w:p>
    <w:p w14:paraId="49F6E05E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 xml:space="preserve">        </w:t>
      </w:r>
      <w:r w:rsidRPr="008455E0">
        <w:rPr>
          <w:rFonts w:ascii="Consolas" w:hAnsi="Consolas"/>
          <w:color w:val="CC7832"/>
          <w:sz w:val="16"/>
          <w:szCs w:val="16"/>
        </w:rPr>
        <w:t>return</w:t>
      </w:r>
      <w:r w:rsidRPr="008455E0">
        <w:rPr>
          <w:rFonts w:ascii="Consolas" w:hAnsi="Consolas"/>
          <w:color w:val="D8D8D8"/>
          <w:sz w:val="16"/>
          <w:szCs w:val="16"/>
        </w:rPr>
        <w:t xml:space="preserve"> (</w:t>
      </w:r>
      <w:r w:rsidRPr="008455E0">
        <w:rPr>
          <w:rFonts w:ascii="Consolas" w:hAnsi="Consolas"/>
          <w:color w:val="79ABFF"/>
          <w:sz w:val="16"/>
          <w:szCs w:val="16"/>
        </w:rPr>
        <w:t>uc</w:t>
      </w:r>
      <w:r w:rsidRPr="008455E0">
        <w:rPr>
          <w:rFonts w:ascii="Consolas" w:hAnsi="Consolas"/>
          <w:color w:val="D8D8D8"/>
          <w:sz w:val="16"/>
          <w:szCs w:val="16"/>
        </w:rPr>
        <w:t xml:space="preserve"> &gt;= </w:t>
      </w:r>
      <w:r w:rsidRPr="008455E0">
        <w:rPr>
          <w:rFonts w:ascii="Consolas" w:hAnsi="Consolas"/>
          <w:color w:val="6897BB"/>
          <w:sz w:val="16"/>
          <w:szCs w:val="16"/>
        </w:rPr>
        <w:t>1</w:t>
      </w:r>
      <w:r w:rsidRPr="008455E0">
        <w:rPr>
          <w:rFonts w:ascii="Consolas" w:hAnsi="Consolas"/>
          <w:color w:val="D8D8D8"/>
          <w:sz w:val="16"/>
          <w:szCs w:val="16"/>
        </w:rPr>
        <w:t xml:space="preserve"> &amp;&amp; </w:t>
      </w:r>
      <w:r w:rsidRPr="008455E0">
        <w:rPr>
          <w:rFonts w:ascii="Consolas" w:hAnsi="Consolas"/>
          <w:color w:val="79ABFF"/>
          <w:sz w:val="16"/>
          <w:szCs w:val="16"/>
        </w:rPr>
        <w:t>lc</w:t>
      </w:r>
      <w:r w:rsidRPr="008455E0">
        <w:rPr>
          <w:rFonts w:ascii="Consolas" w:hAnsi="Consolas"/>
          <w:color w:val="D8D8D8"/>
          <w:sz w:val="16"/>
          <w:szCs w:val="16"/>
        </w:rPr>
        <w:t xml:space="preserve"> &gt;= </w:t>
      </w:r>
      <w:r w:rsidRPr="008455E0">
        <w:rPr>
          <w:rFonts w:ascii="Consolas" w:hAnsi="Consolas"/>
          <w:color w:val="6897BB"/>
          <w:sz w:val="16"/>
          <w:szCs w:val="16"/>
        </w:rPr>
        <w:t>1</w:t>
      </w:r>
      <w:r w:rsidRPr="008455E0">
        <w:rPr>
          <w:rFonts w:ascii="Consolas" w:hAnsi="Consolas"/>
          <w:color w:val="D8D8D8"/>
          <w:sz w:val="16"/>
          <w:szCs w:val="16"/>
        </w:rPr>
        <w:t xml:space="preserve"> &amp;&amp; </w:t>
      </w:r>
      <w:r w:rsidRPr="008455E0">
        <w:rPr>
          <w:rFonts w:ascii="Consolas" w:hAnsi="Consolas"/>
          <w:color w:val="79ABFF"/>
          <w:sz w:val="16"/>
          <w:szCs w:val="16"/>
        </w:rPr>
        <w:t>d</w:t>
      </w:r>
      <w:r w:rsidRPr="008455E0">
        <w:rPr>
          <w:rFonts w:ascii="Consolas" w:hAnsi="Consolas"/>
          <w:color w:val="D8D8D8"/>
          <w:sz w:val="16"/>
          <w:szCs w:val="16"/>
        </w:rPr>
        <w:t xml:space="preserve"> &gt;= </w:t>
      </w:r>
      <w:r w:rsidRPr="008455E0">
        <w:rPr>
          <w:rFonts w:ascii="Consolas" w:hAnsi="Consolas"/>
          <w:color w:val="6897BB"/>
          <w:sz w:val="16"/>
          <w:szCs w:val="16"/>
        </w:rPr>
        <w:t>1</w:t>
      </w:r>
      <w:r w:rsidRPr="008455E0">
        <w:rPr>
          <w:rFonts w:ascii="Consolas" w:hAnsi="Consolas"/>
          <w:color w:val="D8D8D8"/>
          <w:sz w:val="16"/>
          <w:szCs w:val="16"/>
        </w:rPr>
        <w:t xml:space="preserve"> &amp;&amp; </w:t>
      </w:r>
      <w:r w:rsidRPr="008455E0">
        <w:rPr>
          <w:rFonts w:ascii="Consolas" w:hAnsi="Consolas"/>
          <w:color w:val="79ABFF"/>
          <w:sz w:val="16"/>
          <w:szCs w:val="16"/>
        </w:rPr>
        <w:t>scCount</w:t>
      </w:r>
      <w:r w:rsidRPr="008455E0">
        <w:rPr>
          <w:rFonts w:ascii="Consolas" w:hAnsi="Consolas"/>
          <w:color w:val="D8D8D8"/>
          <w:sz w:val="16"/>
          <w:szCs w:val="16"/>
        </w:rPr>
        <w:t xml:space="preserve"> &gt;= </w:t>
      </w:r>
      <w:r w:rsidRPr="008455E0">
        <w:rPr>
          <w:rFonts w:ascii="Consolas" w:hAnsi="Consolas"/>
          <w:color w:val="6897BB"/>
          <w:sz w:val="16"/>
          <w:szCs w:val="16"/>
        </w:rPr>
        <w:t>1</w:t>
      </w:r>
      <w:r w:rsidRPr="008455E0">
        <w:rPr>
          <w:rFonts w:ascii="Consolas" w:hAnsi="Consolas"/>
          <w:color w:val="D8D8D8"/>
          <w:sz w:val="16"/>
          <w:szCs w:val="16"/>
        </w:rPr>
        <w:t>);</w:t>
      </w:r>
    </w:p>
    <w:p w14:paraId="1F0A4234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 xml:space="preserve">    }</w:t>
      </w:r>
    </w:p>
    <w:p w14:paraId="679A8660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</w:p>
    <w:p w14:paraId="2E2207A3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 xml:space="preserve">    </w:t>
      </w:r>
      <w:r w:rsidRPr="008455E0">
        <w:rPr>
          <w:rFonts w:ascii="Consolas" w:hAnsi="Consolas"/>
          <w:color w:val="808080"/>
          <w:sz w:val="16"/>
          <w:szCs w:val="16"/>
        </w:rPr>
        <w:t xml:space="preserve">// </w:t>
      </w:r>
      <w:r w:rsidRPr="008455E0">
        <w:rPr>
          <w:rFonts w:ascii="Consolas" w:hAnsi="Consolas"/>
          <w:color w:val="808080"/>
          <w:sz w:val="16"/>
          <w:szCs w:val="16"/>
          <w:u w:val="single"/>
        </w:rPr>
        <w:t>Signup</w:t>
      </w:r>
      <w:r w:rsidRPr="008455E0">
        <w:rPr>
          <w:rFonts w:ascii="Consolas" w:hAnsi="Consolas"/>
          <w:color w:val="808080"/>
          <w:sz w:val="16"/>
          <w:szCs w:val="16"/>
        </w:rPr>
        <w:t xml:space="preserve"> method</w:t>
      </w:r>
    </w:p>
    <w:p w14:paraId="6A8BCE3B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 xml:space="preserve">    </w:t>
      </w:r>
      <w:r w:rsidRPr="008455E0">
        <w:rPr>
          <w:rFonts w:ascii="Consolas" w:hAnsi="Consolas"/>
          <w:color w:val="CC7832"/>
          <w:sz w:val="16"/>
          <w:szCs w:val="16"/>
        </w:rPr>
        <w:t>static</w:t>
      </w: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  <w:r w:rsidRPr="008455E0">
        <w:rPr>
          <w:rFonts w:ascii="Consolas" w:hAnsi="Consolas"/>
          <w:color w:val="CC7832"/>
          <w:sz w:val="16"/>
          <w:szCs w:val="16"/>
        </w:rPr>
        <w:t>void</w:t>
      </w: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  <w:r w:rsidRPr="008455E0">
        <w:rPr>
          <w:rFonts w:ascii="Consolas" w:hAnsi="Consolas"/>
          <w:color w:val="FFC66D"/>
          <w:sz w:val="16"/>
          <w:szCs w:val="16"/>
        </w:rPr>
        <w:t>signUp</w:t>
      </w:r>
      <w:r w:rsidRPr="008455E0">
        <w:rPr>
          <w:rFonts w:ascii="Consolas" w:hAnsi="Consolas"/>
          <w:color w:val="D8D8D8"/>
          <w:sz w:val="16"/>
          <w:szCs w:val="16"/>
        </w:rPr>
        <w:t>(</w:t>
      </w:r>
      <w:r w:rsidRPr="008455E0">
        <w:rPr>
          <w:rFonts w:ascii="Consolas" w:hAnsi="Consolas"/>
          <w:color w:val="A9B7C6"/>
          <w:sz w:val="16"/>
          <w:szCs w:val="16"/>
        </w:rPr>
        <w:t>String</w:t>
      </w: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  <w:r w:rsidRPr="008455E0">
        <w:rPr>
          <w:rFonts w:ascii="Consolas" w:hAnsi="Consolas"/>
          <w:color w:val="79ABFF"/>
          <w:sz w:val="16"/>
          <w:szCs w:val="16"/>
        </w:rPr>
        <w:t>name</w:t>
      </w:r>
      <w:r w:rsidRPr="008455E0">
        <w:rPr>
          <w:rFonts w:ascii="Consolas" w:hAnsi="Consolas"/>
          <w:color w:val="D8D8D8"/>
          <w:sz w:val="16"/>
          <w:szCs w:val="16"/>
        </w:rPr>
        <w:t xml:space="preserve">, </w:t>
      </w:r>
      <w:r w:rsidRPr="008455E0">
        <w:rPr>
          <w:rFonts w:ascii="Consolas" w:hAnsi="Consolas"/>
          <w:color w:val="A9B7C6"/>
          <w:sz w:val="16"/>
          <w:szCs w:val="16"/>
        </w:rPr>
        <w:t>String</w:t>
      </w: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  <w:r w:rsidRPr="008455E0">
        <w:rPr>
          <w:rFonts w:ascii="Consolas" w:hAnsi="Consolas"/>
          <w:color w:val="79ABFF"/>
          <w:sz w:val="16"/>
          <w:szCs w:val="16"/>
        </w:rPr>
        <w:t>username</w:t>
      </w:r>
      <w:r w:rsidRPr="008455E0">
        <w:rPr>
          <w:rFonts w:ascii="Consolas" w:hAnsi="Consolas"/>
          <w:color w:val="D8D8D8"/>
          <w:sz w:val="16"/>
          <w:szCs w:val="16"/>
        </w:rPr>
        <w:t xml:space="preserve">, </w:t>
      </w:r>
      <w:r w:rsidRPr="008455E0">
        <w:rPr>
          <w:rFonts w:ascii="Consolas" w:hAnsi="Consolas"/>
          <w:color w:val="A9B7C6"/>
          <w:sz w:val="16"/>
          <w:szCs w:val="16"/>
        </w:rPr>
        <w:t>String</w:t>
      </w: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  <w:r w:rsidRPr="008455E0">
        <w:rPr>
          <w:rFonts w:ascii="Consolas" w:hAnsi="Consolas"/>
          <w:color w:val="79ABFF"/>
          <w:sz w:val="16"/>
          <w:szCs w:val="16"/>
        </w:rPr>
        <w:t>password</w:t>
      </w:r>
      <w:r w:rsidRPr="008455E0">
        <w:rPr>
          <w:rFonts w:ascii="Consolas" w:hAnsi="Consolas"/>
          <w:color w:val="D8D8D8"/>
          <w:sz w:val="16"/>
          <w:szCs w:val="16"/>
        </w:rPr>
        <w:t xml:space="preserve">, </w:t>
      </w:r>
      <w:r w:rsidRPr="008455E0">
        <w:rPr>
          <w:rFonts w:ascii="Consolas" w:hAnsi="Consolas"/>
          <w:color w:val="A9B7C6"/>
          <w:sz w:val="16"/>
          <w:szCs w:val="16"/>
        </w:rPr>
        <w:t>String</w:t>
      </w: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  <w:r w:rsidRPr="008455E0">
        <w:rPr>
          <w:rFonts w:ascii="Consolas" w:hAnsi="Consolas"/>
          <w:color w:val="79ABFF"/>
          <w:sz w:val="16"/>
          <w:szCs w:val="16"/>
        </w:rPr>
        <w:t>email</w:t>
      </w:r>
      <w:r w:rsidRPr="008455E0">
        <w:rPr>
          <w:rFonts w:ascii="Consolas" w:hAnsi="Consolas"/>
          <w:color w:val="D8D8D8"/>
          <w:sz w:val="16"/>
          <w:szCs w:val="16"/>
        </w:rPr>
        <w:t xml:space="preserve">, </w:t>
      </w:r>
      <w:r w:rsidRPr="008455E0">
        <w:rPr>
          <w:rFonts w:ascii="Consolas" w:hAnsi="Consolas"/>
          <w:color w:val="CC7832"/>
          <w:sz w:val="16"/>
          <w:szCs w:val="16"/>
        </w:rPr>
        <w:t>long</w:t>
      </w: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  <w:r w:rsidRPr="008455E0">
        <w:rPr>
          <w:rFonts w:ascii="Consolas" w:hAnsi="Consolas"/>
          <w:color w:val="79ABFF"/>
          <w:sz w:val="16"/>
          <w:szCs w:val="16"/>
        </w:rPr>
        <w:t>phone</w:t>
      </w:r>
      <w:r w:rsidRPr="008455E0">
        <w:rPr>
          <w:rFonts w:ascii="Consolas" w:hAnsi="Consolas"/>
          <w:color w:val="D8D8D8"/>
          <w:sz w:val="16"/>
          <w:szCs w:val="16"/>
        </w:rPr>
        <w:t>)</w:t>
      </w:r>
    </w:p>
    <w:p w14:paraId="10739B5B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 xml:space="preserve">            </w:t>
      </w:r>
      <w:r w:rsidRPr="008455E0">
        <w:rPr>
          <w:rFonts w:ascii="Consolas" w:hAnsi="Consolas"/>
          <w:color w:val="CC7832"/>
          <w:sz w:val="16"/>
          <w:szCs w:val="16"/>
        </w:rPr>
        <w:t>throws</w:t>
      </w: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  <w:r w:rsidRPr="008455E0">
        <w:rPr>
          <w:rFonts w:ascii="Consolas" w:hAnsi="Consolas"/>
          <w:color w:val="A9B7C6"/>
          <w:sz w:val="16"/>
          <w:szCs w:val="16"/>
        </w:rPr>
        <w:t>InvalidPasswordException</w:t>
      </w:r>
      <w:r w:rsidRPr="008455E0">
        <w:rPr>
          <w:rFonts w:ascii="Consolas" w:hAnsi="Consolas"/>
          <w:color w:val="D8D8D8"/>
          <w:sz w:val="16"/>
          <w:szCs w:val="16"/>
        </w:rPr>
        <w:t xml:space="preserve"> {</w:t>
      </w:r>
    </w:p>
    <w:p w14:paraId="3E1BB771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 xml:space="preserve">        </w:t>
      </w:r>
      <w:r w:rsidRPr="008455E0">
        <w:rPr>
          <w:rFonts w:ascii="Consolas" w:hAnsi="Consolas"/>
          <w:color w:val="CC7832"/>
          <w:sz w:val="16"/>
          <w:szCs w:val="16"/>
        </w:rPr>
        <w:t>if</w:t>
      </w:r>
      <w:r w:rsidRPr="008455E0">
        <w:rPr>
          <w:rFonts w:ascii="Consolas" w:hAnsi="Consolas"/>
          <w:color w:val="D8D8D8"/>
          <w:sz w:val="16"/>
          <w:szCs w:val="16"/>
        </w:rPr>
        <w:t xml:space="preserve"> (</w:t>
      </w:r>
      <w:r w:rsidRPr="008455E0">
        <w:rPr>
          <w:rFonts w:ascii="Consolas" w:hAnsi="Consolas"/>
          <w:color w:val="BED6FF"/>
          <w:sz w:val="16"/>
          <w:szCs w:val="16"/>
        </w:rPr>
        <w:t>isStrongPassword</w:t>
      </w:r>
      <w:r w:rsidRPr="008455E0">
        <w:rPr>
          <w:rFonts w:ascii="Consolas" w:hAnsi="Consolas"/>
          <w:color w:val="D8D8D8"/>
          <w:sz w:val="16"/>
          <w:szCs w:val="16"/>
        </w:rPr>
        <w:t>(</w:t>
      </w:r>
      <w:r w:rsidRPr="008455E0">
        <w:rPr>
          <w:rFonts w:ascii="Consolas" w:hAnsi="Consolas"/>
          <w:color w:val="79ABFF"/>
          <w:sz w:val="16"/>
          <w:szCs w:val="16"/>
        </w:rPr>
        <w:t>password</w:t>
      </w:r>
      <w:r w:rsidRPr="008455E0">
        <w:rPr>
          <w:rFonts w:ascii="Consolas" w:hAnsi="Consolas"/>
          <w:color w:val="D8D8D8"/>
          <w:sz w:val="16"/>
          <w:szCs w:val="16"/>
        </w:rPr>
        <w:t>)) {</w:t>
      </w:r>
    </w:p>
    <w:p w14:paraId="48594B88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 xml:space="preserve">            </w:t>
      </w:r>
      <w:r w:rsidRPr="008455E0">
        <w:rPr>
          <w:rFonts w:ascii="Consolas" w:hAnsi="Consolas"/>
          <w:color w:val="EFC090"/>
          <w:sz w:val="16"/>
          <w:szCs w:val="16"/>
        </w:rPr>
        <w:t>signUp</w:t>
      </w:r>
      <w:r w:rsidRPr="008455E0">
        <w:rPr>
          <w:rFonts w:ascii="Consolas" w:hAnsi="Consolas"/>
          <w:color w:val="D8D8D8"/>
          <w:sz w:val="16"/>
          <w:szCs w:val="16"/>
        </w:rPr>
        <w:t xml:space="preserve"> = </w:t>
      </w:r>
      <w:r w:rsidRPr="008455E0">
        <w:rPr>
          <w:rFonts w:ascii="Consolas" w:hAnsi="Consolas"/>
          <w:color w:val="CC7832"/>
          <w:sz w:val="16"/>
          <w:szCs w:val="16"/>
        </w:rPr>
        <w:t>new</w:t>
      </w: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  <w:r w:rsidRPr="008455E0">
        <w:rPr>
          <w:rFonts w:ascii="Consolas" w:hAnsi="Consolas"/>
          <w:color w:val="A9B7C6"/>
          <w:sz w:val="16"/>
          <w:szCs w:val="16"/>
        </w:rPr>
        <w:t>SignUp</w:t>
      </w:r>
      <w:r w:rsidRPr="008455E0">
        <w:rPr>
          <w:rFonts w:ascii="Consolas" w:hAnsi="Consolas"/>
          <w:color w:val="D8D8D8"/>
          <w:sz w:val="16"/>
          <w:szCs w:val="16"/>
        </w:rPr>
        <w:t>(</w:t>
      </w:r>
      <w:r w:rsidRPr="008455E0">
        <w:rPr>
          <w:rFonts w:ascii="Consolas" w:hAnsi="Consolas"/>
          <w:color w:val="79ABFF"/>
          <w:sz w:val="16"/>
          <w:szCs w:val="16"/>
        </w:rPr>
        <w:t>name</w:t>
      </w:r>
      <w:r w:rsidRPr="008455E0">
        <w:rPr>
          <w:rFonts w:ascii="Consolas" w:hAnsi="Consolas"/>
          <w:color w:val="D8D8D8"/>
          <w:sz w:val="16"/>
          <w:szCs w:val="16"/>
        </w:rPr>
        <w:t xml:space="preserve">, </w:t>
      </w:r>
      <w:r w:rsidRPr="008455E0">
        <w:rPr>
          <w:rFonts w:ascii="Consolas" w:hAnsi="Consolas"/>
          <w:color w:val="79ABFF"/>
          <w:sz w:val="16"/>
          <w:szCs w:val="16"/>
        </w:rPr>
        <w:t>username</w:t>
      </w:r>
      <w:r w:rsidRPr="008455E0">
        <w:rPr>
          <w:rFonts w:ascii="Consolas" w:hAnsi="Consolas"/>
          <w:color w:val="D8D8D8"/>
          <w:sz w:val="16"/>
          <w:szCs w:val="16"/>
        </w:rPr>
        <w:t xml:space="preserve">, </w:t>
      </w:r>
      <w:r w:rsidRPr="008455E0">
        <w:rPr>
          <w:rFonts w:ascii="Consolas" w:hAnsi="Consolas"/>
          <w:color w:val="79ABFF"/>
          <w:sz w:val="16"/>
          <w:szCs w:val="16"/>
        </w:rPr>
        <w:t>password</w:t>
      </w:r>
      <w:r w:rsidRPr="008455E0">
        <w:rPr>
          <w:rFonts w:ascii="Consolas" w:hAnsi="Consolas"/>
          <w:color w:val="D8D8D8"/>
          <w:sz w:val="16"/>
          <w:szCs w:val="16"/>
        </w:rPr>
        <w:t xml:space="preserve">, </w:t>
      </w:r>
      <w:r w:rsidRPr="008455E0">
        <w:rPr>
          <w:rFonts w:ascii="Consolas" w:hAnsi="Consolas"/>
          <w:color w:val="79ABFF"/>
          <w:sz w:val="16"/>
          <w:szCs w:val="16"/>
        </w:rPr>
        <w:t>email</w:t>
      </w:r>
      <w:r w:rsidRPr="008455E0">
        <w:rPr>
          <w:rFonts w:ascii="Consolas" w:hAnsi="Consolas"/>
          <w:color w:val="D8D8D8"/>
          <w:sz w:val="16"/>
          <w:szCs w:val="16"/>
        </w:rPr>
        <w:t xml:space="preserve">, </w:t>
      </w:r>
      <w:r w:rsidRPr="008455E0">
        <w:rPr>
          <w:rFonts w:ascii="Consolas" w:hAnsi="Consolas"/>
          <w:color w:val="79ABFF"/>
          <w:sz w:val="16"/>
          <w:szCs w:val="16"/>
        </w:rPr>
        <w:t>phone</w:t>
      </w:r>
      <w:r w:rsidRPr="008455E0">
        <w:rPr>
          <w:rFonts w:ascii="Consolas" w:hAnsi="Consolas"/>
          <w:color w:val="D8D8D8"/>
          <w:sz w:val="16"/>
          <w:szCs w:val="16"/>
        </w:rPr>
        <w:t>);</w:t>
      </w:r>
    </w:p>
    <w:p w14:paraId="24B38650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 xml:space="preserve">            </w:t>
      </w:r>
      <w:r w:rsidRPr="008455E0">
        <w:rPr>
          <w:rFonts w:ascii="Consolas" w:hAnsi="Consolas"/>
          <w:color w:val="A9B7C6"/>
          <w:sz w:val="16"/>
          <w:szCs w:val="16"/>
        </w:rPr>
        <w:t>System</w:t>
      </w:r>
      <w:r w:rsidRPr="008455E0">
        <w:rPr>
          <w:rFonts w:ascii="Consolas" w:hAnsi="Consolas"/>
          <w:color w:val="D8D8D8"/>
          <w:sz w:val="16"/>
          <w:szCs w:val="16"/>
        </w:rPr>
        <w:t>.</w:t>
      </w:r>
      <w:r w:rsidRPr="008455E0">
        <w:rPr>
          <w:rFonts w:ascii="Consolas" w:hAnsi="Consolas"/>
          <w:color w:val="9876AA"/>
          <w:sz w:val="16"/>
          <w:szCs w:val="16"/>
        </w:rPr>
        <w:t>out</w:t>
      </w:r>
      <w:r w:rsidRPr="008455E0">
        <w:rPr>
          <w:rFonts w:ascii="Consolas" w:hAnsi="Consolas"/>
          <w:color w:val="D8D8D8"/>
          <w:sz w:val="16"/>
          <w:szCs w:val="16"/>
        </w:rPr>
        <w:t>.</w:t>
      </w:r>
      <w:r w:rsidRPr="008455E0">
        <w:rPr>
          <w:rFonts w:ascii="Consolas" w:hAnsi="Consolas"/>
          <w:color w:val="A9B7C6"/>
          <w:sz w:val="16"/>
          <w:szCs w:val="16"/>
        </w:rPr>
        <w:t>println</w:t>
      </w:r>
      <w:r w:rsidRPr="008455E0">
        <w:rPr>
          <w:rFonts w:ascii="Consolas" w:hAnsi="Consolas"/>
          <w:color w:val="D8D8D8"/>
          <w:sz w:val="16"/>
          <w:szCs w:val="16"/>
        </w:rPr>
        <w:t>(</w:t>
      </w:r>
      <w:r w:rsidRPr="008455E0">
        <w:rPr>
          <w:rFonts w:ascii="Consolas" w:hAnsi="Consolas"/>
          <w:color w:val="A5C25C"/>
          <w:sz w:val="16"/>
          <w:szCs w:val="16"/>
        </w:rPr>
        <w:t>"Signup successful!"</w:t>
      </w:r>
      <w:r w:rsidRPr="008455E0">
        <w:rPr>
          <w:rFonts w:ascii="Consolas" w:hAnsi="Consolas"/>
          <w:color w:val="D8D8D8"/>
          <w:sz w:val="16"/>
          <w:szCs w:val="16"/>
        </w:rPr>
        <w:t>);</w:t>
      </w:r>
    </w:p>
    <w:p w14:paraId="16345FBD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 xml:space="preserve">        } </w:t>
      </w:r>
      <w:r w:rsidRPr="008455E0">
        <w:rPr>
          <w:rFonts w:ascii="Consolas" w:hAnsi="Consolas"/>
          <w:color w:val="CC7832"/>
          <w:sz w:val="16"/>
          <w:szCs w:val="16"/>
        </w:rPr>
        <w:t>else</w:t>
      </w:r>
      <w:r w:rsidRPr="008455E0">
        <w:rPr>
          <w:rFonts w:ascii="Consolas" w:hAnsi="Consolas"/>
          <w:color w:val="D8D8D8"/>
          <w:sz w:val="16"/>
          <w:szCs w:val="16"/>
        </w:rPr>
        <w:t xml:space="preserve"> {</w:t>
      </w:r>
    </w:p>
    <w:p w14:paraId="7249A3BC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 xml:space="preserve">            </w:t>
      </w:r>
      <w:r w:rsidRPr="008455E0">
        <w:rPr>
          <w:rFonts w:ascii="Consolas" w:hAnsi="Consolas"/>
          <w:color w:val="CC7832"/>
          <w:sz w:val="16"/>
          <w:szCs w:val="16"/>
        </w:rPr>
        <w:t>throw</w:t>
      </w: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  <w:r w:rsidRPr="008455E0">
        <w:rPr>
          <w:rFonts w:ascii="Consolas" w:hAnsi="Consolas"/>
          <w:color w:val="CC7832"/>
          <w:sz w:val="16"/>
          <w:szCs w:val="16"/>
        </w:rPr>
        <w:t>new</w:t>
      </w: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  <w:r w:rsidRPr="008455E0">
        <w:rPr>
          <w:rFonts w:ascii="Consolas" w:hAnsi="Consolas"/>
          <w:color w:val="A9B7C6"/>
          <w:sz w:val="16"/>
          <w:szCs w:val="16"/>
        </w:rPr>
        <w:t>InvalidPasswordException</w:t>
      </w:r>
      <w:r w:rsidRPr="008455E0">
        <w:rPr>
          <w:rFonts w:ascii="Consolas" w:hAnsi="Consolas"/>
          <w:color w:val="D8D8D8"/>
          <w:sz w:val="16"/>
          <w:szCs w:val="16"/>
        </w:rPr>
        <w:t>(</w:t>
      </w:r>
      <w:r w:rsidRPr="008455E0">
        <w:rPr>
          <w:rFonts w:ascii="Consolas" w:hAnsi="Consolas"/>
          <w:color w:val="A5C25C"/>
          <w:sz w:val="16"/>
          <w:szCs w:val="16"/>
        </w:rPr>
        <w:t>"Enter strong password"</w:t>
      </w:r>
      <w:r w:rsidRPr="008455E0">
        <w:rPr>
          <w:rFonts w:ascii="Consolas" w:hAnsi="Consolas"/>
          <w:color w:val="D8D8D8"/>
          <w:sz w:val="16"/>
          <w:szCs w:val="16"/>
        </w:rPr>
        <w:t>);</w:t>
      </w:r>
    </w:p>
    <w:p w14:paraId="0E1B477B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 xml:space="preserve">        }</w:t>
      </w:r>
    </w:p>
    <w:p w14:paraId="4791E79D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 xml:space="preserve">    }</w:t>
      </w:r>
    </w:p>
    <w:p w14:paraId="436F5923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</w:p>
    <w:p w14:paraId="21BB6B29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 xml:space="preserve">    </w:t>
      </w:r>
      <w:r w:rsidRPr="008455E0">
        <w:rPr>
          <w:rFonts w:ascii="Consolas" w:hAnsi="Consolas"/>
          <w:color w:val="808080"/>
          <w:sz w:val="16"/>
          <w:szCs w:val="16"/>
        </w:rPr>
        <w:t>// Login method</w:t>
      </w:r>
    </w:p>
    <w:p w14:paraId="2E0AB666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 xml:space="preserve">    </w:t>
      </w:r>
      <w:r w:rsidRPr="008455E0">
        <w:rPr>
          <w:rFonts w:ascii="Consolas" w:hAnsi="Consolas"/>
          <w:color w:val="CC7832"/>
          <w:sz w:val="16"/>
          <w:szCs w:val="16"/>
        </w:rPr>
        <w:t>static</w:t>
      </w: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  <w:r w:rsidRPr="008455E0">
        <w:rPr>
          <w:rFonts w:ascii="Consolas" w:hAnsi="Consolas"/>
          <w:color w:val="CC7832"/>
          <w:sz w:val="16"/>
          <w:szCs w:val="16"/>
        </w:rPr>
        <w:t>void</w:t>
      </w: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  <w:r w:rsidRPr="008455E0">
        <w:rPr>
          <w:rFonts w:ascii="Consolas" w:hAnsi="Consolas"/>
          <w:color w:val="FFC66D"/>
          <w:sz w:val="16"/>
          <w:szCs w:val="16"/>
        </w:rPr>
        <w:t>login</w:t>
      </w:r>
      <w:r w:rsidRPr="008455E0">
        <w:rPr>
          <w:rFonts w:ascii="Consolas" w:hAnsi="Consolas"/>
          <w:color w:val="D8D8D8"/>
          <w:sz w:val="16"/>
          <w:szCs w:val="16"/>
        </w:rPr>
        <w:t>(</w:t>
      </w:r>
      <w:r w:rsidRPr="008455E0">
        <w:rPr>
          <w:rFonts w:ascii="Consolas" w:hAnsi="Consolas"/>
          <w:color w:val="A9B7C6"/>
          <w:sz w:val="16"/>
          <w:szCs w:val="16"/>
        </w:rPr>
        <w:t>String</w:t>
      </w: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  <w:r w:rsidRPr="008455E0">
        <w:rPr>
          <w:rFonts w:ascii="Consolas" w:hAnsi="Consolas"/>
          <w:color w:val="79ABFF"/>
          <w:sz w:val="16"/>
          <w:szCs w:val="16"/>
        </w:rPr>
        <w:t>un</w:t>
      </w:r>
      <w:r w:rsidRPr="008455E0">
        <w:rPr>
          <w:rFonts w:ascii="Consolas" w:hAnsi="Consolas"/>
          <w:color w:val="D8D8D8"/>
          <w:sz w:val="16"/>
          <w:szCs w:val="16"/>
        </w:rPr>
        <w:t xml:space="preserve">, </w:t>
      </w:r>
      <w:r w:rsidRPr="008455E0">
        <w:rPr>
          <w:rFonts w:ascii="Consolas" w:hAnsi="Consolas"/>
          <w:color w:val="A9B7C6"/>
          <w:sz w:val="16"/>
          <w:szCs w:val="16"/>
        </w:rPr>
        <w:t>String</w:t>
      </w: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  <w:r w:rsidRPr="008455E0">
        <w:rPr>
          <w:rFonts w:ascii="Consolas" w:hAnsi="Consolas"/>
          <w:color w:val="79ABFF"/>
          <w:sz w:val="16"/>
          <w:szCs w:val="16"/>
        </w:rPr>
        <w:t>pwd</w:t>
      </w:r>
      <w:r w:rsidRPr="008455E0">
        <w:rPr>
          <w:rFonts w:ascii="Consolas" w:hAnsi="Consolas"/>
          <w:color w:val="D8D8D8"/>
          <w:sz w:val="16"/>
          <w:szCs w:val="16"/>
        </w:rPr>
        <w:t xml:space="preserve">) </w:t>
      </w:r>
      <w:r w:rsidRPr="008455E0">
        <w:rPr>
          <w:rFonts w:ascii="Consolas" w:hAnsi="Consolas"/>
          <w:color w:val="CC7832"/>
          <w:sz w:val="16"/>
          <w:szCs w:val="16"/>
        </w:rPr>
        <w:t>throws</w:t>
      </w: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  <w:r w:rsidRPr="008455E0">
        <w:rPr>
          <w:rFonts w:ascii="Consolas" w:hAnsi="Consolas"/>
          <w:color w:val="A9B7C6"/>
          <w:sz w:val="16"/>
          <w:szCs w:val="16"/>
        </w:rPr>
        <w:t>InvalidPasswordException</w:t>
      </w:r>
      <w:r w:rsidRPr="008455E0">
        <w:rPr>
          <w:rFonts w:ascii="Consolas" w:hAnsi="Consolas"/>
          <w:color w:val="D8D8D8"/>
          <w:sz w:val="16"/>
          <w:szCs w:val="16"/>
        </w:rPr>
        <w:t xml:space="preserve"> {</w:t>
      </w:r>
    </w:p>
    <w:p w14:paraId="6C042ADD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 xml:space="preserve">        </w:t>
      </w:r>
      <w:r w:rsidRPr="008455E0">
        <w:rPr>
          <w:rFonts w:ascii="Consolas" w:hAnsi="Consolas"/>
          <w:color w:val="CC7832"/>
          <w:sz w:val="16"/>
          <w:szCs w:val="16"/>
        </w:rPr>
        <w:t>if</w:t>
      </w:r>
      <w:r w:rsidRPr="008455E0">
        <w:rPr>
          <w:rFonts w:ascii="Consolas" w:hAnsi="Consolas"/>
          <w:color w:val="D8D8D8"/>
          <w:sz w:val="16"/>
          <w:szCs w:val="16"/>
        </w:rPr>
        <w:t xml:space="preserve"> (</w:t>
      </w:r>
      <w:r w:rsidRPr="008455E0">
        <w:rPr>
          <w:rFonts w:ascii="Consolas" w:hAnsi="Consolas"/>
          <w:color w:val="BED6FF"/>
          <w:sz w:val="16"/>
          <w:szCs w:val="16"/>
        </w:rPr>
        <w:t>isStrongPassword</w:t>
      </w:r>
      <w:r w:rsidRPr="008455E0">
        <w:rPr>
          <w:rFonts w:ascii="Consolas" w:hAnsi="Consolas"/>
          <w:color w:val="D8D8D8"/>
          <w:sz w:val="16"/>
          <w:szCs w:val="16"/>
        </w:rPr>
        <w:t>(</w:t>
      </w:r>
      <w:r w:rsidRPr="008455E0">
        <w:rPr>
          <w:rFonts w:ascii="Consolas" w:hAnsi="Consolas"/>
          <w:color w:val="79ABFF"/>
          <w:sz w:val="16"/>
          <w:szCs w:val="16"/>
        </w:rPr>
        <w:t>pwd</w:t>
      </w:r>
      <w:r w:rsidRPr="008455E0">
        <w:rPr>
          <w:rFonts w:ascii="Consolas" w:hAnsi="Consolas"/>
          <w:color w:val="D8D8D8"/>
          <w:sz w:val="16"/>
          <w:szCs w:val="16"/>
        </w:rPr>
        <w:t>)) {</w:t>
      </w:r>
    </w:p>
    <w:p w14:paraId="76ED48E2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 xml:space="preserve">            </w:t>
      </w:r>
      <w:r w:rsidRPr="008455E0">
        <w:rPr>
          <w:rFonts w:ascii="Consolas" w:hAnsi="Consolas"/>
          <w:color w:val="EFC090"/>
          <w:sz w:val="16"/>
          <w:szCs w:val="16"/>
        </w:rPr>
        <w:t>login</w:t>
      </w:r>
      <w:r w:rsidRPr="008455E0">
        <w:rPr>
          <w:rFonts w:ascii="Consolas" w:hAnsi="Consolas"/>
          <w:color w:val="D8D8D8"/>
          <w:sz w:val="16"/>
          <w:szCs w:val="16"/>
        </w:rPr>
        <w:t xml:space="preserve"> = </w:t>
      </w:r>
      <w:r w:rsidRPr="008455E0">
        <w:rPr>
          <w:rFonts w:ascii="Consolas" w:hAnsi="Consolas"/>
          <w:color w:val="CC7832"/>
          <w:sz w:val="16"/>
          <w:szCs w:val="16"/>
        </w:rPr>
        <w:t>new</w:t>
      </w: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  <w:r w:rsidRPr="008455E0">
        <w:rPr>
          <w:rFonts w:ascii="Consolas" w:hAnsi="Consolas"/>
          <w:color w:val="A9B7C6"/>
          <w:sz w:val="16"/>
          <w:szCs w:val="16"/>
        </w:rPr>
        <w:t>Login</w:t>
      </w:r>
      <w:r w:rsidRPr="008455E0">
        <w:rPr>
          <w:rFonts w:ascii="Consolas" w:hAnsi="Consolas"/>
          <w:color w:val="D8D8D8"/>
          <w:sz w:val="16"/>
          <w:szCs w:val="16"/>
        </w:rPr>
        <w:t>(</w:t>
      </w:r>
      <w:r w:rsidRPr="008455E0">
        <w:rPr>
          <w:rFonts w:ascii="Consolas" w:hAnsi="Consolas"/>
          <w:color w:val="79ABFF"/>
          <w:sz w:val="16"/>
          <w:szCs w:val="16"/>
        </w:rPr>
        <w:t>un</w:t>
      </w:r>
      <w:r w:rsidRPr="008455E0">
        <w:rPr>
          <w:rFonts w:ascii="Consolas" w:hAnsi="Consolas"/>
          <w:color w:val="D8D8D8"/>
          <w:sz w:val="16"/>
          <w:szCs w:val="16"/>
        </w:rPr>
        <w:t xml:space="preserve">, </w:t>
      </w:r>
      <w:r w:rsidRPr="008455E0">
        <w:rPr>
          <w:rFonts w:ascii="Consolas" w:hAnsi="Consolas"/>
          <w:color w:val="79ABFF"/>
          <w:sz w:val="16"/>
          <w:szCs w:val="16"/>
        </w:rPr>
        <w:t>pwd</w:t>
      </w:r>
      <w:r w:rsidRPr="008455E0">
        <w:rPr>
          <w:rFonts w:ascii="Consolas" w:hAnsi="Consolas"/>
          <w:color w:val="D8D8D8"/>
          <w:sz w:val="16"/>
          <w:szCs w:val="16"/>
        </w:rPr>
        <w:t>);</w:t>
      </w:r>
    </w:p>
    <w:p w14:paraId="0811F5D3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 xml:space="preserve">            </w:t>
      </w:r>
      <w:r w:rsidRPr="008455E0">
        <w:rPr>
          <w:rFonts w:ascii="Consolas" w:hAnsi="Consolas"/>
          <w:color w:val="EFC090"/>
          <w:sz w:val="16"/>
          <w:szCs w:val="16"/>
        </w:rPr>
        <w:t>isLogin</w:t>
      </w:r>
      <w:r w:rsidRPr="008455E0">
        <w:rPr>
          <w:rFonts w:ascii="Consolas" w:hAnsi="Consolas"/>
          <w:color w:val="D8D8D8"/>
          <w:sz w:val="16"/>
          <w:szCs w:val="16"/>
        </w:rPr>
        <w:t xml:space="preserve"> = </w:t>
      </w:r>
      <w:r w:rsidRPr="008455E0">
        <w:rPr>
          <w:rFonts w:ascii="Consolas" w:hAnsi="Consolas"/>
          <w:color w:val="CC7832"/>
          <w:sz w:val="16"/>
          <w:szCs w:val="16"/>
        </w:rPr>
        <w:t>true</w:t>
      </w:r>
      <w:r w:rsidRPr="008455E0">
        <w:rPr>
          <w:rFonts w:ascii="Consolas" w:hAnsi="Consolas"/>
          <w:color w:val="D8D8D8"/>
          <w:sz w:val="16"/>
          <w:szCs w:val="16"/>
        </w:rPr>
        <w:t>;</w:t>
      </w:r>
    </w:p>
    <w:p w14:paraId="34104C89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 xml:space="preserve">            </w:t>
      </w:r>
      <w:r w:rsidRPr="008455E0">
        <w:rPr>
          <w:rFonts w:ascii="Consolas" w:hAnsi="Consolas"/>
          <w:color w:val="A9B7C6"/>
          <w:sz w:val="16"/>
          <w:szCs w:val="16"/>
        </w:rPr>
        <w:t>System</w:t>
      </w:r>
      <w:r w:rsidRPr="008455E0">
        <w:rPr>
          <w:rFonts w:ascii="Consolas" w:hAnsi="Consolas"/>
          <w:color w:val="D8D8D8"/>
          <w:sz w:val="16"/>
          <w:szCs w:val="16"/>
        </w:rPr>
        <w:t>.</w:t>
      </w:r>
      <w:r w:rsidRPr="008455E0">
        <w:rPr>
          <w:rFonts w:ascii="Consolas" w:hAnsi="Consolas"/>
          <w:color w:val="9876AA"/>
          <w:sz w:val="16"/>
          <w:szCs w:val="16"/>
        </w:rPr>
        <w:t>out</w:t>
      </w:r>
      <w:r w:rsidRPr="008455E0">
        <w:rPr>
          <w:rFonts w:ascii="Consolas" w:hAnsi="Consolas"/>
          <w:color w:val="D8D8D8"/>
          <w:sz w:val="16"/>
          <w:szCs w:val="16"/>
        </w:rPr>
        <w:t>.</w:t>
      </w:r>
      <w:r w:rsidRPr="008455E0">
        <w:rPr>
          <w:rFonts w:ascii="Consolas" w:hAnsi="Consolas"/>
          <w:color w:val="A9B7C6"/>
          <w:sz w:val="16"/>
          <w:szCs w:val="16"/>
        </w:rPr>
        <w:t>println</w:t>
      </w:r>
      <w:r w:rsidRPr="008455E0">
        <w:rPr>
          <w:rFonts w:ascii="Consolas" w:hAnsi="Consolas"/>
          <w:color w:val="D8D8D8"/>
          <w:sz w:val="16"/>
          <w:szCs w:val="16"/>
        </w:rPr>
        <w:t>(</w:t>
      </w:r>
      <w:r w:rsidRPr="008455E0">
        <w:rPr>
          <w:rFonts w:ascii="Consolas" w:hAnsi="Consolas"/>
          <w:color w:val="A5C25C"/>
          <w:sz w:val="16"/>
          <w:szCs w:val="16"/>
        </w:rPr>
        <w:t>"Login successful!"</w:t>
      </w:r>
      <w:r w:rsidRPr="008455E0">
        <w:rPr>
          <w:rFonts w:ascii="Consolas" w:hAnsi="Consolas"/>
          <w:color w:val="D8D8D8"/>
          <w:sz w:val="16"/>
          <w:szCs w:val="16"/>
        </w:rPr>
        <w:t>);</w:t>
      </w:r>
    </w:p>
    <w:p w14:paraId="7054F60A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 xml:space="preserve">        } </w:t>
      </w:r>
      <w:r w:rsidRPr="008455E0">
        <w:rPr>
          <w:rFonts w:ascii="Consolas" w:hAnsi="Consolas"/>
          <w:color w:val="CC7832"/>
          <w:sz w:val="16"/>
          <w:szCs w:val="16"/>
        </w:rPr>
        <w:t>else</w:t>
      </w:r>
      <w:r w:rsidRPr="008455E0">
        <w:rPr>
          <w:rFonts w:ascii="Consolas" w:hAnsi="Consolas"/>
          <w:color w:val="D8D8D8"/>
          <w:sz w:val="16"/>
          <w:szCs w:val="16"/>
        </w:rPr>
        <w:t xml:space="preserve"> {</w:t>
      </w:r>
    </w:p>
    <w:p w14:paraId="066FC869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 xml:space="preserve">            </w:t>
      </w:r>
      <w:r w:rsidRPr="008455E0">
        <w:rPr>
          <w:rFonts w:ascii="Consolas" w:hAnsi="Consolas"/>
          <w:color w:val="CC7832"/>
          <w:sz w:val="16"/>
          <w:szCs w:val="16"/>
        </w:rPr>
        <w:t>throw</w:t>
      </w: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  <w:r w:rsidRPr="008455E0">
        <w:rPr>
          <w:rFonts w:ascii="Consolas" w:hAnsi="Consolas"/>
          <w:color w:val="CC7832"/>
          <w:sz w:val="16"/>
          <w:szCs w:val="16"/>
        </w:rPr>
        <w:t>new</w:t>
      </w: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  <w:r w:rsidRPr="008455E0">
        <w:rPr>
          <w:rFonts w:ascii="Consolas" w:hAnsi="Consolas"/>
          <w:color w:val="A9B7C6"/>
          <w:sz w:val="16"/>
          <w:szCs w:val="16"/>
        </w:rPr>
        <w:t>InvalidPasswordException</w:t>
      </w:r>
      <w:r w:rsidRPr="008455E0">
        <w:rPr>
          <w:rFonts w:ascii="Consolas" w:hAnsi="Consolas"/>
          <w:color w:val="D8D8D8"/>
          <w:sz w:val="16"/>
          <w:szCs w:val="16"/>
        </w:rPr>
        <w:t>(</w:t>
      </w:r>
      <w:r w:rsidRPr="008455E0">
        <w:rPr>
          <w:rFonts w:ascii="Consolas" w:hAnsi="Consolas"/>
          <w:color w:val="A5C25C"/>
          <w:sz w:val="16"/>
          <w:szCs w:val="16"/>
        </w:rPr>
        <w:t>"Password should be 8 characters"</w:t>
      </w:r>
      <w:r w:rsidRPr="008455E0">
        <w:rPr>
          <w:rFonts w:ascii="Consolas" w:hAnsi="Consolas"/>
          <w:color w:val="D8D8D8"/>
          <w:sz w:val="16"/>
          <w:szCs w:val="16"/>
        </w:rPr>
        <w:t>);</w:t>
      </w:r>
    </w:p>
    <w:p w14:paraId="0968117B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 xml:space="preserve">        }</w:t>
      </w:r>
    </w:p>
    <w:p w14:paraId="78734B09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 xml:space="preserve">    }</w:t>
      </w:r>
    </w:p>
    <w:p w14:paraId="7A1290AD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</w:p>
    <w:p w14:paraId="35453928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 xml:space="preserve">    </w:t>
      </w:r>
      <w:r w:rsidRPr="008455E0">
        <w:rPr>
          <w:rFonts w:ascii="Consolas" w:hAnsi="Consolas"/>
          <w:color w:val="CC7832"/>
          <w:sz w:val="16"/>
          <w:szCs w:val="16"/>
        </w:rPr>
        <w:t>public</w:t>
      </w: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  <w:r w:rsidRPr="008455E0">
        <w:rPr>
          <w:rFonts w:ascii="Consolas" w:hAnsi="Consolas"/>
          <w:color w:val="CC7832"/>
          <w:sz w:val="16"/>
          <w:szCs w:val="16"/>
        </w:rPr>
        <w:t>static</w:t>
      </w: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  <w:r w:rsidRPr="008455E0">
        <w:rPr>
          <w:rFonts w:ascii="Consolas" w:hAnsi="Consolas"/>
          <w:color w:val="CC7832"/>
          <w:sz w:val="16"/>
          <w:szCs w:val="16"/>
        </w:rPr>
        <w:t>void</w:t>
      </w: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  <w:r w:rsidRPr="008455E0">
        <w:rPr>
          <w:rFonts w:ascii="Consolas" w:hAnsi="Consolas"/>
          <w:color w:val="FFC66D"/>
          <w:sz w:val="16"/>
          <w:szCs w:val="16"/>
        </w:rPr>
        <w:t>main</w:t>
      </w:r>
      <w:r w:rsidRPr="008455E0">
        <w:rPr>
          <w:rFonts w:ascii="Consolas" w:hAnsi="Consolas"/>
          <w:color w:val="D8D8D8"/>
          <w:sz w:val="16"/>
          <w:szCs w:val="16"/>
        </w:rPr>
        <w:t>(</w:t>
      </w:r>
      <w:r w:rsidRPr="008455E0">
        <w:rPr>
          <w:rFonts w:ascii="Consolas" w:hAnsi="Consolas"/>
          <w:color w:val="A9B7C6"/>
          <w:sz w:val="16"/>
          <w:szCs w:val="16"/>
        </w:rPr>
        <w:t>String</w:t>
      </w:r>
      <w:r w:rsidRPr="008455E0">
        <w:rPr>
          <w:rFonts w:ascii="Consolas" w:hAnsi="Consolas"/>
          <w:color w:val="D8D8D8"/>
          <w:sz w:val="16"/>
          <w:szCs w:val="16"/>
        </w:rPr>
        <w:t xml:space="preserve">[] </w:t>
      </w:r>
      <w:r w:rsidRPr="008455E0">
        <w:rPr>
          <w:rFonts w:ascii="Consolas" w:hAnsi="Consolas"/>
          <w:color w:val="79ABFF"/>
          <w:sz w:val="16"/>
          <w:szCs w:val="16"/>
        </w:rPr>
        <w:t>args</w:t>
      </w:r>
      <w:r w:rsidRPr="008455E0">
        <w:rPr>
          <w:rFonts w:ascii="Consolas" w:hAnsi="Consolas"/>
          <w:color w:val="D8D8D8"/>
          <w:sz w:val="16"/>
          <w:szCs w:val="16"/>
        </w:rPr>
        <w:t xml:space="preserve">) </w:t>
      </w:r>
      <w:r w:rsidRPr="008455E0">
        <w:rPr>
          <w:rFonts w:ascii="Consolas" w:hAnsi="Consolas"/>
          <w:color w:val="CC7832"/>
          <w:sz w:val="16"/>
          <w:szCs w:val="16"/>
        </w:rPr>
        <w:t>throws</w:t>
      </w: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  <w:r w:rsidRPr="008455E0">
        <w:rPr>
          <w:rFonts w:ascii="Consolas" w:hAnsi="Consolas"/>
          <w:color w:val="A9B7C6"/>
          <w:sz w:val="16"/>
          <w:szCs w:val="16"/>
        </w:rPr>
        <w:t>InvalidPasswordException</w:t>
      </w:r>
      <w:r w:rsidRPr="008455E0">
        <w:rPr>
          <w:rFonts w:ascii="Consolas" w:hAnsi="Consolas"/>
          <w:color w:val="D8D8D8"/>
          <w:sz w:val="16"/>
          <w:szCs w:val="16"/>
        </w:rPr>
        <w:t xml:space="preserve">, </w:t>
      </w:r>
      <w:r w:rsidRPr="008455E0">
        <w:rPr>
          <w:rFonts w:ascii="Consolas" w:hAnsi="Consolas"/>
          <w:color w:val="A9B7C6"/>
          <w:sz w:val="16"/>
          <w:szCs w:val="16"/>
        </w:rPr>
        <w:t>InvalidUserNameException</w:t>
      </w:r>
      <w:r w:rsidRPr="008455E0">
        <w:rPr>
          <w:rFonts w:ascii="Consolas" w:hAnsi="Consolas"/>
          <w:color w:val="D8D8D8"/>
          <w:sz w:val="16"/>
          <w:szCs w:val="16"/>
        </w:rPr>
        <w:t xml:space="preserve"> {</w:t>
      </w:r>
    </w:p>
    <w:p w14:paraId="3BAE7432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 xml:space="preserve">        </w:t>
      </w:r>
      <w:r w:rsidRPr="008455E0">
        <w:rPr>
          <w:rFonts w:ascii="Consolas" w:hAnsi="Consolas"/>
          <w:color w:val="CC7832"/>
          <w:sz w:val="16"/>
          <w:szCs w:val="16"/>
        </w:rPr>
        <w:t>boolean</w:t>
      </w: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  <w:r w:rsidRPr="008455E0">
        <w:rPr>
          <w:rFonts w:ascii="Consolas" w:hAnsi="Consolas"/>
          <w:color w:val="BED6FF"/>
          <w:sz w:val="16"/>
          <w:szCs w:val="16"/>
        </w:rPr>
        <w:t>b</w:t>
      </w:r>
      <w:r w:rsidRPr="008455E0">
        <w:rPr>
          <w:rFonts w:ascii="Consolas" w:hAnsi="Consolas"/>
          <w:color w:val="D8D8D8"/>
          <w:sz w:val="16"/>
          <w:szCs w:val="16"/>
        </w:rPr>
        <w:t xml:space="preserve"> = </w:t>
      </w:r>
      <w:r w:rsidRPr="008455E0">
        <w:rPr>
          <w:rFonts w:ascii="Consolas" w:hAnsi="Consolas"/>
          <w:color w:val="CC7832"/>
          <w:sz w:val="16"/>
          <w:szCs w:val="16"/>
        </w:rPr>
        <w:t>true</w:t>
      </w:r>
      <w:r w:rsidRPr="008455E0">
        <w:rPr>
          <w:rFonts w:ascii="Consolas" w:hAnsi="Consolas"/>
          <w:color w:val="D8D8D8"/>
          <w:sz w:val="16"/>
          <w:szCs w:val="16"/>
        </w:rPr>
        <w:t>;</w:t>
      </w:r>
    </w:p>
    <w:p w14:paraId="2EAC72A3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</w:p>
    <w:p w14:paraId="28B6B434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 xml:space="preserve">        </w:t>
      </w:r>
      <w:r w:rsidRPr="008455E0">
        <w:rPr>
          <w:rFonts w:ascii="Consolas" w:hAnsi="Consolas"/>
          <w:color w:val="CC7832"/>
          <w:sz w:val="16"/>
          <w:szCs w:val="16"/>
        </w:rPr>
        <w:t>do</w:t>
      </w:r>
      <w:r w:rsidRPr="008455E0">
        <w:rPr>
          <w:rFonts w:ascii="Consolas" w:hAnsi="Consolas"/>
          <w:color w:val="D8D8D8"/>
          <w:sz w:val="16"/>
          <w:szCs w:val="16"/>
        </w:rPr>
        <w:t xml:space="preserve"> {</w:t>
      </w:r>
    </w:p>
    <w:p w14:paraId="042BF254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 xml:space="preserve">            </w:t>
      </w:r>
      <w:r w:rsidRPr="008455E0">
        <w:rPr>
          <w:rFonts w:ascii="Consolas" w:hAnsi="Consolas"/>
          <w:color w:val="A9B7C6"/>
          <w:sz w:val="16"/>
          <w:szCs w:val="16"/>
        </w:rPr>
        <w:t>System</w:t>
      </w:r>
      <w:r w:rsidRPr="008455E0">
        <w:rPr>
          <w:rFonts w:ascii="Consolas" w:hAnsi="Consolas"/>
          <w:color w:val="D8D8D8"/>
          <w:sz w:val="16"/>
          <w:szCs w:val="16"/>
        </w:rPr>
        <w:t>.</w:t>
      </w:r>
      <w:r w:rsidRPr="008455E0">
        <w:rPr>
          <w:rFonts w:ascii="Consolas" w:hAnsi="Consolas"/>
          <w:color w:val="9876AA"/>
          <w:sz w:val="16"/>
          <w:szCs w:val="16"/>
        </w:rPr>
        <w:t>out</w:t>
      </w:r>
      <w:r w:rsidRPr="008455E0">
        <w:rPr>
          <w:rFonts w:ascii="Consolas" w:hAnsi="Consolas"/>
          <w:color w:val="D8D8D8"/>
          <w:sz w:val="16"/>
          <w:szCs w:val="16"/>
        </w:rPr>
        <w:t>.</w:t>
      </w:r>
      <w:r w:rsidRPr="008455E0">
        <w:rPr>
          <w:rFonts w:ascii="Consolas" w:hAnsi="Consolas"/>
          <w:color w:val="A9B7C6"/>
          <w:sz w:val="16"/>
          <w:szCs w:val="16"/>
        </w:rPr>
        <w:t>println</w:t>
      </w:r>
      <w:r w:rsidRPr="008455E0">
        <w:rPr>
          <w:rFonts w:ascii="Consolas" w:hAnsi="Consolas"/>
          <w:color w:val="D8D8D8"/>
          <w:sz w:val="16"/>
          <w:szCs w:val="16"/>
        </w:rPr>
        <w:t>(</w:t>
      </w:r>
      <w:r w:rsidRPr="008455E0">
        <w:rPr>
          <w:rFonts w:ascii="Consolas" w:hAnsi="Consolas"/>
          <w:color w:val="A5C25C"/>
          <w:sz w:val="16"/>
          <w:szCs w:val="16"/>
        </w:rPr>
        <w:t>"Enter choice: \n1. Signup \n2. Login \n3. Change password \n0. Exit"</w:t>
      </w:r>
      <w:r w:rsidRPr="008455E0">
        <w:rPr>
          <w:rFonts w:ascii="Consolas" w:hAnsi="Consolas"/>
          <w:color w:val="D8D8D8"/>
          <w:sz w:val="16"/>
          <w:szCs w:val="16"/>
        </w:rPr>
        <w:t>);</w:t>
      </w:r>
    </w:p>
    <w:p w14:paraId="24FC4647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 xml:space="preserve">            </w:t>
      </w:r>
      <w:r w:rsidRPr="008455E0">
        <w:rPr>
          <w:rFonts w:ascii="Consolas" w:hAnsi="Consolas"/>
          <w:color w:val="CC7832"/>
          <w:sz w:val="16"/>
          <w:szCs w:val="16"/>
        </w:rPr>
        <w:t>int</w:t>
      </w: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  <w:r w:rsidRPr="008455E0">
        <w:rPr>
          <w:rFonts w:ascii="Consolas" w:hAnsi="Consolas"/>
          <w:color w:val="BED6FF"/>
          <w:sz w:val="16"/>
          <w:szCs w:val="16"/>
        </w:rPr>
        <w:t>choice</w:t>
      </w:r>
      <w:r w:rsidRPr="008455E0">
        <w:rPr>
          <w:rFonts w:ascii="Consolas" w:hAnsi="Consolas"/>
          <w:color w:val="D8D8D8"/>
          <w:sz w:val="16"/>
          <w:szCs w:val="16"/>
        </w:rPr>
        <w:t xml:space="preserve"> = </w:t>
      </w:r>
      <w:r w:rsidRPr="008455E0">
        <w:rPr>
          <w:rFonts w:ascii="Consolas" w:hAnsi="Consolas"/>
          <w:color w:val="EFC090"/>
          <w:sz w:val="16"/>
          <w:szCs w:val="16"/>
        </w:rPr>
        <w:t>sc</w:t>
      </w:r>
      <w:r w:rsidRPr="008455E0">
        <w:rPr>
          <w:rFonts w:ascii="Consolas" w:hAnsi="Consolas"/>
          <w:color w:val="D8D8D8"/>
          <w:sz w:val="16"/>
          <w:szCs w:val="16"/>
        </w:rPr>
        <w:t>.</w:t>
      </w:r>
      <w:r w:rsidRPr="008455E0">
        <w:rPr>
          <w:rFonts w:ascii="Consolas" w:hAnsi="Consolas"/>
          <w:color w:val="A9B7C6"/>
          <w:sz w:val="16"/>
          <w:szCs w:val="16"/>
        </w:rPr>
        <w:t>nextInt</w:t>
      </w:r>
      <w:r w:rsidRPr="008455E0">
        <w:rPr>
          <w:rFonts w:ascii="Consolas" w:hAnsi="Consolas"/>
          <w:color w:val="D8D8D8"/>
          <w:sz w:val="16"/>
          <w:szCs w:val="16"/>
        </w:rPr>
        <w:t>();</w:t>
      </w:r>
    </w:p>
    <w:p w14:paraId="7D20C963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</w:p>
    <w:p w14:paraId="6DDAD29F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 xml:space="preserve">            </w:t>
      </w:r>
      <w:r w:rsidRPr="008455E0">
        <w:rPr>
          <w:rFonts w:ascii="Consolas" w:hAnsi="Consolas"/>
          <w:color w:val="CC7832"/>
          <w:sz w:val="16"/>
          <w:szCs w:val="16"/>
        </w:rPr>
        <w:t>switch</w:t>
      </w:r>
      <w:r w:rsidRPr="008455E0">
        <w:rPr>
          <w:rFonts w:ascii="Consolas" w:hAnsi="Consolas"/>
          <w:color w:val="D8D8D8"/>
          <w:sz w:val="16"/>
          <w:szCs w:val="16"/>
        </w:rPr>
        <w:t xml:space="preserve"> (</w:t>
      </w:r>
      <w:r w:rsidRPr="008455E0">
        <w:rPr>
          <w:rFonts w:ascii="Consolas" w:hAnsi="Consolas"/>
          <w:color w:val="79ABFF"/>
          <w:sz w:val="16"/>
          <w:szCs w:val="16"/>
        </w:rPr>
        <w:t>choice</w:t>
      </w:r>
      <w:r w:rsidRPr="008455E0">
        <w:rPr>
          <w:rFonts w:ascii="Consolas" w:hAnsi="Consolas"/>
          <w:color w:val="D8D8D8"/>
          <w:sz w:val="16"/>
          <w:szCs w:val="16"/>
        </w:rPr>
        <w:t>) {</w:t>
      </w:r>
    </w:p>
    <w:p w14:paraId="7ECF211C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 xml:space="preserve">                </w:t>
      </w:r>
      <w:r w:rsidRPr="008455E0">
        <w:rPr>
          <w:rFonts w:ascii="Consolas" w:hAnsi="Consolas"/>
          <w:color w:val="CC7832"/>
          <w:sz w:val="16"/>
          <w:szCs w:val="16"/>
        </w:rPr>
        <w:t>case</w:t>
      </w: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  <w:r w:rsidRPr="008455E0">
        <w:rPr>
          <w:rFonts w:ascii="Consolas" w:hAnsi="Consolas"/>
          <w:color w:val="6897BB"/>
          <w:sz w:val="16"/>
          <w:szCs w:val="16"/>
        </w:rPr>
        <w:t>0</w:t>
      </w:r>
      <w:r w:rsidRPr="008455E0">
        <w:rPr>
          <w:rFonts w:ascii="Consolas" w:hAnsi="Consolas"/>
          <w:color w:val="D8D8D8"/>
          <w:sz w:val="16"/>
          <w:szCs w:val="16"/>
        </w:rPr>
        <w:t>: {</w:t>
      </w:r>
    </w:p>
    <w:p w14:paraId="6B36190B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 xml:space="preserve">                    </w:t>
      </w:r>
      <w:r w:rsidRPr="008455E0">
        <w:rPr>
          <w:rFonts w:ascii="Consolas" w:hAnsi="Consolas"/>
          <w:color w:val="79ABFF"/>
          <w:sz w:val="16"/>
          <w:szCs w:val="16"/>
        </w:rPr>
        <w:t>b</w:t>
      </w:r>
      <w:r w:rsidRPr="008455E0">
        <w:rPr>
          <w:rFonts w:ascii="Consolas" w:hAnsi="Consolas"/>
          <w:color w:val="D8D8D8"/>
          <w:sz w:val="16"/>
          <w:szCs w:val="16"/>
        </w:rPr>
        <w:t xml:space="preserve"> = </w:t>
      </w:r>
      <w:r w:rsidRPr="008455E0">
        <w:rPr>
          <w:rFonts w:ascii="Consolas" w:hAnsi="Consolas"/>
          <w:color w:val="CC7832"/>
          <w:sz w:val="16"/>
          <w:szCs w:val="16"/>
        </w:rPr>
        <w:t>false</w:t>
      </w:r>
      <w:r w:rsidRPr="008455E0">
        <w:rPr>
          <w:rFonts w:ascii="Consolas" w:hAnsi="Consolas"/>
          <w:color w:val="D8D8D8"/>
          <w:sz w:val="16"/>
          <w:szCs w:val="16"/>
        </w:rPr>
        <w:t>;</w:t>
      </w:r>
    </w:p>
    <w:p w14:paraId="156BAE2A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 xml:space="preserve">                    </w:t>
      </w:r>
      <w:r w:rsidRPr="008455E0">
        <w:rPr>
          <w:rFonts w:ascii="Consolas" w:hAnsi="Consolas"/>
          <w:color w:val="CC7832"/>
          <w:sz w:val="16"/>
          <w:szCs w:val="16"/>
        </w:rPr>
        <w:t>break</w:t>
      </w:r>
      <w:r w:rsidRPr="008455E0">
        <w:rPr>
          <w:rFonts w:ascii="Consolas" w:hAnsi="Consolas"/>
          <w:color w:val="D8D8D8"/>
          <w:sz w:val="16"/>
          <w:szCs w:val="16"/>
        </w:rPr>
        <w:t>;</w:t>
      </w:r>
    </w:p>
    <w:p w14:paraId="5F053BC6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 xml:space="preserve">                }</w:t>
      </w:r>
    </w:p>
    <w:p w14:paraId="66D315CF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 xml:space="preserve">                </w:t>
      </w:r>
      <w:r w:rsidRPr="008455E0">
        <w:rPr>
          <w:rFonts w:ascii="Consolas" w:hAnsi="Consolas"/>
          <w:color w:val="CC7832"/>
          <w:sz w:val="16"/>
          <w:szCs w:val="16"/>
        </w:rPr>
        <w:t>case</w:t>
      </w: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  <w:r w:rsidRPr="008455E0">
        <w:rPr>
          <w:rFonts w:ascii="Consolas" w:hAnsi="Consolas"/>
          <w:color w:val="6897BB"/>
          <w:sz w:val="16"/>
          <w:szCs w:val="16"/>
        </w:rPr>
        <w:t>1</w:t>
      </w:r>
      <w:r w:rsidRPr="008455E0">
        <w:rPr>
          <w:rFonts w:ascii="Consolas" w:hAnsi="Consolas"/>
          <w:color w:val="D8D8D8"/>
          <w:sz w:val="16"/>
          <w:szCs w:val="16"/>
        </w:rPr>
        <w:t>: {</w:t>
      </w:r>
    </w:p>
    <w:p w14:paraId="4AF8A235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 xml:space="preserve">                    </w:t>
      </w:r>
      <w:r w:rsidRPr="008455E0">
        <w:rPr>
          <w:rFonts w:ascii="Consolas" w:hAnsi="Consolas"/>
          <w:color w:val="A9B7C6"/>
          <w:sz w:val="16"/>
          <w:szCs w:val="16"/>
        </w:rPr>
        <w:t>System</w:t>
      </w:r>
      <w:r w:rsidRPr="008455E0">
        <w:rPr>
          <w:rFonts w:ascii="Consolas" w:hAnsi="Consolas"/>
          <w:color w:val="D8D8D8"/>
          <w:sz w:val="16"/>
          <w:szCs w:val="16"/>
        </w:rPr>
        <w:t>.</w:t>
      </w:r>
      <w:r w:rsidRPr="008455E0">
        <w:rPr>
          <w:rFonts w:ascii="Consolas" w:hAnsi="Consolas"/>
          <w:color w:val="9876AA"/>
          <w:sz w:val="16"/>
          <w:szCs w:val="16"/>
        </w:rPr>
        <w:t>out</w:t>
      </w:r>
      <w:r w:rsidRPr="008455E0">
        <w:rPr>
          <w:rFonts w:ascii="Consolas" w:hAnsi="Consolas"/>
          <w:color w:val="D8D8D8"/>
          <w:sz w:val="16"/>
          <w:szCs w:val="16"/>
        </w:rPr>
        <w:t>.</w:t>
      </w:r>
      <w:r w:rsidRPr="008455E0">
        <w:rPr>
          <w:rFonts w:ascii="Consolas" w:hAnsi="Consolas"/>
          <w:color w:val="A9B7C6"/>
          <w:sz w:val="16"/>
          <w:szCs w:val="16"/>
        </w:rPr>
        <w:t>println</w:t>
      </w:r>
      <w:r w:rsidRPr="008455E0">
        <w:rPr>
          <w:rFonts w:ascii="Consolas" w:hAnsi="Consolas"/>
          <w:color w:val="D8D8D8"/>
          <w:sz w:val="16"/>
          <w:szCs w:val="16"/>
        </w:rPr>
        <w:t>(</w:t>
      </w:r>
      <w:r w:rsidRPr="008455E0">
        <w:rPr>
          <w:rFonts w:ascii="Consolas" w:hAnsi="Consolas"/>
          <w:color w:val="A5C25C"/>
          <w:sz w:val="16"/>
          <w:szCs w:val="16"/>
        </w:rPr>
        <w:t>"Enter name: "</w:t>
      </w:r>
      <w:r w:rsidRPr="008455E0">
        <w:rPr>
          <w:rFonts w:ascii="Consolas" w:hAnsi="Consolas"/>
          <w:color w:val="D8D8D8"/>
          <w:sz w:val="16"/>
          <w:szCs w:val="16"/>
        </w:rPr>
        <w:t>);</w:t>
      </w:r>
    </w:p>
    <w:p w14:paraId="3F739655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 xml:space="preserve">                    </w:t>
      </w:r>
      <w:r w:rsidRPr="008455E0">
        <w:rPr>
          <w:rFonts w:ascii="Consolas" w:hAnsi="Consolas"/>
          <w:color w:val="A9B7C6"/>
          <w:sz w:val="16"/>
          <w:szCs w:val="16"/>
        </w:rPr>
        <w:t>String</w:t>
      </w: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  <w:r w:rsidRPr="008455E0">
        <w:rPr>
          <w:rFonts w:ascii="Consolas" w:hAnsi="Consolas"/>
          <w:color w:val="BED6FF"/>
          <w:sz w:val="16"/>
          <w:szCs w:val="16"/>
        </w:rPr>
        <w:t>name</w:t>
      </w:r>
      <w:r w:rsidRPr="008455E0">
        <w:rPr>
          <w:rFonts w:ascii="Consolas" w:hAnsi="Consolas"/>
          <w:color w:val="D8D8D8"/>
          <w:sz w:val="16"/>
          <w:szCs w:val="16"/>
        </w:rPr>
        <w:t xml:space="preserve"> = </w:t>
      </w:r>
      <w:r w:rsidRPr="008455E0">
        <w:rPr>
          <w:rFonts w:ascii="Consolas" w:hAnsi="Consolas"/>
          <w:color w:val="EFC090"/>
          <w:sz w:val="16"/>
          <w:szCs w:val="16"/>
        </w:rPr>
        <w:t>sc</w:t>
      </w:r>
      <w:r w:rsidRPr="008455E0">
        <w:rPr>
          <w:rFonts w:ascii="Consolas" w:hAnsi="Consolas"/>
          <w:color w:val="D8D8D8"/>
          <w:sz w:val="16"/>
          <w:szCs w:val="16"/>
        </w:rPr>
        <w:t>.</w:t>
      </w:r>
      <w:r w:rsidRPr="008455E0">
        <w:rPr>
          <w:rFonts w:ascii="Consolas" w:hAnsi="Consolas"/>
          <w:color w:val="A9B7C6"/>
          <w:sz w:val="16"/>
          <w:szCs w:val="16"/>
        </w:rPr>
        <w:t>next</w:t>
      </w:r>
      <w:r w:rsidRPr="008455E0">
        <w:rPr>
          <w:rFonts w:ascii="Consolas" w:hAnsi="Consolas"/>
          <w:color w:val="D8D8D8"/>
          <w:sz w:val="16"/>
          <w:szCs w:val="16"/>
        </w:rPr>
        <w:t>();</w:t>
      </w:r>
    </w:p>
    <w:p w14:paraId="505B14DE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 xml:space="preserve">                    </w:t>
      </w:r>
      <w:r w:rsidRPr="008455E0">
        <w:rPr>
          <w:rFonts w:ascii="Consolas" w:hAnsi="Consolas"/>
          <w:color w:val="A9B7C6"/>
          <w:sz w:val="16"/>
          <w:szCs w:val="16"/>
        </w:rPr>
        <w:t>System</w:t>
      </w:r>
      <w:r w:rsidRPr="008455E0">
        <w:rPr>
          <w:rFonts w:ascii="Consolas" w:hAnsi="Consolas"/>
          <w:color w:val="D8D8D8"/>
          <w:sz w:val="16"/>
          <w:szCs w:val="16"/>
        </w:rPr>
        <w:t>.</w:t>
      </w:r>
      <w:r w:rsidRPr="008455E0">
        <w:rPr>
          <w:rFonts w:ascii="Consolas" w:hAnsi="Consolas"/>
          <w:color w:val="9876AA"/>
          <w:sz w:val="16"/>
          <w:szCs w:val="16"/>
        </w:rPr>
        <w:t>out</w:t>
      </w:r>
      <w:r w:rsidRPr="008455E0">
        <w:rPr>
          <w:rFonts w:ascii="Consolas" w:hAnsi="Consolas"/>
          <w:color w:val="D8D8D8"/>
          <w:sz w:val="16"/>
          <w:szCs w:val="16"/>
        </w:rPr>
        <w:t>.</w:t>
      </w:r>
      <w:r w:rsidRPr="008455E0">
        <w:rPr>
          <w:rFonts w:ascii="Consolas" w:hAnsi="Consolas"/>
          <w:color w:val="A9B7C6"/>
          <w:sz w:val="16"/>
          <w:szCs w:val="16"/>
        </w:rPr>
        <w:t>println</w:t>
      </w:r>
      <w:r w:rsidRPr="008455E0">
        <w:rPr>
          <w:rFonts w:ascii="Consolas" w:hAnsi="Consolas"/>
          <w:color w:val="D8D8D8"/>
          <w:sz w:val="16"/>
          <w:szCs w:val="16"/>
        </w:rPr>
        <w:t>(</w:t>
      </w:r>
      <w:r w:rsidRPr="008455E0">
        <w:rPr>
          <w:rFonts w:ascii="Consolas" w:hAnsi="Consolas"/>
          <w:color w:val="A5C25C"/>
          <w:sz w:val="16"/>
          <w:szCs w:val="16"/>
        </w:rPr>
        <w:t>"Enter username: "</w:t>
      </w:r>
      <w:r w:rsidRPr="008455E0">
        <w:rPr>
          <w:rFonts w:ascii="Consolas" w:hAnsi="Consolas"/>
          <w:color w:val="D8D8D8"/>
          <w:sz w:val="16"/>
          <w:szCs w:val="16"/>
        </w:rPr>
        <w:t>);</w:t>
      </w:r>
    </w:p>
    <w:p w14:paraId="513C6842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 xml:space="preserve">                    </w:t>
      </w:r>
      <w:r w:rsidRPr="008455E0">
        <w:rPr>
          <w:rFonts w:ascii="Consolas" w:hAnsi="Consolas"/>
          <w:color w:val="A9B7C6"/>
          <w:sz w:val="16"/>
          <w:szCs w:val="16"/>
        </w:rPr>
        <w:t>String</w:t>
      </w: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  <w:r w:rsidRPr="008455E0">
        <w:rPr>
          <w:rFonts w:ascii="Consolas" w:hAnsi="Consolas"/>
          <w:color w:val="BED6FF"/>
          <w:sz w:val="16"/>
          <w:szCs w:val="16"/>
        </w:rPr>
        <w:t>username</w:t>
      </w:r>
      <w:r w:rsidRPr="008455E0">
        <w:rPr>
          <w:rFonts w:ascii="Consolas" w:hAnsi="Consolas"/>
          <w:color w:val="D8D8D8"/>
          <w:sz w:val="16"/>
          <w:szCs w:val="16"/>
        </w:rPr>
        <w:t xml:space="preserve"> = </w:t>
      </w:r>
      <w:r w:rsidRPr="008455E0">
        <w:rPr>
          <w:rFonts w:ascii="Consolas" w:hAnsi="Consolas"/>
          <w:color w:val="EFC090"/>
          <w:sz w:val="16"/>
          <w:szCs w:val="16"/>
        </w:rPr>
        <w:t>sc</w:t>
      </w:r>
      <w:r w:rsidRPr="008455E0">
        <w:rPr>
          <w:rFonts w:ascii="Consolas" w:hAnsi="Consolas"/>
          <w:color w:val="D8D8D8"/>
          <w:sz w:val="16"/>
          <w:szCs w:val="16"/>
        </w:rPr>
        <w:t>.</w:t>
      </w:r>
      <w:r w:rsidRPr="008455E0">
        <w:rPr>
          <w:rFonts w:ascii="Consolas" w:hAnsi="Consolas"/>
          <w:color w:val="A9B7C6"/>
          <w:sz w:val="16"/>
          <w:szCs w:val="16"/>
        </w:rPr>
        <w:t>next</w:t>
      </w:r>
      <w:r w:rsidRPr="008455E0">
        <w:rPr>
          <w:rFonts w:ascii="Consolas" w:hAnsi="Consolas"/>
          <w:color w:val="D8D8D8"/>
          <w:sz w:val="16"/>
          <w:szCs w:val="16"/>
        </w:rPr>
        <w:t>();</w:t>
      </w:r>
    </w:p>
    <w:p w14:paraId="15787D20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 xml:space="preserve">                    </w:t>
      </w:r>
      <w:r w:rsidRPr="008455E0">
        <w:rPr>
          <w:rFonts w:ascii="Consolas" w:hAnsi="Consolas"/>
          <w:color w:val="A9B7C6"/>
          <w:sz w:val="16"/>
          <w:szCs w:val="16"/>
        </w:rPr>
        <w:t>System</w:t>
      </w:r>
      <w:r w:rsidRPr="008455E0">
        <w:rPr>
          <w:rFonts w:ascii="Consolas" w:hAnsi="Consolas"/>
          <w:color w:val="D8D8D8"/>
          <w:sz w:val="16"/>
          <w:szCs w:val="16"/>
        </w:rPr>
        <w:t>.</w:t>
      </w:r>
      <w:r w:rsidRPr="008455E0">
        <w:rPr>
          <w:rFonts w:ascii="Consolas" w:hAnsi="Consolas"/>
          <w:color w:val="9876AA"/>
          <w:sz w:val="16"/>
          <w:szCs w:val="16"/>
        </w:rPr>
        <w:t>out</w:t>
      </w:r>
      <w:r w:rsidRPr="008455E0">
        <w:rPr>
          <w:rFonts w:ascii="Consolas" w:hAnsi="Consolas"/>
          <w:color w:val="D8D8D8"/>
          <w:sz w:val="16"/>
          <w:szCs w:val="16"/>
        </w:rPr>
        <w:t>.</w:t>
      </w:r>
      <w:r w:rsidRPr="008455E0">
        <w:rPr>
          <w:rFonts w:ascii="Consolas" w:hAnsi="Consolas"/>
          <w:color w:val="A9B7C6"/>
          <w:sz w:val="16"/>
          <w:szCs w:val="16"/>
        </w:rPr>
        <w:t>println</w:t>
      </w:r>
      <w:r w:rsidRPr="008455E0">
        <w:rPr>
          <w:rFonts w:ascii="Consolas" w:hAnsi="Consolas"/>
          <w:color w:val="D8D8D8"/>
          <w:sz w:val="16"/>
          <w:szCs w:val="16"/>
        </w:rPr>
        <w:t>(</w:t>
      </w:r>
      <w:r w:rsidRPr="008455E0">
        <w:rPr>
          <w:rFonts w:ascii="Consolas" w:hAnsi="Consolas"/>
          <w:color w:val="A5C25C"/>
          <w:sz w:val="16"/>
          <w:szCs w:val="16"/>
        </w:rPr>
        <w:t>"Enter strong password: "</w:t>
      </w:r>
      <w:r w:rsidRPr="008455E0">
        <w:rPr>
          <w:rFonts w:ascii="Consolas" w:hAnsi="Consolas"/>
          <w:color w:val="D8D8D8"/>
          <w:sz w:val="16"/>
          <w:szCs w:val="16"/>
        </w:rPr>
        <w:t>);</w:t>
      </w:r>
    </w:p>
    <w:p w14:paraId="4A650399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 xml:space="preserve">                    </w:t>
      </w:r>
      <w:r w:rsidRPr="008455E0">
        <w:rPr>
          <w:rFonts w:ascii="Consolas" w:hAnsi="Consolas"/>
          <w:color w:val="A9B7C6"/>
          <w:sz w:val="16"/>
          <w:szCs w:val="16"/>
        </w:rPr>
        <w:t>String</w:t>
      </w: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  <w:r w:rsidRPr="008455E0">
        <w:rPr>
          <w:rFonts w:ascii="Consolas" w:hAnsi="Consolas"/>
          <w:color w:val="BED6FF"/>
          <w:sz w:val="16"/>
          <w:szCs w:val="16"/>
        </w:rPr>
        <w:t>pwd</w:t>
      </w:r>
      <w:r w:rsidRPr="008455E0">
        <w:rPr>
          <w:rFonts w:ascii="Consolas" w:hAnsi="Consolas"/>
          <w:color w:val="D8D8D8"/>
          <w:sz w:val="16"/>
          <w:szCs w:val="16"/>
        </w:rPr>
        <w:t xml:space="preserve"> = </w:t>
      </w:r>
      <w:r w:rsidRPr="008455E0">
        <w:rPr>
          <w:rFonts w:ascii="Consolas" w:hAnsi="Consolas"/>
          <w:color w:val="EFC090"/>
          <w:sz w:val="16"/>
          <w:szCs w:val="16"/>
        </w:rPr>
        <w:t>sc</w:t>
      </w:r>
      <w:r w:rsidRPr="008455E0">
        <w:rPr>
          <w:rFonts w:ascii="Consolas" w:hAnsi="Consolas"/>
          <w:color w:val="D8D8D8"/>
          <w:sz w:val="16"/>
          <w:szCs w:val="16"/>
        </w:rPr>
        <w:t>.</w:t>
      </w:r>
      <w:r w:rsidRPr="008455E0">
        <w:rPr>
          <w:rFonts w:ascii="Consolas" w:hAnsi="Consolas"/>
          <w:color w:val="A9B7C6"/>
          <w:sz w:val="16"/>
          <w:szCs w:val="16"/>
        </w:rPr>
        <w:t>next</w:t>
      </w:r>
      <w:r w:rsidRPr="008455E0">
        <w:rPr>
          <w:rFonts w:ascii="Consolas" w:hAnsi="Consolas"/>
          <w:color w:val="D8D8D8"/>
          <w:sz w:val="16"/>
          <w:szCs w:val="16"/>
        </w:rPr>
        <w:t>();</w:t>
      </w:r>
    </w:p>
    <w:p w14:paraId="2047EFA8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 xml:space="preserve">                    </w:t>
      </w:r>
      <w:r w:rsidRPr="008455E0">
        <w:rPr>
          <w:rFonts w:ascii="Consolas" w:hAnsi="Consolas"/>
          <w:color w:val="A9B7C6"/>
          <w:sz w:val="16"/>
          <w:szCs w:val="16"/>
        </w:rPr>
        <w:t>System</w:t>
      </w:r>
      <w:r w:rsidRPr="008455E0">
        <w:rPr>
          <w:rFonts w:ascii="Consolas" w:hAnsi="Consolas"/>
          <w:color w:val="D8D8D8"/>
          <w:sz w:val="16"/>
          <w:szCs w:val="16"/>
        </w:rPr>
        <w:t>.</w:t>
      </w:r>
      <w:r w:rsidRPr="008455E0">
        <w:rPr>
          <w:rFonts w:ascii="Consolas" w:hAnsi="Consolas"/>
          <w:color w:val="9876AA"/>
          <w:sz w:val="16"/>
          <w:szCs w:val="16"/>
        </w:rPr>
        <w:t>out</w:t>
      </w:r>
      <w:r w:rsidRPr="008455E0">
        <w:rPr>
          <w:rFonts w:ascii="Consolas" w:hAnsi="Consolas"/>
          <w:color w:val="D8D8D8"/>
          <w:sz w:val="16"/>
          <w:szCs w:val="16"/>
        </w:rPr>
        <w:t>.</w:t>
      </w:r>
      <w:r w:rsidRPr="008455E0">
        <w:rPr>
          <w:rFonts w:ascii="Consolas" w:hAnsi="Consolas"/>
          <w:color w:val="A9B7C6"/>
          <w:sz w:val="16"/>
          <w:szCs w:val="16"/>
        </w:rPr>
        <w:t>println</w:t>
      </w:r>
      <w:r w:rsidRPr="008455E0">
        <w:rPr>
          <w:rFonts w:ascii="Consolas" w:hAnsi="Consolas"/>
          <w:color w:val="D8D8D8"/>
          <w:sz w:val="16"/>
          <w:szCs w:val="16"/>
        </w:rPr>
        <w:t>(</w:t>
      </w:r>
      <w:r w:rsidRPr="008455E0">
        <w:rPr>
          <w:rFonts w:ascii="Consolas" w:hAnsi="Consolas"/>
          <w:color w:val="A5C25C"/>
          <w:sz w:val="16"/>
          <w:szCs w:val="16"/>
        </w:rPr>
        <w:t>"Enter email: "</w:t>
      </w:r>
      <w:r w:rsidRPr="008455E0">
        <w:rPr>
          <w:rFonts w:ascii="Consolas" w:hAnsi="Consolas"/>
          <w:color w:val="D8D8D8"/>
          <w:sz w:val="16"/>
          <w:szCs w:val="16"/>
        </w:rPr>
        <w:t>);</w:t>
      </w:r>
    </w:p>
    <w:p w14:paraId="02C1C92A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 xml:space="preserve">                    </w:t>
      </w:r>
      <w:r w:rsidRPr="008455E0">
        <w:rPr>
          <w:rFonts w:ascii="Consolas" w:hAnsi="Consolas"/>
          <w:color w:val="A9B7C6"/>
          <w:sz w:val="16"/>
          <w:szCs w:val="16"/>
        </w:rPr>
        <w:t>String</w:t>
      </w: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  <w:r w:rsidRPr="008455E0">
        <w:rPr>
          <w:rFonts w:ascii="Consolas" w:hAnsi="Consolas"/>
          <w:color w:val="BED6FF"/>
          <w:sz w:val="16"/>
          <w:szCs w:val="16"/>
        </w:rPr>
        <w:t>email</w:t>
      </w:r>
      <w:r w:rsidRPr="008455E0">
        <w:rPr>
          <w:rFonts w:ascii="Consolas" w:hAnsi="Consolas"/>
          <w:color w:val="D8D8D8"/>
          <w:sz w:val="16"/>
          <w:szCs w:val="16"/>
        </w:rPr>
        <w:t xml:space="preserve"> = </w:t>
      </w:r>
      <w:r w:rsidRPr="008455E0">
        <w:rPr>
          <w:rFonts w:ascii="Consolas" w:hAnsi="Consolas"/>
          <w:color w:val="EFC090"/>
          <w:sz w:val="16"/>
          <w:szCs w:val="16"/>
        </w:rPr>
        <w:t>sc</w:t>
      </w:r>
      <w:r w:rsidRPr="008455E0">
        <w:rPr>
          <w:rFonts w:ascii="Consolas" w:hAnsi="Consolas"/>
          <w:color w:val="D8D8D8"/>
          <w:sz w:val="16"/>
          <w:szCs w:val="16"/>
        </w:rPr>
        <w:t>.</w:t>
      </w:r>
      <w:r w:rsidRPr="008455E0">
        <w:rPr>
          <w:rFonts w:ascii="Consolas" w:hAnsi="Consolas"/>
          <w:color w:val="A9B7C6"/>
          <w:sz w:val="16"/>
          <w:szCs w:val="16"/>
        </w:rPr>
        <w:t>next</w:t>
      </w:r>
      <w:r w:rsidRPr="008455E0">
        <w:rPr>
          <w:rFonts w:ascii="Consolas" w:hAnsi="Consolas"/>
          <w:color w:val="D8D8D8"/>
          <w:sz w:val="16"/>
          <w:szCs w:val="16"/>
        </w:rPr>
        <w:t>();</w:t>
      </w:r>
    </w:p>
    <w:p w14:paraId="5F4F0E86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 xml:space="preserve">                    </w:t>
      </w:r>
      <w:r w:rsidRPr="008455E0">
        <w:rPr>
          <w:rFonts w:ascii="Consolas" w:hAnsi="Consolas"/>
          <w:color w:val="A9B7C6"/>
          <w:sz w:val="16"/>
          <w:szCs w:val="16"/>
        </w:rPr>
        <w:t>System</w:t>
      </w:r>
      <w:r w:rsidRPr="008455E0">
        <w:rPr>
          <w:rFonts w:ascii="Consolas" w:hAnsi="Consolas"/>
          <w:color w:val="D8D8D8"/>
          <w:sz w:val="16"/>
          <w:szCs w:val="16"/>
        </w:rPr>
        <w:t>.</w:t>
      </w:r>
      <w:r w:rsidRPr="008455E0">
        <w:rPr>
          <w:rFonts w:ascii="Consolas" w:hAnsi="Consolas"/>
          <w:color w:val="9876AA"/>
          <w:sz w:val="16"/>
          <w:szCs w:val="16"/>
        </w:rPr>
        <w:t>out</w:t>
      </w:r>
      <w:r w:rsidRPr="008455E0">
        <w:rPr>
          <w:rFonts w:ascii="Consolas" w:hAnsi="Consolas"/>
          <w:color w:val="D8D8D8"/>
          <w:sz w:val="16"/>
          <w:szCs w:val="16"/>
        </w:rPr>
        <w:t>.</w:t>
      </w:r>
      <w:r w:rsidRPr="008455E0">
        <w:rPr>
          <w:rFonts w:ascii="Consolas" w:hAnsi="Consolas"/>
          <w:color w:val="A9B7C6"/>
          <w:sz w:val="16"/>
          <w:szCs w:val="16"/>
        </w:rPr>
        <w:t>println</w:t>
      </w:r>
      <w:r w:rsidRPr="008455E0">
        <w:rPr>
          <w:rFonts w:ascii="Consolas" w:hAnsi="Consolas"/>
          <w:color w:val="D8D8D8"/>
          <w:sz w:val="16"/>
          <w:szCs w:val="16"/>
        </w:rPr>
        <w:t>(</w:t>
      </w:r>
      <w:r w:rsidRPr="008455E0">
        <w:rPr>
          <w:rFonts w:ascii="Consolas" w:hAnsi="Consolas"/>
          <w:color w:val="A5C25C"/>
          <w:sz w:val="16"/>
          <w:szCs w:val="16"/>
        </w:rPr>
        <w:t>"Enter phone: "</w:t>
      </w:r>
      <w:r w:rsidRPr="008455E0">
        <w:rPr>
          <w:rFonts w:ascii="Consolas" w:hAnsi="Consolas"/>
          <w:color w:val="D8D8D8"/>
          <w:sz w:val="16"/>
          <w:szCs w:val="16"/>
        </w:rPr>
        <w:t>);</w:t>
      </w:r>
    </w:p>
    <w:p w14:paraId="76ED0258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 xml:space="preserve">                    </w:t>
      </w:r>
      <w:r w:rsidRPr="008455E0">
        <w:rPr>
          <w:rFonts w:ascii="Consolas" w:hAnsi="Consolas"/>
          <w:color w:val="CC7832"/>
          <w:sz w:val="16"/>
          <w:szCs w:val="16"/>
        </w:rPr>
        <w:t>long</w:t>
      </w: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  <w:r w:rsidRPr="008455E0">
        <w:rPr>
          <w:rFonts w:ascii="Consolas" w:hAnsi="Consolas"/>
          <w:color w:val="BED6FF"/>
          <w:sz w:val="16"/>
          <w:szCs w:val="16"/>
        </w:rPr>
        <w:t>phone</w:t>
      </w:r>
      <w:r w:rsidRPr="008455E0">
        <w:rPr>
          <w:rFonts w:ascii="Consolas" w:hAnsi="Consolas"/>
          <w:color w:val="D8D8D8"/>
          <w:sz w:val="16"/>
          <w:szCs w:val="16"/>
        </w:rPr>
        <w:t xml:space="preserve"> = </w:t>
      </w:r>
      <w:r w:rsidRPr="008455E0">
        <w:rPr>
          <w:rFonts w:ascii="Consolas" w:hAnsi="Consolas"/>
          <w:color w:val="EFC090"/>
          <w:sz w:val="16"/>
          <w:szCs w:val="16"/>
        </w:rPr>
        <w:t>sc</w:t>
      </w:r>
      <w:r w:rsidRPr="008455E0">
        <w:rPr>
          <w:rFonts w:ascii="Consolas" w:hAnsi="Consolas"/>
          <w:color w:val="D8D8D8"/>
          <w:sz w:val="16"/>
          <w:szCs w:val="16"/>
        </w:rPr>
        <w:t>.</w:t>
      </w:r>
      <w:r w:rsidRPr="008455E0">
        <w:rPr>
          <w:rFonts w:ascii="Consolas" w:hAnsi="Consolas"/>
          <w:color w:val="A9B7C6"/>
          <w:sz w:val="16"/>
          <w:szCs w:val="16"/>
        </w:rPr>
        <w:t>nextLong</w:t>
      </w:r>
      <w:r w:rsidRPr="008455E0">
        <w:rPr>
          <w:rFonts w:ascii="Consolas" w:hAnsi="Consolas"/>
          <w:color w:val="D8D8D8"/>
          <w:sz w:val="16"/>
          <w:szCs w:val="16"/>
        </w:rPr>
        <w:t>();</w:t>
      </w:r>
    </w:p>
    <w:p w14:paraId="7D7FEEBD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</w:p>
    <w:p w14:paraId="2FF6C3C5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 xml:space="preserve">                    </w:t>
      </w:r>
      <w:r w:rsidRPr="008455E0">
        <w:rPr>
          <w:rFonts w:ascii="Consolas" w:hAnsi="Consolas"/>
          <w:color w:val="BED6FF"/>
          <w:sz w:val="16"/>
          <w:szCs w:val="16"/>
        </w:rPr>
        <w:t>signUp</w:t>
      </w:r>
      <w:r w:rsidRPr="008455E0">
        <w:rPr>
          <w:rFonts w:ascii="Consolas" w:hAnsi="Consolas"/>
          <w:color w:val="D8D8D8"/>
          <w:sz w:val="16"/>
          <w:szCs w:val="16"/>
        </w:rPr>
        <w:t>(</w:t>
      </w:r>
      <w:r w:rsidRPr="008455E0">
        <w:rPr>
          <w:rFonts w:ascii="Consolas" w:hAnsi="Consolas"/>
          <w:color w:val="79ABFF"/>
          <w:sz w:val="16"/>
          <w:szCs w:val="16"/>
        </w:rPr>
        <w:t>name</w:t>
      </w:r>
      <w:r w:rsidRPr="008455E0">
        <w:rPr>
          <w:rFonts w:ascii="Consolas" w:hAnsi="Consolas"/>
          <w:color w:val="D8D8D8"/>
          <w:sz w:val="16"/>
          <w:szCs w:val="16"/>
        </w:rPr>
        <w:t xml:space="preserve">, </w:t>
      </w:r>
      <w:r w:rsidRPr="008455E0">
        <w:rPr>
          <w:rFonts w:ascii="Consolas" w:hAnsi="Consolas"/>
          <w:color w:val="79ABFF"/>
          <w:sz w:val="16"/>
          <w:szCs w:val="16"/>
        </w:rPr>
        <w:t>username</w:t>
      </w:r>
      <w:r w:rsidRPr="008455E0">
        <w:rPr>
          <w:rFonts w:ascii="Consolas" w:hAnsi="Consolas"/>
          <w:color w:val="D8D8D8"/>
          <w:sz w:val="16"/>
          <w:szCs w:val="16"/>
        </w:rPr>
        <w:t xml:space="preserve">, </w:t>
      </w:r>
      <w:r w:rsidRPr="008455E0">
        <w:rPr>
          <w:rFonts w:ascii="Consolas" w:hAnsi="Consolas"/>
          <w:color w:val="79ABFF"/>
          <w:sz w:val="16"/>
          <w:szCs w:val="16"/>
        </w:rPr>
        <w:t>pwd</w:t>
      </w:r>
      <w:r w:rsidRPr="008455E0">
        <w:rPr>
          <w:rFonts w:ascii="Consolas" w:hAnsi="Consolas"/>
          <w:color w:val="D8D8D8"/>
          <w:sz w:val="16"/>
          <w:szCs w:val="16"/>
        </w:rPr>
        <w:t xml:space="preserve">, </w:t>
      </w:r>
      <w:r w:rsidRPr="008455E0">
        <w:rPr>
          <w:rFonts w:ascii="Consolas" w:hAnsi="Consolas"/>
          <w:color w:val="79ABFF"/>
          <w:sz w:val="16"/>
          <w:szCs w:val="16"/>
        </w:rPr>
        <w:t>email</w:t>
      </w:r>
      <w:r w:rsidRPr="008455E0">
        <w:rPr>
          <w:rFonts w:ascii="Consolas" w:hAnsi="Consolas"/>
          <w:color w:val="D8D8D8"/>
          <w:sz w:val="16"/>
          <w:szCs w:val="16"/>
        </w:rPr>
        <w:t xml:space="preserve">, </w:t>
      </w:r>
      <w:r w:rsidRPr="008455E0">
        <w:rPr>
          <w:rFonts w:ascii="Consolas" w:hAnsi="Consolas"/>
          <w:color w:val="79ABFF"/>
          <w:sz w:val="16"/>
          <w:szCs w:val="16"/>
        </w:rPr>
        <w:t>phone</w:t>
      </w:r>
      <w:r w:rsidRPr="008455E0">
        <w:rPr>
          <w:rFonts w:ascii="Consolas" w:hAnsi="Consolas"/>
          <w:color w:val="D8D8D8"/>
          <w:sz w:val="16"/>
          <w:szCs w:val="16"/>
        </w:rPr>
        <w:t>);</w:t>
      </w:r>
    </w:p>
    <w:p w14:paraId="28C120D4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 xml:space="preserve">                    </w:t>
      </w:r>
      <w:r w:rsidRPr="008455E0">
        <w:rPr>
          <w:rFonts w:ascii="Consolas" w:hAnsi="Consolas"/>
          <w:color w:val="CC7832"/>
          <w:sz w:val="16"/>
          <w:szCs w:val="16"/>
        </w:rPr>
        <w:t>break</w:t>
      </w:r>
      <w:r w:rsidRPr="008455E0">
        <w:rPr>
          <w:rFonts w:ascii="Consolas" w:hAnsi="Consolas"/>
          <w:color w:val="D8D8D8"/>
          <w:sz w:val="16"/>
          <w:szCs w:val="16"/>
        </w:rPr>
        <w:t>;</w:t>
      </w:r>
    </w:p>
    <w:p w14:paraId="14152AB4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 xml:space="preserve">                }</w:t>
      </w:r>
    </w:p>
    <w:p w14:paraId="0B13EC06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 xml:space="preserve">                </w:t>
      </w:r>
      <w:r w:rsidRPr="008455E0">
        <w:rPr>
          <w:rFonts w:ascii="Consolas" w:hAnsi="Consolas"/>
          <w:color w:val="CC7832"/>
          <w:sz w:val="16"/>
          <w:szCs w:val="16"/>
        </w:rPr>
        <w:t>case</w:t>
      </w: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  <w:r w:rsidRPr="008455E0">
        <w:rPr>
          <w:rFonts w:ascii="Consolas" w:hAnsi="Consolas"/>
          <w:color w:val="6897BB"/>
          <w:sz w:val="16"/>
          <w:szCs w:val="16"/>
        </w:rPr>
        <w:t>2</w:t>
      </w:r>
      <w:r w:rsidRPr="008455E0">
        <w:rPr>
          <w:rFonts w:ascii="Consolas" w:hAnsi="Consolas"/>
          <w:color w:val="D8D8D8"/>
          <w:sz w:val="16"/>
          <w:szCs w:val="16"/>
        </w:rPr>
        <w:t>: {</w:t>
      </w:r>
    </w:p>
    <w:p w14:paraId="1652513D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 xml:space="preserve">                    </w:t>
      </w:r>
      <w:r w:rsidRPr="008455E0">
        <w:rPr>
          <w:rFonts w:ascii="Consolas" w:hAnsi="Consolas"/>
          <w:color w:val="A9B7C6"/>
          <w:sz w:val="16"/>
          <w:szCs w:val="16"/>
        </w:rPr>
        <w:t>System</w:t>
      </w:r>
      <w:r w:rsidRPr="008455E0">
        <w:rPr>
          <w:rFonts w:ascii="Consolas" w:hAnsi="Consolas"/>
          <w:color w:val="D8D8D8"/>
          <w:sz w:val="16"/>
          <w:szCs w:val="16"/>
        </w:rPr>
        <w:t>.</w:t>
      </w:r>
      <w:r w:rsidRPr="008455E0">
        <w:rPr>
          <w:rFonts w:ascii="Consolas" w:hAnsi="Consolas"/>
          <w:color w:val="9876AA"/>
          <w:sz w:val="16"/>
          <w:szCs w:val="16"/>
        </w:rPr>
        <w:t>out</w:t>
      </w:r>
      <w:r w:rsidRPr="008455E0">
        <w:rPr>
          <w:rFonts w:ascii="Consolas" w:hAnsi="Consolas"/>
          <w:color w:val="D8D8D8"/>
          <w:sz w:val="16"/>
          <w:szCs w:val="16"/>
        </w:rPr>
        <w:t>.</w:t>
      </w:r>
      <w:r w:rsidRPr="008455E0">
        <w:rPr>
          <w:rFonts w:ascii="Consolas" w:hAnsi="Consolas"/>
          <w:color w:val="A9B7C6"/>
          <w:sz w:val="16"/>
          <w:szCs w:val="16"/>
        </w:rPr>
        <w:t>println</w:t>
      </w:r>
      <w:r w:rsidRPr="008455E0">
        <w:rPr>
          <w:rFonts w:ascii="Consolas" w:hAnsi="Consolas"/>
          <w:color w:val="D8D8D8"/>
          <w:sz w:val="16"/>
          <w:szCs w:val="16"/>
        </w:rPr>
        <w:t>(</w:t>
      </w:r>
      <w:r w:rsidRPr="008455E0">
        <w:rPr>
          <w:rFonts w:ascii="Consolas" w:hAnsi="Consolas"/>
          <w:color w:val="A5C25C"/>
          <w:sz w:val="16"/>
          <w:szCs w:val="16"/>
        </w:rPr>
        <w:t>"Enter username: "</w:t>
      </w:r>
      <w:r w:rsidRPr="008455E0">
        <w:rPr>
          <w:rFonts w:ascii="Consolas" w:hAnsi="Consolas"/>
          <w:color w:val="D8D8D8"/>
          <w:sz w:val="16"/>
          <w:szCs w:val="16"/>
        </w:rPr>
        <w:t>);</w:t>
      </w:r>
    </w:p>
    <w:p w14:paraId="6F034755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 xml:space="preserve">                    </w:t>
      </w:r>
      <w:r w:rsidRPr="008455E0">
        <w:rPr>
          <w:rFonts w:ascii="Consolas" w:hAnsi="Consolas"/>
          <w:color w:val="A9B7C6"/>
          <w:sz w:val="16"/>
          <w:szCs w:val="16"/>
        </w:rPr>
        <w:t>String</w:t>
      </w: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  <w:r w:rsidRPr="008455E0">
        <w:rPr>
          <w:rFonts w:ascii="Consolas" w:hAnsi="Consolas"/>
          <w:color w:val="BED6FF"/>
          <w:sz w:val="16"/>
          <w:szCs w:val="16"/>
        </w:rPr>
        <w:t>un</w:t>
      </w:r>
      <w:r w:rsidRPr="008455E0">
        <w:rPr>
          <w:rFonts w:ascii="Consolas" w:hAnsi="Consolas"/>
          <w:color w:val="D8D8D8"/>
          <w:sz w:val="16"/>
          <w:szCs w:val="16"/>
        </w:rPr>
        <w:t xml:space="preserve"> = </w:t>
      </w:r>
      <w:r w:rsidRPr="008455E0">
        <w:rPr>
          <w:rFonts w:ascii="Consolas" w:hAnsi="Consolas"/>
          <w:color w:val="EFC090"/>
          <w:sz w:val="16"/>
          <w:szCs w:val="16"/>
        </w:rPr>
        <w:t>sc</w:t>
      </w:r>
      <w:r w:rsidRPr="008455E0">
        <w:rPr>
          <w:rFonts w:ascii="Consolas" w:hAnsi="Consolas"/>
          <w:color w:val="D8D8D8"/>
          <w:sz w:val="16"/>
          <w:szCs w:val="16"/>
        </w:rPr>
        <w:t>.</w:t>
      </w:r>
      <w:r w:rsidRPr="008455E0">
        <w:rPr>
          <w:rFonts w:ascii="Consolas" w:hAnsi="Consolas"/>
          <w:color w:val="A9B7C6"/>
          <w:sz w:val="16"/>
          <w:szCs w:val="16"/>
        </w:rPr>
        <w:t>next</w:t>
      </w:r>
      <w:r w:rsidRPr="008455E0">
        <w:rPr>
          <w:rFonts w:ascii="Consolas" w:hAnsi="Consolas"/>
          <w:color w:val="D8D8D8"/>
          <w:sz w:val="16"/>
          <w:szCs w:val="16"/>
        </w:rPr>
        <w:t>();</w:t>
      </w:r>
    </w:p>
    <w:p w14:paraId="6BD46E3B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 xml:space="preserve">                    </w:t>
      </w:r>
      <w:r w:rsidRPr="008455E0">
        <w:rPr>
          <w:rFonts w:ascii="Consolas" w:hAnsi="Consolas"/>
          <w:color w:val="A9B7C6"/>
          <w:sz w:val="16"/>
          <w:szCs w:val="16"/>
        </w:rPr>
        <w:t>System</w:t>
      </w:r>
      <w:r w:rsidRPr="008455E0">
        <w:rPr>
          <w:rFonts w:ascii="Consolas" w:hAnsi="Consolas"/>
          <w:color w:val="D8D8D8"/>
          <w:sz w:val="16"/>
          <w:szCs w:val="16"/>
        </w:rPr>
        <w:t>.</w:t>
      </w:r>
      <w:r w:rsidRPr="008455E0">
        <w:rPr>
          <w:rFonts w:ascii="Consolas" w:hAnsi="Consolas"/>
          <w:color w:val="9876AA"/>
          <w:sz w:val="16"/>
          <w:szCs w:val="16"/>
        </w:rPr>
        <w:t>out</w:t>
      </w:r>
      <w:r w:rsidRPr="008455E0">
        <w:rPr>
          <w:rFonts w:ascii="Consolas" w:hAnsi="Consolas"/>
          <w:color w:val="D8D8D8"/>
          <w:sz w:val="16"/>
          <w:szCs w:val="16"/>
        </w:rPr>
        <w:t>.</w:t>
      </w:r>
      <w:r w:rsidRPr="008455E0">
        <w:rPr>
          <w:rFonts w:ascii="Consolas" w:hAnsi="Consolas"/>
          <w:color w:val="A9B7C6"/>
          <w:sz w:val="16"/>
          <w:szCs w:val="16"/>
        </w:rPr>
        <w:t>println</w:t>
      </w:r>
      <w:r w:rsidRPr="008455E0">
        <w:rPr>
          <w:rFonts w:ascii="Consolas" w:hAnsi="Consolas"/>
          <w:color w:val="D8D8D8"/>
          <w:sz w:val="16"/>
          <w:szCs w:val="16"/>
        </w:rPr>
        <w:t>(</w:t>
      </w:r>
      <w:r w:rsidRPr="008455E0">
        <w:rPr>
          <w:rFonts w:ascii="Consolas" w:hAnsi="Consolas"/>
          <w:color w:val="A5C25C"/>
          <w:sz w:val="16"/>
          <w:szCs w:val="16"/>
        </w:rPr>
        <w:t>"Enter password: "</w:t>
      </w:r>
      <w:r w:rsidRPr="008455E0">
        <w:rPr>
          <w:rFonts w:ascii="Consolas" w:hAnsi="Consolas"/>
          <w:color w:val="D8D8D8"/>
          <w:sz w:val="16"/>
          <w:szCs w:val="16"/>
        </w:rPr>
        <w:t>);</w:t>
      </w:r>
    </w:p>
    <w:p w14:paraId="4F95AC11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 xml:space="preserve">                    </w:t>
      </w:r>
      <w:r w:rsidRPr="008455E0">
        <w:rPr>
          <w:rFonts w:ascii="Consolas" w:hAnsi="Consolas"/>
          <w:color w:val="A9B7C6"/>
          <w:sz w:val="16"/>
          <w:szCs w:val="16"/>
        </w:rPr>
        <w:t>String</w:t>
      </w: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  <w:r w:rsidRPr="008455E0">
        <w:rPr>
          <w:rFonts w:ascii="Consolas" w:hAnsi="Consolas"/>
          <w:color w:val="BED6FF"/>
          <w:sz w:val="16"/>
          <w:szCs w:val="16"/>
        </w:rPr>
        <w:t>pwd</w:t>
      </w:r>
      <w:r w:rsidRPr="008455E0">
        <w:rPr>
          <w:rFonts w:ascii="Consolas" w:hAnsi="Consolas"/>
          <w:color w:val="D8D8D8"/>
          <w:sz w:val="16"/>
          <w:szCs w:val="16"/>
        </w:rPr>
        <w:t xml:space="preserve"> = </w:t>
      </w:r>
      <w:r w:rsidRPr="008455E0">
        <w:rPr>
          <w:rFonts w:ascii="Consolas" w:hAnsi="Consolas"/>
          <w:color w:val="EFC090"/>
          <w:sz w:val="16"/>
          <w:szCs w:val="16"/>
        </w:rPr>
        <w:t>sc</w:t>
      </w:r>
      <w:r w:rsidRPr="008455E0">
        <w:rPr>
          <w:rFonts w:ascii="Consolas" w:hAnsi="Consolas"/>
          <w:color w:val="D8D8D8"/>
          <w:sz w:val="16"/>
          <w:szCs w:val="16"/>
        </w:rPr>
        <w:t>.</w:t>
      </w:r>
      <w:r w:rsidRPr="008455E0">
        <w:rPr>
          <w:rFonts w:ascii="Consolas" w:hAnsi="Consolas"/>
          <w:color w:val="A9B7C6"/>
          <w:sz w:val="16"/>
          <w:szCs w:val="16"/>
        </w:rPr>
        <w:t>next</w:t>
      </w:r>
      <w:r w:rsidRPr="008455E0">
        <w:rPr>
          <w:rFonts w:ascii="Consolas" w:hAnsi="Consolas"/>
          <w:color w:val="D8D8D8"/>
          <w:sz w:val="16"/>
          <w:szCs w:val="16"/>
        </w:rPr>
        <w:t>();</w:t>
      </w:r>
    </w:p>
    <w:p w14:paraId="3BF6F1E6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 xml:space="preserve">                    </w:t>
      </w:r>
      <w:r w:rsidRPr="008455E0">
        <w:rPr>
          <w:rFonts w:ascii="Consolas" w:hAnsi="Consolas"/>
          <w:color w:val="BED6FF"/>
          <w:sz w:val="16"/>
          <w:szCs w:val="16"/>
        </w:rPr>
        <w:t>login</w:t>
      </w:r>
      <w:r w:rsidRPr="008455E0">
        <w:rPr>
          <w:rFonts w:ascii="Consolas" w:hAnsi="Consolas"/>
          <w:color w:val="D8D8D8"/>
          <w:sz w:val="16"/>
          <w:szCs w:val="16"/>
        </w:rPr>
        <w:t>(</w:t>
      </w:r>
      <w:r w:rsidRPr="008455E0">
        <w:rPr>
          <w:rFonts w:ascii="Consolas" w:hAnsi="Consolas"/>
          <w:color w:val="79ABFF"/>
          <w:sz w:val="16"/>
          <w:szCs w:val="16"/>
        </w:rPr>
        <w:t>un</w:t>
      </w:r>
      <w:r w:rsidRPr="008455E0">
        <w:rPr>
          <w:rFonts w:ascii="Consolas" w:hAnsi="Consolas"/>
          <w:color w:val="D8D8D8"/>
          <w:sz w:val="16"/>
          <w:szCs w:val="16"/>
        </w:rPr>
        <w:t xml:space="preserve">, </w:t>
      </w:r>
      <w:r w:rsidRPr="008455E0">
        <w:rPr>
          <w:rFonts w:ascii="Consolas" w:hAnsi="Consolas"/>
          <w:color w:val="79ABFF"/>
          <w:sz w:val="16"/>
          <w:szCs w:val="16"/>
        </w:rPr>
        <w:t>pwd</w:t>
      </w:r>
      <w:r w:rsidRPr="008455E0">
        <w:rPr>
          <w:rFonts w:ascii="Consolas" w:hAnsi="Consolas"/>
          <w:color w:val="D8D8D8"/>
          <w:sz w:val="16"/>
          <w:szCs w:val="16"/>
        </w:rPr>
        <w:t>);</w:t>
      </w:r>
    </w:p>
    <w:p w14:paraId="0BAAE9B6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 xml:space="preserve">                    </w:t>
      </w:r>
      <w:r w:rsidRPr="008455E0">
        <w:rPr>
          <w:rFonts w:ascii="Consolas" w:hAnsi="Consolas"/>
          <w:color w:val="CC7832"/>
          <w:sz w:val="16"/>
          <w:szCs w:val="16"/>
        </w:rPr>
        <w:t>break</w:t>
      </w:r>
      <w:r w:rsidRPr="008455E0">
        <w:rPr>
          <w:rFonts w:ascii="Consolas" w:hAnsi="Consolas"/>
          <w:color w:val="D8D8D8"/>
          <w:sz w:val="16"/>
          <w:szCs w:val="16"/>
        </w:rPr>
        <w:t>;</w:t>
      </w:r>
    </w:p>
    <w:p w14:paraId="36D4A6D6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 xml:space="preserve">                }</w:t>
      </w:r>
    </w:p>
    <w:p w14:paraId="171130AB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 xml:space="preserve">                </w:t>
      </w:r>
      <w:r w:rsidRPr="008455E0">
        <w:rPr>
          <w:rFonts w:ascii="Consolas" w:hAnsi="Consolas"/>
          <w:color w:val="CC7832"/>
          <w:sz w:val="16"/>
          <w:szCs w:val="16"/>
        </w:rPr>
        <w:t>case</w:t>
      </w:r>
      <w:r w:rsidRPr="008455E0">
        <w:rPr>
          <w:rFonts w:ascii="Consolas" w:hAnsi="Consolas"/>
          <w:color w:val="D8D8D8"/>
          <w:sz w:val="16"/>
          <w:szCs w:val="16"/>
        </w:rPr>
        <w:t xml:space="preserve"> </w:t>
      </w:r>
      <w:r w:rsidRPr="008455E0">
        <w:rPr>
          <w:rFonts w:ascii="Consolas" w:hAnsi="Consolas"/>
          <w:color w:val="6897BB"/>
          <w:sz w:val="16"/>
          <w:szCs w:val="16"/>
        </w:rPr>
        <w:t>3</w:t>
      </w:r>
      <w:r w:rsidRPr="008455E0">
        <w:rPr>
          <w:rFonts w:ascii="Consolas" w:hAnsi="Consolas"/>
          <w:color w:val="D8D8D8"/>
          <w:sz w:val="16"/>
          <w:szCs w:val="16"/>
        </w:rPr>
        <w:t>: {</w:t>
      </w:r>
    </w:p>
    <w:p w14:paraId="0984CA32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 xml:space="preserve">                    </w:t>
      </w:r>
      <w:r w:rsidRPr="008455E0">
        <w:rPr>
          <w:rFonts w:ascii="Consolas" w:hAnsi="Consolas"/>
          <w:color w:val="A9B7C6"/>
          <w:sz w:val="16"/>
          <w:szCs w:val="16"/>
        </w:rPr>
        <w:t>System</w:t>
      </w:r>
      <w:r w:rsidRPr="008455E0">
        <w:rPr>
          <w:rFonts w:ascii="Consolas" w:hAnsi="Consolas"/>
          <w:color w:val="D8D8D8"/>
          <w:sz w:val="16"/>
          <w:szCs w:val="16"/>
        </w:rPr>
        <w:t>.</w:t>
      </w:r>
      <w:r w:rsidRPr="008455E0">
        <w:rPr>
          <w:rFonts w:ascii="Consolas" w:hAnsi="Consolas"/>
          <w:color w:val="9876AA"/>
          <w:sz w:val="16"/>
          <w:szCs w:val="16"/>
        </w:rPr>
        <w:t>out</w:t>
      </w:r>
      <w:r w:rsidRPr="008455E0">
        <w:rPr>
          <w:rFonts w:ascii="Consolas" w:hAnsi="Consolas"/>
          <w:color w:val="D8D8D8"/>
          <w:sz w:val="16"/>
          <w:szCs w:val="16"/>
        </w:rPr>
        <w:t>.</w:t>
      </w:r>
      <w:r w:rsidRPr="008455E0">
        <w:rPr>
          <w:rFonts w:ascii="Consolas" w:hAnsi="Consolas"/>
          <w:color w:val="A9B7C6"/>
          <w:sz w:val="16"/>
          <w:szCs w:val="16"/>
        </w:rPr>
        <w:t>println</w:t>
      </w:r>
      <w:r w:rsidRPr="008455E0">
        <w:rPr>
          <w:rFonts w:ascii="Consolas" w:hAnsi="Consolas"/>
          <w:color w:val="D8D8D8"/>
          <w:sz w:val="16"/>
          <w:szCs w:val="16"/>
        </w:rPr>
        <w:t>(</w:t>
      </w:r>
      <w:r w:rsidRPr="008455E0">
        <w:rPr>
          <w:rFonts w:ascii="Consolas" w:hAnsi="Consolas"/>
          <w:color w:val="A5C25C"/>
          <w:sz w:val="16"/>
          <w:szCs w:val="16"/>
        </w:rPr>
        <w:t>"Change password feature not yet implemented!"</w:t>
      </w:r>
      <w:r w:rsidRPr="008455E0">
        <w:rPr>
          <w:rFonts w:ascii="Consolas" w:hAnsi="Consolas"/>
          <w:color w:val="D8D8D8"/>
          <w:sz w:val="16"/>
          <w:szCs w:val="16"/>
        </w:rPr>
        <w:t>);</w:t>
      </w:r>
    </w:p>
    <w:p w14:paraId="464D8AE0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 xml:space="preserve">                    </w:t>
      </w:r>
      <w:r w:rsidRPr="008455E0">
        <w:rPr>
          <w:rFonts w:ascii="Consolas" w:hAnsi="Consolas"/>
          <w:color w:val="CC7832"/>
          <w:sz w:val="16"/>
          <w:szCs w:val="16"/>
        </w:rPr>
        <w:t>break</w:t>
      </w:r>
      <w:r w:rsidRPr="008455E0">
        <w:rPr>
          <w:rFonts w:ascii="Consolas" w:hAnsi="Consolas"/>
          <w:color w:val="D8D8D8"/>
          <w:sz w:val="16"/>
          <w:szCs w:val="16"/>
        </w:rPr>
        <w:t>;</w:t>
      </w:r>
    </w:p>
    <w:p w14:paraId="27D57B62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 xml:space="preserve">                }</w:t>
      </w:r>
    </w:p>
    <w:p w14:paraId="43EB276F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 xml:space="preserve">                </w:t>
      </w:r>
      <w:r w:rsidRPr="008455E0">
        <w:rPr>
          <w:rFonts w:ascii="Consolas" w:hAnsi="Consolas"/>
          <w:color w:val="CC7832"/>
          <w:sz w:val="16"/>
          <w:szCs w:val="16"/>
        </w:rPr>
        <w:t>default</w:t>
      </w:r>
      <w:r w:rsidRPr="008455E0">
        <w:rPr>
          <w:rFonts w:ascii="Consolas" w:hAnsi="Consolas"/>
          <w:color w:val="D8D8D8"/>
          <w:sz w:val="16"/>
          <w:szCs w:val="16"/>
        </w:rPr>
        <w:t>:</w:t>
      </w:r>
    </w:p>
    <w:p w14:paraId="2F549615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 xml:space="preserve">                    </w:t>
      </w:r>
      <w:r w:rsidRPr="008455E0">
        <w:rPr>
          <w:rFonts w:ascii="Consolas" w:hAnsi="Consolas"/>
          <w:color w:val="A9B7C6"/>
          <w:sz w:val="16"/>
          <w:szCs w:val="16"/>
        </w:rPr>
        <w:t>System</w:t>
      </w:r>
      <w:r w:rsidRPr="008455E0">
        <w:rPr>
          <w:rFonts w:ascii="Consolas" w:hAnsi="Consolas"/>
          <w:color w:val="D8D8D8"/>
          <w:sz w:val="16"/>
          <w:szCs w:val="16"/>
        </w:rPr>
        <w:t>.</w:t>
      </w:r>
      <w:r w:rsidRPr="008455E0">
        <w:rPr>
          <w:rFonts w:ascii="Consolas" w:hAnsi="Consolas"/>
          <w:color w:val="9876AA"/>
          <w:sz w:val="16"/>
          <w:szCs w:val="16"/>
        </w:rPr>
        <w:t>out</w:t>
      </w:r>
      <w:r w:rsidRPr="008455E0">
        <w:rPr>
          <w:rFonts w:ascii="Consolas" w:hAnsi="Consolas"/>
          <w:color w:val="D8D8D8"/>
          <w:sz w:val="16"/>
          <w:szCs w:val="16"/>
        </w:rPr>
        <w:t>.</w:t>
      </w:r>
      <w:r w:rsidRPr="008455E0">
        <w:rPr>
          <w:rFonts w:ascii="Consolas" w:hAnsi="Consolas"/>
          <w:color w:val="A9B7C6"/>
          <w:sz w:val="16"/>
          <w:szCs w:val="16"/>
        </w:rPr>
        <w:t>println</w:t>
      </w:r>
      <w:r w:rsidRPr="008455E0">
        <w:rPr>
          <w:rFonts w:ascii="Consolas" w:hAnsi="Consolas"/>
          <w:color w:val="D8D8D8"/>
          <w:sz w:val="16"/>
          <w:szCs w:val="16"/>
        </w:rPr>
        <w:t>(</w:t>
      </w:r>
      <w:r w:rsidRPr="008455E0">
        <w:rPr>
          <w:rFonts w:ascii="Consolas" w:hAnsi="Consolas"/>
          <w:color w:val="A5C25C"/>
          <w:sz w:val="16"/>
          <w:szCs w:val="16"/>
        </w:rPr>
        <w:t>"Invalid choice"</w:t>
      </w:r>
      <w:r w:rsidRPr="008455E0">
        <w:rPr>
          <w:rFonts w:ascii="Consolas" w:hAnsi="Consolas"/>
          <w:color w:val="D8D8D8"/>
          <w:sz w:val="16"/>
          <w:szCs w:val="16"/>
        </w:rPr>
        <w:t>);</w:t>
      </w:r>
    </w:p>
    <w:p w14:paraId="5B0E656A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 xml:space="preserve">            }</w:t>
      </w:r>
    </w:p>
    <w:p w14:paraId="52557FC7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 xml:space="preserve">        } </w:t>
      </w:r>
      <w:r w:rsidRPr="008455E0">
        <w:rPr>
          <w:rFonts w:ascii="Consolas" w:hAnsi="Consolas"/>
          <w:color w:val="CC7832"/>
          <w:sz w:val="16"/>
          <w:szCs w:val="16"/>
        </w:rPr>
        <w:t>while</w:t>
      </w:r>
      <w:r w:rsidRPr="008455E0">
        <w:rPr>
          <w:rFonts w:ascii="Consolas" w:hAnsi="Consolas"/>
          <w:color w:val="D8D8D8"/>
          <w:sz w:val="16"/>
          <w:szCs w:val="16"/>
        </w:rPr>
        <w:t xml:space="preserve"> (</w:t>
      </w:r>
      <w:r w:rsidRPr="008455E0">
        <w:rPr>
          <w:rFonts w:ascii="Consolas" w:hAnsi="Consolas"/>
          <w:color w:val="79ABFF"/>
          <w:sz w:val="16"/>
          <w:szCs w:val="16"/>
        </w:rPr>
        <w:t>b</w:t>
      </w:r>
      <w:r w:rsidRPr="008455E0">
        <w:rPr>
          <w:rFonts w:ascii="Consolas" w:hAnsi="Consolas"/>
          <w:color w:val="D8D8D8"/>
          <w:sz w:val="16"/>
          <w:szCs w:val="16"/>
        </w:rPr>
        <w:t>);</w:t>
      </w:r>
    </w:p>
    <w:p w14:paraId="3513E131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</w:p>
    <w:p w14:paraId="56B2DDDB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 xml:space="preserve">        </w:t>
      </w:r>
      <w:r w:rsidRPr="008455E0">
        <w:rPr>
          <w:rFonts w:ascii="Consolas" w:hAnsi="Consolas"/>
          <w:color w:val="EFC090"/>
          <w:sz w:val="16"/>
          <w:szCs w:val="16"/>
        </w:rPr>
        <w:t>sc</w:t>
      </w:r>
      <w:r w:rsidRPr="008455E0">
        <w:rPr>
          <w:rFonts w:ascii="Consolas" w:hAnsi="Consolas"/>
          <w:color w:val="D8D8D8"/>
          <w:sz w:val="16"/>
          <w:szCs w:val="16"/>
        </w:rPr>
        <w:t>.</w:t>
      </w:r>
      <w:r w:rsidRPr="008455E0">
        <w:rPr>
          <w:rFonts w:ascii="Consolas" w:hAnsi="Consolas"/>
          <w:color w:val="A9B7C6"/>
          <w:sz w:val="16"/>
          <w:szCs w:val="16"/>
        </w:rPr>
        <w:t>close</w:t>
      </w:r>
      <w:r w:rsidRPr="008455E0">
        <w:rPr>
          <w:rFonts w:ascii="Consolas" w:hAnsi="Consolas"/>
          <w:color w:val="D8D8D8"/>
          <w:sz w:val="16"/>
          <w:szCs w:val="16"/>
        </w:rPr>
        <w:t>();</w:t>
      </w:r>
    </w:p>
    <w:p w14:paraId="26F5F839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 xml:space="preserve">    }</w:t>
      </w:r>
    </w:p>
    <w:p w14:paraId="45405822" w14:textId="77777777" w:rsidR="008455E0" w:rsidRPr="008455E0" w:rsidRDefault="008455E0" w:rsidP="008455E0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5E0">
        <w:rPr>
          <w:rFonts w:ascii="Consolas" w:hAnsi="Consolas"/>
          <w:color w:val="D8D8D8"/>
          <w:sz w:val="16"/>
          <w:szCs w:val="16"/>
        </w:rPr>
        <w:t>}</w:t>
      </w:r>
    </w:p>
    <w:p w14:paraId="743EA160" w14:textId="77777777" w:rsidR="008455E0" w:rsidRDefault="008455E0" w:rsidP="00A178F6"/>
    <w:p w14:paraId="668AEEDD" w14:textId="6F69C225" w:rsidR="00A178F6" w:rsidRDefault="00A178F6" w:rsidP="00A178F6">
      <w:pPr>
        <w:pStyle w:val="Heading1"/>
      </w:pPr>
      <w:r>
        <w:t>WRAPPER CLASSES=</w:t>
      </w:r>
    </w:p>
    <w:p w14:paraId="795DAF96" w14:textId="6E6C53F5" w:rsidR="00A178F6" w:rsidRDefault="00A178F6" w:rsidP="00A178F6">
      <w:pPr>
        <w:pStyle w:val="ListParagraph"/>
        <w:numPr>
          <w:ilvl w:val="0"/>
          <w:numId w:val="288"/>
        </w:numPr>
      </w:pPr>
      <w:r>
        <w:t>INSIDE WRAPPER CLASSES toString() method is overriden.</w:t>
      </w:r>
    </w:p>
    <w:p w14:paraId="75FBB080" w14:textId="4DB8D081" w:rsidR="00A178F6" w:rsidRDefault="00A178F6" w:rsidP="00A178F6">
      <w:pPr>
        <w:pStyle w:val="ListParagraph"/>
        <w:numPr>
          <w:ilvl w:val="0"/>
          <w:numId w:val="288"/>
        </w:numPr>
      </w:pPr>
      <w:r>
        <w:t>IN JAVA WRAPPER CLASS PROVIDE A MECHANISUM TO CONVERT PREMETIVE DATA INTO OBJECT(NON PREMETIVE DATA) AND OBJECT TO PREMETIVE.</w:t>
      </w:r>
    </w:p>
    <w:p w14:paraId="6429D321" w14:textId="217B4809" w:rsidR="00A178F6" w:rsidRDefault="00A178F6" w:rsidP="00A178F6">
      <w:pPr>
        <w:pStyle w:val="ListParagraph"/>
        <w:numPr>
          <w:ilvl w:val="0"/>
          <w:numId w:val="288"/>
        </w:numPr>
      </w:pPr>
      <w:r>
        <w:t>IN JAVA FOR EVERY PREMETIVE DATATYPE CORRESPONDING WRAPPER CLASSES ARE PRESENT.</w:t>
      </w:r>
    </w:p>
    <w:p w14:paraId="0C9782B3" w14:textId="296D89CF" w:rsidR="00A178F6" w:rsidRDefault="00A178F6" w:rsidP="00A178F6">
      <w:pPr>
        <w:pStyle w:val="ListParagraph"/>
        <w:numPr>
          <w:ilvl w:val="0"/>
          <w:numId w:val="288"/>
        </w:numPr>
      </w:pPr>
      <w:r>
        <w:t>ALL THE WRAPPER CLASSES ARE PRESENT INSIDE JAVA.LANG.PACKAGE.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178F6" w14:paraId="3941D985" w14:textId="77777777">
        <w:tc>
          <w:tcPr>
            <w:tcW w:w="4508" w:type="dxa"/>
          </w:tcPr>
          <w:p w14:paraId="33DAC308" w14:textId="467A62B0" w:rsidR="00A178F6" w:rsidRPr="00A178F6" w:rsidRDefault="00A178F6" w:rsidP="00A178F6">
            <w:pPr>
              <w:jc w:val="center"/>
              <w:rPr>
                <w:b/>
                <w:bCs/>
                <w:color w:val="EE0000"/>
              </w:rPr>
            </w:pPr>
            <w:r w:rsidRPr="00A178F6">
              <w:rPr>
                <w:b/>
                <w:bCs/>
                <w:color w:val="EE0000"/>
              </w:rPr>
              <w:t>PREMETIVE DATATYPE</w:t>
            </w:r>
          </w:p>
        </w:tc>
        <w:tc>
          <w:tcPr>
            <w:tcW w:w="4508" w:type="dxa"/>
          </w:tcPr>
          <w:p w14:paraId="6A78D9A1" w14:textId="16C4694A" w:rsidR="00A178F6" w:rsidRPr="00A178F6" w:rsidRDefault="00A178F6" w:rsidP="00A178F6">
            <w:pPr>
              <w:jc w:val="center"/>
              <w:rPr>
                <w:b/>
                <w:bCs/>
                <w:color w:val="EE0000"/>
              </w:rPr>
            </w:pPr>
            <w:r w:rsidRPr="00A178F6">
              <w:rPr>
                <w:b/>
                <w:bCs/>
                <w:color w:val="EE0000"/>
              </w:rPr>
              <w:t>WRAPPER CLASSES</w:t>
            </w:r>
          </w:p>
        </w:tc>
      </w:tr>
      <w:tr w:rsidR="00A178F6" w14:paraId="713683D0" w14:textId="77777777">
        <w:tc>
          <w:tcPr>
            <w:tcW w:w="4508" w:type="dxa"/>
          </w:tcPr>
          <w:p w14:paraId="2E42899A" w14:textId="1E53645E" w:rsidR="00A178F6" w:rsidRDefault="00A178F6" w:rsidP="00A178F6">
            <w:pPr>
              <w:jc w:val="center"/>
            </w:pPr>
            <w:r>
              <w:t>byte</w:t>
            </w:r>
          </w:p>
        </w:tc>
        <w:tc>
          <w:tcPr>
            <w:tcW w:w="4508" w:type="dxa"/>
          </w:tcPr>
          <w:p w14:paraId="49A59AF5" w14:textId="6D2108E8" w:rsidR="00A178F6" w:rsidRDefault="00A178F6" w:rsidP="00A178F6">
            <w:pPr>
              <w:jc w:val="center"/>
            </w:pPr>
            <w:r>
              <w:t>Byte</w:t>
            </w:r>
          </w:p>
        </w:tc>
      </w:tr>
      <w:tr w:rsidR="00A178F6" w14:paraId="45617C53" w14:textId="77777777">
        <w:tc>
          <w:tcPr>
            <w:tcW w:w="4508" w:type="dxa"/>
          </w:tcPr>
          <w:p w14:paraId="536BC875" w14:textId="7EA2E099" w:rsidR="00A178F6" w:rsidRDefault="00A178F6" w:rsidP="00A178F6">
            <w:pPr>
              <w:jc w:val="center"/>
            </w:pPr>
            <w:r>
              <w:t>short</w:t>
            </w:r>
          </w:p>
        </w:tc>
        <w:tc>
          <w:tcPr>
            <w:tcW w:w="4508" w:type="dxa"/>
          </w:tcPr>
          <w:p w14:paraId="68F6211E" w14:textId="41188210" w:rsidR="00A178F6" w:rsidRDefault="00A178F6" w:rsidP="00A178F6">
            <w:pPr>
              <w:jc w:val="center"/>
            </w:pPr>
            <w:r>
              <w:t>Short</w:t>
            </w:r>
          </w:p>
        </w:tc>
      </w:tr>
      <w:tr w:rsidR="00A178F6" w14:paraId="655BE8B7" w14:textId="77777777">
        <w:tc>
          <w:tcPr>
            <w:tcW w:w="4508" w:type="dxa"/>
          </w:tcPr>
          <w:p w14:paraId="47EB62BB" w14:textId="750DB43A" w:rsidR="00A178F6" w:rsidRDefault="00A178F6" w:rsidP="00A178F6">
            <w:pPr>
              <w:jc w:val="center"/>
            </w:pPr>
            <w:r>
              <w:t>int</w:t>
            </w:r>
          </w:p>
        </w:tc>
        <w:tc>
          <w:tcPr>
            <w:tcW w:w="4508" w:type="dxa"/>
          </w:tcPr>
          <w:p w14:paraId="2C376CF6" w14:textId="05087B49" w:rsidR="00A178F6" w:rsidRDefault="00A178F6" w:rsidP="00A178F6">
            <w:pPr>
              <w:jc w:val="center"/>
            </w:pPr>
            <w:r>
              <w:t>Intiger</w:t>
            </w:r>
          </w:p>
        </w:tc>
      </w:tr>
      <w:tr w:rsidR="00A178F6" w14:paraId="49ED873F" w14:textId="77777777">
        <w:tc>
          <w:tcPr>
            <w:tcW w:w="4508" w:type="dxa"/>
          </w:tcPr>
          <w:p w14:paraId="11FB9C09" w14:textId="353CACCF" w:rsidR="00A178F6" w:rsidRDefault="00A178F6" w:rsidP="00A178F6">
            <w:pPr>
              <w:jc w:val="center"/>
            </w:pPr>
            <w:r>
              <w:t>long</w:t>
            </w:r>
          </w:p>
        </w:tc>
        <w:tc>
          <w:tcPr>
            <w:tcW w:w="4508" w:type="dxa"/>
          </w:tcPr>
          <w:p w14:paraId="7C9DB9CA" w14:textId="2E389048" w:rsidR="00A178F6" w:rsidRDefault="00A178F6" w:rsidP="00A178F6">
            <w:pPr>
              <w:jc w:val="center"/>
            </w:pPr>
            <w:r>
              <w:t>Long</w:t>
            </w:r>
          </w:p>
        </w:tc>
      </w:tr>
      <w:tr w:rsidR="00A178F6" w14:paraId="0E98C2CD" w14:textId="77777777">
        <w:tc>
          <w:tcPr>
            <w:tcW w:w="4508" w:type="dxa"/>
          </w:tcPr>
          <w:p w14:paraId="386A684F" w14:textId="19345F39" w:rsidR="00A178F6" w:rsidRDefault="00A178F6" w:rsidP="00A178F6">
            <w:pPr>
              <w:jc w:val="center"/>
            </w:pPr>
            <w:r>
              <w:t>float</w:t>
            </w:r>
          </w:p>
        </w:tc>
        <w:tc>
          <w:tcPr>
            <w:tcW w:w="4508" w:type="dxa"/>
          </w:tcPr>
          <w:p w14:paraId="6530722B" w14:textId="433E5614" w:rsidR="00A178F6" w:rsidRDefault="00A178F6" w:rsidP="00A178F6">
            <w:pPr>
              <w:jc w:val="center"/>
            </w:pPr>
            <w:r>
              <w:t>Float</w:t>
            </w:r>
          </w:p>
        </w:tc>
      </w:tr>
      <w:tr w:rsidR="00A178F6" w14:paraId="5753F6B1" w14:textId="77777777">
        <w:tc>
          <w:tcPr>
            <w:tcW w:w="4508" w:type="dxa"/>
          </w:tcPr>
          <w:p w14:paraId="678DBC92" w14:textId="6EBF740E" w:rsidR="00A178F6" w:rsidRDefault="00A178F6" w:rsidP="00A178F6">
            <w:pPr>
              <w:jc w:val="center"/>
            </w:pPr>
            <w:r>
              <w:t>doublec</w:t>
            </w:r>
          </w:p>
        </w:tc>
        <w:tc>
          <w:tcPr>
            <w:tcW w:w="4508" w:type="dxa"/>
          </w:tcPr>
          <w:p w14:paraId="438819D6" w14:textId="4AB360F7" w:rsidR="00A178F6" w:rsidRDefault="00A178F6" w:rsidP="00A178F6">
            <w:pPr>
              <w:jc w:val="center"/>
            </w:pPr>
            <w:r>
              <w:t>Double</w:t>
            </w:r>
          </w:p>
        </w:tc>
      </w:tr>
      <w:tr w:rsidR="00A178F6" w14:paraId="4C196B5F" w14:textId="77777777">
        <w:tc>
          <w:tcPr>
            <w:tcW w:w="4508" w:type="dxa"/>
          </w:tcPr>
          <w:p w14:paraId="6EBB4BBE" w14:textId="02018285" w:rsidR="00A178F6" w:rsidRDefault="00A178F6" w:rsidP="00A178F6">
            <w:pPr>
              <w:jc w:val="center"/>
            </w:pPr>
            <w:r>
              <w:t>char</w:t>
            </w:r>
          </w:p>
        </w:tc>
        <w:tc>
          <w:tcPr>
            <w:tcW w:w="4508" w:type="dxa"/>
          </w:tcPr>
          <w:p w14:paraId="2255AEA3" w14:textId="06986477" w:rsidR="00A178F6" w:rsidRDefault="00A178F6" w:rsidP="00A178F6">
            <w:pPr>
              <w:jc w:val="center"/>
            </w:pPr>
            <w:r>
              <w:t>Character</w:t>
            </w:r>
          </w:p>
        </w:tc>
      </w:tr>
      <w:tr w:rsidR="00A178F6" w14:paraId="19A9F8A0" w14:textId="77777777">
        <w:tc>
          <w:tcPr>
            <w:tcW w:w="4508" w:type="dxa"/>
          </w:tcPr>
          <w:p w14:paraId="35B59FAD" w14:textId="7ACA3B4A" w:rsidR="00A178F6" w:rsidRDefault="00A178F6" w:rsidP="00A178F6">
            <w:pPr>
              <w:jc w:val="center"/>
            </w:pPr>
            <w:r>
              <w:t>boolean</w:t>
            </w:r>
          </w:p>
        </w:tc>
        <w:tc>
          <w:tcPr>
            <w:tcW w:w="4508" w:type="dxa"/>
          </w:tcPr>
          <w:p w14:paraId="13BB75FC" w14:textId="5BE56ECD" w:rsidR="00A178F6" w:rsidRDefault="00A178F6" w:rsidP="00A178F6">
            <w:pPr>
              <w:jc w:val="center"/>
            </w:pPr>
            <w:r>
              <w:t>Boolean</w:t>
            </w:r>
          </w:p>
        </w:tc>
      </w:tr>
    </w:tbl>
    <w:p w14:paraId="1929C636" w14:textId="77777777" w:rsidR="00A178F6" w:rsidRPr="00A178F6" w:rsidRDefault="00A178F6" w:rsidP="00A178F6"/>
    <w:p w14:paraId="74820813" w14:textId="4AD86A94" w:rsidR="00F23503" w:rsidRDefault="00A178F6" w:rsidP="00A178F6">
      <w:pPr>
        <w:pStyle w:val="Heading3"/>
      </w:pPr>
      <w:r>
        <w:t>NUMBER CLASSE=</w:t>
      </w:r>
    </w:p>
    <w:p w14:paraId="4A7F2C32" w14:textId="62DF46F7" w:rsidR="00A178F6" w:rsidRDefault="00A178F6">
      <w:pPr>
        <w:pStyle w:val="ListParagraph"/>
        <w:numPr>
          <w:ilvl w:val="0"/>
          <w:numId w:val="289"/>
        </w:numPr>
      </w:pPr>
      <w:r>
        <w:t>IN</w:t>
      </w:r>
      <w:r w:rsidR="00B563C0">
        <w:t xml:space="preserve"> JAVA NUMBER CLASS IS A SUPER CLASS FOR Byte,Short,Integer,Long,Double,Float Classes</w:t>
      </w:r>
    </w:p>
    <w:p w14:paraId="19FD98AE" w14:textId="2E4E55B0" w:rsidR="00B563C0" w:rsidRDefault="00B563C0" w:rsidP="00B563C0">
      <w:pPr>
        <w:pStyle w:val="Heading3"/>
      </w:pPr>
      <w:r>
        <w:t>BOXING=</w:t>
      </w:r>
    </w:p>
    <w:p w14:paraId="637E945B" w14:textId="656E11B4" w:rsidR="00B563C0" w:rsidRDefault="00B563C0">
      <w:pPr>
        <w:pStyle w:val="ListParagraph"/>
        <w:numPr>
          <w:ilvl w:val="0"/>
          <w:numId w:val="289"/>
        </w:numPr>
      </w:pPr>
      <w:r>
        <w:t>THE PROCESS OF CONVERTING PREMETIVE TYPE OF DATA INTO OBJECT IS KNOWN AS BOXING.</w:t>
      </w:r>
    </w:p>
    <w:p w14:paraId="79A08908" w14:textId="4FD8F214" w:rsidR="00B563C0" w:rsidRDefault="00B563C0">
      <w:pPr>
        <w:pStyle w:val="ListParagraph"/>
        <w:numPr>
          <w:ilvl w:val="0"/>
          <w:numId w:val="289"/>
        </w:numPr>
      </w:pPr>
      <w:r>
        <w:t>IN JAVA BOXING CAN BE DONE IN BOTH IMPLICITLY AND EXPLICITLY.</w:t>
      </w:r>
    </w:p>
    <w:p w14:paraId="69ED1540" w14:textId="382A93DC" w:rsidR="009A1CA3" w:rsidRPr="00B563C0" w:rsidRDefault="009A1CA3">
      <w:pPr>
        <w:pStyle w:val="NormalWeb"/>
        <w:numPr>
          <w:ilvl w:val="0"/>
          <w:numId w:val="289"/>
        </w:numPr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8"/>
          <w:szCs w:val="18"/>
        </w:rPr>
      </w:pPr>
      <w:r w:rsidRPr="00B563C0">
        <w:rPr>
          <w:rFonts w:ascii="Consolas" w:hAnsi="Consolas"/>
          <w:color w:val="CC7832"/>
          <w:sz w:val="18"/>
          <w:szCs w:val="18"/>
        </w:rPr>
        <w:t>ublic</w:t>
      </w:r>
      <w:r w:rsidRPr="00B563C0">
        <w:rPr>
          <w:rFonts w:ascii="Consolas" w:hAnsi="Consolas"/>
          <w:color w:val="D8D8D8"/>
          <w:sz w:val="18"/>
          <w:szCs w:val="18"/>
        </w:rPr>
        <w:t xml:space="preserve"> </w:t>
      </w:r>
      <w:r w:rsidRPr="00B563C0">
        <w:rPr>
          <w:rFonts w:ascii="Consolas" w:hAnsi="Consolas"/>
          <w:color w:val="CC7832"/>
          <w:sz w:val="18"/>
          <w:szCs w:val="18"/>
        </w:rPr>
        <w:t>class</w:t>
      </w:r>
      <w:r w:rsidRPr="00B563C0">
        <w:rPr>
          <w:rFonts w:ascii="Consolas" w:hAnsi="Consolas"/>
          <w:color w:val="D8D8D8"/>
          <w:sz w:val="18"/>
          <w:szCs w:val="18"/>
        </w:rPr>
        <w:t xml:space="preserve"> </w:t>
      </w:r>
      <w:r>
        <w:rPr>
          <w:rFonts w:ascii="Consolas" w:hAnsi="Consolas"/>
          <w:color w:val="A9B7C6"/>
          <w:sz w:val="18"/>
          <w:szCs w:val="18"/>
        </w:rPr>
        <w:t>Boxing</w:t>
      </w:r>
      <w:r w:rsidRPr="00B563C0">
        <w:rPr>
          <w:rFonts w:ascii="Consolas" w:hAnsi="Consolas"/>
          <w:color w:val="D8D8D8"/>
          <w:sz w:val="18"/>
          <w:szCs w:val="18"/>
        </w:rPr>
        <w:t xml:space="preserve"> {</w:t>
      </w:r>
    </w:p>
    <w:p w14:paraId="4755359B" w14:textId="77777777" w:rsidR="009A1CA3" w:rsidRPr="00B563C0" w:rsidRDefault="009A1CA3">
      <w:pPr>
        <w:pStyle w:val="NormalWeb"/>
        <w:numPr>
          <w:ilvl w:val="0"/>
          <w:numId w:val="289"/>
        </w:numPr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8"/>
          <w:szCs w:val="18"/>
        </w:rPr>
      </w:pPr>
      <w:r w:rsidRPr="00B563C0">
        <w:rPr>
          <w:rFonts w:ascii="Consolas" w:hAnsi="Consolas"/>
          <w:color w:val="CC7832"/>
          <w:sz w:val="18"/>
          <w:szCs w:val="18"/>
        </w:rPr>
        <w:t>public</w:t>
      </w:r>
      <w:r w:rsidRPr="00B563C0">
        <w:rPr>
          <w:rFonts w:ascii="Consolas" w:hAnsi="Consolas"/>
          <w:color w:val="D8D8D8"/>
          <w:sz w:val="18"/>
          <w:szCs w:val="18"/>
        </w:rPr>
        <w:t xml:space="preserve"> </w:t>
      </w:r>
      <w:r w:rsidRPr="00B563C0">
        <w:rPr>
          <w:rFonts w:ascii="Consolas" w:hAnsi="Consolas"/>
          <w:color w:val="CC7832"/>
          <w:sz w:val="18"/>
          <w:szCs w:val="18"/>
        </w:rPr>
        <w:t>static</w:t>
      </w:r>
      <w:r w:rsidRPr="00B563C0">
        <w:rPr>
          <w:rFonts w:ascii="Consolas" w:hAnsi="Consolas"/>
          <w:color w:val="D8D8D8"/>
          <w:sz w:val="18"/>
          <w:szCs w:val="18"/>
        </w:rPr>
        <w:t xml:space="preserve"> </w:t>
      </w:r>
      <w:r w:rsidRPr="00B563C0">
        <w:rPr>
          <w:rFonts w:ascii="Consolas" w:hAnsi="Consolas"/>
          <w:color w:val="CC7832"/>
          <w:sz w:val="18"/>
          <w:szCs w:val="18"/>
        </w:rPr>
        <w:t>void</w:t>
      </w:r>
      <w:r w:rsidRPr="00B563C0">
        <w:rPr>
          <w:rFonts w:ascii="Consolas" w:hAnsi="Consolas"/>
          <w:color w:val="D8D8D8"/>
          <w:sz w:val="18"/>
          <w:szCs w:val="18"/>
        </w:rPr>
        <w:t xml:space="preserve"> </w:t>
      </w:r>
      <w:r w:rsidRPr="00B563C0">
        <w:rPr>
          <w:rFonts w:ascii="Consolas" w:hAnsi="Consolas"/>
          <w:color w:val="FFC66D"/>
          <w:sz w:val="18"/>
          <w:szCs w:val="18"/>
        </w:rPr>
        <w:t>main</w:t>
      </w:r>
      <w:r w:rsidRPr="00B563C0">
        <w:rPr>
          <w:rFonts w:ascii="Consolas" w:hAnsi="Consolas"/>
          <w:color w:val="D8D8D8"/>
          <w:sz w:val="18"/>
          <w:szCs w:val="18"/>
        </w:rPr>
        <w:t>(</w:t>
      </w:r>
      <w:r w:rsidRPr="00B563C0">
        <w:rPr>
          <w:rFonts w:ascii="Consolas" w:hAnsi="Consolas"/>
          <w:color w:val="A9B7C6"/>
          <w:sz w:val="18"/>
          <w:szCs w:val="18"/>
        </w:rPr>
        <w:t>String</w:t>
      </w:r>
      <w:r w:rsidRPr="00B563C0">
        <w:rPr>
          <w:rFonts w:ascii="Consolas" w:hAnsi="Consolas"/>
          <w:color w:val="D8D8D8"/>
          <w:sz w:val="18"/>
          <w:szCs w:val="18"/>
        </w:rPr>
        <w:t xml:space="preserve">[] </w:t>
      </w:r>
      <w:r w:rsidRPr="00B563C0">
        <w:rPr>
          <w:rFonts w:ascii="Consolas" w:hAnsi="Consolas"/>
          <w:color w:val="79ABFF"/>
          <w:sz w:val="18"/>
          <w:szCs w:val="18"/>
        </w:rPr>
        <w:t>args</w:t>
      </w:r>
      <w:r w:rsidRPr="00B563C0">
        <w:rPr>
          <w:rFonts w:ascii="Consolas" w:hAnsi="Consolas"/>
          <w:color w:val="D8D8D8"/>
          <w:sz w:val="18"/>
          <w:szCs w:val="18"/>
        </w:rPr>
        <w:t>) {</w:t>
      </w:r>
    </w:p>
    <w:p w14:paraId="2AF650BA" w14:textId="77777777" w:rsidR="009A1CA3" w:rsidRPr="00B563C0" w:rsidRDefault="009A1CA3">
      <w:pPr>
        <w:pStyle w:val="NormalWeb"/>
        <w:numPr>
          <w:ilvl w:val="0"/>
          <w:numId w:val="289"/>
        </w:numPr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8"/>
          <w:szCs w:val="18"/>
        </w:rPr>
      </w:pPr>
      <w:r w:rsidRPr="00B563C0">
        <w:rPr>
          <w:rFonts w:ascii="Consolas" w:hAnsi="Consolas"/>
          <w:color w:val="D8D8D8"/>
          <w:sz w:val="18"/>
          <w:szCs w:val="18"/>
        </w:rPr>
        <w:tab/>
      </w:r>
      <w:r w:rsidRPr="00B563C0">
        <w:rPr>
          <w:rFonts w:ascii="Consolas" w:hAnsi="Consolas"/>
          <w:color w:val="CC7832"/>
          <w:sz w:val="18"/>
          <w:szCs w:val="18"/>
        </w:rPr>
        <w:t>int</w:t>
      </w:r>
      <w:r w:rsidRPr="00B563C0">
        <w:rPr>
          <w:rFonts w:ascii="Consolas" w:hAnsi="Consolas"/>
          <w:color w:val="D8D8D8"/>
          <w:sz w:val="18"/>
          <w:szCs w:val="18"/>
        </w:rPr>
        <w:t xml:space="preserve"> </w:t>
      </w:r>
      <w:r w:rsidRPr="00B563C0">
        <w:rPr>
          <w:rFonts w:ascii="Consolas" w:hAnsi="Consolas"/>
          <w:color w:val="BED6FF"/>
          <w:sz w:val="18"/>
          <w:szCs w:val="18"/>
        </w:rPr>
        <w:t>a</w:t>
      </w:r>
      <w:r w:rsidRPr="00B563C0">
        <w:rPr>
          <w:rFonts w:ascii="Consolas" w:hAnsi="Consolas"/>
          <w:color w:val="D8D8D8"/>
          <w:sz w:val="18"/>
          <w:szCs w:val="18"/>
        </w:rPr>
        <w:t>=</w:t>
      </w:r>
      <w:r w:rsidRPr="00B563C0">
        <w:rPr>
          <w:rFonts w:ascii="Consolas" w:hAnsi="Consolas"/>
          <w:color w:val="6897BB"/>
          <w:sz w:val="18"/>
          <w:szCs w:val="18"/>
        </w:rPr>
        <w:t>10</w:t>
      </w:r>
      <w:r w:rsidRPr="00B563C0">
        <w:rPr>
          <w:rFonts w:ascii="Consolas" w:hAnsi="Consolas"/>
          <w:color w:val="D8D8D8"/>
          <w:sz w:val="18"/>
          <w:szCs w:val="18"/>
        </w:rPr>
        <w:t>;</w:t>
      </w:r>
    </w:p>
    <w:p w14:paraId="4683CC1B" w14:textId="77777777" w:rsidR="009A1CA3" w:rsidRPr="00B563C0" w:rsidRDefault="009A1CA3">
      <w:pPr>
        <w:pStyle w:val="NormalWeb"/>
        <w:numPr>
          <w:ilvl w:val="0"/>
          <w:numId w:val="289"/>
        </w:numPr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8"/>
          <w:szCs w:val="18"/>
        </w:rPr>
      </w:pPr>
      <w:r w:rsidRPr="00B563C0">
        <w:rPr>
          <w:rFonts w:ascii="Consolas" w:hAnsi="Consolas"/>
          <w:color w:val="D8D8D8"/>
          <w:sz w:val="18"/>
          <w:szCs w:val="18"/>
        </w:rPr>
        <w:tab/>
      </w:r>
      <w:r w:rsidRPr="00B563C0">
        <w:rPr>
          <w:rFonts w:ascii="Consolas" w:hAnsi="Consolas"/>
          <w:color w:val="A9B7C6"/>
          <w:sz w:val="18"/>
          <w:szCs w:val="18"/>
        </w:rPr>
        <w:t>Integer</w:t>
      </w:r>
      <w:r w:rsidRPr="00B563C0">
        <w:rPr>
          <w:rFonts w:ascii="Consolas" w:hAnsi="Consolas"/>
          <w:color w:val="D8D8D8"/>
          <w:sz w:val="18"/>
          <w:szCs w:val="18"/>
        </w:rPr>
        <w:t xml:space="preserve"> </w:t>
      </w:r>
      <w:r w:rsidRPr="00B563C0">
        <w:rPr>
          <w:rFonts w:ascii="Consolas" w:hAnsi="Consolas"/>
          <w:color w:val="BED6FF"/>
          <w:sz w:val="18"/>
          <w:szCs w:val="18"/>
        </w:rPr>
        <w:t>i</w:t>
      </w:r>
      <w:r w:rsidRPr="00B563C0">
        <w:rPr>
          <w:rFonts w:ascii="Consolas" w:hAnsi="Consolas"/>
          <w:color w:val="D8D8D8"/>
          <w:sz w:val="18"/>
          <w:szCs w:val="18"/>
        </w:rPr>
        <w:t>=</w:t>
      </w:r>
      <w:r w:rsidRPr="00B563C0">
        <w:rPr>
          <w:rFonts w:ascii="Consolas" w:hAnsi="Consolas"/>
          <w:color w:val="79ABFF"/>
          <w:sz w:val="18"/>
          <w:szCs w:val="18"/>
        </w:rPr>
        <w:t>a</w:t>
      </w:r>
      <w:r w:rsidRPr="00B563C0">
        <w:rPr>
          <w:rFonts w:ascii="Consolas" w:hAnsi="Consolas"/>
          <w:color w:val="D8D8D8"/>
          <w:sz w:val="18"/>
          <w:szCs w:val="18"/>
        </w:rPr>
        <w:t>;</w:t>
      </w:r>
    </w:p>
    <w:p w14:paraId="493A0E29" w14:textId="77777777" w:rsidR="009A1CA3" w:rsidRPr="00B563C0" w:rsidRDefault="009A1CA3">
      <w:pPr>
        <w:pStyle w:val="NormalWeb"/>
        <w:numPr>
          <w:ilvl w:val="0"/>
          <w:numId w:val="289"/>
        </w:numPr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8"/>
          <w:szCs w:val="18"/>
        </w:rPr>
      </w:pPr>
      <w:r w:rsidRPr="00B563C0">
        <w:rPr>
          <w:rFonts w:ascii="Consolas" w:hAnsi="Consolas"/>
          <w:color w:val="D8D8D8"/>
          <w:sz w:val="18"/>
          <w:szCs w:val="18"/>
        </w:rPr>
        <w:tab/>
      </w:r>
      <w:r w:rsidRPr="00B563C0">
        <w:rPr>
          <w:rFonts w:ascii="Consolas" w:hAnsi="Consolas"/>
          <w:color w:val="A9B7C6"/>
          <w:sz w:val="18"/>
          <w:szCs w:val="18"/>
        </w:rPr>
        <w:t>System</w:t>
      </w:r>
      <w:r w:rsidRPr="00B563C0">
        <w:rPr>
          <w:rFonts w:ascii="Consolas" w:hAnsi="Consolas"/>
          <w:color w:val="D8D8D8"/>
          <w:sz w:val="18"/>
          <w:szCs w:val="18"/>
        </w:rPr>
        <w:t>.</w:t>
      </w:r>
      <w:r w:rsidRPr="00B563C0">
        <w:rPr>
          <w:rFonts w:ascii="Consolas" w:hAnsi="Consolas"/>
          <w:color w:val="9876AA"/>
          <w:sz w:val="18"/>
          <w:szCs w:val="18"/>
        </w:rPr>
        <w:t>out</w:t>
      </w:r>
      <w:r w:rsidRPr="00B563C0">
        <w:rPr>
          <w:rFonts w:ascii="Consolas" w:hAnsi="Consolas"/>
          <w:color w:val="D8D8D8"/>
          <w:sz w:val="18"/>
          <w:szCs w:val="18"/>
        </w:rPr>
        <w:t>.</w:t>
      </w:r>
      <w:r w:rsidRPr="00B563C0">
        <w:rPr>
          <w:rFonts w:ascii="Consolas" w:hAnsi="Consolas"/>
          <w:color w:val="A9B7C6"/>
          <w:sz w:val="18"/>
          <w:szCs w:val="18"/>
        </w:rPr>
        <w:t>println</w:t>
      </w:r>
      <w:r w:rsidRPr="00B563C0">
        <w:rPr>
          <w:rFonts w:ascii="Consolas" w:hAnsi="Consolas"/>
          <w:color w:val="D8D8D8"/>
          <w:sz w:val="18"/>
          <w:szCs w:val="18"/>
        </w:rPr>
        <w:t>(</w:t>
      </w:r>
      <w:r w:rsidRPr="00B563C0">
        <w:rPr>
          <w:rFonts w:ascii="Consolas" w:hAnsi="Consolas"/>
          <w:color w:val="79ABFF"/>
          <w:sz w:val="18"/>
          <w:szCs w:val="18"/>
        </w:rPr>
        <w:t>a</w:t>
      </w:r>
      <w:r w:rsidRPr="00B563C0">
        <w:rPr>
          <w:rFonts w:ascii="Consolas" w:hAnsi="Consolas"/>
          <w:color w:val="D8D8D8"/>
          <w:sz w:val="18"/>
          <w:szCs w:val="18"/>
        </w:rPr>
        <w:t>+</w:t>
      </w:r>
      <w:r w:rsidRPr="00B563C0">
        <w:rPr>
          <w:rFonts w:ascii="Consolas" w:hAnsi="Consolas"/>
          <w:color w:val="A5C25C"/>
          <w:sz w:val="18"/>
          <w:szCs w:val="18"/>
        </w:rPr>
        <w:t>" "</w:t>
      </w:r>
      <w:r w:rsidRPr="00B563C0">
        <w:rPr>
          <w:rFonts w:ascii="Consolas" w:hAnsi="Consolas"/>
          <w:color w:val="D8D8D8"/>
          <w:sz w:val="18"/>
          <w:szCs w:val="18"/>
        </w:rPr>
        <w:t>+</w:t>
      </w:r>
      <w:r w:rsidRPr="00B563C0">
        <w:rPr>
          <w:rFonts w:ascii="Consolas" w:hAnsi="Consolas"/>
          <w:color w:val="79ABFF"/>
          <w:sz w:val="18"/>
          <w:szCs w:val="18"/>
        </w:rPr>
        <w:t>i</w:t>
      </w:r>
      <w:r w:rsidRPr="00B563C0">
        <w:rPr>
          <w:rFonts w:ascii="Consolas" w:hAnsi="Consolas"/>
          <w:color w:val="D8D8D8"/>
          <w:sz w:val="18"/>
          <w:szCs w:val="18"/>
        </w:rPr>
        <w:t>);</w:t>
      </w:r>
      <w:r>
        <w:rPr>
          <w:rFonts w:ascii="Consolas" w:hAnsi="Consolas"/>
          <w:color w:val="D8D8D8"/>
          <w:sz w:val="18"/>
          <w:szCs w:val="18"/>
        </w:rPr>
        <w:t xml:space="preserve">         10   10</w:t>
      </w:r>
    </w:p>
    <w:p w14:paraId="533E1961" w14:textId="77777777" w:rsidR="009A1CA3" w:rsidRPr="00B563C0" w:rsidRDefault="009A1CA3">
      <w:pPr>
        <w:pStyle w:val="NormalWeb"/>
        <w:numPr>
          <w:ilvl w:val="0"/>
          <w:numId w:val="289"/>
        </w:numPr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8"/>
          <w:szCs w:val="18"/>
        </w:rPr>
      </w:pPr>
      <w:r w:rsidRPr="00B563C0">
        <w:rPr>
          <w:rFonts w:ascii="Consolas" w:hAnsi="Consolas"/>
          <w:color w:val="D8D8D8"/>
          <w:sz w:val="18"/>
          <w:szCs w:val="18"/>
        </w:rPr>
        <w:tab/>
      </w:r>
    </w:p>
    <w:p w14:paraId="106079F4" w14:textId="77777777" w:rsidR="009A1CA3" w:rsidRPr="00B563C0" w:rsidRDefault="009A1CA3">
      <w:pPr>
        <w:pStyle w:val="NormalWeb"/>
        <w:numPr>
          <w:ilvl w:val="0"/>
          <w:numId w:val="289"/>
        </w:numPr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8"/>
          <w:szCs w:val="18"/>
        </w:rPr>
      </w:pPr>
      <w:r w:rsidRPr="00B563C0">
        <w:rPr>
          <w:rFonts w:ascii="Consolas" w:hAnsi="Consolas"/>
          <w:color w:val="D8D8D8"/>
          <w:sz w:val="18"/>
          <w:szCs w:val="18"/>
        </w:rPr>
        <w:tab/>
      </w:r>
      <w:r w:rsidRPr="00B563C0">
        <w:rPr>
          <w:rFonts w:ascii="Consolas" w:hAnsi="Consolas"/>
          <w:color w:val="CC7832"/>
          <w:sz w:val="18"/>
          <w:szCs w:val="18"/>
        </w:rPr>
        <w:t>byte</w:t>
      </w:r>
      <w:r w:rsidRPr="00B563C0">
        <w:rPr>
          <w:rFonts w:ascii="Consolas" w:hAnsi="Consolas"/>
          <w:color w:val="D8D8D8"/>
          <w:sz w:val="18"/>
          <w:szCs w:val="18"/>
        </w:rPr>
        <w:t xml:space="preserve"> </w:t>
      </w:r>
      <w:r w:rsidRPr="00B563C0">
        <w:rPr>
          <w:rFonts w:ascii="Consolas" w:hAnsi="Consolas"/>
          <w:color w:val="BED6FF"/>
          <w:sz w:val="18"/>
          <w:szCs w:val="18"/>
        </w:rPr>
        <w:t>b1</w:t>
      </w:r>
      <w:r w:rsidRPr="00B563C0">
        <w:rPr>
          <w:rFonts w:ascii="Consolas" w:hAnsi="Consolas"/>
          <w:color w:val="D8D8D8"/>
          <w:sz w:val="18"/>
          <w:szCs w:val="18"/>
        </w:rPr>
        <w:t>=</w:t>
      </w:r>
      <w:r w:rsidRPr="00B563C0">
        <w:rPr>
          <w:rFonts w:ascii="Consolas" w:hAnsi="Consolas"/>
          <w:color w:val="6897BB"/>
          <w:sz w:val="18"/>
          <w:szCs w:val="18"/>
        </w:rPr>
        <w:t>45</w:t>
      </w:r>
      <w:r w:rsidRPr="00B563C0">
        <w:rPr>
          <w:rFonts w:ascii="Consolas" w:hAnsi="Consolas"/>
          <w:color w:val="D8D8D8"/>
          <w:sz w:val="18"/>
          <w:szCs w:val="18"/>
        </w:rPr>
        <w:t>;</w:t>
      </w:r>
    </w:p>
    <w:p w14:paraId="603345B4" w14:textId="77777777" w:rsidR="009A1CA3" w:rsidRPr="00B563C0" w:rsidRDefault="009A1CA3">
      <w:pPr>
        <w:pStyle w:val="NormalWeb"/>
        <w:numPr>
          <w:ilvl w:val="0"/>
          <w:numId w:val="289"/>
        </w:numPr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8"/>
          <w:szCs w:val="18"/>
        </w:rPr>
      </w:pPr>
      <w:r w:rsidRPr="00B563C0">
        <w:rPr>
          <w:rFonts w:ascii="Consolas" w:hAnsi="Consolas"/>
          <w:color w:val="D8D8D8"/>
          <w:sz w:val="18"/>
          <w:szCs w:val="18"/>
        </w:rPr>
        <w:tab/>
      </w:r>
      <w:r w:rsidRPr="00B563C0">
        <w:rPr>
          <w:rFonts w:ascii="Consolas" w:hAnsi="Consolas"/>
          <w:color w:val="A9B7C6"/>
          <w:sz w:val="18"/>
          <w:szCs w:val="18"/>
        </w:rPr>
        <w:t>Byte</w:t>
      </w:r>
      <w:r w:rsidRPr="00B563C0">
        <w:rPr>
          <w:rFonts w:ascii="Consolas" w:hAnsi="Consolas"/>
          <w:color w:val="D8D8D8"/>
          <w:sz w:val="18"/>
          <w:szCs w:val="18"/>
        </w:rPr>
        <w:t xml:space="preserve"> </w:t>
      </w:r>
      <w:r w:rsidRPr="00B563C0">
        <w:rPr>
          <w:rFonts w:ascii="Consolas" w:hAnsi="Consolas"/>
          <w:color w:val="BED6FF"/>
          <w:sz w:val="18"/>
          <w:szCs w:val="18"/>
        </w:rPr>
        <w:t>b2</w:t>
      </w:r>
      <w:r w:rsidRPr="00B563C0">
        <w:rPr>
          <w:rFonts w:ascii="Consolas" w:hAnsi="Consolas"/>
          <w:color w:val="D8D8D8"/>
          <w:sz w:val="18"/>
          <w:szCs w:val="18"/>
        </w:rPr>
        <w:t>=</w:t>
      </w:r>
      <w:r w:rsidRPr="00B563C0">
        <w:rPr>
          <w:rFonts w:ascii="Consolas" w:hAnsi="Consolas"/>
          <w:color w:val="79ABFF"/>
          <w:sz w:val="18"/>
          <w:szCs w:val="18"/>
        </w:rPr>
        <w:t>b1</w:t>
      </w:r>
      <w:r w:rsidRPr="00B563C0">
        <w:rPr>
          <w:rFonts w:ascii="Consolas" w:hAnsi="Consolas"/>
          <w:color w:val="D8D8D8"/>
          <w:sz w:val="18"/>
          <w:szCs w:val="18"/>
        </w:rPr>
        <w:t>;</w:t>
      </w:r>
    </w:p>
    <w:p w14:paraId="2A05EFD8" w14:textId="77777777" w:rsidR="009A1CA3" w:rsidRPr="00B563C0" w:rsidRDefault="009A1CA3">
      <w:pPr>
        <w:pStyle w:val="NormalWeb"/>
        <w:numPr>
          <w:ilvl w:val="0"/>
          <w:numId w:val="289"/>
        </w:numPr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8"/>
          <w:szCs w:val="18"/>
        </w:rPr>
      </w:pPr>
      <w:r w:rsidRPr="00B563C0">
        <w:rPr>
          <w:rFonts w:ascii="Consolas" w:hAnsi="Consolas"/>
          <w:color w:val="D8D8D8"/>
          <w:sz w:val="18"/>
          <w:szCs w:val="18"/>
        </w:rPr>
        <w:tab/>
      </w:r>
      <w:r w:rsidRPr="00B563C0">
        <w:rPr>
          <w:rFonts w:ascii="Consolas" w:hAnsi="Consolas"/>
          <w:color w:val="A9B7C6"/>
          <w:sz w:val="18"/>
          <w:szCs w:val="18"/>
        </w:rPr>
        <w:t>System</w:t>
      </w:r>
      <w:r w:rsidRPr="00B563C0">
        <w:rPr>
          <w:rFonts w:ascii="Consolas" w:hAnsi="Consolas"/>
          <w:color w:val="D8D8D8"/>
          <w:sz w:val="18"/>
          <w:szCs w:val="18"/>
        </w:rPr>
        <w:t>.</w:t>
      </w:r>
      <w:r w:rsidRPr="00B563C0">
        <w:rPr>
          <w:rFonts w:ascii="Consolas" w:hAnsi="Consolas"/>
          <w:color w:val="9876AA"/>
          <w:sz w:val="18"/>
          <w:szCs w:val="18"/>
        </w:rPr>
        <w:t>out</w:t>
      </w:r>
      <w:r w:rsidRPr="00B563C0">
        <w:rPr>
          <w:rFonts w:ascii="Consolas" w:hAnsi="Consolas"/>
          <w:color w:val="D8D8D8"/>
          <w:sz w:val="18"/>
          <w:szCs w:val="18"/>
        </w:rPr>
        <w:t>.</w:t>
      </w:r>
      <w:r w:rsidRPr="00B563C0">
        <w:rPr>
          <w:rFonts w:ascii="Consolas" w:hAnsi="Consolas"/>
          <w:color w:val="A9B7C6"/>
          <w:sz w:val="18"/>
          <w:szCs w:val="18"/>
        </w:rPr>
        <w:t>println</w:t>
      </w:r>
      <w:r w:rsidRPr="00B563C0">
        <w:rPr>
          <w:rFonts w:ascii="Consolas" w:hAnsi="Consolas"/>
          <w:color w:val="D8D8D8"/>
          <w:sz w:val="18"/>
          <w:szCs w:val="18"/>
        </w:rPr>
        <w:t>(</w:t>
      </w:r>
      <w:r w:rsidRPr="00B563C0">
        <w:rPr>
          <w:rFonts w:ascii="Consolas" w:hAnsi="Consolas"/>
          <w:color w:val="79ABFF"/>
          <w:sz w:val="18"/>
          <w:szCs w:val="18"/>
        </w:rPr>
        <w:t>b1</w:t>
      </w:r>
      <w:r w:rsidRPr="00B563C0">
        <w:rPr>
          <w:rFonts w:ascii="Consolas" w:hAnsi="Consolas"/>
          <w:color w:val="D8D8D8"/>
          <w:sz w:val="18"/>
          <w:szCs w:val="18"/>
        </w:rPr>
        <w:t>+</w:t>
      </w:r>
      <w:r w:rsidRPr="00B563C0">
        <w:rPr>
          <w:rFonts w:ascii="Consolas" w:hAnsi="Consolas"/>
          <w:color w:val="A5C25C"/>
          <w:sz w:val="18"/>
          <w:szCs w:val="18"/>
        </w:rPr>
        <w:t>" "</w:t>
      </w:r>
      <w:r w:rsidRPr="00B563C0">
        <w:rPr>
          <w:rFonts w:ascii="Consolas" w:hAnsi="Consolas"/>
          <w:color w:val="D8D8D8"/>
          <w:sz w:val="18"/>
          <w:szCs w:val="18"/>
        </w:rPr>
        <w:t>+</w:t>
      </w:r>
      <w:r w:rsidRPr="00B563C0">
        <w:rPr>
          <w:rFonts w:ascii="Consolas" w:hAnsi="Consolas"/>
          <w:color w:val="79ABFF"/>
          <w:sz w:val="18"/>
          <w:szCs w:val="18"/>
        </w:rPr>
        <w:t>b2</w:t>
      </w:r>
      <w:r w:rsidRPr="00B563C0">
        <w:rPr>
          <w:rFonts w:ascii="Consolas" w:hAnsi="Consolas"/>
          <w:color w:val="D8D8D8"/>
          <w:sz w:val="18"/>
          <w:szCs w:val="18"/>
        </w:rPr>
        <w:t>);</w:t>
      </w:r>
      <w:r>
        <w:rPr>
          <w:rFonts w:ascii="Consolas" w:hAnsi="Consolas"/>
          <w:color w:val="D8D8D8"/>
          <w:sz w:val="18"/>
          <w:szCs w:val="18"/>
        </w:rPr>
        <w:t xml:space="preserve">      45    45</w:t>
      </w:r>
    </w:p>
    <w:p w14:paraId="40CF090F" w14:textId="77777777" w:rsidR="009A1CA3" w:rsidRPr="00B563C0" w:rsidRDefault="009A1CA3">
      <w:pPr>
        <w:pStyle w:val="NormalWeb"/>
        <w:numPr>
          <w:ilvl w:val="0"/>
          <w:numId w:val="289"/>
        </w:numPr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8"/>
          <w:szCs w:val="18"/>
        </w:rPr>
      </w:pPr>
      <w:r w:rsidRPr="00B563C0">
        <w:rPr>
          <w:rFonts w:ascii="Consolas" w:hAnsi="Consolas"/>
          <w:color w:val="D8D8D8"/>
          <w:sz w:val="18"/>
          <w:szCs w:val="18"/>
        </w:rPr>
        <w:tab/>
      </w:r>
    </w:p>
    <w:p w14:paraId="619B6B40" w14:textId="77777777" w:rsidR="009A1CA3" w:rsidRPr="00B563C0" w:rsidRDefault="009A1CA3">
      <w:pPr>
        <w:pStyle w:val="NormalWeb"/>
        <w:numPr>
          <w:ilvl w:val="0"/>
          <w:numId w:val="289"/>
        </w:numPr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8"/>
          <w:szCs w:val="18"/>
        </w:rPr>
      </w:pPr>
      <w:r w:rsidRPr="00B563C0">
        <w:rPr>
          <w:rFonts w:ascii="Consolas" w:hAnsi="Consolas"/>
          <w:color w:val="D8D8D8"/>
          <w:sz w:val="18"/>
          <w:szCs w:val="18"/>
        </w:rPr>
        <w:tab/>
      </w:r>
      <w:r w:rsidRPr="00B563C0">
        <w:rPr>
          <w:rFonts w:ascii="Consolas" w:hAnsi="Consolas"/>
          <w:color w:val="CC7832"/>
          <w:sz w:val="18"/>
          <w:szCs w:val="18"/>
        </w:rPr>
        <w:t>short</w:t>
      </w:r>
      <w:r w:rsidRPr="00B563C0">
        <w:rPr>
          <w:rFonts w:ascii="Consolas" w:hAnsi="Consolas"/>
          <w:color w:val="D8D8D8"/>
          <w:sz w:val="18"/>
          <w:szCs w:val="18"/>
        </w:rPr>
        <w:t xml:space="preserve"> </w:t>
      </w:r>
      <w:r w:rsidRPr="00B563C0">
        <w:rPr>
          <w:rFonts w:ascii="Consolas" w:hAnsi="Consolas"/>
          <w:color w:val="BED6FF"/>
          <w:sz w:val="18"/>
          <w:szCs w:val="18"/>
        </w:rPr>
        <w:t>s1</w:t>
      </w:r>
      <w:r w:rsidRPr="00B563C0">
        <w:rPr>
          <w:rFonts w:ascii="Consolas" w:hAnsi="Consolas"/>
          <w:color w:val="D8D8D8"/>
          <w:sz w:val="18"/>
          <w:szCs w:val="18"/>
        </w:rPr>
        <w:t>=</w:t>
      </w:r>
      <w:r w:rsidRPr="00B563C0">
        <w:rPr>
          <w:rFonts w:ascii="Consolas" w:hAnsi="Consolas"/>
          <w:color w:val="6897BB"/>
          <w:sz w:val="18"/>
          <w:szCs w:val="18"/>
        </w:rPr>
        <w:t>5764</w:t>
      </w:r>
      <w:r w:rsidRPr="00B563C0">
        <w:rPr>
          <w:rFonts w:ascii="Consolas" w:hAnsi="Consolas"/>
          <w:color w:val="D8D8D8"/>
          <w:sz w:val="18"/>
          <w:szCs w:val="18"/>
        </w:rPr>
        <w:t>;</w:t>
      </w:r>
    </w:p>
    <w:p w14:paraId="226E582F" w14:textId="77777777" w:rsidR="009A1CA3" w:rsidRPr="00B563C0" w:rsidRDefault="009A1CA3">
      <w:pPr>
        <w:pStyle w:val="NormalWeb"/>
        <w:numPr>
          <w:ilvl w:val="0"/>
          <w:numId w:val="289"/>
        </w:numPr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8"/>
          <w:szCs w:val="18"/>
        </w:rPr>
      </w:pPr>
      <w:r w:rsidRPr="00B563C0">
        <w:rPr>
          <w:rFonts w:ascii="Consolas" w:hAnsi="Consolas"/>
          <w:color w:val="D8D8D8"/>
          <w:sz w:val="18"/>
          <w:szCs w:val="18"/>
        </w:rPr>
        <w:tab/>
      </w:r>
      <w:r w:rsidRPr="00B563C0">
        <w:rPr>
          <w:rFonts w:ascii="Consolas" w:hAnsi="Consolas"/>
          <w:color w:val="A9B7C6"/>
          <w:sz w:val="18"/>
          <w:szCs w:val="18"/>
        </w:rPr>
        <w:t>Short</w:t>
      </w:r>
      <w:r w:rsidRPr="00B563C0">
        <w:rPr>
          <w:rFonts w:ascii="Consolas" w:hAnsi="Consolas"/>
          <w:color w:val="D8D8D8"/>
          <w:sz w:val="18"/>
          <w:szCs w:val="18"/>
        </w:rPr>
        <w:t xml:space="preserve"> </w:t>
      </w:r>
      <w:r w:rsidRPr="00B563C0">
        <w:rPr>
          <w:rFonts w:ascii="Consolas" w:hAnsi="Consolas"/>
          <w:color w:val="BED6FF"/>
          <w:sz w:val="18"/>
          <w:szCs w:val="18"/>
        </w:rPr>
        <w:t>s2</w:t>
      </w:r>
      <w:r w:rsidRPr="00B563C0">
        <w:rPr>
          <w:rFonts w:ascii="Consolas" w:hAnsi="Consolas"/>
          <w:color w:val="D8D8D8"/>
          <w:sz w:val="18"/>
          <w:szCs w:val="18"/>
        </w:rPr>
        <w:t>=</w:t>
      </w:r>
      <w:r w:rsidRPr="00B563C0">
        <w:rPr>
          <w:rFonts w:ascii="Consolas" w:hAnsi="Consolas"/>
          <w:color w:val="79ABFF"/>
          <w:sz w:val="18"/>
          <w:szCs w:val="18"/>
        </w:rPr>
        <w:t>s1</w:t>
      </w:r>
      <w:r w:rsidRPr="00B563C0">
        <w:rPr>
          <w:rFonts w:ascii="Consolas" w:hAnsi="Consolas"/>
          <w:color w:val="D8D8D8"/>
          <w:sz w:val="18"/>
          <w:szCs w:val="18"/>
        </w:rPr>
        <w:t>;</w:t>
      </w:r>
    </w:p>
    <w:p w14:paraId="7E39C60F" w14:textId="77777777" w:rsidR="009A1CA3" w:rsidRPr="00B563C0" w:rsidRDefault="009A1CA3">
      <w:pPr>
        <w:pStyle w:val="NormalWeb"/>
        <w:numPr>
          <w:ilvl w:val="0"/>
          <w:numId w:val="289"/>
        </w:numPr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8"/>
          <w:szCs w:val="18"/>
        </w:rPr>
      </w:pPr>
      <w:r w:rsidRPr="00B563C0">
        <w:rPr>
          <w:rFonts w:ascii="Consolas" w:hAnsi="Consolas"/>
          <w:color w:val="D8D8D8"/>
          <w:sz w:val="18"/>
          <w:szCs w:val="18"/>
        </w:rPr>
        <w:tab/>
      </w:r>
      <w:r w:rsidRPr="00B563C0">
        <w:rPr>
          <w:rFonts w:ascii="Consolas" w:hAnsi="Consolas"/>
          <w:color w:val="A9B7C6"/>
          <w:sz w:val="18"/>
          <w:szCs w:val="18"/>
        </w:rPr>
        <w:t>System</w:t>
      </w:r>
      <w:r w:rsidRPr="00B563C0">
        <w:rPr>
          <w:rFonts w:ascii="Consolas" w:hAnsi="Consolas"/>
          <w:color w:val="D8D8D8"/>
          <w:sz w:val="18"/>
          <w:szCs w:val="18"/>
        </w:rPr>
        <w:t>.</w:t>
      </w:r>
      <w:r w:rsidRPr="00B563C0">
        <w:rPr>
          <w:rFonts w:ascii="Consolas" w:hAnsi="Consolas"/>
          <w:color w:val="9876AA"/>
          <w:sz w:val="18"/>
          <w:szCs w:val="18"/>
        </w:rPr>
        <w:t>out</w:t>
      </w:r>
      <w:r w:rsidRPr="00B563C0">
        <w:rPr>
          <w:rFonts w:ascii="Consolas" w:hAnsi="Consolas"/>
          <w:color w:val="D8D8D8"/>
          <w:sz w:val="18"/>
          <w:szCs w:val="18"/>
        </w:rPr>
        <w:t>.</w:t>
      </w:r>
      <w:r w:rsidRPr="00B563C0">
        <w:rPr>
          <w:rFonts w:ascii="Consolas" w:hAnsi="Consolas"/>
          <w:color w:val="A9B7C6"/>
          <w:sz w:val="18"/>
          <w:szCs w:val="18"/>
        </w:rPr>
        <w:t>println</w:t>
      </w:r>
      <w:r w:rsidRPr="00B563C0">
        <w:rPr>
          <w:rFonts w:ascii="Consolas" w:hAnsi="Consolas"/>
          <w:color w:val="D8D8D8"/>
          <w:sz w:val="18"/>
          <w:szCs w:val="18"/>
        </w:rPr>
        <w:t>(</w:t>
      </w:r>
      <w:r w:rsidRPr="00B563C0">
        <w:rPr>
          <w:rFonts w:ascii="Consolas" w:hAnsi="Consolas"/>
          <w:color w:val="79ABFF"/>
          <w:sz w:val="18"/>
          <w:szCs w:val="18"/>
        </w:rPr>
        <w:t>s1</w:t>
      </w:r>
      <w:r w:rsidRPr="00B563C0">
        <w:rPr>
          <w:rFonts w:ascii="Consolas" w:hAnsi="Consolas"/>
          <w:color w:val="D8D8D8"/>
          <w:sz w:val="18"/>
          <w:szCs w:val="18"/>
        </w:rPr>
        <w:t>+</w:t>
      </w:r>
      <w:r w:rsidRPr="00B563C0">
        <w:rPr>
          <w:rFonts w:ascii="Consolas" w:hAnsi="Consolas"/>
          <w:color w:val="A5C25C"/>
          <w:sz w:val="18"/>
          <w:szCs w:val="18"/>
        </w:rPr>
        <w:t>" "</w:t>
      </w:r>
      <w:r w:rsidRPr="00B563C0">
        <w:rPr>
          <w:rFonts w:ascii="Consolas" w:hAnsi="Consolas"/>
          <w:color w:val="D8D8D8"/>
          <w:sz w:val="18"/>
          <w:szCs w:val="18"/>
        </w:rPr>
        <w:t>+</w:t>
      </w:r>
      <w:r w:rsidRPr="00B563C0">
        <w:rPr>
          <w:rFonts w:ascii="Consolas" w:hAnsi="Consolas"/>
          <w:color w:val="79ABFF"/>
          <w:sz w:val="18"/>
          <w:szCs w:val="18"/>
        </w:rPr>
        <w:t>s2</w:t>
      </w:r>
      <w:r w:rsidRPr="00B563C0">
        <w:rPr>
          <w:rFonts w:ascii="Consolas" w:hAnsi="Consolas"/>
          <w:color w:val="D8D8D8"/>
          <w:sz w:val="18"/>
          <w:szCs w:val="18"/>
        </w:rPr>
        <w:t>);</w:t>
      </w:r>
      <w:r>
        <w:rPr>
          <w:rFonts w:ascii="Consolas" w:hAnsi="Consolas"/>
          <w:color w:val="D8D8D8"/>
          <w:sz w:val="18"/>
          <w:szCs w:val="18"/>
        </w:rPr>
        <w:t xml:space="preserve">      5764  5764</w:t>
      </w:r>
    </w:p>
    <w:p w14:paraId="09701621" w14:textId="77777777" w:rsidR="009A1CA3" w:rsidRPr="00B563C0" w:rsidRDefault="009A1CA3">
      <w:pPr>
        <w:pStyle w:val="NormalWeb"/>
        <w:numPr>
          <w:ilvl w:val="0"/>
          <w:numId w:val="289"/>
        </w:numPr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8"/>
          <w:szCs w:val="18"/>
        </w:rPr>
      </w:pPr>
      <w:r w:rsidRPr="00B563C0">
        <w:rPr>
          <w:rFonts w:ascii="Consolas" w:hAnsi="Consolas"/>
          <w:color w:val="D8D8D8"/>
          <w:sz w:val="18"/>
          <w:szCs w:val="18"/>
        </w:rPr>
        <w:tab/>
      </w:r>
    </w:p>
    <w:p w14:paraId="2C0D9A06" w14:textId="77777777" w:rsidR="009A1CA3" w:rsidRPr="00B563C0" w:rsidRDefault="009A1CA3">
      <w:pPr>
        <w:pStyle w:val="NormalWeb"/>
        <w:numPr>
          <w:ilvl w:val="0"/>
          <w:numId w:val="289"/>
        </w:numPr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8"/>
          <w:szCs w:val="18"/>
        </w:rPr>
      </w:pPr>
      <w:r w:rsidRPr="00B563C0">
        <w:rPr>
          <w:rFonts w:ascii="Consolas" w:hAnsi="Consolas"/>
          <w:color w:val="D8D8D8"/>
          <w:sz w:val="18"/>
          <w:szCs w:val="18"/>
        </w:rPr>
        <w:tab/>
      </w:r>
      <w:r w:rsidRPr="00B563C0">
        <w:rPr>
          <w:rFonts w:ascii="Consolas" w:hAnsi="Consolas"/>
          <w:color w:val="CC7832"/>
          <w:sz w:val="18"/>
          <w:szCs w:val="18"/>
        </w:rPr>
        <w:t>long</w:t>
      </w:r>
      <w:r w:rsidRPr="00B563C0">
        <w:rPr>
          <w:rFonts w:ascii="Consolas" w:hAnsi="Consolas"/>
          <w:color w:val="D8D8D8"/>
          <w:sz w:val="18"/>
          <w:szCs w:val="18"/>
        </w:rPr>
        <w:t xml:space="preserve"> </w:t>
      </w:r>
      <w:r w:rsidRPr="00B563C0">
        <w:rPr>
          <w:rFonts w:ascii="Consolas" w:hAnsi="Consolas"/>
          <w:color w:val="BED6FF"/>
          <w:sz w:val="18"/>
          <w:szCs w:val="18"/>
        </w:rPr>
        <w:t>l1</w:t>
      </w:r>
      <w:r w:rsidRPr="00B563C0">
        <w:rPr>
          <w:rFonts w:ascii="Consolas" w:hAnsi="Consolas"/>
          <w:color w:val="D8D8D8"/>
          <w:sz w:val="18"/>
          <w:szCs w:val="18"/>
        </w:rPr>
        <w:t>=</w:t>
      </w:r>
      <w:r w:rsidRPr="00B563C0">
        <w:rPr>
          <w:rFonts w:ascii="Consolas" w:hAnsi="Consolas"/>
          <w:color w:val="6897BB"/>
          <w:sz w:val="18"/>
          <w:szCs w:val="18"/>
        </w:rPr>
        <w:t>9587</w:t>
      </w:r>
      <w:r w:rsidRPr="00B563C0">
        <w:rPr>
          <w:rFonts w:ascii="Consolas" w:hAnsi="Consolas"/>
          <w:color w:val="D8D8D8"/>
          <w:sz w:val="18"/>
          <w:szCs w:val="18"/>
        </w:rPr>
        <w:t>;</w:t>
      </w:r>
    </w:p>
    <w:p w14:paraId="20DAAE33" w14:textId="77777777" w:rsidR="009A1CA3" w:rsidRPr="00B563C0" w:rsidRDefault="009A1CA3">
      <w:pPr>
        <w:pStyle w:val="NormalWeb"/>
        <w:numPr>
          <w:ilvl w:val="0"/>
          <w:numId w:val="289"/>
        </w:numPr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8"/>
          <w:szCs w:val="18"/>
        </w:rPr>
      </w:pPr>
      <w:r w:rsidRPr="00B563C0">
        <w:rPr>
          <w:rFonts w:ascii="Consolas" w:hAnsi="Consolas"/>
          <w:color w:val="D8D8D8"/>
          <w:sz w:val="18"/>
          <w:szCs w:val="18"/>
        </w:rPr>
        <w:tab/>
      </w:r>
      <w:r w:rsidRPr="00B563C0">
        <w:rPr>
          <w:rFonts w:ascii="Consolas" w:hAnsi="Consolas"/>
          <w:color w:val="A9B7C6"/>
          <w:sz w:val="18"/>
          <w:szCs w:val="18"/>
        </w:rPr>
        <w:t>Long</w:t>
      </w:r>
      <w:r w:rsidRPr="00B563C0">
        <w:rPr>
          <w:rFonts w:ascii="Consolas" w:hAnsi="Consolas"/>
          <w:color w:val="D8D8D8"/>
          <w:sz w:val="18"/>
          <w:szCs w:val="18"/>
        </w:rPr>
        <w:t xml:space="preserve"> </w:t>
      </w:r>
      <w:r w:rsidRPr="00B563C0">
        <w:rPr>
          <w:rFonts w:ascii="Consolas" w:hAnsi="Consolas"/>
          <w:color w:val="BED6FF"/>
          <w:sz w:val="18"/>
          <w:szCs w:val="18"/>
        </w:rPr>
        <w:t>l2</w:t>
      </w:r>
      <w:r w:rsidRPr="00B563C0">
        <w:rPr>
          <w:rFonts w:ascii="Consolas" w:hAnsi="Consolas"/>
          <w:color w:val="D8D8D8"/>
          <w:sz w:val="18"/>
          <w:szCs w:val="18"/>
        </w:rPr>
        <w:t>=</w:t>
      </w:r>
      <w:r w:rsidRPr="00B563C0">
        <w:rPr>
          <w:rFonts w:ascii="Consolas" w:hAnsi="Consolas"/>
          <w:color w:val="79ABFF"/>
          <w:sz w:val="18"/>
          <w:szCs w:val="18"/>
        </w:rPr>
        <w:t>l1</w:t>
      </w:r>
      <w:r w:rsidRPr="00B563C0">
        <w:rPr>
          <w:rFonts w:ascii="Consolas" w:hAnsi="Consolas"/>
          <w:color w:val="D8D8D8"/>
          <w:sz w:val="18"/>
          <w:szCs w:val="18"/>
        </w:rPr>
        <w:t>;</w:t>
      </w:r>
    </w:p>
    <w:p w14:paraId="0059A217" w14:textId="77777777" w:rsidR="009A1CA3" w:rsidRPr="00B563C0" w:rsidRDefault="009A1CA3">
      <w:pPr>
        <w:pStyle w:val="NormalWeb"/>
        <w:numPr>
          <w:ilvl w:val="0"/>
          <w:numId w:val="289"/>
        </w:numPr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8"/>
          <w:szCs w:val="18"/>
        </w:rPr>
      </w:pPr>
      <w:r w:rsidRPr="00B563C0">
        <w:rPr>
          <w:rFonts w:ascii="Consolas" w:hAnsi="Consolas"/>
          <w:color w:val="D8D8D8"/>
          <w:sz w:val="18"/>
          <w:szCs w:val="18"/>
        </w:rPr>
        <w:tab/>
      </w:r>
      <w:r w:rsidRPr="00B563C0">
        <w:rPr>
          <w:rFonts w:ascii="Consolas" w:hAnsi="Consolas"/>
          <w:color w:val="A9B7C6"/>
          <w:sz w:val="18"/>
          <w:szCs w:val="18"/>
        </w:rPr>
        <w:t>System</w:t>
      </w:r>
      <w:r w:rsidRPr="00B563C0">
        <w:rPr>
          <w:rFonts w:ascii="Consolas" w:hAnsi="Consolas"/>
          <w:color w:val="D8D8D8"/>
          <w:sz w:val="18"/>
          <w:szCs w:val="18"/>
        </w:rPr>
        <w:t>.</w:t>
      </w:r>
      <w:r w:rsidRPr="00B563C0">
        <w:rPr>
          <w:rFonts w:ascii="Consolas" w:hAnsi="Consolas"/>
          <w:color w:val="9876AA"/>
          <w:sz w:val="18"/>
          <w:szCs w:val="18"/>
        </w:rPr>
        <w:t>out</w:t>
      </w:r>
      <w:r w:rsidRPr="00B563C0">
        <w:rPr>
          <w:rFonts w:ascii="Consolas" w:hAnsi="Consolas"/>
          <w:color w:val="D8D8D8"/>
          <w:sz w:val="18"/>
          <w:szCs w:val="18"/>
        </w:rPr>
        <w:t>.</w:t>
      </w:r>
      <w:r w:rsidRPr="00B563C0">
        <w:rPr>
          <w:rFonts w:ascii="Consolas" w:hAnsi="Consolas"/>
          <w:color w:val="A9B7C6"/>
          <w:sz w:val="18"/>
          <w:szCs w:val="18"/>
        </w:rPr>
        <w:t>println</w:t>
      </w:r>
      <w:r w:rsidRPr="00B563C0">
        <w:rPr>
          <w:rFonts w:ascii="Consolas" w:hAnsi="Consolas"/>
          <w:color w:val="D8D8D8"/>
          <w:sz w:val="18"/>
          <w:szCs w:val="18"/>
        </w:rPr>
        <w:t>(</w:t>
      </w:r>
      <w:r w:rsidRPr="00B563C0">
        <w:rPr>
          <w:rFonts w:ascii="Consolas" w:hAnsi="Consolas"/>
          <w:color w:val="79ABFF"/>
          <w:sz w:val="18"/>
          <w:szCs w:val="18"/>
        </w:rPr>
        <w:t>l1</w:t>
      </w:r>
      <w:r w:rsidRPr="00B563C0">
        <w:rPr>
          <w:rFonts w:ascii="Consolas" w:hAnsi="Consolas"/>
          <w:color w:val="D8D8D8"/>
          <w:sz w:val="18"/>
          <w:szCs w:val="18"/>
        </w:rPr>
        <w:t>+</w:t>
      </w:r>
      <w:r w:rsidRPr="00B563C0">
        <w:rPr>
          <w:rFonts w:ascii="Consolas" w:hAnsi="Consolas"/>
          <w:color w:val="A5C25C"/>
          <w:sz w:val="18"/>
          <w:szCs w:val="18"/>
        </w:rPr>
        <w:t>" "</w:t>
      </w:r>
      <w:r w:rsidRPr="00B563C0">
        <w:rPr>
          <w:rFonts w:ascii="Consolas" w:hAnsi="Consolas"/>
          <w:color w:val="D8D8D8"/>
          <w:sz w:val="18"/>
          <w:szCs w:val="18"/>
        </w:rPr>
        <w:t>+</w:t>
      </w:r>
      <w:r w:rsidRPr="00B563C0">
        <w:rPr>
          <w:rFonts w:ascii="Consolas" w:hAnsi="Consolas"/>
          <w:color w:val="79ABFF"/>
          <w:sz w:val="18"/>
          <w:szCs w:val="18"/>
        </w:rPr>
        <w:t>l2</w:t>
      </w:r>
      <w:r w:rsidRPr="00B563C0">
        <w:rPr>
          <w:rFonts w:ascii="Consolas" w:hAnsi="Consolas"/>
          <w:color w:val="D8D8D8"/>
          <w:sz w:val="18"/>
          <w:szCs w:val="18"/>
        </w:rPr>
        <w:t>);</w:t>
      </w:r>
      <w:r>
        <w:rPr>
          <w:rFonts w:ascii="Consolas" w:hAnsi="Consolas"/>
          <w:color w:val="D8D8D8"/>
          <w:sz w:val="18"/>
          <w:szCs w:val="18"/>
        </w:rPr>
        <w:t xml:space="preserve">      9587  9587</w:t>
      </w:r>
    </w:p>
    <w:p w14:paraId="09ABEB61" w14:textId="77777777" w:rsidR="009A1CA3" w:rsidRPr="00B563C0" w:rsidRDefault="009A1CA3">
      <w:pPr>
        <w:pStyle w:val="NormalWeb"/>
        <w:numPr>
          <w:ilvl w:val="0"/>
          <w:numId w:val="289"/>
        </w:numPr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8"/>
          <w:szCs w:val="18"/>
        </w:rPr>
      </w:pPr>
      <w:r w:rsidRPr="00B563C0">
        <w:rPr>
          <w:rFonts w:ascii="Consolas" w:hAnsi="Consolas"/>
          <w:color w:val="D8D8D8"/>
          <w:sz w:val="18"/>
          <w:szCs w:val="18"/>
        </w:rPr>
        <w:tab/>
      </w:r>
    </w:p>
    <w:p w14:paraId="2371A35C" w14:textId="77777777" w:rsidR="009A1CA3" w:rsidRPr="00B563C0" w:rsidRDefault="009A1CA3">
      <w:pPr>
        <w:pStyle w:val="NormalWeb"/>
        <w:numPr>
          <w:ilvl w:val="0"/>
          <w:numId w:val="289"/>
        </w:numPr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8"/>
          <w:szCs w:val="18"/>
        </w:rPr>
      </w:pPr>
      <w:r w:rsidRPr="00B563C0">
        <w:rPr>
          <w:rFonts w:ascii="Consolas" w:hAnsi="Consolas"/>
          <w:color w:val="D8D8D8"/>
          <w:sz w:val="18"/>
          <w:szCs w:val="18"/>
        </w:rPr>
        <w:tab/>
      </w:r>
      <w:r w:rsidRPr="00B563C0">
        <w:rPr>
          <w:rFonts w:ascii="Consolas" w:hAnsi="Consolas"/>
          <w:color w:val="CC7832"/>
          <w:sz w:val="18"/>
          <w:szCs w:val="18"/>
        </w:rPr>
        <w:t>boolean</w:t>
      </w:r>
      <w:r w:rsidRPr="00B563C0">
        <w:rPr>
          <w:rFonts w:ascii="Consolas" w:hAnsi="Consolas"/>
          <w:color w:val="D8D8D8"/>
          <w:sz w:val="18"/>
          <w:szCs w:val="18"/>
        </w:rPr>
        <w:t xml:space="preserve"> </w:t>
      </w:r>
      <w:r w:rsidRPr="00B563C0">
        <w:rPr>
          <w:rFonts w:ascii="Consolas" w:hAnsi="Consolas"/>
          <w:color w:val="BED6FF"/>
          <w:sz w:val="18"/>
          <w:szCs w:val="18"/>
        </w:rPr>
        <w:t>bo1</w:t>
      </w:r>
      <w:r w:rsidRPr="00B563C0">
        <w:rPr>
          <w:rFonts w:ascii="Consolas" w:hAnsi="Consolas"/>
          <w:color w:val="D8D8D8"/>
          <w:sz w:val="18"/>
          <w:szCs w:val="18"/>
        </w:rPr>
        <w:t>=</w:t>
      </w:r>
      <w:r w:rsidRPr="00B563C0">
        <w:rPr>
          <w:rFonts w:ascii="Consolas" w:hAnsi="Consolas"/>
          <w:color w:val="CC7832"/>
          <w:sz w:val="18"/>
          <w:szCs w:val="18"/>
        </w:rPr>
        <w:t>true</w:t>
      </w:r>
      <w:r w:rsidRPr="00B563C0">
        <w:rPr>
          <w:rFonts w:ascii="Consolas" w:hAnsi="Consolas"/>
          <w:color w:val="D8D8D8"/>
          <w:sz w:val="18"/>
          <w:szCs w:val="18"/>
        </w:rPr>
        <w:t>;</w:t>
      </w:r>
    </w:p>
    <w:p w14:paraId="5994CE56" w14:textId="77777777" w:rsidR="009A1CA3" w:rsidRPr="00B563C0" w:rsidRDefault="009A1CA3">
      <w:pPr>
        <w:pStyle w:val="NormalWeb"/>
        <w:numPr>
          <w:ilvl w:val="0"/>
          <w:numId w:val="289"/>
        </w:numPr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8"/>
          <w:szCs w:val="18"/>
        </w:rPr>
      </w:pPr>
      <w:r w:rsidRPr="00B563C0">
        <w:rPr>
          <w:rFonts w:ascii="Consolas" w:hAnsi="Consolas"/>
          <w:color w:val="D8D8D8"/>
          <w:sz w:val="18"/>
          <w:szCs w:val="18"/>
        </w:rPr>
        <w:tab/>
      </w:r>
      <w:r w:rsidRPr="00B563C0">
        <w:rPr>
          <w:rFonts w:ascii="Consolas" w:hAnsi="Consolas"/>
          <w:color w:val="A9B7C6"/>
          <w:sz w:val="18"/>
          <w:szCs w:val="18"/>
        </w:rPr>
        <w:t>Boolean</w:t>
      </w:r>
      <w:r w:rsidRPr="00B563C0">
        <w:rPr>
          <w:rFonts w:ascii="Consolas" w:hAnsi="Consolas"/>
          <w:color w:val="D8D8D8"/>
          <w:sz w:val="18"/>
          <w:szCs w:val="18"/>
        </w:rPr>
        <w:t xml:space="preserve"> </w:t>
      </w:r>
      <w:r w:rsidRPr="00B563C0">
        <w:rPr>
          <w:rFonts w:ascii="Consolas" w:hAnsi="Consolas"/>
          <w:color w:val="BED6FF"/>
          <w:sz w:val="18"/>
          <w:szCs w:val="18"/>
        </w:rPr>
        <w:t>bo2</w:t>
      </w:r>
      <w:r w:rsidRPr="00B563C0">
        <w:rPr>
          <w:rFonts w:ascii="Consolas" w:hAnsi="Consolas"/>
          <w:color w:val="D8D8D8"/>
          <w:sz w:val="18"/>
          <w:szCs w:val="18"/>
        </w:rPr>
        <w:t>=</w:t>
      </w:r>
      <w:r w:rsidRPr="00B563C0">
        <w:rPr>
          <w:rFonts w:ascii="Consolas" w:hAnsi="Consolas"/>
          <w:color w:val="79ABFF"/>
          <w:sz w:val="18"/>
          <w:szCs w:val="18"/>
        </w:rPr>
        <w:t>bo1</w:t>
      </w:r>
      <w:r w:rsidRPr="00B563C0">
        <w:rPr>
          <w:rFonts w:ascii="Consolas" w:hAnsi="Consolas"/>
          <w:color w:val="D8D8D8"/>
          <w:sz w:val="18"/>
          <w:szCs w:val="18"/>
        </w:rPr>
        <w:t>;</w:t>
      </w:r>
    </w:p>
    <w:p w14:paraId="3CBCA69A" w14:textId="77777777" w:rsidR="009A1CA3" w:rsidRPr="00B563C0" w:rsidRDefault="009A1CA3">
      <w:pPr>
        <w:pStyle w:val="NormalWeb"/>
        <w:numPr>
          <w:ilvl w:val="0"/>
          <w:numId w:val="289"/>
        </w:numPr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8"/>
          <w:szCs w:val="18"/>
        </w:rPr>
      </w:pPr>
      <w:r w:rsidRPr="00B563C0">
        <w:rPr>
          <w:rFonts w:ascii="Consolas" w:hAnsi="Consolas"/>
          <w:color w:val="D8D8D8"/>
          <w:sz w:val="18"/>
          <w:szCs w:val="18"/>
        </w:rPr>
        <w:tab/>
      </w:r>
      <w:r w:rsidRPr="00B563C0">
        <w:rPr>
          <w:rFonts w:ascii="Consolas" w:hAnsi="Consolas"/>
          <w:color w:val="A9B7C6"/>
          <w:sz w:val="18"/>
          <w:szCs w:val="18"/>
        </w:rPr>
        <w:t>System</w:t>
      </w:r>
      <w:r w:rsidRPr="00B563C0">
        <w:rPr>
          <w:rFonts w:ascii="Consolas" w:hAnsi="Consolas"/>
          <w:color w:val="D8D8D8"/>
          <w:sz w:val="18"/>
          <w:szCs w:val="18"/>
        </w:rPr>
        <w:t>.</w:t>
      </w:r>
      <w:r w:rsidRPr="00B563C0">
        <w:rPr>
          <w:rFonts w:ascii="Consolas" w:hAnsi="Consolas"/>
          <w:color w:val="9876AA"/>
          <w:sz w:val="18"/>
          <w:szCs w:val="18"/>
        </w:rPr>
        <w:t>out</w:t>
      </w:r>
      <w:r w:rsidRPr="00B563C0">
        <w:rPr>
          <w:rFonts w:ascii="Consolas" w:hAnsi="Consolas"/>
          <w:color w:val="D8D8D8"/>
          <w:sz w:val="18"/>
          <w:szCs w:val="18"/>
        </w:rPr>
        <w:t>.</w:t>
      </w:r>
      <w:r w:rsidRPr="00B563C0">
        <w:rPr>
          <w:rFonts w:ascii="Consolas" w:hAnsi="Consolas"/>
          <w:color w:val="A9B7C6"/>
          <w:sz w:val="18"/>
          <w:szCs w:val="18"/>
        </w:rPr>
        <w:t>println</w:t>
      </w:r>
      <w:r w:rsidRPr="00B563C0">
        <w:rPr>
          <w:rFonts w:ascii="Consolas" w:hAnsi="Consolas"/>
          <w:color w:val="D8D8D8"/>
          <w:sz w:val="18"/>
          <w:szCs w:val="18"/>
        </w:rPr>
        <w:t>(</w:t>
      </w:r>
      <w:r w:rsidRPr="00B563C0">
        <w:rPr>
          <w:rFonts w:ascii="Consolas" w:hAnsi="Consolas"/>
          <w:color w:val="79ABFF"/>
          <w:sz w:val="18"/>
          <w:szCs w:val="18"/>
        </w:rPr>
        <w:t>bo1</w:t>
      </w:r>
      <w:r w:rsidRPr="00B563C0">
        <w:rPr>
          <w:rFonts w:ascii="Consolas" w:hAnsi="Consolas"/>
          <w:color w:val="D8D8D8"/>
          <w:sz w:val="18"/>
          <w:szCs w:val="18"/>
        </w:rPr>
        <w:t>+</w:t>
      </w:r>
      <w:r w:rsidRPr="00B563C0">
        <w:rPr>
          <w:rFonts w:ascii="Consolas" w:hAnsi="Consolas"/>
          <w:color w:val="A5C25C"/>
          <w:sz w:val="18"/>
          <w:szCs w:val="18"/>
        </w:rPr>
        <w:t>" "</w:t>
      </w:r>
      <w:r w:rsidRPr="00B563C0">
        <w:rPr>
          <w:rFonts w:ascii="Consolas" w:hAnsi="Consolas"/>
          <w:color w:val="D8D8D8"/>
          <w:sz w:val="18"/>
          <w:szCs w:val="18"/>
        </w:rPr>
        <w:t>+</w:t>
      </w:r>
      <w:r w:rsidRPr="00B563C0">
        <w:rPr>
          <w:rFonts w:ascii="Consolas" w:hAnsi="Consolas"/>
          <w:color w:val="79ABFF"/>
          <w:sz w:val="18"/>
          <w:szCs w:val="18"/>
        </w:rPr>
        <w:t>bo2</w:t>
      </w:r>
      <w:r w:rsidRPr="00B563C0">
        <w:rPr>
          <w:rFonts w:ascii="Consolas" w:hAnsi="Consolas"/>
          <w:color w:val="D8D8D8"/>
          <w:sz w:val="18"/>
          <w:szCs w:val="18"/>
        </w:rPr>
        <w:t>);</w:t>
      </w:r>
      <w:r>
        <w:rPr>
          <w:rFonts w:ascii="Consolas" w:hAnsi="Consolas"/>
          <w:color w:val="D8D8D8"/>
          <w:sz w:val="18"/>
          <w:szCs w:val="18"/>
        </w:rPr>
        <w:t xml:space="preserve">    true   true</w:t>
      </w:r>
    </w:p>
    <w:p w14:paraId="2C502C93" w14:textId="77777777" w:rsidR="009A1CA3" w:rsidRPr="00B563C0" w:rsidRDefault="009A1CA3">
      <w:pPr>
        <w:pStyle w:val="NormalWeb"/>
        <w:numPr>
          <w:ilvl w:val="0"/>
          <w:numId w:val="289"/>
        </w:numPr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8"/>
          <w:szCs w:val="18"/>
        </w:rPr>
      </w:pPr>
      <w:r w:rsidRPr="00B563C0">
        <w:rPr>
          <w:rFonts w:ascii="Consolas" w:hAnsi="Consolas"/>
          <w:color w:val="629755"/>
          <w:sz w:val="18"/>
          <w:szCs w:val="18"/>
        </w:rPr>
        <w:t>/*</w:t>
      </w:r>
      <w:r w:rsidRPr="00B563C0">
        <w:rPr>
          <w:rFonts w:ascii="Consolas" w:hAnsi="Consolas"/>
          <w:color w:val="629755"/>
          <w:sz w:val="18"/>
          <w:szCs w:val="18"/>
        </w:rPr>
        <w:tab/>
      </w:r>
      <w:r w:rsidRPr="00B563C0">
        <w:rPr>
          <w:rFonts w:ascii="Consolas" w:hAnsi="Consolas"/>
          <w:color w:val="629755"/>
          <w:sz w:val="18"/>
          <w:szCs w:val="18"/>
          <w:u w:val="single"/>
        </w:rPr>
        <w:t>etcc</w:t>
      </w:r>
      <w:r w:rsidRPr="00B563C0">
        <w:rPr>
          <w:rFonts w:ascii="Consolas" w:hAnsi="Consolas"/>
          <w:color w:val="629755"/>
          <w:sz w:val="18"/>
          <w:szCs w:val="18"/>
        </w:rPr>
        <w:t>..*/</w:t>
      </w:r>
    </w:p>
    <w:p w14:paraId="32EC2149" w14:textId="6899BA32" w:rsidR="00B563C0" w:rsidRDefault="009A1CA3" w:rsidP="009A1CA3">
      <w:pPr>
        <w:pStyle w:val="Heading3"/>
      </w:pPr>
      <w:r>
        <w:t>EXPLICIT BOXING=</w:t>
      </w:r>
    </w:p>
    <w:p w14:paraId="5CA84CF9" w14:textId="0B18D1EB" w:rsidR="009A1CA3" w:rsidRDefault="009A1CA3">
      <w:pPr>
        <w:pStyle w:val="ListParagraph"/>
        <w:numPr>
          <w:ilvl w:val="0"/>
          <w:numId w:val="290"/>
        </w:numPr>
      </w:pPr>
      <w:r>
        <w:t>THE PROCESS OF CONVERTING PREMETIVE TYPE TO OBJECT IS KNOW AS BOXING.</w:t>
      </w:r>
    </w:p>
    <w:p w14:paraId="298AA9EB" w14:textId="3B27FDAF" w:rsidR="009A1CA3" w:rsidRDefault="009A1CA3">
      <w:pPr>
        <w:pStyle w:val="ListParagraph"/>
        <w:numPr>
          <w:ilvl w:val="0"/>
          <w:numId w:val="290"/>
        </w:numPr>
      </w:pPr>
      <w:r>
        <w:t>IN JAVA WE CAN PERFORM EXPLICIT BOXING BY USING THE FOLLOWING MEHTOD</w:t>
      </w:r>
    </w:p>
    <w:p w14:paraId="7F80497D" w14:textId="26F3ABA9" w:rsidR="009A1CA3" w:rsidRDefault="009A1CA3" w:rsidP="009A1CA3">
      <w:r>
        <w:t>Public static wrapper.valueOf(premetive P)</w:t>
      </w:r>
    </w:p>
    <w:p w14:paraId="2DDCDD64" w14:textId="3F756B29" w:rsidR="009A1CA3" w:rsidRDefault="009A1CA3">
      <w:pPr>
        <w:pStyle w:val="ListParagraph"/>
        <w:numPr>
          <w:ilvl w:val="0"/>
          <w:numId w:val="291"/>
        </w:numPr>
      </w:pPr>
      <w:r>
        <w:t>SINCE IT IS A STATIC METHOD WE NEED TO CALL WITH THE HELP OF CLASSNAME.</w:t>
      </w:r>
    </w:p>
    <w:p w14:paraId="1C2C98E0" w14:textId="52D3DCBD" w:rsidR="009A1CA3" w:rsidRDefault="009A1CA3">
      <w:pPr>
        <w:pStyle w:val="ListParagraph"/>
        <w:numPr>
          <w:ilvl w:val="0"/>
          <w:numId w:val="291"/>
        </w:numPr>
      </w:pPr>
      <w:r>
        <w:t>THE RETURN TYPE IS TOTALLY BASED ON WHICH CLASS THE METHOD CALLED.</w:t>
      </w:r>
    </w:p>
    <w:p w14:paraId="2C1E6FA3" w14:textId="0530389B" w:rsidR="009A1CA3" w:rsidRDefault="009A1CA3">
      <w:pPr>
        <w:pStyle w:val="ListParagraph"/>
        <w:numPr>
          <w:ilvl w:val="0"/>
          <w:numId w:val="291"/>
        </w:numPr>
      </w:pPr>
      <w:r>
        <w:t>THIS METHOD IS PRESENT INSIDE ALL WRAPPER CLASSES .</w:t>
      </w:r>
    </w:p>
    <w:p w14:paraId="77257932" w14:textId="77777777" w:rsidR="009A1CA3" w:rsidRDefault="009A1CA3">
      <w:pPr>
        <w:pStyle w:val="NormalWeb"/>
        <w:numPr>
          <w:ilvl w:val="0"/>
          <w:numId w:val="291"/>
        </w:numPr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CC7832"/>
          <w:sz w:val="20"/>
          <w:szCs w:val="20"/>
        </w:rPr>
        <w:t>int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a</w:t>
      </w:r>
      <w:r>
        <w:rPr>
          <w:rFonts w:ascii="Consolas" w:hAnsi="Consolas"/>
          <w:color w:val="D8D8D8"/>
          <w:sz w:val="20"/>
          <w:szCs w:val="20"/>
        </w:rPr>
        <w:t xml:space="preserve"> = </w:t>
      </w:r>
      <w:r>
        <w:rPr>
          <w:rFonts w:ascii="Consolas" w:hAnsi="Consolas"/>
          <w:color w:val="6897BB"/>
          <w:sz w:val="20"/>
          <w:szCs w:val="20"/>
        </w:rPr>
        <w:t>10</w:t>
      </w:r>
      <w:r>
        <w:rPr>
          <w:rFonts w:ascii="Consolas" w:hAnsi="Consolas"/>
          <w:color w:val="D8D8D8"/>
          <w:sz w:val="20"/>
          <w:szCs w:val="20"/>
        </w:rPr>
        <w:t>;</w:t>
      </w:r>
    </w:p>
    <w:p w14:paraId="73A77696" w14:textId="77777777" w:rsidR="009A1CA3" w:rsidRDefault="009A1CA3">
      <w:pPr>
        <w:pStyle w:val="NormalWeb"/>
        <w:numPr>
          <w:ilvl w:val="0"/>
          <w:numId w:val="291"/>
        </w:numPr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A9B7C6"/>
          <w:sz w:val="20"/>
          <w:szCs w:val="20"/>
        </w:rPr>
        <w:t>Integer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  <w:u w:val="single"/>
        </w:rPr>
        <w:t>aa</w:t>
      </w:r>
      <w:r>
        <w:rPr>
          <w:rFonts w:ascii="Consolas" w:hAnsi="Consolas"/>
          <w:color w:val="D8D8D8"/>
          <w:sz w:val="20"/>
          <w:szCs w:val="20"/>
        </w:rPr>
        <w:t xml:space="preserve"> = </w:t>
      </w:r>
      <w:r>
        <w:rPr>
          <w:rFonts w:ascii="Consolas" w:hAnsi="Consolas"/>
          <w:color w:val="A9B7C6"/>
          <w:sz w:val="20"/>
          <w:szCs w:val="20"/>
        </w:rPr>
        <w:t>Integer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BED6FF"/>
          <w:sz w:val="20"/>
          <w:szCs w:val="20"/>
        </w:rPr>
        <w:t>valueOf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a</w:t>
      </w:r>
      <w:r>
        <w:rPr>
          <w:rFonts w:ascii="Consolas" w:hAnsi="Consolas"/>
          <w:color w:val="D8D8D8"/>
          <w:sz w:val="20"/>
          <w:szCs w:val="20"/>
        </w:rPr>
        <w:t>);</w:t>
      </w:r>
    </w:p>
    <w:p w14:paraId="3CA4A993" w14:textId="77777777" w:rsidR="009A1CA3" w:rsidRDefault="009A1CA3">
      <w:pPr>
        <w:pStyle w:val="NormalWeb"/>
        <w:numPr>
          <w:ilvl w:val="0"/>
          <w:numId w:val="291"/>
        </w:numPr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7A7D4968" w14:textId="77777777" w:rsidR="009A1CA3" w:rsidRDefault="009A1CA3">
      <w:pPr>
        <w:pStyle w:val="NormalWeb"/>
        <w:numPr>
          <w:ilvl w:val="0"/>
          <w:numId w:val="291"/>
        </w:numPr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CC7832"/>
          <w:sz w:val="20"/>
          <w:szCs w:val="20"/>
        </w:rPr>
        <w:t>byte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b</w:t>
      </w:r>
      <w:r>
        <w:rPr>
          <w:rFonts w:ascii="Consolas" w:hAnsi="Consolas"/>
          <w:color w:val="D8D8D8"/>
          <w:sz w:val="20"/>
          <w:szCs w:val="20"/>
        </w:rPr>
        <w:t xml:space="preserve"> = </w:t>
      </w:r>
      <w:r>
        <w:rPr>
          <w:rFonts w:ascii="Consolas" w:hAnsi="Consolas"/>
          <w:color w:val="6897BB"/>
          <w:sz w:val="20"/>
          <w:szCs w:val="20"/>
        </w:rPr>
        <w:t>49</w:t>
      </w:r>
      <w:r>
        <w:rPr>
          <w:rFonts w:ascii="Consolas" w:hAnsi="Consolas"/>
          <w:color w:val="D8D8D8"/>
          <w:sz w:val="20"/>
          <w:szCs w:val="20"/>
        </w:rPr>
        <w:t>;</w:t>
      </w:r>
    </w:p>
    <w:p w14:paraId="337610CB" w14:textId="77777777" w:rsidR="009A1CA3" w:rsidRDefault="009A1CA3">
      <w:pPr>
        <w:pStyle w:val="NormalWeb"/>
        <w:numPr>
          <w:ilvl w:val="0"/>
          <w:numId w:val="291"/>
        </w:numPr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A9B7C6"/>
          <w:sz w:val="20"/>
          <w:szCs w:val="20"/>
        </w:rPr>
        <w:t>Byte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  <w:u w:val="single"/>
        </w:rPr>
        <w:t>bb</w:t>
      </w:r>
      <w:r>
        <w:rPr>
          <w:rFonts w:ascii="Consolas" w:hAnsi="Consolas"/>
          <w:color w:val="D8D8D8"/>
          <w:sz w:val="20"/>
          <w:szCs w:val="20"/>
        </w:rPr>
        <w:t xml:space="preserve"> = </w:t>
      </w:r>
      <w:r>
        <w:rPr>
          <w:rFonts w:ascii="Consolas" w:hAnsi="Consolas"/>
          <w:color w:val="A9B7C6"/>
          <w:sz w:val="20"/>
          <w:szCs w:val="20"/>
        </w:rPr>
        <w:t>Byte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BED6FF"/>
          <w:sz w:val="20"/>
          <w:szCs w:val="20"/>
        </w:rPr>
        <w:t>valueOf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b</w:t>
      </w:r>
      <w:r>
        <w:rPr>
          <w:rFonts w:ascii="Consolas" w:hAnsi="Consolas"/>
          <w:color w:val="D8D8D8"/>
          <w:sz w:val="20"/>
          <w:szCs w:val="20"/>
        </w:rPr>
        <w:t>);</w:t>
      </w:r>
    </w:p>
    <w:p w14:paraId="6AFBB5C2" w14:textId="77777777" w:rsidR="009A1CA3" w:rsidRDefault="009A1CA3">
      <w:pPr>
        <w:pStyle w:val="NormalWeb"/>
        <w:numPr>
          <w:ilvl w:val="0"/>
          <w:numId w:val="291"/>
        </w:numPr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</w:p>
    <w:p w14:paraId="536F18E2" w14:textId="77777777" w:rsidR="009A1CA3" w:rsidRDefault="009A1CA3">
      <w:pPr>
        <w:pStyle w:val="NormalWeb"/>
        <w:numPr>
          <w:ilvl w:val="0"/>
          <w:numId w:val="291"/>
        </w:numPr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CC7832"/>
          <w:sz w:val="20"/>
          <w:szCs w:val="20"/>
        </w:rPr>
        <w:t>boolean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c</w:t>
      </w:r>
      <w:r>
        <w:rPr>
          <w:rFonts w:ascii="Consolas" w:hAnsi="Consolas"/>
          <w:color w:val="D8D8D8"/>
          <w:sz w:val="20"/>
          <w:szCs w:val="20"/>
        </w:rPr>
        <w:t xml:space="preserve"> = </w:t>
      </w:r>
      <w:r>
        <w:rPr>
          <w:rFonts w:ascii="Consolas" w:hAnsi="Consolas"/>
          <w:color w:val="CC7832"/>
          <w:sz w:val="20"/>
          <w:szCs w:val="20"/>
        </w:rPr>
        <w:t>true</w:t>
      </w:r>
      <w:r>
        <w:rPr>
          <w:rFonts w:ascii="Consolas" w:hAnsi="Consolas"/>
          <w:color w:val="D8D8D8"/>
          <w:sz w:val="20"/>
          <w:szCs w:val="20"/>
        </w:rPr>
        <w:t>;</w:t>
      </w:r>
    </w:p>
    <w:p w14:paraId="3E8ED93B" w14:textId="20DDF22F" w:rsidR="009A1CA3" w:rsidRPr="008453EE" w:rsidRDefault="009A1CA3">
      <w:pPr>
        <w:pStyle w:val="NormalWeb"/>
        <w:numPr>
          <w:ilvl w:val="0"/>
          <w:numId w:val="291"/>
        </w:numPr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A9B7C6"/>
          <w:sz w:val="20"/>
          <w:szCs w:val="20"/>
        </w:rPr>
        <w:t>Boolean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  <w:u w:val="single"/>
        </w:rPr>
        <w:t>cc</w:t>
      </w:r>
      <w:r>
        <w:rPr>
          <w:rFonts w:ascii="Consolas" w:hAnsi="Consolas"/>
          <w:color w:val="D8D8D8"/>
          <w:sz w:val="20"/>
          <w:szCs w:val="20"/>
        </w:rPr>
        <w:t xml:space="preserve"> = </w:t>
      </w:r>
      <w:r>
        <w:rPr>
          <w:rFonts w:ascii="Consolas" w:hAnsi="Consolas"/>
          <w:color w:val="A9B7C6"/>
          <w:sz w:val="20"/>
          <w:szCs w:val="20"/>
        </w:rPr>
        <w:t>Boolean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BED6FF"/>
          <w:sz w:val="20"/>
          <w:szCs w:val="20"/>
        </w:rPr>
        <w:t>valueOf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c</w:t>
      </w:r>
      <w:r>
        <w:rPr>
          <w:rFonts w:ascii="Consolas" w:hAnsi="Consolas"/>
          <w:color w:val="D8D8D8"/>
          <w:sz w:val="20"/>
          <w:szCs w:val="20"/>
        </w:rPr>
        <w:t>);</w:t>
      </w:r>
    </w:p>
    <w:p w14:paraId="1C00E643" w14:textId="067CDB44" w:rsidR="008453EE" w:rsidRDefault="008453EE">
      <w:pPr>
        <w:pStyle w:val="NoSpacing"/>
        <w:numPr>
          <w:ilvl w:val="0"/>
          <w:numId w:val="291"/>
        </w:numPr>
      </w:pPr>
      <w:r>
        <w:t>Wrapper classes as method such as compare(x,y) (Which works as compareTo());</w:t>
      </w:r>
    </w:p>
    <w:p w14:paraId="0488CB27" w14:textId="66D0CA19" w:rsidR="008453EE" w:rsidRDefault="008453EE">
      <w:pPr>
        <w:pStyle w:val="NoSpacing"/>
        <w:numPr>
          <w:ilvl w:val="0"/>
          <w:numId w:val="291"/>
        </w:numPr>
      </w:pPr>
      <w:r>
        <w:t>Appart from character every wrapper classes as parsemethod( ex= Integer.parseInt(“string”));</w:t>
      </w:r>
    </w:p>
    <w:p w14:paraId="47A48B6A" w14:textId="0A0105AA" w:rsidR="008453EE" w:rsidRDefault="008453EE" w:rsidP="008453EE">
      <w:pPr>
        <w:pStyle w:val="Heading3"/>
      </w:pPr>
      <w:r>
        <w:t>UNBOXING=</w:t>
      </w:r>
    </w:p>
    <w:p w14:paraId="79C9ADD6" w14:textId="4D2C9B05" w:rsidR="008453EE" w:rsidRDefault="008453EE">
      <w:pPr>
        <w:pStyle w:val="ListParagraph"/>
        <w:numPr>
          <w:ilvl w:val="0"/>
          <w:numId w:val="292"/>
        </w:numPr>
      </w:pPr>
      <w:r>
        <w:t>THE PROCESS OF CONVERTING NON PREMETIVE TYPE OF DATA TO PREMETIVE TYPE TO PREMETIVE TYPE OF DATA IS KNOWN AS UNBOXING.</w:t>
      </w:r>
    </w:p>
    <w:p w14:paraId="697756B9" w14:textId="7F8E4CD4" w:rsidR="008453EE" w:rsidRPr="008453EE" w:rsidRDefault="008453EE">
      <w:pPr>
        <w:pStyle w:val="NormalWeb"/>
        <w:numPr>
          <w:ilvl w:val="0"/>
          <w:numId w:val="292"/>
        </w:numPr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>
        <w:rPr>
          <w:rFonts w:ascii="Consolas" w:hAnsi="Consolas"/>
          <w:color w:val="D8D8D8"/>
          <w:sz w:val="20"/>
          <w:szCs w:val="20"/>
        </w:rPr>
        <w:tab/>
      </w:r>
      <w:r w:rsidRPr="008453EE">
        <w:rPr>
          <w:rFonts w:ascii="Consolas" w:hAnsi="Consolas"/>
          <w:color w:val="D8D8D8"/>
          <w:sz w:val="16"/>
          <w:szCs w:val="16"/>
        </w:rPr>
        <w:t xml:space="preserve">       </w:t>
      </w:r>
      <w:r w:rsidRPr="008453EE">
        <w:rPr>
          <w:rFonts w:ascii="Consolas" w:hAnsi="Consolas"/>
          <w:color w:val="A9B7C6"/>
          <w:sz w:val="16"/>
          <w:szCs w:val="16"/>
        </w:rPr>
        <w:t>Byte</w:t>
      </w:r>
      <w:r w:rsidRPr="008453EE">
        <w:rPr>
          <w:rFonts w:ascii="Consolas" w:hAnsi="Consolas"/>
          <w:color w:val="D8D8D8"/>
          <w:sz w:val="16"/>
          <w:szCs w:val="16"/>
        </w:rPr>
        <w:t xml:space="preserve"> </w:t>
      </w:r>
      <w:r w:rsidRPr="008453EE">
        <w:rPr>
          <w:rFonts w:ascii="Consolas" w:hAnsi="Consolas"/>
          <w:color w:val="BED6FF"/>
          <w:sz w:val="16"/>
          <w:szCs w:val="16"/>
        </w:rPr>
        <w:t>b</w:t>
      </w:r>
      <w:r w:rsidRPr="008453EE">
        <w:rPr>
          <w:rFonts w:ascii="Consolas" w:hAnsi="Consolas"/>
          <w:color w:val="D8D8D8"/>
          <w:sz w:val="16"/>
          <w:szCs w:val="16"/>
        </w:rPr>
        <w:t>=</w:t>
      </w:r>
      <w:r w:rsidRPr="008453EE">
        <w:rPr>
          <w:rFonts w:ascii="Consolas" w:hAnsi="Consolas"/>
          <w:color w:val="6897BB"/>
          <w:sz w:val="16"/>
          <w:szCs w:val="16"/>
        </w:rPr>
        <w:t>45</w:t>
      </w:r>
      <w:r w:rsidRPr="008453EE">
        <w:rPr>
          <w:rFonts w:ascii="Consolas" w:hAnsi="Consolas"/>
          <w:color w:val="D8D8D8"/>
          <w:sz w:val="16"/>
          <w:szCs w:val="16"/>
        </w:rPr>
        <w:t>;</w:t>
      </w:r>
    </w:p>
    <w:p w14:paraId="2246EE1F" w14:textId="77777777" w:rsidR="008453EE" w:rsidRPr="008453EE" w:rsidRDefault="008453EE">
      <w:pPr>
        <w:pStyle w:val="NormalWeb"/>
        <w:numPr>
          <w:ilvl w:val="0"/>
          <w:numId w:val="292"/>
        </w:numPr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3EE">
        <w:rPr>
          <w:rFonts w:ascii="Consolas" w:hAnsi="Consolas"/>
          <w:color w:val="D8D8D8"/>
          <w:sz w:val="16"/>
          <w:szCs w:val="16"/>
        </w:rPr>
        <w:tab/>
      </w:r>
      <w:r w:rsidRPr="008453EE">
        <w:rPr>
          <w:rFonts w:ascii="Consolas" w:hAnsi="Consolas"/>
          <w:color w:val="D8D8D8"/>
          <w:sz w:val="16"/>
          <w:szCs w:val="16"/>
        </w:rPr>
        <w:tab/>
      </w:r>
      <w:r w:rsidRPr="008453EE">
        <w:rPr>
          <w:rFonts w:ascii="Consolas" w:hAnsi="Consolas"/>
          <w:color w:val="CC7832"/>
          <w:sz w:val="16"/>
          <w:szCs w:val="16"/>
        </w:rPr>
        <w:t>byte</w:t>
      </w:r>
      <w:r w:rsidRPr="008453EE">
        <w:rPr>
          <w:rFonts w:ascii="Consolas" w:hAnsi="Consolas"/>
          <w:color w:val="D8D8D8"/>
          <w:sz w:val="16"/>
          <w:szCs w:val="16"/>
        </w:rPr>
        <w:t xml:space="preserve"> </w:t>
      </w:r>
      <w:r w:rsidRPr="008453EE">
        <w:rPr>
          <w:rFonts w:ascii="Consolas" w:hAnsi="Consolas"/>
          <w:color w:val="BED6FF"/>
          <w:sz w:val="16"/>
          <w:szCs w:val="16"/>
          <w:u w:val="single"/>
        </w:rPr>
        <w:t>bb</w:t>
      </w:r>
      <w:r w:rsidRPr="008453EE">
        <w:rPr>
          <w:rFonts w:ascii="Consolas" w:hAnsi="Consolas"/>
          <w:color w:val="D8D8D8"/>
          <w:sz w:val="16"/>
          <w:szCs w:val="16"/>
        </w:rPr>
        <w:t>=</w:t>
      </w:r>
      <w:r w:rsidRPr="008453EE">
        <w:rPr>
          <w:rFonts w:ascii="Consolas" w:hAnsi="Consolas"/>
          <w:color w:val="79ABFF"/>
          <w:sz w:val="16"/>
          <w:szCs w:val="16"/>
        </w:rPr>
        <w:t>b</w:t>
      </w:r>
      <w:r w:rsidRPr="008453EE">
        <w:rPr>
          <w:rFonts w:ascii="Consolas" w:hAnsi="Consolas"/>
          <w:color w:val="D8D8D8"/>
          <w:sz w:val="16"/>
          <w:szCs w:val="16"/>
        </w:rPr>
        <w:t>;</w:t>
      </w:r>
    </w:p>
    <w:p w14:paraId="1629D8DB" w14:textId="77777777" w:rsidR="008453EE" w:rsidRPr="008453EE" w:rsidRDefault="008453EE">
      <w:pPr>
        <w:pStyle w:val="NormalWeb"/>
        <w:numPr>
          <w:ilvl w:val="0"/>
          <w:numId w:val="292"/>
        </w:numPr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3EE">
        <w:rPr>
          <w:rFonts w:ascii="Consolas" w:hAnsi="Consolas"/>
          <w:color w:val="D8D8D8"/>
          <w:sz w:val="16"/>
          <w:szCs w:val="16"/>
        </w:rPr>
        <w:tab/>
      </w:r>
      <w:r w:rsidRPr="008453EE">
        <w:rPr>
          <w:rFonts w:ascii="Consolas" w:hAnsi="Consolas"/>
          <w:color w:val="D8D8D8"/>
          <w:sz w:val="16"/>
          <w:szCs w:val="16"/>
        </w:rPr>
        <w:tab/>
      </w:r>
    </w:p>
    <w:p w14:paraId="5E7108DF" w14:textId="77777777" w:rsidR="008453EE" w:rsidRPr="008453EE" w:rsidRDefault="008453EE">
      <w:pPr>
        <w:pStyle w:val="NormalWeb"/>
        <w:numPr>
          <w:ilvl w:val="0"/>
          <w:numId w:val="292"/>
        </w:numPr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3EE">
        <w:rPr>
          <w:rFonts w:ascii="Consolas" w:hAnsi="Consolas"/>
          <w:color w:val="D8D8D8"/>
          <w:sz w:val="16"/>
          <w:szCs w:val="16"/>
        </w:rPr>
        <w:tab/>
      </w:r>
      <w:r w:rsidRPr="008453EE">
        <w:rPr>
          <w:rFonts w:ascii="Consolas" w:hAnsi="Consolas"/>
          <w:color w:val="D8D8D8"/>
          <w:sz w:val="16"/>
          <w:szCs w:val="16"/>
        </w:rPr>
        <w:tab/>
      </w:r>
      <w:r w:rsidRPr="008453EE">
        <w:rPr>
          <w:rFonts w:ascii="Consolas" w:hAnsi="Consolas"/>
          <w:color w:val="A9B7C6"/>
          <w:sz w:val="16"/>
          <w:szCs w:val="16"/>
        </w:rPr>
        <w:t>Integer</w:t>
      </w:r>
      <w:r w:rsidRPr="008453EE">
        <w:rPr>
          <w:rFonts w:ascii="Consolas" w:hAnsi="Consolas"/>
          <w:color w:val="D8D8D8"/>
          <w:sz w:val="16"/>
          <w:szCs w:val="16"/>
        </w:rPr>
        <w:t xml:space="preserve"> </w:t>
      </w:r>
      <w:r w:rsidRPr="008453EE">
        <w:rPr>
          <w:rFonts w:ascii="Consolas" w:hAnsi="Consolas"/>
          <w:color w:val="BED6FF"/>
          <w:sz w:val="16"/>
          <w:szCs w:val="16"/>
        </w:rPr>
        <w:t>i</w:t>
      </w:r>
      <w:r w:rsidRPr="008453EE">
        <w:rPr>
          <w:rFonts w:ascii="Consolas" w:hAnsi="Consolas"/>
          <w:color w:val="D8D8D8"/>
          <w:sz w:val="16"/>
          <w:szCs w:val="16"/>
        </w:rPr>
        <w:t>=</w:t>
      </w:r>
      <w:r w:rsidRPr="008453EE">
        <w:rPr>
          <w:rFonts w:ascii="Consolas" w:hAnsi="Consolas"/>
          <w:color w:val="6897BB"/>
          <w:sz w:val="16"/>
          <w:szCs w:val="16"/>
        </w:rPr>
        <w:t>0</w:t>
      </w:r>
      <w:r w:rsidRPr="008453EE">
        <w:rPr>
          <w:rFonts w:ascii="Consolas" w:hAnsi="Consolas"/>
          <w:color w:val="D8D8D8"/>
          <w:sz w:val="16"/>
          <w:szCs w:val="16"/>
        </w:rPr>
        <w:t>;</w:t>
      </w:r>
    </w:p>
    <w:p w14:paraId="6D8738AA" w14:textId="59BCE859" w:rsidR="008453EE" w:rsidRPr="008453EE" w:rsidRDefault="008453EE">
      <w:pPr>
        <w:pStyle w:val="NormalWeb"/>
        <w:numPr>
          <w:ilvl w:val="0"/>
          <w:numId w:val="292"/>
        </w:numPr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16"/>
          <w:szCs w:val="16"/>
        </w:rPr>
      </w:pPr>
      <w:r w:rsidRPr="008453EE">
        <w:rPr>
          <w:rFonts w:ascii="Consolas" w:hAnsi="Consolas"/>
          <w:color w:val="D8D8D8"/>
          <w:sz w:val="16"/>
          <w:szCs w:val="16"/>
        </w:rPr>
        <w:tab/>
      </w:r>
      <w:r w:rsidRPr="008453EE">
        <w:rPr>
          <w:rFonts w:ascii="Consolas" w:hAnsi="Consolas"/>
          <w:color w:val="D8D8D8"/>
          <w:sz w:val="16"/>
          <w:szCs w:val="16"/>
        </w:rPr>
        <w:tab/>
      </w:r>
      <w:r w:rsidRPr="008453EE">
        <w:rPr>
          <w:rFonts w:ascii="Consolas" w:hAnsi="Consolas"/>
          <w:color w:val="CC7832"/>
          <w:sz w:val="16"/>
          <w:szCs w:val="16"/>
        </w:rPr>
        <w:t>int</w:t>
      </w:r>
      <w:r w:rsidRPr="008453EE">
        <w:rPr>
          <w:rFonts w:ascii="Consolas" w:hAnsi="Consolas"/>
          <w:color w:val="D8D8D8"/>
          <w:sz w:val="16"/>
          <w:szCs w:val="16"/>
        </w:rPr>
        <w:t xml:space="preserve"> </w:t>
      </w:r>
      <w:r w:rsidRPr="008453EE">
        <w:rPr>
          <w:rFonts w:ascii="Consolas" w:hAnsi="Consolas"/>
          <w:color w:val="BED6FF"/>
          <w:sz w:val="16"/>
          <w:szCs w:val="16"/>
          <w:u w:val="single"/>
        </w:rPr>
        <w:t>ii</w:t>
      </w:r>
      <w:r w:rsidRPr="008453EE">
        <w:rPr>
          <w:rFonts w:ascii="Consolas" w:hAnsi="Consolas"/>
          <w:color w:val="D8D8D8"/>
          <w:sz w:val="16"/>
          <w:szCs w:val="16"/>
        </w:rPr>
        <w:t>=</w:t>
      </w:r>
      <w:r w:rsidRPr="008453EE">
        <w:rPr>
          <w:rFonts w:ascii="Consolas" w:hAnsi="Consolas"/>
          <w:color w:val="79ABFF"/>
          <w:sz w:val="16"/>
          <w:szCs w:val="16"/>
        </w:rPr>
        <w:t>i</w:t>
      </w:r>
      <w:r w:rsidRPr="008453EE">
        <w:rPr>
          <w:rFonts w:ascii="Consolas" w:hAnsi="Consolas"/>
          <w:color w:val="D8D8D8"/>
          <w:sz w:val="16"/>
          <w:szCs w:val="16"/>
        </w:rPr>
        <w:t>;</w:t>
      </w:r>
    </w:p>
    <w:p w14:paraId="148C10C1" w14:textId="0A05D476" w:rsidR="008453EE" w:rsidRDefault="006A328A" w:rsidP="006A328A">
      <w:pPr>
        <w:pStyle w:val="Heading3"/>
      </w:pPr>
      <w:r>
        <w:t>EXPLICIT UNBOXING=</w:t>
      </w:r>
    </w:p>
    <w:p w14:paraId="4DC486CA" w14:textId="2221FF1E" w:rsidR="006A328A" w:rsidRDefault="006A328A">
      <w:pPr>
        <w:pStyle w:val="ListParagraph"/>
        <w:numPr>
          <w:ilvl w:val="0"/>
          <w:numId w:val="293"/>
        </w:numPr>
      </w:pPr>
      <w:r>
        <w:t>IN JAVA WE CAN PERFORM EXPLICITE UNBOXING BY USING FOLLOWING METHODS.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A328A" w:rsidRPr="002C3F29" w14:paraId="313B97D2" w14:textId="77777777">
        <w:tc>
          <w:tcPr>
            <w:tcW w:w="4508" w:type="dxa"/>
          </w:tcPr>
          <w:p w14:paraId="4D430F6F" w14:textId="37281661" w:rsidR="006A328A" w:rsidRPr="002C3F29" w:rsidRDefault="006A328A" w:rsidP="002C3F29">
            <w:pPr>
              <w:jc w:val="center"/>
              <w:rPr>
                <w:b/>
                <w:bCs/>
                <w:color w:val="EE0000"/>
              </w:rPr>
            </w:pPr>
            <w:r w:rsidRPr="002C3F29">
              <w:rPr>
                <w:b/>
                <w:bCs/>
                <w:color w:val="EE0000"/>
              </w:rPr>
              <w:t>WRAPPER CLASSES</w:t>
            </w:r>
          </w:p>
        </w:tc>
        <w:tc>
          <w:tcPr>
            <w:tcW w:w="4508" w:type="dxa"/>
          </w:tcPr>
          <w:p w14:paraId="20B3EA98" w14:textId="52013E03" w:rsidR="006A328A" w:rsidRPr="002C3F29" w:rsidRDefault="006A328A" w:rsidP="002C3F29">
            <w:pPr>
              <w:jc w:val="center"/>
              <w:rPr>
                <w:b/>
                <w:bCs/>
                <w:color w:val="EE0000"/>
              </w:rPr>
            </w:pPr>
            <w:r w:rsidRPr="002C3F29">
              <w:rPr>
                <w:b/>
                <w:bCs/>
                <w:color w:val="EE0000"/>
              </w:rPr>
              <w:t>MATHOD</w:t>
            </w:r>
          </w:p>
        </w:tc>
      </w:tr>
      <w:tr w:rsidR="006A328A" w14:paraId="0E61247B" w14:textId="77777777">
        <w:tc>
          <w:tcPr>
            <w:tcW w:w="4508" w:type="dxa"/>
          </w:tcPr>
          <w:p w14:paraId="563C1B85" w14:textId="3DFB0D83" w:rsidR="006A328A" w:rsidRDefault="006A328A" w:rsidP="002C3F29">
            <w:pPr>
              <w:jc w:val="center"/>
            </w:pPr>
            <w:r>
              <w:t>Byte</w:t>
            </w:r>
          </w:p>
        </w:tc>
        <w:tc>
          <w:tcPr>
            <w:tcW w:w="4508" w:type="dxa"/>
          </w:tcPr>
          <w:p w14:paraId="5AF89B0D" w14:textId="1EB07BF2" w:rsidR="006A328A" w:rsidRDefault="006A328A" w:rsidP="002C3F29">
            <w:pPr>
              <w:jc w:val="center"/>
            </w:pPr>
            <w:r>
              <w:t>Public byte byteValue();</w:t>
            </w:r>
          </w:p>
        </w:tc>
      </w:tr>
      <w:tr w:rsidR="006A328A" w14:paraId="7BC48D8A" w14:textId="77777777">
        <w:tc>
          <w:tcPr>
            <w:tcW w:w="4508" w:type="dxa"/>
          </w:tcPr>
          <w:p w14:paraId="3FC14598" w14:textId="36F382E6" w:rsidR="006A328A" w:rsidRDefault="006A328A" w:rsidP="002C3F29">
            <w:pPr>
              <w:jc w:val="center"/>
            </w:pPr>
            <w:r>
              <w:t>Short</w:t>
            </w:r>
          </w:p>
        </w:tc>
        <w:tc>
          <w:tcPr>
            <w:tcW w:w="4508" w:type="dxa"/>
          </w:tcPr>
          <w:p w14:paraId="7497B9EC" w14:textId="0C1C7AFA" w:rsidR="006A328A" w:rsidRDefault="006A328A" w:rsidP="002C3F29">
            <w:pPr>
              <w:jc w:val="center"/>
            </w:pPr>
            <w:r>
              <w:t>Public short shortValue();</w:t>
            </w:r>
          </w:p>
        </w:tc>
      </w:tr>
      <w:tr w:rsidR="006A328A" w14:paraId="30725573" w14:textId="77777777">
        <w:tc>
          <w:tcPr>
            <w:tcW w:w="4508" w:type="dxa"/>
          </w:tcPr>
          <w:p w14:paraId="3E76DC3F" w14:textId="143605D9" w:rsidR="006A328A" w:rsidRDefault="006A328A" w:rsidP="002C3F29">
            <w:pPr>
              <w:jc w:val="center"/>
            </w:pPr>
            <w:r>
              <w:t>Integer</w:t>
            </w:r>
          </w:p>
        </w:tc>
        <w:tc>
          <w:tcPr>
            <w:tcW w:w="4508" w:type="dxa"/>
          </w:tcPr>
          <w:p w14:paraId="70EC3320" w14:textId="6B1D6A8B" w:rsidR="006A328A" w:rsidRDefault="006A328A" w:rsidP="002C3F29">
            <w:pPr>
              <w:jc w:val="center"/>
            </w:pPr>
            <w:r>
              <w:t>Public int IntValue();</w:t>
            </w:r>
          </w:p>
        </w:tc>
      </w:tr>
      <w:tr w:rsidR="006A328A" w14:paraId="1DD6449F" w14:textId="77777777">
        <w:tc>
          <w:tcPr>
            <w:tcW w:w="4508" w:type="dxa"/>
          </w:tcPr>
          <w:p w14:paraId="2D44FC50" w14:textId="6AC2464E" w:rsidR="006A328A" w:rsidRDefault="006A328A" w:rsidP="002C3F29">
            <w:pPr>
              <w:jc w:val="center"/>
            </w:pPr>
            <w:r>
              <w:t>Long</w:t>
            </w:r>
          </w:p>
        </w:tc>
        <w:tc>
          <w:tcPr>
            <w:tcW w:w="4508" w:type="dxa"/>
          </w:tcPr>
          <w:p w14:paraId="4A90533E" w14:textId="565F9A3D" w:rsidR="006A328A" w:rsidRDefault="006A328A" w:rsidP="002C3F29">
            <w:pPr>
              <w:jc w:val="center"/>
            </w:pPr>
            <w:r>
              <w:t>Public long longValue();</w:t>
            </w:r>
          </w:p>
        </w:tc>
      </w:tr>
      <w:tr w:rsidR="006A328A" w14:paraId="27102A2B" w14:textId="77777777">
        <w:tc>
          <w:tcPr>
            <w:tcW w:w="4508" w:type="dxa"/>
          </w:tcPr>
          <w:p w14:paraId="40134C19" w14:textId="4E688A53" w:rsidR="006A328A" w:rsidRDefault="006A328A" w:rsidP="002C3F29">
            <w:pPr>
              <w:jc w:val="center"/>
            </w:pPr>
            <w:r>
              <w:t>Float</w:t>
            </w:r>
          </w:p>
        </w:tc>
        <w:tc>
          <w:tcPr>
            <w:tcW w:w="4508" w:type="dxa"/>
          </w:tcPr>
          <w:p w14:paraId="3F5B27BC" w14:textId="6D06888D" w:rsidR="006A328A" w:rsidRDefault="006A328A" w:rsidP="002C3F29">
            <w:pPr>
              <w:jc w:val="center"/>
            </w:pPr>
            <w:r>
              <w:t>Public float floatValue();</w:t>
            </w:r>
          </w:p>
        </w:tc>
      </w:tr>
      <w:tr w:rsidR="006A328A" w14:paraId="2981E0CD" w14:textId="77777777">
        <w:tc>
          <w:tcPr>
            <w:tcW w:w="4508" w:type="dxa"/>
          </w:tcPr>
          <w:p w14:paraId="76091C17" w14:textId="2B5721C6" w:rsidR="006A328A" w:rsidRDefault="006A328A" w:rsidP="002C3F29">
            <w:pPr>
              <w:jc w:val="center"/>
            </w:pPr>
            <w:r>
              <w:t>Double</w:t>
            </w:r>
          </w:p>
        </w:tc>
        <w:tc>
          <w:tcPr>
            <w:tcW w:w="4508" w:type="dxa"/>
          </w:tcPr>
          <w:p w14:paraId="56878EE6" w14:textId="6533FC80" w:rsidR="006A328A" w:rsidRDefault="006A328A" w:rsidP="002C3F29">
            <w:pPr>
              <w:jc w:val="center"/>
            </w:pPr>
            <w:r>
              <w:t>Public double doubleValue();</w:t>
            </w:r>
          </w:p>
        </w:tc>
      </w:tr>
      <w:tr w:rsidR="006A328A" w14:paraId="2752C3A2" w14:textId="77777777">
        <w:tc>
          <w:tcPr>
            <w:tcW w:w="4508" w:type="dxa"/>
          </w:tcPr>
          <w:p w14:paraId="748116CD" w14:textId="208BF036" w:rsidR="006A328A" w:rsidRDefault="006A328A" w:rsidP="002C3F29">
            <w:pPr>
              <w:jc w:val="center"/>
            </w:pPr>
            <w:r>
              <w:t>Character</w:t>
            </w:r>
          </w:p>
        </w:tc>
        <w:tc>
          <w:tcPr>
            <w:tcW w:w="4508" w:type="dxa"/>
          </w:tcPr>
          <w:p w14:paraId="1754B28F" w14:textId="0A10392E" w:rsidR="006A328A" w:rsidRDefault="006A328A" w:rsidP="002C3F29">
            <w:pPr>
              <w:jc w:val="center"/>
            </w:pPr>
            <w:r>
              <w:t>Public char charValue();</w:t>
            </w:r>
          </w:p>
        </w:tc>
      </w:tr>
      <w:tr w:rsidR="006A328A" w14:paraId="4672E7AA" w14:textId="77777777">
        <w:tc>
          <w:tcPr>
            <w:tcW w:w="4508" w:type="dxa"/>
          </w:tcPr>
          <w:p w14:paraId="14AB2686" w14:textId="40E85978" w:rsidR="006A328A" w:rsidRDefault="006A328A" w:rsidP="002C3F29">
            <w:pPr>
              <w:jc w:val="center"/>
            </w:pPr>
            <w:r>
              <w:t>Boolean</w:t>
            </w:r>
          </w:p>
        </w:tc>
        <w:tc>
          <w:tcPr>
            <w:tcW w:w="4508" w:type="dxa"/>
          </w:tcPr>
          <w:p w14:paraId="04F1AC7D" w14:textId="1BDC5C59" w:rsidR="006A328A" w:rsidRDefault="006A328A" w:rsidP="002C3F29">
            <w:pPr>
              <w:jc w:val="center"/>
            </w:pPr>
            <w:r>
              <w:t>Public boolean booleanValue();</w:t>
            </w:r>
          </w:p>
        </w:tc>
      </w:tr>
    </w:tbl>
    <w:p w14:paraId="29AB5CA5" w14:textId="28E5C5FB" w:rsidR="006A328A" w:rsidRDefault="006A328A">
      <w:pPr>
        <w:pStyle w:val="ListParagraph"/>
        <w:numPr>
          <w:ilvl w:val="0"/>
          <w:numId w:val="293"/>
        </w:numPr>
      </w:pPr>
      <w:r>
        <w:t>THIS METHODS ARE PRESENT INSIDE ALL THE CHILD CLASSES OF NUMBER CLASS.</w:t>
      </w:r>
    </w:p>
    <w:p w14:paraId="1C660D73" w14:textId="77777777" w:rsidR="006A328A" w:rsidRDefault="006A328A">
      <w:pPr>
        <w:pStyle w:val="NormalWeb"/>
        <w:numPr>
          <w:ilvl w:val="0"/>
          <w:numId w:val="293"/>
        </w:numPr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A9B7C6"/>
          <w:sz w:val="20"/>
          <w:szCs w:val="20"/>
        </w:rPr>
        <w:t>Byte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b1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6897BB"/>
          <w:sz w:val="20"/>
          <w:szCs w:val="20"/>
        </w:rPr>
        <w:t>44</w:t>
      </w:r>
      <w:r>
        <w:rPr>
          <w:rFonts w:ascii="Consolas" w:hAnsi="Consolas"/>
          <w:color w:val="D8D8D8"/>
          <w:sz w:val="20"/>
          <w:szCs w:val="20"/>
        </w:rPr>
        <w:t>;</w:t>
      </w:r>
    </w:p>
    <w:p w14:paraId="121EC434" w14:textId="77777777" w:rsidR="006A328A" w:rsidRDefault="006A328A">
      <w:pPr>
        <w:pStyle w:val="NormalWeb"/>
        <w:numPr>
          <w:ilvl w:val="0"/>
          <w:numId w:val="293"/>
        </w:numPr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CC7832"/>
          <w:sz w:val="20"/>
          <w:szCs w:val="20"/>
        </w:rPr>
        <w:t>byte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b2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79ABFF"/>
          <w:sz w:val="20"/>
          <w:szCs w:val="20"/>
        </w:rPr>
        <w:t>b1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byteValue</w:t>
      </w:r>
      <w:r>
        <w:rPr>
          <w:rFonts w:ascii="Consolas" w:hAnsi="Consolas"/>
          <w:color w:val="D8D8D8"/>
          <w:sz w:val="20"/>
          <w:szCs w:val="20"/>
        </w:rPr>
        <w:t>();</w:t>
      </w:r>
    </w:p>
    <w:p w14:paraId="4159C70C" w14:textId="77777777" w:rsidR="006A328A" w:rsidRDefault="006A328A">
      <w:pPr>
        <w:pStyle w:val="NormalWeb"/>
        <w:numPr>
          <w:ilvl w:val="0"/>
          <w:numId w:val="293"/>
        </w:numPr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</w:p>
    <w:p w14:paraId="2C35EE21" w14:textId="3D343B6E" w:rsidR="006A328A" w:rsidRDefault="006A328A">
      <w:pPr>
        <w:pStyle w:val="NormalWeb"/>
        <w:numPr>
          <w:ilvl w:val="0"/>
          <w:numId w:val="293"/>
        </w:numPr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A9B7C6"/>
          <w:sz w:val="20"/>
          <w:szCs w:val="20"/>
        </w:rPr>
        <w:t>System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9876AA"/>
          <w:sz w:val="20"/>
          <w:szCs w:val="20"/>
        </w:rPr>
        <w:t>out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println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b1</w:t>
      </w:r>
      <w:r>
        <w:rPr>
          <w:rFonts w:ascii="Consolas" w:hAnsi="Consolas"/>
          <w:color w:val="D8D8D8"/>
          <w:sz w:val="20"/>
          <w:szCs w:val="20"/>
        </w:rPr>
        <w:t>+</w:t>
      </w:r>
      <w:r>
        <w:rPr>
          <w:rFonts w:ascii="Consolas" w:hAnsi="Consolas"/>
          <w:color w:val="A5C25C"/>
          <w:sz w:val="20"/>
          <w:szCs w:val="20"/>
        </w:rPr>
        <w:t>" "</w:t>
      </w:r>
      <w:r>
        <w:rPr>
          <w:rFonts w:ascii="Consolas" w:hAnsi="Consolas"/>
          <w:color w:val="D8D8D8"/>
          <w:sz w:val="20"/>
          <w:szCs w:val="20"/>
        </w:rPr>
        <w:t>+</w:t>
      </w:r>
      <w:r>
        <w:rPr>
          <w:rFonts w:ascii="Consolas" w:hAnsi="Consolas"/>
          <w:color w:val="79ABFF"/>
          <w:sz w:val="20"/>
          <w:szCs w:val="20"/>
        </w:rPr>
        <w:t>b2</w:t>
      </w:r>
      <w:r>
        <w:rPr>
          <w:rFonts w:ascii="Consolas" w:hAnsi="Consolas"/>
          <w:color w:val="D8D8D8"/>
          <w:sz w:val="20"/>
          <w:szCs w:val="20"/>
        </w:rPr>
        <w:t>);     44     44</w:t>
      </w:r>
    </w:p>
    <w:p w14:paraId="2BFD2881" w14:textId="77777777" w:rsidR="006A328A" w:rsidRDefault="006A328A">
      <w:pPr>
        <w:pStyle w:val="NormalWeb"/>
        <w:numPr>
          <w:ilvl w:val="0"/>
          <w:numId w:val="293"/>
        </w:numPr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</w:p>
    <w:p w14:paraId="2A079F67" w14:textId="77777777" w:rsidR="006A328A" w:rsidRDefault="006A328A">
      <w:pPr>
        <w:pStyle w:val="NormalWeb"/>
        <w:numPr>
          <w:ilvl w:val="0"/>
          <w:numId w:val="293"/>
        </w:numPr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A9B7C6"/>
          <w:sz w:val="20"/>
          <w:szCs w:val="20"/>
        </w:rPr>
        <w:t>Double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d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6897BB"/>
          <w:sz w:val="20"/>
          <w:szCs w:val="20"/>
        </w:rPr>
        <w:t>22.33</w:t>
      </w:r>
      <w:r>
        <w:rPr>
          <w:rFonts w:ascii="Consolas" w:hAnsi="Consolas"/>
          <w:color w:val="D8D8D8"/>
          <w:sz w:val="20"/>
          <w:szCs w:val="20"/>
        </w:rPr>
        <w:t>;</w:t>
      </w:r>
    </w:p>
    <w:p w14:paraId="017AF149" w14:textId="52365B84" w:rsidR="006A328A" w:rsidRDefault="006A328A">
      <w:pPr>
        <w:pStyle w:val="NormalWeb"/>
        <w:numPr>
          <w:ilvl w:val="0"/>
          <w:numId w:val="293"/>
        </w:numPr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CC7832"/>
          <w:sz w:val="20"/>
          <w:szCs w:val="20"/>
        </w:rPr>
        <w:t>double</w:t>
      </w:r>
      <w:r>
        <w:rPr>
          <w:rFonts w:ascii="Consolas" w:hAnsi="Consolas"/>
          <w:color w:val="D8D8D8"/>
          <w:sz w:val="20"/>
          <w:szCs w:val="20"/>
        </w:rPr>
        <w:t xml:space="preserve"> </w:t>
      </w:r>
      <w:r>
        <w:rPr>
          <w:rFonts w:ascii="Consolas" w:hAnsi="Consolas"/>
          <w:color w:val="BED6FF"/>
          <w:sz w:val="20"/>
          <w:szCs w:val="20"/>
        </w:rPr>
        <w:t>dd</w:t>
      </w:r>
      <w:r>
        <w:rPr>
          <w:rFonts w:ascii="Consolas" w:hAnsi="Consolas"/>
          <w:color w:val="D8D8D8"/>
          <w:sz w:val="20"/>
          <w:szCs w:val="20"/>
        </w:rPr>
        <w:t>=</w:t>
      </w:r>
      <w:r>
        <w:rPr>
          <w:rFonts w:ascii="Consolas" w:hAnsi="Consolas"/>
          <w:color w:val="79ABFF"/>
          <w:sz w:val="20"/>
          <w:szCs w:val="20"/>
        </w:rPr>
        <w:t>d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doubleValue</w:t>
      </w:r>
      <w:r>
        <w:rPr>
          <w:rFonts w:ascii="Consolas" w:hAnsi="Consolas"/>
          <w:color w:val="D8D8D8"/>
          <w:sz w:val="20"/>
          <w:szCs w:val="20"/>
        </w:rPr>
        <w:t>();        22.33   22.33</w:t>
      </w:r>
    </w:p>
    <w:p w14:paraId="64874034" w14:textId="77777777" w:rsidR="006A328A" w:rsidRDefault="006A328A">
      <w:pPr>
        <w:pStyle w:val="NormalWeb"/>
        <w:numPr>
          <w:ilvl w:val="0"/>
          <w:numId w:val="293"/>
        </w:numPr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</w:p>
    <w:p w14:paraId="4869F90F" w14:textId="77F0FE00" w:rsidR="006A328A" w:rsidRPr="006A328A" w:rsidRDefault="006A328A">
      <w:pPr>
        <w:pStyle w:val="NormalWeb"/>
        <w:numPr>
          <w:ilvl w:val="0"/>
          <w:numId w:val="293"/>
        </w:numPr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A9B7C6"/>
          <w:sz w:val="20"/>
          <w:szCs w:val="20"/>
        </w:rPr>
        <w:t>System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9876AA"/>
          <w:sz w:val="20"/>
          <w:szCs w:val="20"/>
        </w:rPr>
        <w:t>out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A9B7C6"/>
          <w:sz w:val="20"/>
          <w:szCs w:val="20"/>
        </w:rPr>
        <w:t>println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d</w:t>
      </w:r>
      <w:r>
        <w:rPr>
          <w:rFonts w:ascii="Consolas" w:hAnsi="Consolas"/>
          <w:color w:val="D8D8D8"/>
          <w:sz w:val="20"/>
          <w:szCs w:val="20"/>
        </w:rPr>
        <w:t>+</w:t>
      </w:r>
      <w:r>
        <w:rPr>
          <w:rFonts w:ascii="Consolas" w:hAnsi="Consolas"/>
          <w:color w:val="A5C25C"/>
          <w:sz w:val="20"/>
          <w:szCs w:val="20"/>
        </w:rPr>
        <w:t>" "</w:t>
      </w:r>
      <w:r>
        <w:rPr>
          <w:rFonts w:ascii="Consolas" w:hAnsi="Consolas"/>
          <w:color w:val="D8D8D8"/>
          <w:sz w:val="20"/>
          <w:szCs w:val="20"/>
        </w:rPr>
        <w:t>+</w:t>
      </w:r>
      <w:r>
        <w:rPr>
          <w:rFonts w:ascii="Consolas" w:hAnsi="Consolas"/>
          <w:color w:val="79ABFF"/>
          <w:sz w:val="20"/>
          <w:szCs w:val="20"/>
        </w:rPr>
        <w:t>dd</w:t>
      </w:r>
      <w:r>
        <w:rPr>
          <w:rFonts w:ascii="Consolas" w:hAnsi="Consolas"/>
          <w:color w:val="D8D8D8"/>
          <w:sz w:val="20"/>
          <w:szCs w:val="20"/>
        </w:rPr>
        <w:t>);</w:t>
      </w:r>
    </w:p>
    <w:p w14:paraId="2EB87B79" w14:textId="77777777" w:rsidR="006A328A" w:rsidRDefault="006A328A" w:rsidP="006A328A"/>
    <w:p w14:paraId="4F3D2B7A" w14:textId="7031487B" w:rsidR="00833E71" w:rsidRDefault="00833E71" w:rsidP="00833E71">
      <w:pPr>
        <w:pStyle w:val="Heading1"/>
      </w:pPr>
      <w:r>
        <w:t>MULTITHREADING=</w:t>
      </w:r>
    </w:p>
    <w:p w14:paraId="4E6BAF5F" w14:textId="5B73CF10" w:rsidR="00833E71" w:rsidRDefault="00833E71">
      <w:pPr>
        <w:pStyle w:val="ListParagraph"/>
        <w:numPr>
          <w:ilvl w:val="0"/>
          <w:numId w:val="294"/>
        </w:numPr>
      </w:pPr>
      <w:r>
        <w:t>FIRST WE NEED TO KNOW ABOUT MULTI TASKING.</w:t>
      </w:r>
    </w:p>
    <w:p w14:paraId="731D7314" w14:textId="2E7E3CC9" w:rsidR="00833E71" w:rsidRDefault="00833E71">
      <w:pPr>
        <w:pStyle w:val="ListParagraph"/>
        <w:numPr>
          <w:ilvl w:val="0"/>
          <w:numId w:val="294"/>
        </w:numPr>
      </w:pPr>
      <w:r>
        <w:t>MULTITASKING IS A PROCESS OF EXECUTING MULTIPLE TASKS SIMULTANEOUSLY WE USE MULTITASKING TO UTILIZE THE CPU .</w:t>
      </w:r>
    </w:p>
    <w:p w14:paraId="4F87BA2D" w14:textId="472DEC79" w:rsidR="00833E71" w:rsidRDefault="00833E71">
      <w:pPr>
        <w:pStyle w:val="ListParagraph"/>
        <w:numPr>
          <w:ilvl w:val="0"/>
          <w:numId w:val="294"/>
        </w:numPr>
      </w:pPr>
      <w:r>
        <w:t xml:space="preserve">EXAMPLE = CLASS ROOM STUDENT </w:t>
      </w:r>
      <w:r>
        <w:sym w:font="Wingdings" w:char="F0E0"/>
      </w:r>
      <w:r>
        <w:t xml:space="preserve"> LISITENING , WRITING.</w:t>
      </w:r>
    </w:p>
    <w:p w14:paraId="6D85B871" w14:textId="1C07146E" w:rsidR="00833E71" w:rsidRDefault="00833E71">
      <w:pPr>
        <w:pStyle w:val="ListParagraph"/>
        <w:numPr>
          <w:ilvl w:val="0"/>
          <w:numId w:val="294"/>
        </w:numPr>
      </w:pPr>
      <w:r>
        <w:t>MULTITASKING CAN BE ACHIVED BY 2 WAYS (OR) MULTITASKING IS CLASSIFIED INTO 2 TYPES.</w:t>
      </w:r>
    </w:p>
    <w:p w14:paraId="72C1ED50" w14:textId="53C2980E" w:rsidR="00833E71" w:rsidRDefault="00833E71">
      <w:pPr>
        <w:pStyle w:val="ListParagraph"/>
        <w:numPr>
          <w:ilvl w:val="0"/>
          <w:numId w:val="294"/>
        </w:numPr>
      </w:pPr>
      <w:r>
        <w:t>1.PROCESS-BASED MULTITASKING (MULTI PROCESSING).</w:t>
      </w:r>
    </w:p>
    <w:p w14:paraId="51E25678" w14:textId="6B504081" w:rsidR="00833E71" w:rsidRDefault="00833E71">
      <w:pPr>
        <w:pStyle w:val="ListParagraph"/>
        <w:numPr>
          <w:ilvl w:val="0"/>
          <w:numId w:val="294"/>
        </w:numPr>
      </w:pPr>
      <w:r>
        <w:t>2.THREAD -BASED MULTITASKING (MULTI THREADING).</w:t>
      </w:r>
    </w:p>
    <w:p w14:paraId="7E815A9D" w14:textId="047624C2" w:rsidR="00833E71" w:rsidRDefault="00833E71" w:rsidP="00833E71">
      <w:pPr>
        <w:pStyle w:val="Heading3"/>
      </w:pPr>
      <w:r>
        <w:t>1.PROCESS BASED MULTITASKING=</w:t>
      </w:r>
    </w:p>
    <w:p w14:paraId="0A1CC6DA" w14:textId="33E92FFC" w:rsidR="00833E71" w:rsidRDefault="00833E71">
      <w:pPr>
        <w:pStyle w:val="ListParagraph"/>
        <w:numPr>
          <w:ilvl w:val="0"/>
          <w:numId w:val="295"/>
        </w:numPr>
      </w:pPr>
      <w:r>
        <w:t>EXECUTING MULTIPLE TASKS SIMULTANEOUSLY , WHERE EACH TASK IS SEPARATE INDEPENDENT PROCESS (OR) PROGRAMME IS CALLED AS PROCESS BASED MULTITASKING.</w:t>
      </w:r>
    </w:p>
    <w:p w14:paraId="77487DA8" w14:textId="70C414E6" w:rsidR="00833E71" w:rsidRDefault="00833E71">
      <w:pPr>
        <w:pStyle w:val="ListParagraph"/>
        <w:numPr>
          <w:ilvl w:val="0"/>
          <w:numId w:val="295"/>
        </w:numPr>
      </w:pPr>
      <w:r>
        <w:t>EXAMPLE 1.TYPING A JAVA PROGRAM IN NOTEPAD</w:t>
      </w:r>
    </w:p>
    <w:p w14:paraId="3EDE1DD4" w14:textId="71541576" w:rsidR="00833E71" w:rsidRDefault="00833E71">
      <w:pPr>
        <w:pStyle w:val="ListParagraph"/>
        <w:numPr>
          <w:ilvl w:val="0"/>
          <w:numId w:val="295"/>
        </w:numPr>
      </w:pPr>
      <w:r>
        <w:t xml:space="preserve">                  2.LISTEN AUDIO SONGS</w:t>
      </w:r>
    </w:p>
    <w:p w14:paraId="3AD1AA03" w14:textId="11DA89DC" w:rsidR="00833E71" w:rsidRDefault="00833E71">
      <w:pPr>
        <w:pStyle w:val="ListParagraph"/>
        <w:numPr>
          <w:ilvl w:val="0"/>
          <w:numId w:val="295"/>
        </w:numPr>
      </w:pPr>
      <w:r>
        <w:t xml:space="preserve">                  3.DOWNLOAD A FILE FROM INTERNET.</w:t>
      </w:r>
    </w:p>
    <w:p w14:paraId="559341EE" w14:textId="51DDBC0A" w:rsidR="00833E71" w:rsidRDefault="00833E71">
      <w:pPr>
        <w:pStyle w:val="ListParagraph"/>
        <w:numPr>
          <w:ilvl w:val="0"/>
          <w:numId w:val="295"/>
        </w:numPr>
      </w:pPr>
      <w:r>
        <w:t>THE ABOVE 3 TASKS ARE PERFORMED SIMULTANEOUSLY IN A SYSTEM BUT THERE IS NO DEPENDENCE BETWEEN ONE TASK AND ANOTHER TASK.</w:t>
      </w:r>
    </w:p>
    <w:p w14:paraId="52866110" w14:textId="626DAD99" w:rsidR="00833E71" w:rsidRDefault="00833E71">
      <w:pPr>
        <w:pStyle w:val="ListParagraph"/>
        <w:numPr>
          <w:ilvl w:val="0"/>
          <w:numId w:val="295"/>
        </w:numPr>
      </w:pPr>
      <w:r>
        <w:sym w:font="Wingdings" w:char="F0E0"/>
      </w:r>
      <w:r>
        <w:t xml:space="preserve"> PROCESS BASED MULTITASKING IS BEST SUITABLE AT OPERATING SYSTEM LEVEL NOT AT PROGRAMMING LEVEL.</w:t>
      </w:r>
    </w:p>
    <w:p w14:paraId="1A6521F2" w14:textId="0673C364" w:rsidR="00833E71" w:rsidRDefault="00833E71" w:rsidP="00833E71">
      <w:pPr>
        <w:pStyle w:val="Heading3"/>
      </w:pPr>
      <w:r>
        <w:t>2.THREAD BASED MULTITASKING=</w:t>
      </w:r>
    </w:p>
    <w:p w14:paraId="13157546" w14:textId="74B86884" w:rsidR="00833E71" w:rsidRDefault="00833E71">
      <w:pPr>
        <w:pStyle w:val="ListParagraph"/>
        <w:numPr>
          <w:ilvl w:val="0"/>
          <w:numId w:val="296"/>
        </w:numPr>
      </w:pPr>
      <w:r>
        <w:t>EXECUTING MULTIPLE TASKS SIMULTANIOUSLY , WHERE EACH TASK IS A SEPARATE INDEPENDENT PART OF THE SAME PROGRAME (OR) PROCESS IS CALLED THREAD – BASED MULTITASKING.</w:t>
      </w:r>
    </w:p>
    <w:p w14:paraId="338DF3AE" w14:textId="2A7BAD64" w:rsidR="00833E71" w:rsidRDefault="00D40561">
      <w:pPr>
        <w:pStyle w:val="ListParagraph"/>
        <w:numPr>
          <w:ilvl w:val="0"/>
          <w:numId w:val="296"/>
        </w:numPr>
      </w:pPr>
      <w:r>
        <w:t>THE EACH INDEPENDENT PART IS CALLED A THREAD.</w:t>
      </w:r>
    </w:p>
    <w:p w14:paraId="4F2FFFAD" w14:textId="145F0762" w:rsidR="00D40561" w:rsidRDefault="00D40561">
      <w:pPr>
        <w:pStyle w:val="ListParagraph"/>
        <w:numPr>
          <w:ilvl w:val="0"/>
          <w:numId w:val="296"/>
        </w:numPr>
      </w:pPr>
      <w:r>
        <w:t>THREAD-BASED MULTITASKING IS BEST SUITABLE AT PROGRAMMING LEVEL.</w:t>
      </w:r>
    </w:p>
    <w:p w14:paraId="6314F71A" w14:textId="7DA5C0E5" w:rsidR="00D40561" w:rsidRDefault="00D40561">
      <w:pPr>
        <w:pStyle w:val="ListParagraph"/>
        <w:numPr>
          <w:ilvl w:val="0"/>
          <w:numId w:val="296"/>
        </w:numPr>
      </w:pPr>
      <w:r>
        <w:t>EXAMPLE= LET A PROGRAME HAS 10K LINES OF CODE , WHERE LAST 5K LINES OF CODE . THEN BOTH ARE STARTS THE EXECUTION SIMULTANEIOUSLY . SO IT TAKES LESS TIME TO COMPLETE EXECUTION.</w:t>
      </w:r>
    </w:p>
    <w:p w14:paraId="486113FD" w14:textId="1426B77D" w:rsidR="00D40561" w:rsidRDefault="00D40561">
      <w:pPr>
        <w:pStyle w:val="ListParagraph"/>
        <w:numPr>
          <w:ilvl w:val="0"/>
          <w:numId w:val="296"/>
        </w:numPr>
      </w:pPr>
      <w:r>
        <w:t>NOTE = ANY TYPE OF MULTITASKING IS USED TO REDUCE RESPONSE TIME OF SYSTEM AND IMPORVES PERFORMANCE.</w:t>
      </w:r>
    </w:p>
    <w:p w14:paraId="140EF15E" w14:textId="6B7E76C5" w:rsidR="00D40561" w:rsidRDefault="00D40561" w:rsidP="00D40561">
      <w:pPr>
        <w:pStyle w:val="Heading2"/>
      </w:pPr>
      <w:r>
        <w:t>MULTI THREADING=</w:t>
      </w:r>
    </w:p>
    <w:p w14:paraId="16B20F18" w14:textId="77E8871C" w:rsidR="00D40561" w:rsidRDefault="00D40561">
      <w:pPr>
        <w:pStyle w:val="ListParagraph"/>
        <w:numPr>
          <w:ilvl w:val="0"/>
          <w:numId w:val="297"/>
        </w:numPr>
      </w:pPr>
      <w:r>
        <w:t>A THREAD IS A LIGHTWEIGHT SUB PROCESS , A SMALLEST UNIT OF PROCESSING . IT IS A SEPARATE PATH OF EXECUTION.</w:t>
      </w:r>
    </w:p>
    <w:p w14:paraId="0717A83B" w14:textId="73F97417" w:rsidR="00D40561" w:rsidRDefault="00D40561">
      <w:pPr>
        <w:pStyle w:val="ListParagraph"/>
        <w:numPr>
          <w:ilvl w:val="0"/>
          <w:numId w:val="297"/>
        </w:numPr>
      </w:pPr>
      <w:r>
        <w:t>THREAD ARE INDEPENDENT , IF THERE OCCURS EXECEPTION IN ON THREAD , IT DOESN’T AFFECT OTHER THREADS.</w:t>
      </w:r>
    </w:p>
    <w:p w14:paraId="25BBA6CE" w14:textId="4CA442D1" w:rsidR="00D40561" w:rsidRDefault="00D40561">
      <w:pPr>
        <w:pStyle w:val="ListParagraph"/>
        <w:numPr>
          <w:ilvl w:val="0"/>
          <w:numId w:val="297"/>
        </w:numPr>
      </w:pPr>
      <w:r>
        <w:t>IT SHARES A COMMMON MEMORY AREA.</w:t>
      </w:r>
    </w:p>
    <w:p w14:paraId="12233738" w14:textId="1A392F13" w:rsidR="00D40561" w:rsidRDefault="00D40561">
      <w:pPr>
        <w:pStyle w:val="ListParagraph"/>
        <w:numPr>
          <w:ilvl w:val="0"/>
          <w:numId w:val="297"/>
        </w:numPr>
      </w:pPr>
      <w:r>
        <w:t>THREAD IS EXECUTED INSIDE THE PROCESS . THERE CAN BE MULTIPLE PROCESS INSIDE THE O.S AND ONE PROCESS CAN HAVE MULTIPLE THREADS.</w:t>
      </w:r>
    </w:p>
    <w:p w14:paraId="206F6367" w14:textId="1CA8A5B1" w:rsidR="00D40561" w:rsidRDefault="00D40561" w:rsidP="00D40561">
      <w:r>
        <w:t>DEFINITION=</w:t>
      </w:r>
    </w:p>
    <w:p w14:paraId="203CBD1C" w14:textId="662EF1A5" w:rsidR="00D40561" w:rsidRDefault="00D40561" w:rsidP="0096011C">
      <w:pPr>
        <w:pStyle w:val="ListParagraph"/>
        <w:numPr>
          <w:ilvl w:val="0"/>
          <w:numId w:val="298"/>
        </w:numPr>
        <w:jc w:val="both"/>
      </w:pPr>
      <w:r>
        <w:t>MULTITHREADING IS A PROCESS OF EXECUTING MULTIPLE THREADS SIMULTANEOUSLY .</w:t>
      </w:r>
    </w:p>
    <w:p w14:paraId="32B86037" w14:textId="0215C24E" w:rsidR="00D40561" w:rsidRDefault="00D40561" w:rsidP="0096011C">
      <w:pPr>
        <w:pStyle w:val="ListParagraph"/>
        <w:numPr>
          <w:ilvl w:val="0"/>
          <w:numId w:val="298"/>
        </w:numPr>
        <w:jc w:val="both"/>
      </w:pPr>
      <w:r>
        <w:t>MULTIPROCESSING AND MULTITHREADING BOTH ARE USED TO ACHIVE MULTITASKING.</w:t>
      </w:r>
    </w:p>
    <w:p w14:paraId="047C158F" w14:textId="5B413F42" w:rsidR="00D40561" w:rsidRDefault="00D40561" w:rsidP="0096011C">
      <w:pPr>
        <w:pStyle w:val="ListParagraph"/>
        <w:numPr>
          <w:ilvl w:val="0"/>
          <w:numId w:val="298"/>
        </w:numPr>
        <w:jc w:val="both"/>
      </w:pPr>
      <w:r>
        <w:t>BUT WE USE MULTITHREADING THAN MULTIPROCESSING BECOUSE THREAD SHARES A COMMON MEMORY AREA AND CONTXT -SWITCHING BETWEEN THREADS TAKES LESS TIME THAN PROCESS.</w:t>
      </w:r>
    </w:p>
    <w:p w14:paraId="2722ED9D" w14:textId="4D8E07D2" w:rsidR="00D40561" w:rsidRDefault="00D40561" w:rsidP="0096011C">
      <w:pPr>
        <w:pStyle w:val="ListParagraph"/>
        <w:numPr>
          <w:ilvl w:val="0"/>
          <w:numId w:val="298"/>
        </w:numPr>
        <w:jc w:val="both"/>
      </w:pPr>
      <w:r>
        <w:t>THE MAIN APPLICATION AREAS OF MULTTHREADING ARE.</w:t>
      </w:r>
    </w:p>
    <w:p w14:paraId="078766D8" w14:textId="47CDC7F5" w:rsidR="00D40561" w:rsidRDefault="00D40561" w:rsidP="0096011C">
      <w:pPr>
        <w:pStyle w:val="ListParagraph"/>
        <w:numPr>
          <w:ilvl w:val="0"/>
          <w:numId w:val="298"/>
        </w:numPr>
        <w:jc w:val="both"/>
      </w:pPr>
      <w:r>
        <w:t xml:space="preserve">                     </w:t>
      </w:r>
      <w:r>
        <w:sym w:font="Wingdings" w:char="F0E0"/>
      </w:r>
      <w:r>
        <w:t xml:space="preserve"> TO DEVELOP MULTI-MEDIA MOVIES.</w:t>
      </w:r>
    </w:p>
    <w:p w14:paraId="1A787CC2" w14:textId="5C834A44" w:rsidR="00D40561" w:rsidRDefault="00D40561" w:rsidP="0096011C">
      <w:pPr>
        <w:pStyle w:val="ListParagraph"/>
        <w:numPr>
          <w:ilvl w:val="0"/>
          <w:numId w:val="298"/>
        </w:numPr>
        <w:jc w:val="both"/>
      </w:pPr>
      <w:r>
        <w:t xml:space="preserve">                    </w:t>
      </w:r>
      <w:r>
        <w:sym w:font="Wingdings" w:char="F0E0"/>
      </w:r>
      <w:r>
        <w:t>TO DEVELOP VIDEO GAMES.</w:t>
      </w:r>
    </w:p>
    <w:p w14:paraId="257C991E" w14:textId="76082945" w:rsidR="00D40561" w:rsidRDefault="00D40561" w:rsidP="0096011C">
      <w:pPr>
        <w:pStyle w:val="ListParagraph"/>
        <w:numPr>
          <w:ilvl w:val="0"/>
          <w:numId w:val="298"/>
        </w:numPr>
        <w:jc w:val="both"/>
      </w:pPr>
      <w:r>
        <w:t xml:space="preserve">                     </w:t>
      </w:r>
      <w:r>
        <w:sym w:font="Wingdings" w:char="F0E0"/>
      </w:r>
      <w:r>
        <w:t>TO DEVELOP WEB SERVERS AND APPLICATION</w:t>
      </w:r>
      <w:r w:rsidR="0096011C">
        <w:t>0</w:t>
      </w:r>
      <w:r>
        <w:t xml:space="preserve"> SERVERS ETC..</w:t>
      </w:r>
    </w:p>
    <w:p w14:paraId="3F879220" w14:textId="2636E514" w:rsidR="00D40561" w:rsidRDefault="008455E0" w:rsidP="008455E0">
      <w:pPr>
        <w:pStyle w:val="Heading3"/>
      </w:pPr>
      <w:r>
        <w:t>LIFE CYCLE OF A THREAD (OR) A THREAD MODEL=</w:t>
      </w:r>
    </w:p>
    <w:p w14:paraId="2BBAF06C" w14:textId="412F67C3" w:rsidR="008455E0" w:rsidRDefault="008455E0">
      <w:pPr>
        <w:pStyle w:val="ListParagraph"/>
        <w:numPr>
          <w:ilvl w:val="0"/>
          <w:numId w:val="299"/>
        </w:numPr>
      </w:pPr>
      <w:r>
        <w:t>THE LIFE CYCLE OF THE THREAD IS CONTROLLED BY JVM . AND IT HAS FIVE STATES AS FOLLOWS.</w:t>
      </w:r>
    </w:p>
    <w:p w14:paraId="3E754CD9" w14:textId="1C01BA3A" w:rsidR="008455E0" w:rsidRDefault="008455E0">
      <w:pPr>
        <w:pStyle w:val="ListParagraph"/>
        <w:numPr>
          <w:ilvl w:val="0"/>
          <w:numId w:val="299"/>
        </w:numPr>
      </w:pPr>
      <w:r>
        <w:t>1.NEW , 2.RUNNABLE , 3.RUNNING , 4.NON-RUNNABLE , 5.TERMINATE.</w:t>
      </w:r>
    </w:p>
    <w:p w14:paraId="281BAE27" w14:textId="18997E08" w:rsidR="008455E0" w:rsidRDefault="00914798" w:rsidP="008455E0">
      <w:r>
        <w:t>1.NEW=</w:t>
      </w:r>
    </w:p>
    <w:p w14:paraId="281A4C22" w14:textId="701ACAF8" w:rsidR="00914798" w:rsidRDefault="00914798">
      <w:pPr>
        <w:pStyle w:val="ListParagraph"/>
        <w:numPr>
          <w:ilvl w:val="0"/>
          <w:numId w:val="300"/>
        </w:numPr>
      </w:pPr>
      <w:r>
        <w:t>IN THIS STATE , THE NEW INSTANCE OF THREAD CLASS IS CREATED.</w:t>
      </w:r>
    </w:p>
    <w:p w14:paraId="6C48A45D" w14:textId="373FDE46" w:rsidR="00914798" w:rsidRDefault="00914798">
      <w:pPr>
        <w:pStyle w:val="ListParagraph"/>
        <w:numPr>
          <w:ilvl w:val="0"/>
          <w:numId w:val="300"/>
        </w:numPr>
      </w:pPr>
      <w:r>
        <w:t>EX= MYTHREAD T=NEW MYTHREAD();</w:t>
      </w:r>
    </w:p>
    <w:p w14:paraId="1125AD29" w14:textId="2D3EAD1E" w:rsidR="00914798" w:rsidRDefault="00914798" w:rsidP="00914798">
      <w:r>
        <w:t>2.RUNNABLE=</w:t>
      </w:r>
    </w:p>
    <w:p w14:paraId="5D8FA9B7" w14:textId="5676AC0C" w:rsidR="00914798" w:rsidRDefault="00914798">
      <w:pPr>
        <w:pStyle w:val="ListParagraph"/>
        <w:numPr>
          <w:ilvl w:val="0"/>
          <w:numId w:val="301"/>
        </w:numPr>
      </w:pPr>
      <w:r>
        <w:t>IN THIS , THE THREAD IS READY TO EXECUTE AFTER INVOCATION OF START() METHOD EX= T.START();</w:t>
      </w:r>
    </w:p>
    <w:p w14:paraId="732D8DED" w14:textId="08EE0A1F" w:rsidR="00914798" w:rsidRDefault="00914798" w:rsidP="00914798">
      <w:r>
        <w:t>3.RUNNING=</w:t>
      </w:r>
    </w:p>
    <w:p w14:paraId="3BF5DD81" w14:textId="3FBD1B5E" w:rsidR="00914798" w:rsidRDefault="00914798">
      <w:pPr>
        <w:pStyle w:val="ListParagraph"/>
        <w:numPr>
          <w:ilvl w:val="0"/>
          <w:numId w:val="301"/>
        </w:numPr>
      </w:pPr>
      <w:r>
        <w:t xml:space="preserve">IN THIS , THE THRED IS RUNNING BY USING RUN () MEHTOD </w:t>
      </w:r>
    </w:p>
    <w:p w14:paraId="3F1E55C2" w14:textId="359D89BE" w:rsidR="00914798" w:rsidRDefault="00914798" w:rsidP="00914798">
      <w:r>
        <w:t>4.NON RUNNABLE(BLOCKED)=</w:t>
      </w:r>
    </w:p>
    <w:p w14:paraId="3A93DB0D" w14:textId="1A5A0417" w:rsidR="00914798" w:rsidRDefault="00914798">
      <w:pPr>
        <w:pStyle w:val="ListParagraph"/>
        <w:numPr>
          <w:ilvl w:val="0"/>
          <w:numId w:val="301"/>
        </w:numPr>
      </w:pPr>
      <w:r>
        <w:t>IN THIS , THE THREAD IS BLOCKED STATE , THE THREAD IS STILL ALIVE BUT IS CURRENTLY NOT ELIGIBLE TO RUN.</w:t>
      </w:r>
    </w:p>
    <w:p w14:paraId="7A932ABC" w14:textId="0CD9C01F" w:rsidR="00914798" w:rsidRDefault="00914798" w:rsidP="00914798">
      <w:r>
        <w:t>5.TERMINATE (DEAD)=</w:t>
      </w:r>
    </w:p>
    <w:p w14:paraId="1B41133A" w14:textId="7D9A1C3D" w:rsidR="00914798" w:rsidRDefault="00914798">
      <w:pPr>
        <w:pStyle w:val="ListParagraph"/>
        <w:numPr>
          <w:ilvl w:val="0"/>
          <w:numId w:val="301"/>
        </w:numPr>
      </w:pPr>
      <w:r>
        <w:t>IN THIS THE TREAD IS IN DEAD STATE , WHEN RUN() MEHTOD EXITS (OR) COMPLETE PROCESS.</w:t>
      </w:r>
    </w:p>
    <w:p w14:paraId="0446903E" w14:textId="3C355322" w:rsidR="00914798" w:rsidRDefault="00914798" w:rsidP="00914798">
      <w:pPr>
        <w:pStyle w:val="Heading3"/>
      </w:pPr>
      <w:r>
        <w:t>THREAD CLASS METHODS=</w:t>
      </w:r>
    </w:p>
    <w:p w14:paraId="28490567" w14:textId="70987580" w:rsidR="00914798" w:rsidRDefault="00914798">
      <w:pPr>
        <w:pStyle w:val="ListParagraph"/>
        <w:numPr>
          <w:ilvl w:val="0"/>
          <w:numId w:val="301"/>
        </w:numPr>
      </w:pPr>
      <w:r>
        <w:t>1.RUN() = IT IS USED TO PERFORM ACTION FOR A THREAD.</w:t>
      </w:r>
    </w:p>
    <w:p w14:paraId="7D8220FB" w14:textId="1F659090" w:rsidR="00914798" w:rsidRDefault="00914798">
      <w:pPr>
        <w:pStyle w:val="ListParagraph"/>
        <w:numPr>
          <w:ilvl w:val="0"/>
          <w:numId w:val="301"/>
        </w:numPr>
      </w:pPr>
      <w:r>
        <w:t>2.START()= IT IS USED TO STARTS THE EXECUTION OF THREAD.JVM CALLS THE RUN() METHOD ON THE THREAD.</w:t>
      </w:r>
    </w:p>
    <w:p w14:paraId="51F54236" w14:textId="77777777" w:rsidR="00914798" w:rsidRDefault="00914798">
      <w:pPr>
        <w:pStyle w:val="ListParagraph"/>
        <w:numPr>
          <w:ilvl w:val="0"/>
          <w:numId w:val="301"/>
        </w:numPr>
      </w:pPr>
      <w:r>
        <w:t>3.SLEEP(LONG MS)=TO STOP THE EXECUTION OF THREAD FOR THE SPECIFIED NUMBER OF MILISECONDS.</w:t>
      </w:r>
    </w:p>
    <w:p w14:paraId="1F9E6D67" w14:textId="11C37736" w:rsidR="00914798" w:rsidRDefault="00914798">
      <w:pPr>
        <w:pStyle w:val="ListParagraph"/>
        <w:numPr>
          <w:ilvl w:val="0"/>
          <w:numId w:val="301"/>
        </w:numPr>
      </w:pPr>
      <w:r>
        <w:t xml:space="preserve"> 4.ISALIVE() = IT CHECKS IF THE THREAD IS ALIVE OR NOT.</w:t>
      </w:r>
    </w:p>
    <w:p w14:paraId="125E5508" w14:textId="6EF35BD0" w:rsidR="00914798" w:rsidRDefault="00914798">
      <w:pPr>
        <w:pStyle w:val="ListParagraph"/>
        <w:numPr>
          <w:ilvl w:val="0"/>
          <w:numId w:val="301"/>
        </w:numPr>
      </w:pPr>
      <w:r>
        <w:t>5.SUSPEND()= IT IS USED TO SUSPEND THREAD.</w:t>
      </w:r>
    </w:p>
    <w:p w14:paraId="333875C7" w14:textId="3759C962" w:rsidR="00914798" w:rsidRDefault="00914798">
      <w:pPr>
        <w:pStyle w:val="ListParagraph"/>
        <w:numPr>
          <w:ilvl w:val="0"/>
          <w:numId w:val="301"/>
        </w:numPr>
      </w:pPr>
      <w:r>
        <w:t>6.RESUME()= IT IS USED TO RESUME THE SUSPENDED THREAD.</w:t>
      </w:r>
    </w:p>
    <w:p w14:paraId="3CF71DA6" w14:textId="0657A11D" w:rsidR="00914798" w:rsidRPr="00914798" w:rsidRDefault="00914798">
      <w:pPr>
        <w:pStyle w:val="ListParagraph"/>
        <w:numPr>
          <w:ilvl w:val="0"/>
          <w:numId w:val="301"/>
        </w:numPr>
      </w:pPr>
      <w:r>
        <w:t>7.STOP()= IT IS USED TO STOP THE EXECUTION OF THREAD.</w:t>
      </w:r>
    </w:p>
    <w:p w14:paraId="591A0AB5" w14:textId="77777777" w:rsidR="00914798" w:rsidRPr="00914798" w:rsidRDefault="00914798" w:rsidP="00914798"/>
    <w:p w14:paraId="663B7E8D" w14:textId="698E5627" w:rsidR="00F23503" w:rsidRDefault="00F23503" w:rsidP="000601A6">
      <w:r>
        <w:t>NullPointerException=</w:t>
      </w:r>
    </w:p>
    <w:p w14:paraId="15D551BE" w14:textId="183EA7CE" w:rsidR="00984446" w:rsidRDefault="008B7FC0" w:rsidP="00984446">
      <w:pPr>
        <w:pStyle w:val="ListParagraph"/>
        <w:numPr>
          <w:ilvl w:val="0"/>
          <w:numId w:val="257"/>
        </w:numPr>
      </w:pPr>
      <w:r>
        <w:t xml:space="preserve">IT IS AN UNCHECKED EXCEPTION , WILL GET NULLPOINTER EXCEPTION WHEN WE TRY TO PERFORM ANY OPERATION WITH A </w:t>
      </w:r>
      <w:r w:rsidRPr="008E0485">
        <w:rPr>
          <w:highlight w:val="yellow"/>
        </w:rPr>
        <w:t xml:space="preserve">REFERENCE </w:t>
      </w:r>
      <w:r w:rsidR="00EC3DC6" w:rsidRPr="008E0485">
        <w:rPr>
          <w:highlight w:val="yellow"/>
        </w:rPr>
        <w:t>VARIABLE  WHICH IS POINTING TO NULL</w:t>
      </w:r>
      <w:r w:rsidR="00EC3DC6">
        <w:t>.</w:t>
      </w:r>
    </w:p>
    <w:p w14:paraId="557C7E94" w14:textId="71D4A5D6" w:rsidR="00EC3DC6" w:rsidRPr="000601A6" w:rsidRDefault="00EC3DC6" w:rsidP="00984446">
      <w:pPr>
        <w:pStyle w:val="ListParagraph"/>
        <w:numPr>
          <w:ilvl w:val="0"/>
          <w:numId w:val="257"/>
        </w:numPr>
      </w:pPr>
      <w:r>
        <w:t>IN JAVA NULL MEANS NOTHING.</w:t>
      </w:r>
    </w:p>
    <w:p w14:paraId="3ECF132C" w14:textId="29CFA522" w:rsidR="00340092" w:rsidRDefault="00D50439" w:rsidP="00340092">
      <w:pPr>
        <w:pStyle w:val="Heading1"/>
      </w:pPr>
      <w:r>
        <w:t>Extra=</w:t>
      </w:r>
    </w:p>
    <w:p w14:paraId="52C10A1D" w14:textId="09FD6AFD" w:rsidR="00D50439" w:rsidRDefault="00D50439" w:rsidP="00D50439">
      <w:pPr>
        <w:pStyle w:val="ListParagraph"/>
        <w:numPr>
          <w:ilvl w:val="0"/>
          <w:numId w:val="258"/>
        </w:numPr>
      </w:pPr>
      <w:r>
        <w:t>WITH THE HELP OF CLASS KEYWORD.</w:t>
      </w:r>
    </w:p>
    <w:p w14:paraId="05B362E2" w14:textId="112383B7" w:rsidR="00D50439" w:rsidRDefault="002648DE" w:rsidP="00D50439">
      <w:pPr>
        <w:pStyle w:val="ListParagraph"/>
        <w:numPr>
          <w:ilvl w:val="0"/>
          <w:numId w:val="258"/>
        </w:numPr>
      </w:pPr>
      <w:r>
        <w:t>WITH THE HELP OF NEW KEYWORD WE CREATE OBJECT.</w:t>
      </w:r>
    </w:p>
    <w:p w14:paraId="5847F78B" w14:textId="45BA3389" w:rsidR="002648DE" w:rsidRDefault="002648DE" w:rsidP="00D50439">
      <w:pPr>
        <w:pStyle w:val="ListParagraph"/>
        <w:numPr>
          <w:ilvl w:val="0"/>
          <w:numId w:val="258"/>
        </w:numPr>
      </w:pPr>
      <w:r>
        <w:t xml:space="preserve">CLASS IS HAVING ONLY ONE COPY , </w:t>
      </w:r>
    </w:p>
    <w:p w14:paraId="2F5830C6" w14:textId="7286CCA4" w:rsidR="002648DE" w:rsidRDefault="002648DE" w:rsidP="00D50439">
      <w:pPr>
        <w:pStyle w:val="ListParagraph"/>
        <w:numPr>
          <w:ilvl w:val="0"/>
          <w:numId w:val="258"/>
        </w:numPr>
      </w:pPr>
      <w:r>
        <w:t xml:space="preserve">OBJECT HAS MULTIPLE COPY </w:t>
      </w:r>
      <w:r w:rsidR="003515F8">
        <w:t>.</w:t>
      </w:r>
    </w:p>
    <w:p w14:paraId="2FCAA0C4" w14:textId="16B2A1A1" w:rsidR="003515F8" w:rsidRDefault="003515F8" w:rsidP="003515F8">
      <w:pPr>
        <w:pStyle w:val="Heading3"/>
      </w:pPr>
      <w:r>
        <w:t>CLASS MEMBER=</w:t>
      </w:r>
    </w:p>
    <w:p w14:paraId="40AE8927" w14:textId="794D641E" w:rsidR="003515F8" w:rsidRDefault="003515F8" w:rsidP="003515F8">
      <w:pPr>
        <w:pStyle w:val="ListParagraph"/>
        <w:numPr>
          <w:ilvl w:val="0"/>
          <w:numId w:val="259"/>
        </w:numPr>
      </w:pPr>
      <w:r>
        <w:t>VARIABLE , METHODS , BLOCKS , STATIC VARIABLE ,METHODS ,BLOCKS.</w:t>
      </w:r>
    </w:p>
    <w:p w14:paraId="22CC2B69" w14:textId="7EC222CC" w:rsidR="00992736" w:rsidRDefault="00992736" w:rsidP="00992736">
      <w:pPr>
        <w:pStyle w:val="Heading3"/>
      </w:pPr>
      <w:r>
        <w:t>CHARECTERISTICS OF STATIC VARIABLE=</w:t>
      </w:r>
    </w:p>
    <w:p w14:paraId="299285A3" w14:textId="63334510" w:rsidR="00992736" w:rsidRDefault="00992736" w:rsidP="00992736">
      <w:pPr>
        <w:pStyle w:val="ListParagraph"/>
        <w:numPr>
          <w:ilvl w:val="0"/>
          <w:numId w:val="259"/>
        </w:numPr>
      </w:pPr>
      <w:r>
        <w:t>BELONGS TO GLOBAL VARIABLE.</w:t>
      </w:r>
    </w:p>
    <w:p w14:paraId="6FB6D4BC" w14:textId="7C4AACF5" w:rsidR="00992736" w:rsidRDefault="001A7CDE" w:rsidP="00992736">
      <w:pPr>
        <w:pStyle w:val="ListParagraph"/>
        <w:numPr>
          <w:ilvl w:val="0"/>
          <w:numId w:val="259"/>
        </w:numPr>
      </w:pPr>
      <w:r>
        <w:t>HAVING ONLY ONE COPY IN THE MEMORY.</w:t>
      </w:r>
    </w:p>
    <w:p w14:paraId="688F4E23" w14:textId="40F4EC52" w:rsidR="001A7CDE" w:rsidRDefault="001A7CDE" w:rsidP="00992736">
      <w:pPr>
        <w:pStyle w:val="ListParagraph"/>
        <w:numPr>
          <w:ilvl w:val="0"/>
          <w:numId w:val="259"/>
        </w:numPr>
      </w:pPr>
      <w:r>
        <w:t>DEFOULT VALUES OF DATA TYPE.</w:t>
      </w:r>
    </w:p>
    <w:p w14:paraId="14AE98EA" w14:textId="7CA7C057" w:rsidR="001A7CDE" w:rsidRDefault="002F3265" w:rsidP="00992736">
      <w:pPr>
        <w:pStyle w:val="ListParagraph"/>
        <w:numPr>
          <w:ilvl w:val="0"/>
          <w:numId w:val="259"/>
        </w:numPr>
      </w:pPr>
      <w:r>
        <w:t>EXECUTE AFTER CLASS LOADING PROCESS.</w:t>
      </w:r>
    </w:p>
    <w:p w14:paraId="466A7E9B" w14:textId="6ABFD70B" w:rsidR="002F3265" w:rsidRDefault="002F3265" w:rsidP="00992736">
      <w:pPr>
        <w:pStyle w:val="ListParagraph"/>
        <w:numPr>
          <w:ilvl w:val="0"/>
          <w:numId w:val="259"/>
        </w:numPr>
      </w:pPr>
      <w:r>
        <w:t>INSIDE A MEHTOD STATIC VARIABLE NOT POSSIBLE .</w:t>
      </w:r>
    </w:p>
    <w:p w14:paraId="7936F976" w14:textId="725F3DF1" w:rsidR="00457A94" w:rsidRDefault="008F2BE3" w:rsidP="00457A94">
      <w:pPr>
        <w:pStyle w:val="ListParagraph"/>
        <w:numPr>
          <w:ilvl w:val="0"/>
          <w:numId w:val="259"/>
        </w:numPr>
      </w:pPr>
      <w:r>
        <w:t xml:space="preserve">LOCAL VARIABLE STATIC NOT POSSIBLE. </w:t>
      </w:r>
      <w:r>
        <w:sym w:font="Wingdings" w:char="F0E0"/>
      </w:r>
      <w:r>
        <w:t xml:space="preserve"> ILLEGAL MODIFIER </w:t>
      </w:r>
      <w:r>
        <w:sym w:font="Wingdings" w:char="F0E0"/>
      </w:r>
      <w:r>
        <w:t>CTE.</w:t>
      </w:r>
    </w:p>
    <w:p w14:paraId="667847ED" w14:textId="190B8373" w:rsidR="00457A94" w:rsidRDefault="00457A94" w:rsidP="00457A94">
      <w:r>
        <w:t>AXCESS MODIFIER ,MODIFIER ,RETURNTYPE ,MEHTOD NAME</w:t>
      </w:r>
      <w:r w:rsidR="0082340D">
        <w:t>(--);</w:t>
      </w:r>
    </w:p>
    <w:p w14:paraId="4DB57756" w14:textId="40402061" w:rsidR="0082340D" w:rsidRDefault="0082340D" w:rsidP="0082340D">
      <w:pPr>
        <w:pStyle w:val="Heading3"/>
      </w:pPr>
      <w:r>
        <w:t>AXCESS MODIFIER=(VISIBILITY LEVEL)</w:t>
      </w:r>
      <w:r w:rsidR="00C227D1">
        <w:t xml:space="preserve"> </w:t>
      </w:r>
    </w:p>
    <w:p w14:paraId="123D4464" w14:textId="67C4DC3A" w:rsidR="0082340D" w:rsidRPr="00FB6073" w:rsidRDefault="0079477B">
      <w:pPr>
        <w:pStyle w:val="ListParagraph"/>
        <w:numPr>
          <w:ilvl w:val="0"/>
          <w:numId w:val="260"/>
        </w:numPr>
        <w:rPr>
          <w:color w:val="FF0000"/>
        </w:rPr>
      </w:pPr>
      <w:r w:rsidRPr="00FB6073">
        <w:rPr>
          <w:color w:val="FF0000"/>
        </w:rPr>
        <w:t>PUBLIC=</w:t>
      </w:r>
    </w:p>
    <w:p w14:paraId="1C80AC05" w14:textId="731A95C7" w:rsidR="0079477B" w:rsidRDefault="0079477B">
      <w:pPr>
        <w:pStyle w:val="ListParagraph"/>
        <w:numPr>
          <w:ilvl w:val="0"/>
          <w:numId w:val="260"/>
        </w:numPr>
      </w:pPr>
      <w:r>
        <w:t>HIGHEST VISIBILITY LEVEL .</w:t>
      </w:r>
    </w:p>
    <w:p w14:paraId="38BF5138" w14:textId="290F795D" w:rsidR="00FB6073" w:rsidRDefault="007059BB">
      <w:pPr>
        <w:pStyle w:val="ListParagraph"/>
        <w:numPr>
          <w:ilvl w:val="0"/>
          <w:numId w:val="260"/>
        </w:numPr>
      </w:pPr>
      <w:r>
        <w:t>OUTSIDE THE PROJECT POSSIBLE.</w:t>
      </w:r>
    </w:p>
    <w:p w14:paraId="599C0690" w14:textId="77777777" w:rsidR="00FB6073" w:rsidRDefault="00FB6073" w:rsidP="00FB6073">
      <w:pPr>
        <w:pStyle w:val="ListParagraph"/>
      </w:pPr>
    </w:p>
    <w:p w14:paraId="5731F81A" w14:textId="7CE4DC82" w:rsidR="007059BB" w:rsidRPr="00FB6073" w:rsidRDefault="007059BB">
      <w:pPr>
        <w:pStyle w:val="ListParagraph"/>
        <w:numPr>
          <w:ilvl w:val="0"/>
          <w:numId w:val="260"/>
        </w:numPr>
        <w:rPr>
          <w:color w:val="FF0000"/>
        </w:rPr>
      </w:pPr>
      <w:r w:rsidRPr="00FB6073">
        <w:rPr>
          <w:color w:val="FF0000"/>
        </w:rPr>
        <w:t>PRIVATE =</w:t>
      </w:r>
    </w:p>
    <w:p w14:paraId="6EC50142" w14:textId="15C69232" w:rsidR="007059BB" w:rsidRDefault="007059BB">
      <w:pPr>
        <w:pStyle w:val="ListParagraph"/>
        <w:numPr>
          <w:ilvl w:val="0"/>
          <w:numId w:val="260"/>
        </w:numPr>
      </w:pPr>
      <w:r>
        <w:t>LOWEST VISIBILITY LEVEL.</w:t>
      </w:r>
    </w:p>
    <w:p w14:paraId="1103B94C" w14:textId="74F3E014" w:rsidR="007059BB" w:rsidRDefault="00576805">
      <w:pPr>
        <w:pStyle w:val="ListParagraph"/>
        <w:numPr>
          <w:ilvl w:val="0"/>
          <w:numId w:val="260"/>
        </w:numPr>
      </w:pPr>
      <w:r>
        <w:t>ONLY INSIDE CLASS.</w:t>
      </w:r>
    </w:p>
    <w:p w14:paraId="17C92200" w14:textId="77777777" w:rsidR="00FB6073" w:rsidRDefault="00FB6073" w:rsidP="00FB6073">
      <w:pPr>
        <w:pStyle w:val="ListParagraph"/>
      </w:pPr>
    </w:p>
    <w:p w14:paraId="6A22A943" w14:textId="6AB5D975" w:rsidR="00576805" w:rsidRPr="00FB6073" w:rsidRDefault="00576805">
      <w:pPr>
        <w:pStyle w:val="ListParagraph"/>
        <w:numPr>
          <w:ilvl w:val="0"/>
          <w:numId w:val="260"/>
        </w:numPr>
        <w:rPr>
          <w:color w:val="FF0000"/>
        </w:rPr>
      </w:pPr>
      <w:r w:rsidRPr="00FB6073">
        <w:rPr>
          <w:color w:val="FF0000"/>
        </w:rPr>
        <w:t>PROTECTED=</w:t>
      </w:r>
    </w:p>
    <w:p w14:paraId="69559502" w14:textId="53882498" w:rsidR="00576805" w:rsidRDefault="00576805">
      <w:pPr>
        <w:pStyle w:val="ListParagraph"/>
        <w:numPr>
          <w:ilvl w:val="0"/>
          <w:numId w:val="260"/>
        </w:numPr>
      </w:pPr>
      <w:r>
        <w:t xml:space="preserve">WITHIN THE PACKAGE </w:t>
      </w:r>
      <w:r w:rsidR="00464B69">
        <w:t>ANYWHERE OUTSIDE THE PACKAGE WITH THE HELP OF IS A RELATION SHIP.</w:t>
      </w:r>
      <w:r w:rsidR="00F32A9D">
        <w:t>(EXTENDS KEYWORD)</w:t>
      </w:r>
    </w:p>
    <w:p w14:paraId="5AD24D4D" w14:textId="77777777" w:rsidR="00FB6073" w:rsidRDefault="00FB6073" w:rsidP="00FB6073">
      <w:pPr>
        <w:pStyle w:val="ListParagraph"/>
      </w:pPr>
    </w:p>
    <w:p w14:paraId="2DB4662D" w14:textId="5386F806" w:rsidR="00464B69" w:rsidRPr="00FB6073" w:rsidRDefault="00F32A9D">
      <w:pPr>
        <w:pStyle w:val="ListParagraph"/>
        <w:numPr>
          <w:ilvl w:val="0"/>
          <w:numId w:val="260"/>
        </w:numPr>
        <w:rPr>
          <w:color w:val="FF0000"/>
        </w:rPr>
      </w:pPr>
      <w:r w:rsidRPr="00FB6073">
        <w:rPr>
          <w:color w:val="FF0000"/>
        </w:rPr>
        <w:t>DEFOULT=</w:t>
      </w:r>
    </w:p>
    <w:p w14:paraId="3AB9F3B5" w14:textId="4AF28819" w:rsidR="00F32A9D" w:rsidRDefault="00F32A9D">
      <w:pPr>
        <w:pStyle w:val="ListParagraph"/>
        <w:numPr>
          <w:ilvl w:val="0"/>
          <w:numId w:val="260"/>
        </w:numPr>
      </w:pPr>
      <w:r>
        <w:t>WITHIN PACKAGE .</w:t>
      </w:r>
    </w:p>
    <w:p w14:paraId="47179E56" w14:textId="6975C3A2" w:rsidR="00F32A9D" w:rsidRDefault="00FB6073">
      <w:pPr>
        <w:pStyle w:val="ListParagraph"/>
        <w:numPr>
          <w:ilvl w:val="0"/>
          <w:numId w:val="260"/>
        </w:numPr>
      </w:pPr>
      <w:r>
        <w:t>WITHOUT PROVIDING AXCESS MODIFIER DEFOULT WILL BE THERE.</w:t>
      </w:r>
    </w:p>
    <w:p w14:paraId="183297E8" w14:textId="77777777" w:rsidR="00FB6073" w:rsidRDefault="00FB6073" w:rsidP="0002194F"/>
    <w:p w14:paraId="472CD18F" w14:textId="23FCB523" w:rsidR="0002194F" w:rsidRDefault="0002194F" w:rsidP="0002194F">
      <w:pPr>
        <w:pStyle w:val="Heading3"/>
      </w:pPr>
      <w:r>
        <w:t>MODIFIER=</w:t>
      </w:r>
    </w:p>
    <w:p w14:paraId="78C3EE24" w14:textId="7F115D27" w:rsidR="0002194F" w:rsidRDefault="0002194F">
      <w:pPr>
        <w:pStyle w:val="ListParagraph"/>
        <w:numPr>
          <w:ilvl w:val="0"/>
          <w:numId w:val="261"/>
        </w:numPr>
      </w:pPr>
      <w:r>
        <w:t>HELPS TO CHANGING THE BEHAVIOUR OF MEMBER.</w:t>
      </w:r>
    </w:p>
    <w:p w14:paraId="52D5EEA5" w14:textId="409A656A" w:rsidR="00B65262" w:rsidRDefault="00B65262">
      <w:pPr>
        <w:pStyle w:val="ListParagraph"/>
        <w:numPr>
          <w:ilvl w:val="0"/>
          <w:numId w:val="261"/>
        </w:numPr>
      </w:pPr>
      <w:r>
        <w:t>STATIC ,NON STATIC , ABSTRACT , SYNCRONIZED.</w:t>
      </w:r>
    </w:p>
    <w:p w14:paraId="479ED3A0" w14:textId="76324788" w:rsidR="00D65D53" w:rsidRDefault="00D65D53" w:rsidP="00D65D53">
      <w:pPr>
        <w:pStyle w:val="Heading3"/>
      </w:pPr>
      <w:r>
        <w:t>RETURN TYPE=</w:t>
      </w:r>
    </w:p>
    <w:p w14:paraId="151208BD" w14:textId="12F7220E" w:rsidR="007659EF" w:rsidRDefault="00D65D53">
      <w:pPr>
        <w:pStyle w:val="ListParagraph"/>
        <w:numPr>
          <w:ilvl w:val="0"/>
          <w:numId w:val="262"/>
        </w:numPr>
      </w:pPr>
      <w:r>
        <w:t xml:space="preserve">GOING TO RETURN THE DATA </w:t>
      </w:r>
      <w:r w:rsidR="00EA4ECA">
        <w:t>BASED ON DATATYPE BY THE PROGRAMMERS.</w:t>
      </w:r>
    </w:p>
    <w:p w14:paraId="5BB6E866" w14:textId="77777777" w:rsidR="007659EF" w:rsidRDefault="007659EF" w:rsidP="007659EF">
      <w:pPr>
        <w:pStyle w:val="ListParagraph"/>
      </w:pPr>
    </w:p>
    <w:p w14:paraId="0E8F5F16" w14:textId="7AB5999F" w:rsidR="00EA4ECA" w:rsidRDefault="00EA4ECA">
      <w:pPr>
        <w:pStyle w:val="ListParagraph"/>
        <w:numPr>
          <w:ilvl w:val="0"/>
          <w:numId w:val="262"/>
        </w:numPr>
      </w:pPr>
      <w:r>
        <w:t>3 WAYS RETURN TYPE=</w:t>
      </w:r>
    </w:p>
    <w:p w14:paraId="7F800822" w14:textId="11081150" w:rsidR="00EA4ECA" w:rsidRDefault="00EA4ECA">
      <w:pPr>
        <w:pStyle w:val="ListParagraph"/>
        <w:numPr>
          <w:ilvl w:val="0"/>
          <w:numId w:val="262"/>
        </w:numPr>
      </w:pPr>
      <w:r>
        <w:t xml:space="preserve">1 </w:t>
      </w:r>
      <w:r w:rsidRPr="007659EF">
        <w:rPr>
          <w:color w:val="FF0000"/>
        </w:rPr>
        <w:t xml:space="preserve">VOID </w:t>
      </w:r>
      <w:r>
        <w:t xml:space="preserve">= </w:t>
      </w:r>
      <w:r w:rsidR="00143030">
        <w:t>NOT RETURNING ANY TYPE OF DATA.</w:t>
      </w:r>
    </w:p>
    <w:p w14:paraId="1FB16D98" w14:textId="2479591C" w:rsidR="00143030" w:rsidRDefault="00143030">
      <w:pPr>
        <w:pStyle w:val="ListParagraph"/>
        <w:numPr>
          <w:ilvl w:val="0"/>
          <w:numId w:val="262"/>
        </w:numPr>
      </w:pPr>
      <w:r>
        <w:t xml:space="preserve">2 </w:t>
      </w:r>
      <w:r w:rsidRPr="007659EF">
        <w:rPr>
          <w:color w:val="FF0000"/>
        </w:rPr>
        <w:t xml:space="preserve">PREMETIVE DATATYPE </w:t>
      </w:r>
      <w:r>
        <w:t xml:space="preserve">= INT ,SHORT , CHAR , DOUBLE ,FLOAT , BOOLEAN, </w:t>
      </w:r>
      <w:r w:rsidR="007659EF">
        <w:t>LONG , BYTE.</w:t>
      </w:r>
    </w:p>
    <w:p w14:paraId="1439F8DC" w14:textId="627C5693" w:rsidR="007659EF" w:rsidRDefault="007659EF">
      <w:pPr>
        <w:pStyle w:val="ListParagraph"/>
        <w:numPr>
          <w:ilvl w:val="0"/>
          <w:numId w:val="262"/>
        </w:numPr>
      </w:pPr>
      <w:r>
        <w:t xml:space="preserve">3 </w:t>
      </w:r>
      <w:r w:rsidRPr="007659EF">
        <w:rPr>
          <w:color w:val="FF0000"/>
        </w:rPr>
        <w:t xml:space="preserve">NON PREMENTIVE DATATYPE </w:t>
      </w:r>
      <w:r>
        <w:t xml:space="preserve">= STRING , CLASS </w:t>
      </w:r>
    </w:p>
    <w:p w14:paraId="49DE10BF" w14:textId="35244AE6" w:rsidR="007659EF" w:rsidRDefault="00081DB4" w:rsidP="00081DB4">
      <w:pPr>
        <w:pStyle w:val="Heading3"/>
      </w:pPr>
      <w:r>
        <w:t>STATIC MEHTOD=</w:t>
      </w:r>
    </w:p>
    <w:p w14:paraId="3902B76D" w14:textId="63634FAC" w:rsidR="00081DB4" w:rsidRDefault="00081DB4">
      <w:pPr>
        <w:pStyle w:val="ListParagraph"/>
        <w:numPr>
          <w:ilvl w:val="0"/>
          <w:numId w:val="263"/>
        </w:numPr>
      </w:pPr>
      <w:r>
        <w:t>STATIC METHOD WILL BE LOADED IN STATIC POOL AREA.</w:t>
      </w:r>
    </w:p>
    <w:p w14:paraId="3B7C2AAA" w14:textId="293174C4" w:rsidR="00B82BCA" w:rsidRDefault="00B82BCA">
      <w:pPr>
        <w:pStyle w:val="ListParagraph"/>
        <w:numPr>
          <w:ilvl w:val="0"/>
          <w:numId w:val="263"/>
        </w:numPr>
      </w:pPr>
      <w:r>
        <w:t>HAVING SINGLE COPY MEMORY , SINGLE INSTENCE IN STATIC POOL AREA.</w:t>
      </w:r>
    </w:p>
    <w:p w14:paraId="23A3E88F" w14:textId="75964AFE" w:rsidR="00B82BCA" w:rsidRDefault="00731FDD">
      <w:pPr>
        <w:pStyle w:val="ListParagraph"/>
        <w:numPr>
          <w:ilvl w:val="0"/>
          <w:numId w:val="263"/>
        </w:numPr>
      </w:pPr>
      <w:r>
        <w:t xml:space="preserve">INSIDE A CLASS DIRECTLY OR WITH CLASSNAME , OUTSIDE THE CLASS CLASS NAME </w:t>
      </w:r>
      <w:r w:rsidR="008F110A">
        <w:t>,OR IMPORT STATIC. (DIRECTLY)</w:t>
      </w:r>
    </w:p>
    <w:p w14:paraId="0BC2A5B2" w14:textId="5C8B70B7" w:rsidR="008F110A" w:rsidRDefault="008F110A" w:rsidP="008F110A">
      <w:pPr>
        <w:pStyle w:val="Heading3"/>
      </w:pPr>
      <w:r>
        <w:t>STATIC INITIALIZERS / BLOCKS=</w:t>
      </w:r>
    </w:p>
    <w:p w14:paraId="1DF05D79" w14:textId="69F23CE9" w:rsidR="008F110A" w:rsidRDefault="005409CB">
      <w:pPr>
        <w:pStyle w:val="ListParagraph"/>
        <w:numPr>
          <w:ilvl w:val="0"/>
          <w:numId w:val="264"/>
        </w:numPr>
      </w:pPr>
      <w:r>
        <w:t>EXECUTED BEFORE MAINMEHTOD.</w:t>
      </w:r>
    </w:p>
    <w:p w14:paraId="5F11140F" w14:textId="1EDB76DD" w:rsidR="005409CB" w:rsidRDefault="005409CB">
      <w:pPr>
        <w:pStyle w:val="ListParagraph"/>
        <w:numPr>
          <w:ilvl w:val="0"/>
          <w:numId w:val="264"/>
        </w:numPr>
      </w:pPr>
      <w:r>
        <w:t xml:space="preserve">NON STATIC OBJECT CREATE INSIDE OBJECT , </w:t>
      </w:r>
      <w:r w:rsidR="00360389">
        <w:t>NEW = CREATE INSIDE HEAP AREA.</w:t>
      </w:r>
    </w:p>
    <w:p w14:paraId="16AF2A8F" w14:textId="78BAF342" w:rsidR="00360389" w:rsidRDefault="00360389" w:rsidP="00360389">
      <w:pPr>
        <w:pStyle w:val="Heading3"/>
      </w:pPr>
      <w:r>
        <w:t>CONSTRUCTER=</w:t>
      </w:r>
    </w:p>
    <w:p w14:paraId="718CA226" w14:textId="3149F87B" w:rsidR="00360389" w:rsidRDefault="00360389">
      <w:pPr>
        <w:pStyle w:val="ListParagraph"/>
        <w:numPr>
          <w:ilvl w:val="0"/>
          <w:numId w:val="265"/>
        </w:numPr>
      </w:pPr>
      <w:r>
        <w:t>CONSTRUCTER IT IS A SPECIAL MEMBER OF THE CLASS.</w:t>
      </w:r>
    </w:p>
    <w:p w14:paraId="71F21F7F" w14:textId="36E1D73D" w:rsidR="00360389" w:rsidRDefault="000C454C">
      <w:pPr>
        <w:pStyle w:val="ListParagraph"/>
        <w:numPr>
          <w:ilvl w:val="0"/>
          <w:numId w:val="265"/>
        </w:numPr>
      </w:pPr>
      <w:r>
        <w:t>HELPS TO LOAD NON STATIC VARIABLE .</w:t>
      </w:r>
    </w:p>
    <w:p w14:paraId="77BDE904" w14:textId="578B50AD" w:rsidR="000C454C" w:rsidRDefault="000C454C">
      <w:pPr>
        <w:pStyle w:val="ListParagraph"/>
        <w:numPr>
          <w:ilvl w:val="0"/>
          <w:numId w:val="265"/>
        </w:numPr>
      </w:pPr>
      <w:r>
        <w:t>CLASS NAME SHOLUD BE CONSTRUCTER NAME.</w:t>
      </w:r>
    </w:p>
    <w:p w14:paraId="043A7FC3" w14:textId="63970658" w:rsidR="00E10394" w:rsidRDefault="00E10394">
      <w:pPr>
        <w:pStyle w:val="ListParagraph"/>
        <w:numPr>
          <w:ilvl w:val="0"/>
          <w:numId w:val="265"/>
        </w:numPr>
      </w:pPr>
      <w:r>
        <w:t>ACCEPT ALL AXCESS MODIFIER .</w:t>
      </w:r>
    </w:p>
    <w:p w14:paraId="7E8DF41F" w14:textId="3977A3F2" w:rsidR="00E10394" w:rsidRDefault="00E10394">
      <w:pPr>
        <w:pStyle w:val="ListParagraph"/>
        <w:numPr>
          <w:ilvl w:val="0"/>
          <w:numId w:val="265"/>
        </w:numPr>
      </w:pPr>
      <w:r>
        <w:t>RETURN TYPE NOT EVEN VOID .</w:t>
      </w:r>
    </w:p>
    <w:p w14:paraId="5686B6EC" w14:textId="5EF6853F" w:rsidR="00E10394" w:rsidRDefault="00924BDA">
      <w:pPr>
        <w:pStyle w:val="ListParagraph"/>
        <w:numPr>
          <w:ilvl w:val="0"/>
          <w:numId w:val="265"/>
        </w:numPr>
      </w:pPr>
      <w:r>
        <w:t>IF ITS VOID IT WILL BE CONSIDERED AS NON STATIC METHOD.</w:t>
      </w:r>
    </w:p>
    <w:p w14:paraId="10470ED8" w14:textId="10FEFF19" w:rsidR="00924BDA" w:rsidRDefault="00462666" w:rsidP="00462666">
      <w:pPr>
        <w:pStyle w:val="Heading3"/>
      </w:pPr>
      <w:r>
        <w:t>2 TYPES CONSTRUCTER=</w:t>
      </w:r>
    </w:p>
    <w:p w14:paraId="60243AE1" w14:textId="17F83334" w:rsidR="00462666" w:rsidRDefault="004A205F">
      <w:pPr>
        <w:pStyle w:val="ListParagraph"/>
        <w:numPr>
          <w:ilvl w:val="0"/>
          <w:numId w:val="266"/>
        </w:numPr>
      </w:pPr>
      <w:r>
        <w:t>DEFOULT CONSTRUTER AND USERDEFINE CONSTRUTER.</w:t>
      </w:r>
    </w:p>
    <w:p w14:paraId="14F67F9B" w14:textId="77777777" w:rsidR="00437704" w:rsidRDefault="004A205F">
      <w:pPr>
        <w:pStyle w:val="ListParagraph"/>
        <w:numPr>
          <w:ilvl w:val="0"/>
          <w:numId w:val="266"/>
        </w:numPr>
      </w:pPr>
      <w:r>
        <w:t xml:space="preserve">WHEN PROGRAMMER NOT DECLARED ANY CONSTRUCTER </w:t>
      </w:r>
      <w:r w:rsidR="003F6578">
        <w:t>COMPILER WILL ADD DEFOULT CONSTRUTER</w:t>
      </w:r>
      <w:r w:rsidR="00437704">
        <w:t>,</w:t>
      </w:r>
      <w:r w:rsidR="003F6578">
        <w:t>NON ARGUMENT CONSTRUCTER</w:t>
      </w:r>
    </w:p>
    <w:p w14:paraId="0869B1C4" w14:textId="340CB3AD" w:rsidR="003F6578" w:rsidRDefault="003F6578">
      <w:pPr>
        <w:pStyle w:val="ListParagraph"/>
        <w:numPr>
          <w:ilvl w:val="0"/>
          <w:numId w:val="266"/>
        </w:numPr>
      </w:pPr>
      <w:r>
        <w:t xml:space="preserve"> </w:t>
      </w:r>
      <w:r w:rsidR="00896E77">
        <w:t>CONSTRUCTER</w:t>
      </w:r>
      <w:r w:rsidR="00437704">
        <w:t xml:space="preserve"> CANNOT BE OVERRIDEN.</w:t>
      </w:r>
    </w:p>
    <w:p w14:paraId="174D9675" w14:textId="15B9682D" w:rsidR="00896E77" w:rsidRDefault="00896E77" w:rsidP="00896E77">
      <w:pPr>
        <w:pStyle w:val="Heading3"/>
      </w:pPr>
      <w:r>
        <w:t>CONSTRUCTER CALLING=</w:t>
      </w:r>
    </w:p>
    <w:p w14:paraId="5F0386CD" w14:textId="32078722" w:rsidR="00896E77" w:rsidRDefault="00896E77">
      <w:pPr>
        <w:pStyle w:val="ListParagraph"/>
        <w:numPr>
          <w:ilvl w:val="0"/>
          <w:numId w:val="267"/>
        </w:numPr>
      </w:pPr>
      <w:r>
        <w:t>CALLING ONE CONSTRUCTER INSIDE ANOTHER CONSTRUCTER IS CALLED AS CONSTRUCTER CALLING .</w:t>
      </w:r>
    </w:p>
    <w:p w14:paraId="27924F93" w14:textId="4A353EDE" w:rsidR="00896E77" w:rsidRDefault="00896E77">
      <w:pPr>
        <w:pStyle w:val="ListParagraph"/>
        <w:numPr>
          <w:ilvl w:val="0"/>
          <w:numId w:val="267"/>
        </w:numPr>
      </w:pPr>
      <w:r>
        <w:t>ACHIVED BY THIS() STATEMENT , FOR IMMIDIATE PARENT CLASS SUPER () STATEMENT.</w:t>
      </w:r>
    </w:p>
    <w:p w14:paraId="274CE811" w14:textId="5747FD50" w:rsidR="00896E77" w:rsidRDefault="00CB28FE">
      <w:pPr>
        <w:pStyle w:val="ListParagraph"/>
        <w:numPr>
          <w:ilvl w:val="0"/>
          <w:numId w:val="267"/>
        </w:numPr>
      </w:pPr>
      <w:r>
        <w:t>LOCAL CONSTRUCTER CHAINING= THIS() STTEMENT WITHIN CLASS.</w:t>
      </w:r>
    </w:p>
    <w:p w14:paraId="12FFF5D3" w14:textId="587C3584" w:rsidR="00CB28FE" w:rsidRDefault="00CB28FE">
      <w:pPr>
        <w:pStyle w:val="ListParagraph"/>
        <w:numPr>
          <w:ilvl w:val="0"/>
          <w:numId w:val="267"/>
        </w:numPr>
      </w:pPr>
      <w:r>
        <w:t>GLOBAL CONSTRUCTER  CHAINING = SUPER() STATEMENT</w:t>
      </w:r>
      <w:r w:rsidR="009613DF">
        <w:t xml:space="preserve"> IMMIDIATE PARENT CLASS.</w:t>
      </w:r>
    </w:p>
    <w:p w14:paraId="62A0CE6C" w14:textId="2D4C56D2" w:rsidR="009613DF" w:rsidRDefault="00F0453A" w:rsidP="00F0453A">
      <w:pPr>
        <w:pStyle w:val="Heading3"/>
      </w:pPr>
      <w:r>
        <w:t>THIS() CALL STATEMENT=</w:t>
      </w:r>
    </w:p>
    <w:p w14:paraId="24B9942E" w14:textId="34181132" w:rsidR="00F0453A" w:rsidRDefault="00F0453A">
      <w:pPr>
        <w:pStyle w:val="ListParagraph"/>
        <w:numPr>
          <w:ilvl w:val="0"/>
          <w:numId w:val="268"/>
        </w:numPr>
      </w:pPr>
      <w:r>
        <w:t xml:space="preserve">METHOD RECURSSION= A METHOD CALLING </w:t>
      </w:r>
      <w:r w:rsidR="00C54748">
        <w:t>ITSELF MEHTOD RECURSION .</w:t>
      </w:r>
    </w:p>
    <w:p w14:paraId="50B6EBC0" w14:textId="5F4F675D" w:rsidR="00C54748" w:rsidRDefault="00C54748">
      <w:pPr>
        <w:pStyle w:val="ListParagraph"/>
        <w:numPr>
          <w:ilvl w:val="0"/>
          <w:numId w:val="268"/>
        </w:numPr>
      </w:pPr>
      <w:r>
        <w:t xml:space="preserve">RISE COMPILE TIME ISSUE N CONSTRUCTER </w:t>
      </w:r>
      <w:r w:rsidR="008B2C73">
        <w:t>TO N THIS().</w:t>
      </w:r>
    </w:p>
    <w:p w14:paraId="3DB0B1EC" w14:textId="2CFE648B" w:rsidR="008B2C73" w:rsidRDefault="008B2C73">
      <w:pPr>
        <w:pStyle w:val="ListParagraph"/>
        <w:numPr>
          <w:ilvl w:val="0"/>
          <w:numId w:val="268"/>
        </w:numPr>
      </w:pPr>
      <w:r>
        <w:t>THIS SHOULD BE N-1 REMAINING 1 FOR SUPER() CALL STATEMENT (DEFOULT).</w:t>
      </w:r>
    </w:p>
    <w:p w14:paraId="32FFEE57" w14:textId="43656C61" w:rsidR="008B2C73" w:rsidRDefault="00621B91" w:rsidP="00621B91">
      <w:pPr>
        <w:pStyle w:val="Heading3"/>
      </w:pPr>
      <w:r>
        <w:t>THIS KEYWORD=</w:t>
      </w:r>
    </w:p>
    <w:p w14:paraId="64858EC3" w14:textId="6B3E53F9" w:rsidR="00621B91" w:rsidRDefault="00621B91">
      <w:pPr>
        <w:pStyle w:val="ListParagraph"/>
        <w:numPr>
          <w:ilvl w:val="0"/>
          <w:numId w:val="269"/>
        </w:numPr>
      </w:pPr>
      <w:r>
        <w:t>DIFFERENCIATE BETWEEN GLOBAL AND LOCAL VARIABLE.</w:t>
      </w:r>
    </w:p>
    <w:p w14:paraId="1716507E" w14:textId="2BD10143" w:rsidR="00621B91" w:rsidRDefault="004028EB">
      <w:pPr>
        <w:pStyle w:val="ListParagraph"/>
        <w:numPr>
          <w:ilvl w:val="0"/>
          <w:numId w:val="269"/>
        </w:numPr>
      </w:pPr>
      <w:r>
        <w:t xml:space="preserve">HOLDS GLOBAL VARIABLE , WE CAN CALL IN NONSTATIC METHODS </w:t>
      </w:r>
      <w:r w:rsidR="00DA1CD4">
        <w:t>, NOT IN STATIC METHOD.</w:t>
      </w:r>
    </w:p>
    <w:p w14:paraId="4A6CC665" w14:textId="29456CF7" w:rsidR="00DA1CD4" w:rsidRDefault="00DA1CD4">
      <w:pPr>
        <w:pStyle w:val="ListParagraph"/>
        <w:numPr>
          <w:ilvl w:val="0"/>
          <w:numId w:val="269"/>
        </w:numPr>
      </w:pPr>
      <w:r>
        <w:t>CAN WRITE N NUMBER OF TIMES.</w:t>
      </w:r>
    </w:p>
    <w:p w14:paraId="1ED8CCE3" w14:textId="491B05BF" w:rsidR="00DA1CD4" w:rsidRDefault="006B666F" w:rsidP="006B666F">
      <w:pPr>
        <w:pStyle w:val="Heading3"/>
      </w:pPr>
      <w:r>
        <w:t>SUPER () CALL STATEMENT=</w:t>
      </w:r>
    </w:p>
    <w:p w14:paraId="3446AD47" w14:textId="2B4288F4" w:rsidR="006B666F" w:rsidRDefault="00F85A0D">
      <w:pPr>
        <w:pStyle w:val="ListParagraph"/>
        <w:numPr>
          <w:ilvl w:val="0"/>
          <w:numId w:val="270"/>
        </w:numPr>
      </w:pPr>
      <w:r>
        <w:t>COMPILER WILL HAD DEFOULT CONSTRUCTER .</w:t>
      </w:r>
    </w:p>
    <w:p w14:paraId="5C239081" w14:textId="5405D5F4" w:rsidR="00F85A0D" w:rsidRDefault="00F85A0D">
      <w:pPr>
        <w:pStyle w:val="ListParagraph"/>
        <w:numPr>
          <w:ilvl w:val="0"/>
          <w:numId w:val="270"/>
        </w:numPr>
      </w:pPr>
      <w:r>
        <w:t xml:space="preserve">ONLY ANY 1 THIS() OR SUPER() CALL STATEMENT </w:t>
      </w:r>
      <w:r w:rsidR="0044036A">
        <w:t>AVAILABLE IN CONSTRUCTER.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4036A" w14:paraId="54611471" w14:textId="77777777" w:rsidTr="00AF2370">
        <w:trPr>
          <w:trHeight w:val="531"/>
        </w:trPr>
        <w:tc>
          <w:tcPr>
            <w:tcW w:w="4508" w:type="dxa"/>
          </w:tcPr>
          <w:p w14:paraId="1A2C6F52" w14:textId="245D11DE" w:rsidR="0044036A" w:rsidRPr="00C86F44" w:rsidRDefault="0044036A" w:rsidP="0044036A">
            <w:pPr>
              <w:rPr>
                <w:b/>
                <w:bCs/>
                <w:color w:val="FF0000"/>
              </w:rPr>
            </w:pPr>
            <w:r w:rsidRPr="00C86F44">
              <w:rPr>
                <w:b/>
                <w:bCs/>
                <w:color w:val="FF0000"/>
              </w:rPr>
              <w:t>SUPER()</w:t>
            </w:r>
          </w:p>
        </w:tc>
        <w:tc>
          <w:tcPr>
            <w:tcW w:w="4508" w:type="dxa"/>
          </w:tcPr>
          <w:p w14:paraId="35B74F11" w14:textId="7A87A9A7" w:rsidR="0044036A" w:rsidRPr="00C86F44" w:rsidRDefault="0044036A" w:rsidP="0044036A">
            <w:pPr>
              <w:rPr>
                <w:b/>
                <w:bCs/>
                <w:color w:val="FF0000"/>
              </w:rPr>
            </w:pPr>
            <w:r w:rsidRPr="00C86F44">
              <w:rPr>
                <w:b/>
                <w:bCs/>
                <w:color w:val="FF0000"/>
              </w:rPr>
              <w:t>THIS()</w:t>
            </w:r>
          </w:p>
        </w:tc>
      </w:tr>
      <w:tr w:rsidR="0044036A" w14:paraId="5CBABC4F" w14:textId="77777777" w:rsidTr="0044036A">
        <w:tc>
          <w:tcPr>
            <w:tcW w:w="4508" w:type="dxa"/>
          </w:tcPr>
          <w:p w14:paraId="2B5A2804" w14:textId="52C9BB08" w:rsidR="0044036A" w:rsidRDefault="00E372D5" w:rsidP="0044036A">
            <w:r>
              <w:t>IT HELPS TO ACHIVE THE IMMEDIATE PARENT CLASS CONSTRUCTER CHAINING PROCESS</w:t>
            </w:r>
          </w:p>
        </w:tc>
        <w:tc>
          <w:tcPr>
            <w:tcW w:w="4508" w:type="dxa"/>
          </w:tcPr>
          <w:p w14:paraId="3CBDE9AF" w14:textId="1A2316BD" w:rsidR="0044036A" w:rsidRDefault="00E372D5" w:rsidP="0044036A">
            <w:r>
              <w:t>IT HELPS TO ACHIVE THE SAME CLASS CONSTRUCTER CHAINING PROCESS.</w:t>
            </w:r>
          </w:p>
        </w:tc>
      </w:tr>
      <w:tr w:rsidR="0044036A" w14:paraId="28C3F038" w14:textId="77777777" w:rsidTr="0044036A">
        <w:tc>
          <w:tcPr>
            <w:tcW w:w="4508" w:type="dxa"/>
          </w:tcPr>
          <w:p w14:paraId="02D70575" w14:textId="7A29E7E0" w:rsidR="0044036A" w:rsidRDefault="00144966" w:rsidP="0044036A">
            <w:r>
              <w:t>CONSTRUCTER OVERLOADING NOT MANDETORY.</w:t>
            </w:r>
          </w:p>
        </w:tc>
        <w:tc>
          <w:tcPr>
            <w:tcW w:w="4508" w:type="dxa"/>
          </w:tcPr>
          <w:p w14:paraId="0DF91C6B" w14:textId="6855385A" w:rsidR="0044036A" w:rsidRDefault="00144966" w:rsidP="0044036A">
            <w:r>
              <w:t>CONSTRUCTER OVERLOADING IS  REQUIRED.</w:t>
            </w:r>
          </w:p>
        </w:tc>
      </w:tr>
      <w:tr w:rsidR="0044036A" w14:paraId="759F2F22" w14:textId="77777777" w:rsidTr="0044036A">
        <w:tc>
          <w:tcPr>
            <w:tcW w:w="4508" w:type="dxa"/>
          </w:tcPr>
          <w:p w14:paraId="7FE3596D" w14:textId="0D16FBAB" w:rsidR="0044036A" w:rsidRDefault="00201897" w:rsidP="0044036A">
            <w:r>
              <w:t>IMPLICIT IN NATURE AND EXPLICIT IN NATURE .</w:t>
            </w:r>
          </w:p>
        </w:tc>
        <w:tc>
          <w:tcPr>
            <w:tcW w:w="4508" w:type="dxa"/>
          </w:tcPr>
          <w:p w14:paraId="4FEA9692" w14:textId="09444E63" w:rsidR="0044036A" w:rsidRDefault="00201897" w:rsidP="0044036A">
            <w:r>
              <w:t>EXPLICIT IN NATURE.</w:t>
            </w:r>
          </w:p>
        </w:tc>
      </w:tr>
      <w:tr w:rsidR="0044036A" w14:paraId="476B65B6" w14:textId="77777777" w:rsidTr="0044036A">
        <w:tc>
          <w:tcPr>
            <w:tcW w:w="4508" w:type="dxa"/>
          </w:tcPr>
          <w:p w14:paraId="76E03238" w14:textId="20479687" w:rsidR="0044036A" w:rsidRDefault="00BF088C" w:rsidP="0044036A">
            <w:r>
              <w:t>N NUMBER OF CONSTRUTER WE CAN CALL N NUMBER OF TIMES.</w:t>
            </w:r>
          </w:p>
        </w:tc>
        <w:tc>
          <w:tcPr>
            <w:tcW w:w="4508" w:type="dxa"/>
          </w:tcPr>
          <w:p w14:paraId="11F38CC0" w14:textId="23970753" w:rsidR="0044036A" w:rsidRDefault="00BF088C" w:rsidP="0044036A">
            <w:r>
              <w:t xml:space="preserve">N NUMBER OF CONSTRUCTER </w:t>
            </w:r>
            <w:r w:rsidR="00D5225B">
              <w:t>WE HAVE TO USE N-1 THIS .OR INVOKE N-1.</w:t>
            </w:r>
          </w:p>
        </w:tc>
      </w:tr>
      <w:tr w:rsidR="00D5225B" w14:paraId="5F610152" w14:textId="77777777" w:rsidTr="0044036A">
        <w:tc>
          <w:tcPr>
            <w:tcW w:w="4508" w:type="dxa"/>
          </w:tcPr>
          <w:p w14:paraId="3AA50529" w14:textId="024EDC35" w:rsidR="00D5225B" w:rsidRDefault="00C86F44" w:rsidP="0044036A">
            <w:r>
              <w:t>INHERITENCE IS MANDETORY.</w:t>
            </w:r>
          </w:p>
        </w:tc>
        <w:tc>
          <w:tcPr>
            <w:tcW w:w="4508" w:type="dxa"/>
          </w:tcPr>
          <w:p w14:paraId="67C3D8CC" w14:textId="7E1AA778" w:rsidR="00D5225B" w:rsidRDefault="00C86F44" w:rsidP="0044036A">
            <w:r>
              <w:t>INHERITENCE IS NOT MANDETORY.</w:t>
            </w:r>
          </w:p>
        </w:tc>
      </w:tr>
    </w:tbl>
    <w:p w14:paraId="030E8616" w14:textId="77777777" w:rsidR="0044036A" w:rsidRPr="006B666F" w:rsidRDefault="0044036A" w:rsidP="0044036A"/>
    <w:p w14:paraId="0E94D8A5" w14:textId="366828D7" w:rsidR="005D63B1" w:rsidRDefault="005D63B1" w:rsidP="005D63B1">
      <w:pPr>
        <w:pStyle w:val="Heading3"/>
      </w:pPr>
      <w:r>
        <w:t>OOPS=</w:t>
      </w:r>
    </w:p>
    <w:p w14:paraId="21E11984" w14:textId="77777777" w:rsidR="005D63B1" w:rsidRDefault="005D63B1" w:rsidP="005D63B1"/>
    <w:p w14:paraId="3D03A818" w14:textId="0912DB37" w:rsidR="005D63B1" w:rsidRDefault="005D63B1" w:rsidP="005D63B1">
      <w:pPr>
        <w:pStyle w:val="Heading3"/>
      </w:pPr>
      <w:r>
        <w:t>ENCAPSULATION=</w:t>
      </w:r>
    </w:p>
    <w:p w14:paraId="7E811439" w14:textId="239F608B" w:rsidR="005D63B1" w:rsidRDefault="00452B88">
      <w:pPr>
        <w:pStyle w:val="ListParagraph"/>
        <w:numPr>
          <w:ilvl w:val="0"/>
          <w:numId w:val="271"/>
        </w:numPr>
      </w:pPr>
      <w:r>
        <w:t>BINDING WITHIN CLASS.</w:t>
      </w:r>
    </w:p>
    <w:p w14:paraId="32A60A8B" w14:textId="332BE608" w:rsidR="00452B88" w:rsidRDefault="00452B88">
      <w:pPr>
        <w:pStyle w:val="ListParagraph"/>
        <w:numPr>
          <w:ilvl w:val="0"/>
          <w:numId w:val="271"/>
        </w:numPr>
      </w:pPr>
      <w:r>
        <w:t>DATAHIDING = RESTRICTING DIRECT AXCESS AND PROVIDING INDIRECT AXCESS THROW PUBLIC HELPER METHODS .</w:t>
      </w:r>
    </w:p>
    <w:p w14:paraId="2989A5FD" w14:textId="405430A9" w:rsidR="00D92723" w:rsidRDefault="00452B88">
      <w:pPr>
        <w:pStyle w:val="ListParagraph"/>
        <w:numPr>
          <w:ilvl w:val="0"/>
          <w:numId w:val="271"/>
        </w:numPr>
      </w:pPr>
      <w:r>
        <w:t>HELPER METHODS = 1 GETTERS , 2 SETTERS</w:t>
      </w:r>
      <w:r w:rsidR="0067506C">
        <w:t xml:space="preserve"> MEHTOD</w:t>
      </w:r>
      <w:r w:rsidR="00930855">
        <w:t>.</w:t>
      </w:r>
    </w:p>
    <w:p w14:paraId="1DB886A0" w14:textId="1220AC7B" w:rsidR="00930855" w:rsidRDefault="00930855">
      <w:pPr>
        <w:pStyle w:val="ListParagraph"/>
        <w:numPr>
          <w:ilvl w:val="0"/>
          <w:numId w:val="271"/>
        </w:numPr>
      </w:pPr>
      <w:r>
        <w:t>POM = TO SECURE ELEMENT , TO GET PRIVATE WEBELEMENT .</w:t>
      </w:r>
    </w:p>
    <w:p w14:paraId="415C7039" w14:textId="00D11024" w:rsidR="00930855" w:rsidRDefault="00930855">
      <w:pPr>
        <w:pStyle w:val="ListParagraph"/>
        <w:numPr>
          <w:ilvl w:val="0"/>
          <w:numId w:val="271"/>
        </w:numPr>
      </w:pPr>
      <w:r>
        <w:t>POJO CLASS AS WELL .</w:t>
      </w:r>
    </w:p>
    <w:p w14:paraId="0C09AEF9" w14:textId="4DE9FFC0" w:rsidR="00930855" w:rsidRDefault="00137420" w:rsidP="00137420">
      <w:pPr>
        <w:pStyle w:val="Heading3"/>
      </w:pPr>
      <w:r>
        <w:t>MULTIPLE INHERITENCE=</w:t>
      </w:r>
    </w:p>
    <w:p w14:paraId="59A52ABF" w14:textId="0F2B804B" w:rsidR="005C315E" w:rsidRDefault="00137420">
      <w:pPr>
        <w:pStyle w:val="ListParagraph"/>
        <w:numPr>
          <w:ilvl w:val="0"/>
          <w:numId w:val="272"/>
        </w:numPr>
      </w:pPr>
      <w:r>
        <w:t xml:space="preserve">COMPILER WILL GET CONFUSED TO SELECT THE PATH FOR OBJECT CLASS HENCE NOT DELIVERED </w:t>
      </w:r>
      <w:r w:rsidR="005C315E">
        <w:t>( DIAMOD PROBLEM).</w:t>
      </w:r>
    </w:p>
    <w:p w14:paraId="09052528" w14:textId="6C146C2F" w:rsidR="005C315E" w:rsidRDefault="005C315E">
      <w:pPr>
        <w:pStyle w:val="ListParagraph"/>
        <w:numPr>
          <w:ilvl w:val="0"/>
          <w:numId w:val="272"/>
        </w:numPr>
      </w:pPr>
      <w:r>
        <w:t xml:space="preserve">SUPER() OF CHILD CLASS WILL HAVE CONFUSION TO CALL WHICH PARENT CLASS CONSTRUTER </w:t>
      </w:r>
      <w:r w:rsidR="00100B81">
        <w:t>(AMBIGUTY PROBELEM).</w:t>
      </w:r>
    </w:p>
    <w:p w14:paraId="6CE6360F" w14:textId="5F3A5712" w:rsidR="00100B81" w:rsidRDefault="00100B81" w:rsidP="00100B81">
      <w:pPr>
        <w:pStyle w:val="Heading3"/>
      </w:pPr>
      <w:r>
        <w:t>POLYMORPHISUM=</w:t>
      </w:r>
    </w:p>
    <w:p w14:paraId="03BFC14C" w14:textId="48B7EE86" w:rsidR="00100B81" w:rsidRDefault="00100B81">
      <w:pPr>
        <w:pStyle w:val="ListParagraph"/>
        <w:numPr>
          <w:ilvl w:val="0"/>
          <w:numId w:val="273"/>
        </w:numPr>
      </w:pPr>
      <w:r>
        <w:t>OBJECT SHOWING DIFFERENT BEHAVIOUR</w:t>
      </w:r>
      <w:r w:rsidR="00C14567">
        <w:t>S OF ITS LIFE CYCLE.</w:t>
      </w:r>
    </w:p>
    <w:p w14:paraId="4D09E551" w14:textId="4170BB99" w:rsidR="00C14567" w:rsidRDefault="00C14567">
      <w:pPr>
        <w:pStyle w:val="ListParagraph"/>
        <w:numPr>
          <w:ilvl w:val="0"/>
          <w:numId w:val="273"/>
        </w:numPr>
      </w:pPr>
      <w:r>
        <w:t>COMPILE TIME POLYMORPHISUM</w:t>
      </w:r>
      <w:r w:rsidR="00F4409F">
        <w:t xml:space="preserve"> = MEHTOD OVERLOADING AND CONSTRUCTER OVERLOADING.</w:t>
      </w:r>
    </w:p>
    <w:p w14:paraId="21146F94" w14:textId="2B1D6205" w:rsidR="00AA3648" w:rsidRPr="00AA3648" w:rsidRDefault="00AA3648">
      <w:pPr>
        <w:pStyle w:val="ListParagraph"/>
        <w:numPr>
          <w:ilvl w:val="0"/>
          <w:numId w:val="273"/>
        </w:numPr>
        <w:rPr>
          <w:color w:val="FF0000"/>
        </w:rPr>
      </w:pPr>
      <w:r w:rsidRPr="00AA3648">
        <w:rPr>
          <w:color w:val="FF0000"/>
        </w:rPr>
        <w:t>WE CAN OVERLOAD STATIC AND NON STATIC AND FINAL METHOD POSSIBLE.</w:t>
      </w:r>
    </w:p>
    <w:p w14:paraId="67747C30" w14:textId="0EC151F0" w:rsidR="00F4409F" w:rsidRDefault="00F4409F">
      <w:pPr>
        <w:pStyle w:val="ListParagraph"/>
        <w:numPr>
          <w:ilvl w:val="0"/>
          <w:numId w:val="273"/>
        </w:numPr>
      </w:pPr>
      <w:r>
        <w:t>RUN TIEM POLYMORPHISUM = WITH HELP OF RUN TIEM POLYMORPHISUM / UPCASTING.</w:t>
      </w:r>
    </w:p>
    <w:p w14:paraId="0F48F4E2" w14:textId="1542E6B6" w:rsidR="0043159B" w:rsidRDefault="0043159B">
      <w:pPr>
        <w:pStyle w:val="ListParagraph"/>
        <w:numPr>
          <w:ilvl w:val="0"/>
          <w:numId w:val="273"/>
        </w:numPr>
      </w:pPr>
      <w:r>
        <w:t xml:space="preserve">MOR = DIFFERENT IN IMPLEMENTATION / OR BODY </w:t>
      </w:r>
      <w:r w:rsidR="006F2A17">
        <w:t xml:space="preserve">,   </w:t>
      </w:r>
      <w:r>
        <w:t xml:space="preserve">NO STATIC FINAL </w:t>
      </w:r>
      <w:r w:rsidR="003D4579">
        <w:t>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328"/>
        <w:gridCol w:w="4328"/>
      </w:tblGrid>
      <w:tr w:rsidR="00BA00E7" w14:paraId="64318639" w14:textId="77777777" w:rsidTr="006F2A17">
        <w:tc>
          <w:tcPr>
            <w:tcW w:w="4508" w:type="dxa"/>
          </w:tcPr>
          <w:p w14:paraId="18AD88B7" w14:textId="094C832A" w:rsidR="006F2A17" w:rsidRPr="00293E6E" w:rsidRDefault="006F2A17" w:rsidP="006F2A17">
            <w:pPr>
              <w:rPr>
                <w:b/>
                <w:bCs/>
                <w:color w:val="FF0000"/>
              </w:rPr>
            </w:pPr>
            <w:r w:rsidRPr="00293E6E">
              <w:rPr>
                <w:b/>
                <w:bCs/>
                <w:color w:val="FF0000"/>
              </w:rPr>
              <w:t xml:space="preserve">METHOD OVERRIDING </w:t>
            </w:r>
          </w:p>
        </w:tc>
        <w:tc>
          <w:tcPr>
            <w:tcW w:w="4508" w:type="dxa"/>
          </w:tcPr>
          <w:p w14:paraId="54628FBF" w14:textId="78A0F49D" w:rsidR="006F2A17" w:rsidRPr="00293E6E" w:rsidRDefault="006F2A17" w:rsidP="006F2A17">
            <w:pPr>
              <w:rPr>
                <w:b/>
                <w:bCs/>
                <w:color w:val="FF0000"/>
              </w:rPr>
            </w:pPr>
            <w:r w:rsidRPr="00293E6E">
              <w:rPr>
                <w:b/>
                <w:bCs/>
                <w:color w:val="FF0000"/>
              </w:rPr>
              <w:t>METHOD OVER LOADING</w:t>
            </w:r>
          </w:p>
        </w:tc>
      </w:tr>
      <w:tr w:rsidR="00BA00E7" w14:paraId="4BF05F18" w14:textId="77777777" w:rsidTr="006F2A17">
        <w:tc>
          <w:tcPr>
            <w:tcW w:w="4508" w:type="dxa"/>
          </w:tcPr>
          <w:p w14:paraId="5AF731DD" w14:textId="7CCB104B" w:rsidR="006F2A17" w:rsidRDefault="00BA00E7" w:rsidP="006F2A17">
            <w:r>
              <w:t>INHERITENCE IS MANDETORY.</w:t>
            </w:r>
          </w:p>
        </w:tc>
        <w:tc>
          <w:tcPr>
            <w:tcW w:w="4508" w:type="dxa"/>
          </w:tcPr>
          <w:p w14:paraId="5840E079" w14:textId="035F4A45" w:rsidR="006F2A17" w:rsidRDefault="00BA00E7" w:rsidP="006F2A17">
            <w:r>
              <w:t>INHERITENCE NOT MANDETORY.</w:t>
            </w:r>
          </w:p>
        </w:tc>
      </w:tr>
      <w:tr w:rsidR="00BA00E7" w14:paraId="63D82F81" w14:textId="77777777" w:rsidTr="006F2A17">
        <w:tc>
          <w:tcPr>
            <w:tcW w:w="4508" w:type="dxa"/>
          </w:tcPr>
          <w:p w14:paraId="5F7CED17" w14:textId="4E789E6F" w:rsidR="006F2A17" w:rsidRDefault="00BA00E7" w:rsidP="006F2A17">
            <w:r>
              <w:t>AXCESS SPECIFIER OF CHILD CLASS SHOULD BE HIGHER OR EQUAL TO PARENT.</w:t>
            </w:r>
          </w:p>
        </w:tc>
        <w:tc>
          <w:tcPr>
            <w:tcW w:w="4508" w:type="dxa"/>
          </w:tcPr>
          <w:p w14:paraId="56A06F3C" w14:textId="7C58E913" w:rsidR="006F2A17" w:rsidRDefault="00BA00E7" w:rsidP="006F2A17">
            <w:r>
              <w:t>CAN BE CHANGED AXCESS MODIFIER.</w:t>
            </w:r>
          </w:p>
        </w:tc>
      </w:tr>
      <w:tr w:rsidR="00BA00E7" w14:paraId="496EC61D" w14:textId="77777777" w:rsidTr="006F2A17">
        <w:tc>
          <w:tcPr>
            <w:tcW w:w="4508" w:type="dxa"/>
          </w:tcPr>
          <w:p w14:paraId="77A3587A" w14:textId="51ACC6EC" w:rsidR="006F2A17" w:rsidRDefault="00D12E65" w:rsidP="006F2A17">
            <w:r>
              <w:t>RETURN TYPE SHOULD BE SAME .</w:t>
            </w:r>
          </w:p>
        </w:tc>
        <w:tc>
          <w:tcPr>
            <w:tcW w:w="4508" w:type="dxa"/>
          </w:tcPr>
          <w:p w14:paraId="508640BF" w14:textId="74746F3E" w:rsidR="006F2A17" w:rsidRDefault="00D12E65" w:rsidP="006F2A17">
            <w:r>
              <w:t>RETURN TYPE CAN BE CAHNGED.</w:t>
            </w:r>
          </w:p>
        </w:tc>
      </w:tr>
      <w:tr w:rsidR="00BA00E7" w14:paraId="60200C9B" w14:textId="77777777" w:rsidTr="006F2A17">
        <w:tc>
          <w:tcPr>
            <w:tcW w:w="4508" w:type="dxa"/>
          </w:tcPr>
          <w:p w14:paraId="39B32180" w14:textId="4C0B0C45" w:rsidR="006F2A17" w:rsidRDefault="00D12E65" w:rsidP="006F2A17">
            <w:r>
              <w:t xml:space="preserve">EXAMPLE COMPILE TIME POLY MORPHISUM </w:t>
            </w:r>
          </w:p>
        </w:tc>
        <w:tc>
          <w:tcPr>
            <w:tcW w:w="4508" w:type="dxa"/>
          </w:tcPr>
          <w:p w14:paraId="2818F29C" w14:textId="7353A1D3" w:rsidR="006F2A17" w:rsidRDefault="00D12E65" w:rsidP="006F2A17">
            <w:r>
              <w:t>EXAPMLE = RUN TIME POLY MORPHISUM</w:t>
            </w:r>
          </w:p>
        </w:tc>
      </w:tr>
      <w:tr w:rsidR="00BA00E7" w14:paraId="73355979" w14:textId="77777777" w:rsidTr="006F2A17">
        <w:tc>
          <w:tcPr>
            <w:tcW w:w="4508" w:type="dxa"/>
          </w:tcPr>
          <w:p w14:paraId="48909084" w14:textId="2159F9B4" w:rsidR="006F2A17" w:rsidRDefault="006614E2" w:rsidP="006F2A17">
            <w:r>
              <w:t>CAN BE STATIC , FINAL AND NON STATIC METHODS CAN OVERLOADED.</w:t>
            </w:r>
          </w:p>
        </w:tc>
        <w:tc>
          <w:tcPr>
            <w:tcW w:w="4508" w:type="dxa"/>
          </w:tcPr>
          <w:p w14:paraId="6D04FB9B" w14:textId="6CB672C7" w:rsidR="006F2A17" w:rsidRDefault="006614E2" w:rsidP="006F2A17">
            <w:r>
              <w:t>ONLY NON STATIC MEHTODS CAN BE OVERLOADED.</w:t>
            </w:r>
          </w:p>
        </w:tc>
      </w:tr>
    </w:tbl>
    <w:p w14:paraId="1971C72F" w14:textId="4F1021F4" w:rsidR="006F2A17" w:rsidRDefault="006F2A17" w:rsidP="006F2A17">
      <w:pPr>
        <w:ind w:left="360"/>
      </w:pPr>
    </w:p>
    <w:p w14:paraId="7249AA91" w14:textId="5F26ED50" w:rsidR="00F4409F" w:rsidRDefault="00293E6E" w:rsidP="00293E6E">
      <w:pPr>
        <w:pStyle w:val="Heading3"/>
      </w:pPr>
      <w:r>
        <w:t>TYPE CASTING=</w:t>
      </w:r>
    </w:p>
    <w:p w14:paraId="69067CA3" w14:textId="295DBF4C" w:rsidR="00293E6E" w:rsidRDefault="00293E6E">
      <w:pPr>
        <w:pStyle w:val="ListParagraph"/>
        <w:numPr>
          <w:ilvl w:val="0"/>
          <w:numId w:val="274"/>
        </w:numPr>
      </w:pPr>
      <w:r>
        <w:t xml:space="preserve">CONVERTING ONE TYPE OF DATA TO ANOTHER TYPE OF DATA </w:t>
      </w:r>
      <w:r w:rsidR="00B05C55">
        <w:t>IS CALLED AS TYPE CASTING.</w:t>
      </w:r>
    </w:p>
    <w:p w14:paraId="55876BE4" w14:textId="4C79E757" w:rsidR="003A2351" w:rsidRDefault="003A2351">
      <w:pPr>
        <w:pStyle w:val="ListParagraph"/>
        <w:numPr>
          <w:ilvl w:val="0"/>
          <w:numId w:val="274"/>
        </w:numPr>
      </w:pPr>
      <w:r>
        <w:t>PREMETIVE CASTING=</w:t>
      </w:r>
    </w:p>
    <w:p w14:paraId="2F30E052" w14:textId="10F1F38E" w:rsidR="003A2351" w:rsidRDefault="003A2351">
      <w:pPr>
        <w:pStyle w:val="ListParagraph"/>
        <w:numPr>
          <w:ilvl w:val="0"/>
          <w:numId w:val="274"/>
        </w:numPr>
      </w:pPr>
      <w:r w:rsidRPr="00D912CE">
        <w:rPr>
          <w:color w:val="FF0000"/>
        </w:rPr>
        <w:t>IMPLICIT CASTING (WIDENING ) , EXPLICIT CASTING (NARROWING).</w:t>
      </w:r>
    </w:p>
    <w:p w14:paraId="3B7E6334" w14:textId="249D0816" w:rsidR="003A2351" w:rsidRDefault="00A02EEF">
      <w:pPr>
        <w:pStyle w:val="ListParagraph"/>
        <w:numPr>
          <w:ilvl w:val="0"/>
          <w:numId w:val="274"/>
        </w:numPr>
      </w:pPr>
      <w:r>
        <w:t>NON PREMETIVE CASTING=</w:t>
      </w:r>
    </w:p>
    <w:p w14:paraId="76E76DA8" w14:textId="0E3883CA" w:rsidR="00A02EEF" w:rsidRDefault="00D912CE">
      <w:pPr>
        <w:pStyle w:val="ListParagraph"/>
        <w:numPr>
          <w:ilvl w:val="0"/>
          <w:numId w:val="274"/>
        </w:numPr>
        <w:rPr>
          <w:color w:val="FF0000"/>
        </w:rPr>
      </w:pPr>
      <w:r w:rsidRPr="00D912CE">
        <w:rPr>
          <w:color w:val="FF0000"/>
        </w:rPr>
        <w:t>UPCASTING AND DOWN CASTING.</w:t>
      </w:r>
    </w:p>
    <w:p w14:paraId="0756E1E5" w14:textId="0A4773DC" w:rsidR="00460D79" w:rsidRDefault="00460D79">
      <w:pPr>
        <w:pStyle w:val="ListParagraph"/>
        <w:numPr>
          <w:ilvl w:val="0"/>
          <w:numId w:val="274"/>
        </w:numPr>
      </w:pPr>
      <w:r>
        <w:t>EXAPMLE= TAKES SCREEN SHOT , JAVASCRIPT EXECUTOR , SERIALIZATION.</w:t>
      </w:r>
    </w:p>
    <w:p w14:paraId="7A1A4351" w14:textId="6C9BBC58" w:rsidR="00D912CE" w:rsidRDefault="002B0FA1" w:rsidP="002B0FA1">
      <w:pPr>
        <w:pStyle w:val="Heading3"/>
      </w:pPr>
      <w:r>
        <w:t>UPCASTING=</w:t>
      </w:r>
    </w:p>
    <w:p w14:paraId="738AAB92" w14:textId="0EC54581" w:rsidR="002B0FA1" w:rsidRDefault="002B0FA1">
      <w:pPr>
        <w:pStyle w:val="ListParagraph"/>
        <w:numPr>
          <w:ilvl w:val="0"/>
          <w:numId w:val="275"/>
        </w:numPr>
      </w:pPr>
      <w:r>
        <w:t xml:space="preserve">CONVERTING CHILD CLASS OBJECT TO PARENT CLASS REFERENC </w:t>
      </w:r>
      <w:r w:rsidR="00D5078E">
        <w:t>.</w:t>
      </w:r>
    </w:p>
    <w:p w14:paraId="6FD4E3DC" w14:textId="57B95D1A" w:rsidR="00D5078E" w:rsidRDefault="00D5078E">
      <w:pPr>
        <w:pStyle w:val="ListParagraph"/>
        <w:numPr>
          <w:ilvl w:val="0"/>
          <w:numId w:val="275"/>
        </w:numPr>
      </w:pPr>
      <w:r>
        <w:t>AXCESS PARENT CLASS MEMBER , WE CANNOT AXCESS CHILD.</w:t>
      </w:r>
    </w:p>
    <w:p w14:paraId="0BE6960A" w14:textId="1C6F69A9" w:rsidR="00460D79" w:rsidRDefault="00460D79">
      <w:pPr>
        <w:pStyle w:val="ListParagraph"/>
        <w:numPr>
          <w:ilvl w:val="0"/>
          <w:numId w:val="275"/>
        </w:numPr>
      </w:pPr>
      <w:r>
        <w:t>UPCASTING =LAUNCHING BROWSER (SELENIUM).</w:t>
      </w:r>
    </w:p>
    <w:p w14:paraId="0DCD9B40" w14:textId="5D7CF66F" w:rsidR="00D5078E" w:rsidRDefault="00603474" w:rsidP="00603474">
      <w:r>
        <w:t>METHOD OVERLOADING = PARENT CLASS.</w:t>
      </w:r>
    </w:p>
    <w:p w14:paraId="0950BEE6" w14:textId="15183716" w:rsidR="00603474" w:rsidRDefault="00603474" w:rsidP="00603474">
      <w:r>
        <w:t>METHOD OVERRIDING = CHILD CLASS.</w:t>
      </w:r>
    </w:p>
    <w:p w14:paraId="4927621C" w14:textId="2DA5B1AC" w:rsidR="00603474" w:rsidRDefault="00603474" w:rsidP="00603474">
      <w:pPr>
        <w:pStyle w:val="Heading3"/>
      </w:pPr>
      <w:r>
        <w:t>DOWN CASTING=</w:t>
      </w:r>
    </w:p>
    <w:p w14:paraId="69FD44FB" w14:textId="5EE7C3A2" w:rsidR="00603474" w:rsidRDefault="00961112">
      <w:pPr>
        <w:pStyle w:val="ListParagraph"/>
        <w:numPr>
          <w:ilvl w:val="0"/>
          <w:numId w:val="276"/>
        </w:numPr>
      </w:pPr>
      <w:r>
        <w:t>CONVERTING PARENT CLASS REFRENCE INTO CHILD REFERENCE .</w:t>
      </w:r>
    </w:p>
    <w:p w14:paraId="18FC5453" w14:textId="705513F2" w:rsidR="00961112" w:rsidRDefault="00961112">
      <w:pPr>
        <w:pStyle w:val="ListParagraph"/>
        <w:numPr>
          <w:ilvl w:val="0"/>
          <w:numId w:val="276"/>
        </w:numPr>
      </w:pPr>
      <w:r>
        <w:t xml:space="preserve"> CONVERTING UPCASTED REFERENCE INTO CHILD CLASS REFERENCE </w:t>
      </w:r>
      <w:r w:rsidR="00460D79">
        <w:t xml:space="preserve"> .</w:t>
      </w:r>
    </w:p>
    <w:p w14:paraId="7AAE31F8" w14:textId="4612587C" w:rsidR="00460D79" w:rsidRDefault="00460D79">
      <w:pPr>
        <w:pStyle w:val="ListParagraph"/>
        <w:numPr>
          <w:ilvl w:val="0"/>
          <w:numId w:val="276"/>
        </w:numPr>
      </w:pPr>
      <w:r>
        <w:t>ACHIVE CHILD CLASS PROPERTYS.</w:t>
      </w:r>
    </w:p>
    <w:p w14:paraId="574CE423" w14:textId="60406816" w:rsidR="00460D79" w:rsidRDefault="00E61F37" w:rsidP="00E61F37">
      <w:pPr>
        <w:pStyle w:val="Heading3"/>
      </w:pPr>
      <w:r>
        <w:t>ABSTRACTION=</w:t>
      </w:r>
    </w:p>
    <w:p w14:paraId="0E156837" w14:textId="2659E8A9" w:rsidR="00E61F37" w:rsidRDefault="00E61F37">
      <w:pPr>
        <w:pStyle w:val="ListParagraph"/>
        <w:numPr>
          <w:ilvl w:val="0"/>
          <w:numId w:val="277"/>
        </w:numPr>
      </w:pPr>
      <w:r>
        <w:t xml:space="preserve">BY USING ABSTRACT CLASS OR </w:t>
      </w:r>
      <w:r w:rsidR="004B2979">
        <w:t>WITH INTERFACE COMPONENT .</w:t>
      </w:r>
    </w:p>
    <w:p w14:paraId="36116106" w14:textId="4B069FA9" w:rsidR="004B2979" w:rsidRDefault="004B2979">
      <w:pPr>
        <w:pStyle w:val="ListParagraph"/>
        <w:numPr>
          <w:ilvl w:val="0"/>
          <w:numId w:val="277"/>
        </w:numPr>
      </w:pPr>
      <w:r>
        <w:t xml:space="preserve">ABSTRACT CLASS = PREFIXED WITH ABSTRACT KEYWORD , </w:t>
      </w:r>
      <w:r w:rsidR="002F67BF">
        <w:t>IT IS INCOMPLETE CLASS.</w:t>
      </w:r>
    </w:p>
    <w:p w14:paraId="117125DE" w14:textId="47F21585" w:rsidR="002F67BF" w:rsidRDefault="002F67BF">
      <w:pPr>
        <w:pStyle w:val="ListParagraph"/>
        <w:numPr>
          <w:ilvl w:val="0"/>
          <w:numId w:val="277"/>
        </w:numPr>
      </w:pPr>
      <w:r>
        <w:t>NO IMPLEMENTATION, ENDS WITH SEMI COLUN , RETURN TYPE VOID.</w:t>
      </w:r>
    </w:p>
    <w:p w14:paraId="36334A36" w14:textId="47E691AF" w:rsidR="002F67BF" w:rsidRDefault="00784ADE">
      <w:pPr>
        <w:pStyle w:val="ListParagraph"/>
        <w:numPr>
          <w:ilvl w:val="0"/>
          <w:numId w:val="277"/>
        </w:numPr>
      </w:pPr>
      <w:r>
        <w:t>ABSTRACT IS A MODIFIER.</w:t>
      </w:r>
    </w:p>
    <w:p w14:paraId="224967C4" w14:textId="11A1CF63" w:rsidR="00784ADE" w:rsidRDefault="00784ADE">
      <w:pPr>
        <w:pStyle w:val="ListParagraph"/>
        <w:numPr>
          <w:ilvl w:val="0"/>
          <w:numId w:val="277"/>
        </w:numPr>
      </w:pPr>
      <w:r>
        <w:t xml:space="preserve">WE CAN CREATE BOTH STATIC AND NON STATIC VARIABLE </w:t>
      </w:r>
      <w:r w:rsidR="006A2016">
        <w:t>.</w:t>
      </w:r>
    </w:p>
    <w:p w14:paraId="4A869EE2" w14:textId="6CE2664D" w:rsidR="006A2016" w:rsidRDefault="006A2016">
      <w:pPr>
        <w:pStyle w:val="ListParagraph"/>
        <w:numPr>
          <w:ilvl w:val="0"/>
          <w:numId w:val="277"/>
        </w:numPr>
      </w:pPr>
      <w:r>
        <w:t>CONSTRUCTER ALLOWED SO , OBJECT CLASS INHERITED.</w:t>
      </w:r>
    </w:p>
    <w:p w14:paraId="53D4B02B" w14:textId="1A10B5CD" w:rsidR="006A2016" w:rsidRDefault="006A2016" w:rsidP="006A2016">
      <w:pPr>
        <w:pStyle w:val="Heading3"/>
      </w:pPr>
      <w:r>
        <w:t>INTERFACE=</w:t>
      </w:r>
    </w:p>
    <w:p w14:paraId="47528D03" w14:textId="32C38D0C" w:rsidR="006A2016" w:rsidRDefault="005C18AE">
      <w:pPr>
        <w:pStyle w:val="ListParagraph"/>
        <w:numPr>
          <w:ilvl w:val="0"/>
          <w:numId w:val="278"/>
        </w:numPr>
      </w:pPr>
      <w:r>
        <w:t>ABSTRACT COMPONENT (PARTIAL TURE).</w:t>
      </w:r>
    </w:p>
    <w:p w14:paraId="073235C9" w14:textId="2EE18B9F" w:rsidR="005C18AE" w:rsidRDefault="005C18AE">
      <w:pPr>
        <w:pStyle w:val="ListParagraph"/>
        <w:numPr>
          <w:ilvl w:val="0"/>
          <w:numId w:val="278"/>
        </w:numPr>
      </w:pPr>
      <w:r>
        <w:t>JAVA COMPONENT (ENUM , INTERFACE ,CLASS).</w:t>
      </w:r>
    </w:p>
    <w:p w14:paraId="6EF9D736" w14:textId="0A2281A2" w:rsidR="005C18AE" w:rsidRDefault="001974D0">
      <w:pPr>
        <w:pStyle w:val="ListParagraph"/>
        <w:numPr>
          <w:ilvl w:val="0"/>
          <w:numId w:val="278"/>
        </w:numPr>
      </w:pPr>
      <w:r>
        <w:t>ACHIVE COMPLETE ABSTRACTION.</w:t>
      </w:r>
    </w:p>
    <w:p w14:paraId="230C76C6" w14:textId="58EF71A0" w:rsidR="001974D0" w:rsidRDefault="001974D0">
      <w:pPr>
        <w:pStyle w:val="ListParagraph"/>
        <w:numPr>
          <w:ilvl w:val="0"/>
          <w:numId w:val="278"/>
        </w:numPr>
      </w:pPr>
      <w:r>
        <w:t>VARIABLE BY DEFOULT , PUBLIC STATIC FINAL.</w:t>
      </w:r>
    </w:p>
    <w:p w14:paraId="57CCFB5A" w14:textId="0AE0FE48" w:rsidR="001974D0" w:rsidRDefault="00C52C46">
      <w:pPr>
        <w:pStyle w:val="ListParagraph"/>
        <w:numPr>
          <w:ilvl w:val="0"/>
          <w:numId w:val="278"/>
        </w:numPr>
      </w:pPr>
      <w:r>
        <w:t>BY DEFOULT NON STATIC METHOD WILL BE PUBLIC ABSTRACT METHOD.</w:t>
      </w:r>
    </w:p>
    <w:p w14:paraId="16777A64" w14:textId="27A0E7D4" w:rsidR="00C52C46" w:rsidRPr="00087518" w:rsidRDefault="00087518">
      <w:pPr>
        <w:pStyle w:val="ListParagraph"/>
        <w:numPr>
          <w:ilvl w:val="0"/>
          <w:numId w:val="278"/>
        </w:numPr>
        <w:rPr>
          <w:color w:val="FF0000"/>
        </w:rPr>
      </w:pPr>
      <w:r w:rsidRPr="00087518">
        <w:rPr>
          <w:color w:val="FF0000"/>
        </w:rPr>
        <w:t>PROTECTED , DEFOULT AND PRIVATE NOT ALLOWED / NOT POSSIBLE OR CTE.</w:t>
      </w:r>
    </w:p>
    <w:p w14:paraId="5876E427" w14:textId="2298D793" w:rsidR="00087518" w:rsidRDefault="00940833">
      <w:pPr>
        <w:pStyle w:val="ListParagraph"/>
        <w:numPr>
          <w:ilvl w:val="0"/>
          <w:numId w:val="278"/>
        </w:numPr>
      </w:pPr>
      <w:r>
        <w:t>AFTER JDK</w:t>
      </w:r>
      <w:r w:rsidR="000338D0">
        <w:t xml:space="preserve"> </w:t>
      </w:r>
      <w:r>
        <w:t>1.8 STATIC METHOD IMPLEMENTATION</w:t>
      </w:r>
      <w:r w:rsidR="000338D0">
        <w:t xml:space="preserve"> I</w:t>
      </w:r>
      <w:r>
        <w:t>S POSSIBLE NON STATIC NOT POSSIB</w:t>
      </w:r>
      <w:r w:rsidR="000338D0">
        <w:t>LE.</w:t>
      </w:r>
    </w:p>
    <w:p w14:paraId="0BDE3F7A" w14:textId="22D2BE7B" w:rsidR="000338D0" w:rsidRPr="006A2016" w:rsidRDefault="00E321BF">
      <w:pPr>
        <w:pStyle w:val="ListParagraph"/>
        <w:numPr>
          <w:ilvl w:val="0"/>
          <w:numId w:val="278"/>
        </w:numPr>
      </w:pPr>
      <w:r>
        <w:t xml:space="preserve">INTERFACE JAVA COMPONENT HELPS TO ACIHVE </w:t>
      </w:r>
      <w:r w:rsidR="00AF5C5C">
        <w:t>COMPLETE ABSTRACTION AND MULTIPLE INHRITENCE.</w:t>
      </w:r>
    </w:p>
    <w:p w14:paraId="44B33D15" w14:textId="7ECBDDE7" w:rsidR="00682420" w:rsidRDefault="00682420" w:rsidP="00BC167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6"/>
          <w:szCs w:val="16"/>
        </w:rPr>
      </w:pPr>
    </w:p>
    <w:p w14:paraId="1AD40B5C" w14:textId="5B7A9605" w:rsidR="00E36AD5" w:rsidRDefault="00BC1670" w:rsidP="00E36AD5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000000"/>
          <w:sz w:val="16"/>
          <w:szCs w:val="16"/>
        </w:rPr>
        <w:t xml:space="preserve"> </w:t>
      </w:r>
      <w:r w:rsidR="00E36AD5">
        <w:rPr>
          <w:rFonts w:ascii="Consolas" w:hAnsi="Consolas"/>
          <w:color w:val="000000"/>
          <w:sz w:val="16"/>
          <w:szCs w:val="16"/>
        </w:rPr>
        <w:t xml:space="preserve">                </w:t>
      </w:r>
      <w:r w:rsidR="00E36AD5">
        <w:rPr>
          <w:rFonts w:ascii="Consolas" w:hAnsi="Consolas"/>
          <w:color w:val="A9B7C6"/>
          <w:sz w:val="20"/>
          <w:szCs w:val="20"/>
        </w:rPr>
        <w:t>Character</w:t>
      </w:r>
      <w:r w:rsidR="00E36AD5">
        <w:rPr>
          <w:rFonts w:ascii="Consolas" w:hAnsi="Consolas"/>
          <w:color w:val="D8D8D8"/>
          <w:sz w:val="20"/>
          <w:szCs w:val="20"/>
        </w:rPr>
        <w:t>.</w:t>
      </w:r>
      <w:r w:rsidR="00E36AD5">
        <w:rPr>
          <w:rFonts w:ascii="Consolas" w:hAnsi="Consolas"/>
          <w:color w:val="BED6FF"/>
          <w:sz w:val="20"/>
          <w:szCs w:val="20"/>
        </w:rPr>
        <w:t>isAlphabetic</w:t>
      </w:r>
      <w:r w:rsidR="00E36AD5">
        <w:rPr>
          <w:rFonts w:ascii="Consolas" w:hAnsi="Consolas"/>
          <w:color w:val="D8D8D8"/>
          <w:sz w:val="20"/>
          <w:szCs w:val="20"/>
        </w:rPr>
        <w:t>(</w:t>
      </w:r>
      <w:r w:rsidR="00E36AD5">
        <w:rPr>
          <w:rFonts w:ascii="Consolas" w:hAnsi="Consolas"/>
          <w:color w:val="79ABFF"/>
          <w:sz w:val="20"/>
          <w:szCs w:val="20"/>
        </w:rPr>
        <w:t>size</w:t>
      </w:r>
      <w:r w:rsidR="00E36AD5">
        <w:rPr>
          <w:rFonts w:ascii="Consolas" w:hAnsi="Consolas"/>
          <w:color w:val="D8D8D8"/>
          <w:sz w:val="20"/>
          <w:szCs w:val="20"/>
        </w:rPr>
        <w:t>);</w:t>
      </w:r>
    </w:p>
    <w:p w14:paraId="53C47FB8" w14:textId="77777777" w:rsidR="00E36AD5" w:rsidRDefault="00E36AD5" w:rsidP="00E36AD5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A9B7C6"/>
          <w:sz w:val="20"/>
          <w:szCs w:val="20"/>
        </w:rPr>
        <w:t>Character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BED6FF"/>
          <w:sz w:val="20"/>
          <w:szCs w:val="20"/>
        </w:rPr>
        <w:t>isDigit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maxValue</w:t>
      </w:r>
      <w:r>
        <w:rPr>
          <w:rFonts w:ascii="Consolas" w:hAnsi="Consolas"/>
          <w:color w:val="D8D8D8"/>
          <w:sz w:val="20"/>
          <w:szCs w:val="20"/>
        </w:rPr>
        <w:t>);</w:t>
      </w:r>
    </w:p>
    <w:p w14:paraId="346491A2" w14:textId="77777777" w:rsidR="00E36AD5" w:rsidRDefault="00E36AD5" w:rsidP="00E36AD5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A9B7C6"/>
          <w:sz w:val="20"/>
          <w:szCs w:val="20"/>
        </w:rPr>
        <w:t>Character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BED6FF"/>
          <w:sz w:val="20"/>
          <w:szCs w:val="20"/>
        </w:rPr>
        <w:t>isLowerCase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maxValue</w:t>
      </w:r>
      <w:r>
        <w:rPr>
          <w:rFonts w:ascii="Consolas" w:hAnsi="Consolas"/>
          <w:color w:val="D8D8D8"/>
          <w:sz w:val="20"/>
          <w:szCs w:val="20"/>
        </w:rPr>
        <w:t>);</w:t>
      </w:r>
    </w:p>
    <w:p w14:paraId="1133BAE3" w14:textId="77777777" w:rsidR="00E36AD5" w:rsidRDefault="00E36AD5" w:rsidP="00E36AD5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A9B7C6"/>
          <w:sz w:val="20"/>
          <w:szCs w:val="20"/>
        </w:rPr>
        <w:t>Character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BED6FF"/>
          <w:sz w:val="20"/>
          <w:szCs w:val="20"/>
        </w:rPr>
        <w:t>isUpperCase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maxValue</w:t>
      </w:r>
      <w:r>
        <w:rPr>
          <w:rFonts w:ascii="Consolas" w:hAnsi="Consolas"/>
          <w:color w:val="D8D8D8"/>
          <w:sz w:val="20"/>
          <w:szCs w:val="20"/>
        </w:rPr>
        <w:t xml:space="preserve">); </w:t>
      </w:r>
    </w:p>
    <w:p w14:paraId="08955170" w14:textId="77777777" w:rsidR="00E36AD5" w:rsidRDefault="00E36AD5" w:rsidP="00E36AD5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A9B7C6"/>
          <w:sz w:val="20"/>
          <w:szCs w:val="20"/>
        </w:rPr>
        <w:t>Character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BED6FF"/>
          <w:sz w:val="20"/>
          <w:szCs w:val="20"/>
        </w:rPr>
        <w:t>toLowerCase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maxValue</w:t>
      </w:r>
      <w:r>
        <w:rPr>
          <w:rFonts w:ascii="Consolas" w:hAnsi="Consolas"/>
          <w:color w:val="D8D8D8"/>
          <w:sz w:val="20"/>
          <w:szCs w:val="20"/>
        </w:rPr>
        <w:t xml:space="preserve">); </w:t>
      </w:r>
      <w:r>
        <w:rPr>
          <w:rFonts w:ascii="Consolas" w:hAnsi="Consolas"/>
          <w:color w:val="808080"/>
          <w:sz w:val="20"/>
          <w:szCs w:val="20"/>
        </w:rPr>
        <w:t xml:space="preserve">// </w:t>
      </w:r>
      <w:r>
        <w:rPr>
          <w:rFonts w:ascii="Consolas" w:hAnsi="Consolas"/>
          <w:color w:val="808080"/>
          <w:sz w:val="20"/>
          <w:szCs w:val="20"/>
          <w:u w:val="single"/>
        </w:rPr>
        <w:t>int</w:t>
      </w:r>
      <w:r>
        <w:rPr>
          <w:rFonts w:ascii="Consolas" w:hAnsi="Consolas"/>
          <w:color w:val="808080"/>
          <w:sz w:val="20"/>
          <w:szCs w:val="20"/>
        </w:rPr>
        <w:t xml:space="preserve"> / </w:t>
      </w:r>
      <w:r>
        <w:rPr>
          <w:rFonts w:ascii="Consolas" w:hAnsi="Consolas"/>
          <w:color w:val="808080"/>
          <w:sz w:val="20"/>
          <w:szCs w:val="20"/>
          <w:u w:val="single"/>
        </w:rPr>
        <w:t>ch</w:t>
      </w:r>
    </w:p>
    <w:p w14:paraId="6361E74A" w14:textId="77777777" w:rsidR="00E36AD5" w:rsidRDefault="00E36AD5" w:rsidP="00E36AD5">
      <w:pPr>
        <w:pStyle w:val="NormalWeb"/>
        <w:shd w:val="clear" w:color="auto" w:fill="1C1F22"/>
        <w:spacing w:before="0" w:beforeAutospacing="0" w:after="0" w:afterAutospacing="0"/>
        <w:rPr>
          <w:rFonts w:ascii="Consolas" w:hAnsi="Consolas"/>
          <w:color w:val="D8D8D8"/>
          <w:sz w:val="20"/>
          <w:szCs w:val="20"/>
        </w:rPr>
      </w:pP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D8D8D8"/>
          <w:sz w:val="20"/>
          <w:szCs w:val="20"/>
        </w:rPr>
        <w:tab/>
      </w:r>
      <w:r>
        <w:rPr>
          <w:rFonts w:ascii="Consolas" w:hAnsi="Consolas"/>
          <w:color w:val="A9B7C6"/>
          <w:sz w:val="20"/>
          <w:szCs w:val="20"/>
        </w:rPr>
        <w:t>Character</w:t>
      </w:r>
      <w:r>
        <w:rPr>
          <w:rFonts w:ascii="Consolas" w:hAnsi="Consolas"/>
          <w:color w:val="D8D8D8"/>
          <w:sz w:val="20"/>
          <w:szCs w:val="20"/>
        </w:rPr>
        <w:t>.</w:t>
      </w:r>
      <w:r>
        <w:rPr>
          <w:rFonts w:ascii="Consolas" w:hAnsi="Consolas"/>
          <w:color w:val="BED6FF"/>
          <w:sz w:val="20"/>
          <w:szCs w:val="20"/>
        </w:rPr>
        <w:t>toUpperCase</w:t>
      </w:r>
      <w:r>
        <w:rPr>
          <w:rFonts w:ascii="Consolas" w:hAnsi="Consolas"/>
          <w:color w:val="D8D8D8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maxValue</w:t>
      </w:r>
      <w:r>
        <w:rPr>
          <w:rFonts w:ascii="Consolas" w:hAnsi="Consolas"/>
          <w:color w:val="D8D8D8"/>
          <w:sz w:val="20"/>
          <w:szCs w:val="20"/>
        </w:rPr>
        <w:t xml:space="preserve">); </w:t>
      </w:r>
      <w:r>
        <w:rPr>
          <w:rFonts w:ascii="Consolas" w:hAnsi="Consolas"/>
          <w:color w:val="808080"/>
          <w:sz w:val="20"/>
          <w:szCs w:val="20"/>
        </w:rPr>
        <w:t xml:space="preserve">// </w:t>
      </w:r>
      <w:r>
        <w:rPr>
          <w:rFonts w:ascii="Consolas" w:hAnsi="Consolas"/>
          <w:color w:val="808080"/>
          <w:sz w:val="20"/>
          <w:szCs w:val="20"/>
          <w:u w:val="single"/>
        </w:rPr>
        <w:t>int</w:t>
      </w:r>
      <w:r>
        <w:rPr>
          <w:rFonts w:ascii="Consolas" w:hAnsi="Consolas"/>
          <w:color w:val="808080"/>
          <w:sz w:val="20"/>
          <w:szCs w:val="20"/>
        </w:rPr>
        <w:t xml:space="preserve"> /</w:t>
      </w:r>
      <w:r>
        <w:rPr>
          <w:rFonts w:ascii="Consolas" w:hAnsi="Consolas"/>
          <w:color w:val="808080"/>
          <w:sz w:val="20"/>
          <w:szCs w:val="20"/>
          <w:u w:val="single"/>
        </w:rPr>
        <w:t>ch</w:t>
      </w:r>
    </w:p>
    <w:p w14:paraId="58DBAEC0" w14:textId="08DA187C" w:rsidR="00BC1670" w:rsidRDefault="00E36AD5" w:rsidP="00BC167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>
        <w:rPr>
          <w:rFonts w:ascii="Consolas" w:hAnsi="Consolas"/>
          <w:color w:val="000000"/>
          <w:sz w:val="16"/>
          <w:szCs w:val="16"/>
        </w:rPr>
        <w:t xml:space="preserve"> </w:t>
      </w:r>
    </w:p>
    <w:p w14:paraId="27759876" w14:textId="54E97B91" w:rsidR="00090F61" w:rsidRDefault="00090F61" w:rsidP="00090F61">
      <w:pPr>
        <w:pStyle w:val="Heading1"/>
      </w:pPr>
      <w:r>
        <w:t>Lambda expression=</w:t>
      </w:r>
    </w:p>
    <w:p w14:paraId="6AF0D7CB" w14:textId="53336978" w:rsidR="00090F61" w:rsidRDefault="00090F61">
      <w:pPr>
        <w:pStyle w:val="ListParagraph"/>
        <w:numPr>
          <w:ilvl w:val="0"/>
          <w:numId w:val="284"/>
        </w:numPr>
      </w:pPr>
      <w:r>
        <w:t>A lambda expression is a short block of code which takes in parameters and returns a value.</w:t>
      </w:r>
    </w:p>
    <w:p w14:paraId="29F36D6D" w14:textId="713C6EA8" w:rsidR="00090F61" w:rsidRDefault="00090F61">
      <w:pPr>
        <w:pStyle w:val="ListParagraph"/>
        <w:numPr>
          <w:ilvl w:val="0"/>
          <w:numId w:val="284"/>
        </w:numPr>
      </w:pPr>
      <w:r>
        <w:t>Lambda expression are similar to methods  but they do not need a name and they can be implementedd right in the body of a mehtod.</w:t>
      </w:r>
    </w:p>
    <w:p w14:paraId="50575166" w14:textId="4E8AA389" w:rsidR="00B85787" w:rsidRDefault="00B85787" w:rsidP="00B85787">
      <w:r>
        <w:t>1.Simplest labdat expression contains single parameter and an expression.</w:t>
      </w:r>
    </w:p>
    <w:p w14:paraId="4E4CE133" w14:textId="59C83976" w:rsidR="00B85787" w:rsidRPr="00B85787" w:rsidRDefault="00B85787" w:rsidP="00B85787">
      <w:pPr>
        <w:rPr>
          <w:color w:val="EE0000"/>
        </w:rPr>
      </w:pPr>
      <w:r w:rsidRPr="00B85787">
        <w:rPr>
          <w:color w:val="EE0000"/>
        </w:rPr>
        <w:t xml:space="preserve">Parameter </w:t>
      </w:r>
      <w:r w:rsidRPr="00B85787">
        <w:rPr>
          <w:b/>
          <w:bCs/>
          <w:color w:val="EE0000"/>
        </w:rPr>
        <w:t>-</w:t>
      </w:r>
      <w:r w:rsidRPr="00B85787">
        <w:rPr>
          <w:color w:val="EE0000"/>
        </w:rPr>
        <w:t xml:space="preserve"> &gt; expression</w:t>
      </w:r>
    </w:p>
    <w:p w14:paraId="577F1A7B" w14:textId="0CF5492F" w:rsidR="00B85787" w:rsidRDefault="00B85787" w:rsidP="00B85787">
      <w:r>
        <w:t>2.To use more than one parameter , wrap them in parentheses.</w:t>
      </w:r>
    </w:p>
    <w:p w14:paraId="1F69BDCD" w14:textId="3F9FB9C4" w:rsidR="00B85787" w:rsidRPr="00B85787" w:rsidRDefault="00B85787" w:rsidP="00B85787">
      <w:pPr>
        <w:rPr>
          <w:color w:val="EE0000"/>
        </w:rPr>
      </w:pPr>
      <w:r w:rsidRPr="00B85787">
        <w:rPr>
          <w:color w:val="EE0000"/>
        </w:rPr>
        <w:t>(parameter1 , parameter2) -&gt; expression.</w:t>
      </w:r>
    </w:p>
    <w:p w14:paraId="27119410" w14:textId="5CA4644D" w:rsidR="00B85787" w:rsidRDefault="00B85787">
      <w:pPr>
        <w:pStyle w:val="ListParagraph"/>
        <w:numPr>
          <w:ilvl w:val="0"/>
          <w:numId w:val="285"/>
        </w:numPr>
      </w:pPr>
      <w:r>
        <w:t>Expressions are limited ,</w:t>
      </w:r>
    </w:p>
    <w:p w14:paraId="49F0C91A" w14:textId="08E48AFD" w:rsidR="00B85787" w:rsidRDefault="00B85787">
      <w:pPr>
        <w:pStyle w:val="ListParagraph"/>
        <w:numPr>
          <w:ilvl w:val="0"/>
          <w:numId w:val="285"/>
        </w:numPr>
      </w:pPr>
      <w:r>
        <w:t>They have to immediately return a value , .</w:t>
      </w:r>
    </w:p>
    <w:p w14:paraId="2CA3192E" w14:textId="2A66CC8D" w:rsidR="00B85787" w:rsidRDefault="00B85787">
      <w:pPr>
        <w:pStyle w:val="ListParagraph"/>
        <w:numPr>
          <w:ilvl w:val="0"/>
          <w:numId w:val="285"/>
        </w:numPr>
      </w:pPr>
      <w:r>
        <w:t>And they cannot contain variables , assignments such as if or for.</w:t>
      </w:r>
    </w:p>
    <w:p w14:paraId="646BD8F3" w14:textId="17623D47" w:rsidR="00B85787" w:rsidRDefault="00B85787">
      <w:pPr>
        <w:pStyle w:val="ListParagraph"/>
        <w:numPr>
          <w:ilvl w:val="0"/>
          <w:numId w:val="285"/>
        </w:numPr>
      </w:pPr>
      <w:r>
        <w:t>In order to do more complex expressions.</w:t>
      </w:r>
    </w:p>
    <w:p w14:paraId="4F75CAF0" w14:textId="14854120" w:rsidR="00B85787" w:rsidRDefault="00B85787">
      <w:pPr>
        <w:pStyle w:val="ListParagraph"/>
        <w:numPr>
          <w:ilvl w:val="0"/>
          <w:numId w:val="285"/>
        </w:numPr>
      </w:pPr>
      <w:r>
        <w:t>A code block can be used with curly braces , .</w:t>
      </w:r>
    </w:p>
    <w:p w14:paraId="08CE417F" w14:textId="0DC15609" w:rsidR="00B85787" w:rsidRDefault="00B85787">
      <w:pPr>
        <w:pStyle w:val="ListParagraph"/>
        <w:numPr>
          <w:ilvl w:val="0"/>
          <w:numId w:val="285"/>
        </w:numPr>
      </w:pPr>
      <w:r>
        <w:t>If the lambda expression needs to return a value ,</w:t>
      </w:r>
    </w:p>
    <w:p w14:paraId="37A6FAF3" w14:textId="3CF2548B" w:rsidR="00B85787" w:rsidRDefault="00B85787">
      <w:pPr>
        <w:pStyle w:val="ListParagraph"/>
        <w:numPr>
          <w:ilvl w:val="0"/>
          <w:numId w:val="285"/>
        </w:numPr>
      </w:pPr>
      <w:r>
        <w:t>Then the code block should have a return statement.</w:t>
      </w:r>
    </w:p>
    <w:p w14:paraId="62443800" w14:textId="0017CF96" w:rsidR="00B85787" w:rsidRDefault="00B85787" w:rsidP="00B85787">
      <w:pPr>
        <w:rPr>
          <w:color w:val="EE0000"/>
        </w:rPr>
      </w:pPr>
      <w:r w:rsidRPr="00B85787">
        <w:rPr>
          <w:color w:val="EE0000"/>
        </w:rPr>
        <w:t>(parameter1, parameter2) -&gt; { code block }</w:t>
      </w:r>
    </w:p>
    <w:p w14:paraId="009401B3" w14:textId="0F2F4959" w:rsidR="00B55A63" w:rsidRDefault="00B55A63" w:rsidP="00B55A63">
      <w:r>
        <w:t>Using static in ns , s mehtod , using ns in ns and smethods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96A90" w14:paraId="1108534B" w14:textId="77777777">
        <w:tc>
          <w:tcPr>
            <w:tcW w:w="4508" w:type="dxa"/>
          </w:tcPr>
          <w:p w14:paraId="04089530" w14:textId="4019EB31" w:rsidR="00296A90" w:rsidRDefault="00296A90" w:rsidP="00B85787">
            <w:pPr>
              <w:rPr>
                <w:color w:val="EE0000"/>
              </w:rPr>
            </w:pPr>
            <w:r>
              <w:rPr>
                <w:color w:val="EE0000"/>
              </w:rPr>
              <w:t>For loop</w:t>
            </w:r>
          </w:p>
        </w:tc>
        <w:tc>
          <w:tcPr>
            <w:tcW w:w="4508" w:type="dxa"/>
          </w:tcPr>
          <w:p w14:paraId="58500623" w14:textId="6D2F8650" w:rsidR="00296A90" w:rsidRDefault="00296A90" w:rsidP="00B85787">
            <w:pPr>
              <w:rPr>
                <w:color w:val="EE0000"/>
              </w:rPr>
            </w:pPr>
            <w:r>
              <w:rPr>
                <w:color w:val="EE0000"/>
              </w:rPr>
              <w:t>For each loop</w:t>
            </w:r>
          </w:p>
        </w:tc>
      </w:tr>
      <w:tr w:rsidR="00296A90" w14:paraId="222CCED9" w14:textId="77777777">
        <w:tc>
          <w:tcPr>
            <w:tcW w:w="4508" w:type="dxa"/>
          </w:tcPr>
          <w:p w14:paraId="07703147" w14:textId="7FE628AA" w:rsidR="00296A90" w:rsidRDefault="00296A90" w:rsidP="00B85787">
            <w:pPr>
              <w:rPr>
                <w:color w:val="EE0000"/>
              </w:rPr>
            </w:pPr>
            <w:r>
              <w:rPr>
                <w:color w:val="EE0000"/>
              </w:rPr>
              <w:t>Index control</w:t>
            </w:r>
          </w:p>
        </w:tc>
        <w:tc>
          <w:tcPr>
            <w:tcW w:w="4508" w:type="dxa"/>
          </w:tcPr>
          <w:p w14:paraId="761F19C7" w14:textId="0BD2D733" w:rsidR="00296A90" w:rsidRDefault="00296A90" w:rsidP="00B85787">
            <w:pPr>
              <w:rPr>
                <w:color w:val="EE0000"/>
              </w:rPr>
            </w:pPr>
            <w:r>
              <w:rPr>
                <w:color w:val="EE0000"/>
              </w:rPr>
              <w:t>No index control</w:t>
            </w:r>
          </w:p>
        </w:tc>
      </w:tr>
      <w:tr w:rsidR="00296A90" w14:paraId="770FBA26" w14:textId="77777777">
        <w:tc>
          <w:tcPr>
            <w:tcW w:w="4508" w:type="dxa"/>
          </w:tcPr>
          <w:p w14:paraId="2C080F82" w14:textId="42D3307A" w:rsidR="00296A90" w:rsidRDefault="00296A90" w:rsidP="00B85787">
            <w:pPr>
              <w:rPr>
                <w:color w:val="EE0000"/>
              </w:rPr>
            </w:pPr>
            <w:r>
              <w:rPr>
                <w:color w:val="EE0000"/>
              </w:rPr>
              <w:t>Modifing element using index</w:t>
            </w:r>
          </w:p>
        </w:tc>
        <w:tc>
          <w:tcPr>
            <w:tcW w:w="4508" w:type="dxa"/>
          </w:tcPr>
          <w:p w14:paraId="4C47BC4D" w14:textId="2D2B56F5" w:rsidR="00296A90" w:rsidRDefault="00296A90" w:rsidP="00B85787">
            <w:pPr>
              <w:rPr>
                <w:color w:val="EE0000"/>
              </w:rPr>
            </w:pPr>
            <w:r>
              <w:rPr>
                <w:color w:val="EE0000"/>
              </w:rPr>
              <w:t>No possilble</w:t>
            </w:r>
          </w:p>
        </w:tc>
      </w:tr>
      <w:tr w:rsidR="00296A90" w14:paraId="5A6966A5" w14:textId="77777777">
        <w:tc>
          <w:tcPr>
            <w:tcW w:w="4508" w:type="dxa"/>
          </w:tcPr>
          <w:p w14:paraId="31653E63" w14:textId="4CFE1636" w:rsidR="00296A90" w:rsidRDefault="00296A90" w:rsidP="00B85787">
            <w:pPr>
              <w:rPr>
                <w:color w:val="EE0000"/>
              </w:rPr>
            </w:pPr>
            <w:r>
              <w:rPr>
                <w:color w:val="EE0000"/>
              </w:rPr>
              <w:t>For maps (complex)</w:t>
            </w:r>
          </w:p>
        </w:tc>
        <w:tc>
          <w:tcPr>
            <w:tcW w:w="4508" w:type="dxa"/>
          </w:tcPr>
          <w:p w14:paraId="14173C1A" w14:textId="03BBBE2E" w:rsidR="00296A90" w:rsidRDefault="00296A90" w:rsidP="00B85787">
            <w:pPr>
              <w:rPr>
                <w:color w:val="EE0000"/>
              </w:rPr>
            </w:pPr>
            <w:r>
              <w:rPr>
                <w:color w:val="EE0000"/>
              </w:rPr>
              <w:t>Easy with entryset()</w:t>
            </w:r>
          </w:p>
        </w:tc>
      </w:tr>
      <w:tr w:rsidR="00296A90" w14:paraId="7B73C8DF" w14:textId="77777777">
        <w:tc>
          <w:tcPr>
            <w:tcW w:w="4508" w:type="dxa"/>
          </w:tcPr>
          <w:p w14:paraId="1893A06F" w14:textId="63900E49" w:rsidR="00296A90" w:rsidRDefault="00296A90" w:rsidP="00B85787">
            <w:pPr>
              <w:rPr>
                <w:color w:val="EE0000"/>
              </w:rPr>
            </w:pPr>
            <w:r>
              <w:rPr>
                <w:color w:val="EE0000"/>
              </w:rPr>
              <w:t>More code.</w:t>
            </w:r>
          </w:p>
        </w:tc>
        <w:tc>
          <w:tcPr>
            <w:tcW w:w="4508" w:type="dxa"/>
          </w:tcPr>
          <w:p w14:paraId="727E89A7" w14:textId="79FC82AF" w:rsidR="00296A90" w:rsidRDefault="00296A90" w:rsidP="00B85787">
            <w:pPr>
              <w:rPr>
                <w:color w:val="EE0000"/>
              </w:rPr>
            </w:pPr>
            <w:r>
              <w:rPr>
                <w:color w:val="EE0000"/>
              </w:rPr>
              <w:t>Cleaner syntax.</w:t>
            </w:r>
          </w:p>
        </w:tc>
      </w:tr>
    </w:tbl>
    <w:p w14:paraId="435BD200" w14:textId="77777777" w:rsidR="00044C31" w:rsidRDefault="00044C31" w:rsidP="00B85787">
      <w:pPr>
        <w:rPr>
          <w:color w:val="EE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96A90" w14:paraId="1682691D" w14:textId="77777777">
        <w:tc>
          <w:tcPr>
            <w:tcW w:w="4508" w:type="dxa"/>
          </w:tcPr>
          <w:p w14:paraId="068516B1" w14:textId="5D26FC21" w:rsidR="00296A90" w:rsidRDefault="00296A90" w:rsidP="00B85787">
            <w:pPr>
              <w:rPr>
                <w:color w:val="EE0000"/>
              </w:rPr>
            </w:pPr>
            <w:r>
              <w:rPr>
                <w:color w:val="EE0000"/>
              </w:rPr>
              <w:t>Java 1.5</w:t>
            </w:r>
          </w:p>
        </w:tc>
        <w:tc>
          <w:tcPr>
            <w:tcW w:w="4508" w:type="dxa"/>
          </w:tcPr>
          <w:p w14:paraId="3AC44471" w14:textId="607514BF" w:rsidR="00296A90" w:rsidRDefault="00296A90" w:rsidP="00B85787">
            <w:pPr>
              <w:rPr>
                <w:color w:val="EE0000"/>
              </w:rPr>
            </w:pPr>
            <w:r>
              <w:rPr>
                <w:color w:val="EE0000"/>
              </w:rPr>
              <w:t>Java 1.8</w:t>
            </w:r>
          </w:p>
        </w:tc>
      </w:tr>
      <w:tr w:rsidR="00296A90" w14:paraId="71851685" w14:textId="77777777">
        <w:tc>
          <w:tcPr>
            <w:tcW w:w="4508" w:type="dxa"/>
          </w:tcPr>
          <w:p w14:paraId="24072AA5" w14:textId="2AB49AFD" w:rsidR="00296A90" w:rsidRDefault="00296A90" w:rsidP="00B85787">
            <w:pPr>
              <w:rPr>
                <w:color w:val="EE0000"/>
              </w:rPr>
            </w:pPr>
            <w:r>
              <w:rPr>
                <w:color w:val="EE0000"/>
              </w:rPr>
              <w:t>2004</w:t>
            </w:r>
          </w:p>
        </w:tc>
        <w:tc>
          <w:tcPr>
            <w:tcW w:w="4508" w:type="dxa"/>
          </w:tcPr>
          <w:p w14:paraId="41FBBCC1" w14:textId="6498D4BC" w:rsidR="00296A90" w:rsidRDefault="00296A90" w:rsidP="00B85787">
            <w:pPr>
              <w:rPr>
                <w:color w:val="EE0000"/>
              </w:rPr>
            </w:pPr>
            <w:r>
              <w:rPr>
                <w:color w:val="EE0000"/>
              </w:rPr>
              <w:t>2014</w:t>
            </w:r>
          </w:p>
        </w:tc>
      </w:tr>
      <w:tr w:rsidR="00296A90" w14:paraId="091B319C" w14:textId="77777777">
        <w:tc>
          <w:tcPr>
            <w:tcW w:w="4508" w:type="dxa"/>
          </w:tcPr>
          <w:p w14:paraId="19BDE76D" w14:textId="4752A01A" w:rsidR="00296A90" w:rsidRDefault="00296A90" w:rsidP="00B85787">
            <w:pPr>
              <w:rPr>
                <w:color w:val="EE0000"/>
              </w:rPr>
            </w:pPr>
            <w:r>
              <w:rPr>
                <w:color w:val="EE0000"/>
              </w:rPr>
              <w:t>No lambda expression</w:t>
            </w:r>
          </w:p>
        </w:tc>
        <w:tc>
          <w:tcPr>
            <w:tcW w:w="4508" w:type="dxa"/>
          </w:tcPr>
          <w:p w14:paraId="256404DC" w14:textId="3473B9DB" w:rsidR="00296A90" w:rsidRDefault="00296A90" w:rsidP="00296A90">
            <w:pPr>
              <w:tabs>
                <w:tab w:val="left" w:pos="1473"/>
              </w:tabs>
              <w:rPr>
                <w:color w:val="EE0000"/>
              </w:rPr>
            </w:pPr>
            <w:r>
              <w:rPr>
                <w:color w:val="EE0000"/>
              </w:rPr>
              <w:t>Introduced lambda expression</w:t>
            </w:r>
          </w:p>
        </w:tc>
      </w:tr>
      <w:tr w:rsidR="00296A90" w14:paraId="7EBEA9DC" w14:textId="77777777">
        <w:tc>
          <w:tcPr>
            <w:tcW w:w="4508" w:type="dxa"/>
          </w:tcPr>
          <w:p w14:paraId="734ADE4C" w14:textId="6D175DBB" w:rsidR="00296A90" w:rsidRDefault="00296A90" w:rsidP="00B85787">
            <w:pPr>
              <w:rPr>
                <w:color w:val="EE0000"/>
              </w:rPr>
            </w:pPr>
            <w:r>
              <w:rPr>
                <w:color w:val="EE0000"/>
              </w:rPr>
              <w:t>In interface only abstract method</w:t>
            </w:r>
          </w:p>
        </w:tc>
        <w:tc>
          <w:tcPr>
            <w:tcW w:w="4508" w:type="dxa"/>
          </w:tcPr>
          <w:p w14:paraId="1A3F0565" w14:textId="2B0E25D5" w:rsidR="00296A90" w:rsidRDefault="00296A90" w:rsidP="00B85787">
            <w:pPr>
              <w:rPr>
                <w:color w:val="EE0000"/>
              </w:rPr>
            </w:pPr>
            <w:r>
              <w:rPr>
                <w:color w:val="EE0000"/>
              </w:rPr>
              <w:t>Interface default and static methods available</w:t>
            </w:r>
          </w:p>
        </w:tc>
      </w:tr>
      <w:tr w:rsidR="00296A90" w14:paraId="05B21E8F" w14:textId="77777777">
        <w:tc>
          <w:tcPr>
            <w:tcW w:w="4508" w:type="dxa"/>
          </w:tcPr>
          <w:p w14:paraId="738769A2" w14:textId="22564662" w:rsidR="00296A90" w:rsidRDefault="00296A90" w:rsidP="00B85787">
            <w:pPr>
              <w:rPr>
                <w:color w:val="EE0000"/>
              </w:rPr>
            </w:pPr>
            <w:r>
              <w:rPr>
                <w:color w:val="EE0000"/>
              </w:rPr>
              <w:t>Old date,time calender classes</w:t>
            </w:r>
          </w:p>
        </w:tc>
        <w:tc>
          <w:tcPr>
            <w:tcW w:w="4508" w:type="dxa"/>
          </w:tcPr>
          <w:p w14:paraId="2CEC70DA" w14:textId="3E6CE7A2" w:rsidR="00296A90" w:rsidRDefault="00296A90" w:rsidP="00B85787">
            <w:pPr>
              <w:rPr>
                <w:color w:val="EE0000"/>
              </w:rPr>
            </w:pPr>
            <w:r>
              <w:rPr>
                <w:color w:val="EE0000"/>
              </w:rPr>
              <w:t>Java.time.packages.</w:t>
            </w:r>
          </w:p>
        </w:tc>
      </w:tr>
    </w:tbl>
    <w:p w14:paraId="62B29A2B" w14:textId="77777777" w:rsidR="00296A90" w:rsidRDefault="00296A90" w:rsidP="00B85787">
      <w:pPr>
        <w:rPr>
          <w:color w:val="EE0000"/>
        </w:rPr>
      </w:pPr>
    </w:p>
    <w:p w14:paraId="4C6F99BD" w14:textId="55F52658" w:rsidR="00296A90" w:rsidRDefault="00296A90" w:rsidP="00B85787">
      <w:pPr>
        <w:rPr>
          <w:color w:val="EE0000"/>
        </w:rPr>
      </w:pPr>
      <w:r>
        <w:rPr>
          <w:color w:val="EE0000"/>
        </w:rPr>
        <w:t>System.out.println() == we cannot use in class block.</w:t>
      </w:r>
    </w:p>
    <w:p w14:paraId="27ECD5F0" w14:textId="0476C5D3" w:rsidR="00296A90" w:rsidRDefault="00296A90" w:rsidP="00B85787">
      <w:pPr>
        <w:rPr>
          <w:color w:val="EE0000"/>
        </w:rPr>
      </w:pPr>
      <w:r>
        <w:rPr>
          <w:color w:val="EE0000"/>
        </w:rPr>
        <w:t>Lambda expression = only used for functional interface without providing implementation for interface we can directly provide using lambda expression.</w:t>
      </w:r>
    </w:p>
    <w:tbl>
      <w:tblPr>
        <w:tblStyle w:val="TableGrid"/>
        <w:tblW w:w="9268" w:type="dxa"/>
        <w:tblLook w:val="04A0" w:firstRow="1" w:lastRow="0" w:firstColumn="1" w:lastColumn="0" w:noHBand="0" w:noVBand="1"/>
      </w:tblPr>
      <w:tblGrid>
        <w:gridCol w:w="1853"/>
        <w:gridCol w:w="1853"/>
        <w:gridCol w:w="1854"/>
        <w:gridCol w:w="1854"/>
        <w:gridCol w:w="1854"/>
      </w:tblGrid>
      <w:tr w:rsidR="00296A90" w14:paraId="7B832FBF" w14:textId="77777777" w:rsidTr="00296A90">
        <w:trPr>
          <w:trHeight w:val="684"/>
        </w:trPr>
        <w:tc>
          <w:tcPr>
            <w:tcW w:w="1853" w:type="dxa"/>
          </w:tcPr>
          <w:p w14:paraId="73F57066" w14:textId="5EAB3B31" w:rsidR="00296A90" w:rsidRDefault="00296A90" w:rsidP="00B85787">
            <w:pPr>
              <w:rPr>
                <w:color w:val="EE0000"/>
              </w:rPr>
            </w:pPr>
            <w:r>
              <w:rPr>
                <w:color w:val="EE0000"/>
              </w:rPr>
              <w:t>Global static variable</w:t>
            </w:r>
          </w:p>
        </w:tc>
        <w:tc>
          <w:tcPr>
            <w:tcW w:w="1853" w:type="dxa"/>
          </w:tcPr>
          <w:p w14:paraId="29E5E9D3" w14:textId="08433469" w:rsidR="00296A90" w:rsidRDefault="00296A90" w:rsidP="00B85787">
            <w:pPr>
              <w:rPr>
                <w:color w:val="EE0000"/>
              </w:rPr>
            </w:pPr>
            <w:r>
              <w:rPr>
                <w:color w:val="EE0000"/>
              </w:rPr>
              <w:t>directly</w:t>
            </w:r>
          </w:p>
        </w:tc>
        <w:tc>
          <w:tcPr>
            <w:tcW w:w="1854" w:type="dxa"/>
          </w:tcPr>
          <w:p w14:paraId="7448055D" w14:textId="2E6D17E9" w:rsidR="00296A90" w:rsidRDefault="00296A90" w:rsidP="00B85787">
            <w:pPr>
              <w:rPr>
                <w:color w:val="EE0000"/>
              </w:rPr>
            </w:pPr>
            <w:r>
              <w:rPr>
                <w:color w:val="EE0000"/>
              </w:rPr>
              <w:t xml:space="preserve">Classsname </w:t>
            </w:r>
          </w:p>
        </w:tc>
        <w:tc>
          <w:tcPr>
            <w:tcW w:w="1854" w:type="dxa"/>
          </w:tcPr>
          <w:p w14:paraId="0A02A618" w14:textId="531BC4C5" w:rsidR="00296A90" w:rsidRDefault="00296A90" w:rsidP="00B85787">
            <w:pPr>
              <w:rPr>
                <w:color w:val="EE0000"/>
              </w:rPr>
            </w:pPr>
            <w:r>
              <w:rPr>
                <w:color w:val="EE0000"/>
              </w:rPr>
              <w:t>object</w:t>
            </w:r>
          </w:p>
        </w:tc>
        <w:tc>
          <w:tcPr>
            <w:tcW w:w="1854" w:type="dxa"/>
          </w:tcPr>
          <w:p w14:paraId="22AA8A03" w14:textId="1B5EABA1" w:rsidR="00296A90" w:rsidRDefault="00296A90" w:rsidP="00B85787">
            <w:pPr>
              <w:rPr>
                <w:color w:val="EE0000"/>
              </w:rPr>
            </w:pPr>
            <w:r>
              <w:rPr>
                <w:color w:val="EE0000"/>
              </w:rPr>
              <w:t>total</w:t>
            </w:r>
          </w:p>
        </w:tc>
      </w:tr>
      <w:tr w:rsidR="00296A90" w14:paraId="13CB9FC6" w14:textId="77777777" w:rsidTr="00296A90">
        <w:trPr>
          <w:trHeight w:val="349"/>
        </w:trPr>
        <w:tc>
          <w:tcPr>
            <w:tcW w:w="1853" w:type="dxa"/>
          </w:tcPr>
          <w:p w14:paraId="72CBA2C7" w14:textId="11A6C49B" w:rsidR="00296A90" w:rsidRDefault="00525035" w:rsidP="00B85787">
            <w:pPr>
              <w:rPr>
                <w:color w:val="EE0000"/>
              </w:rPr>
            </w:pPr>
            <w:r>
              <w:rPr>
                <w:color w:val="EE0000"/>
              </w:rPr>
              <w:t>In ns mehtod</w:t>
            </w:r>
          </w:p>
        </w:tc>
        <w:tc>
          <w:tcPr>
            <w:tcW w:w="1853" w:type="dxa"/>
          </w:tcPr>
          <w:p w14:paraId="093097D2" w14:textId="2348E618" w:rsidR="00296A90" w:rsidRDefault="00525035" w:rsidP="00B85787">
            <w:pPr>
              <w:rPr>
                <w:color w:val="EE0000"/>
              </w:rPr>
            </w:pPr>
            <w:r>
              <w:rPr>
                <w:color w:val="EE0000"/>
              </w:rPr>
              <w:t>yes</w:t>
            </w:r>
          </w:p>
        </w:tc>
        <w:tc>
          <w:tcPr>
            <w:tcW w:w="1854" w:type="dxa"/>
          </w:tcPr>
          <w:p w14:paraId="283CF994" w14:textId="457DD66E" w:rsidR="00296A90" w:rsidRDefault="00525035" w:rsidP="00B85787">
            <w:pPr>
              <w:rPr>
                <w:color w:val="EE0000"/>
              </w:rPr>
            </w:pPr>
            <w:r>
              <w:rPr>
                <w:color w:val="EE0000"/>
              </w:rPr>
              <w:t>yes</w:t>
            </w:r>
          </w:p>
        </w:tc>
        <w:tc>
          <w:tcPr>
            <w:tcW w:w="1854" w:type="dxa"/>
          </w:tcPr>
          <w:p w14:paraId="463F75A3" w14:textId="26C896AD" w:rsidR="00296A90" w:rsidRDefault="00525035" w:rsidP="00B85787">
            <w:pPr>
              <w:rPr>
                <w:color w:val="EE0000"/>
              </w:rPr>
            </w:pPr>
            <w:r>
              <w:rPr>
                <w:color w:val="EE0000"/>
              </w:rPr>
              <w:t>yes</w:t>
            </w:r>
          </w:p>
        </w:tc>
        <w:tc>
          <w:tcPr>
            <w:tcW w:w="1854" w:type="dxa"/>
          </w:tcPr>
          <w:p w14:paraId="0B90C403" w14:textId="0CC6ED08" w:rsidR="00296A90" w:rsidRDefault="00525035" w:rsidP="00B85787">
            <w:pPr>
              <w:rPr>
                <w:color w:val="EE0000"/>
              </w:rPr>
            </w:pPr>
            <w:r>
              <w:rPr>
                <w:color w:val="EE0000"/>
              </w:rPr>
              <w:t xml:space="preserve">       3</w:t>
            </w:r>
          </w:p>
        </w:tc>
      </w:tr>
      <w:tr w:rsidR="00296A90" w14:paraId="7B5531D6" w14:textId="77777777" w:rsidTr="00296A90">
        <w:trPr>
          <w:trHeight w:val="335"/>
        </w:trPr>
        <w:tc>
          <w:tcPr>
            <w:tcW w:w="1853" w:type="dxa"/>
          </w:tcPr>
          <w:p w14:paraId="05BD28EE" w14:textId="0502A5AA" w:rsidR="00296A90" w:rsidRDefault="00525035" w:rsidP="00B85787">
            <w:pPr>
              <w:rPr>
                <w:color w:val="EE0000"/>
              </w:rPr>
            </w:pPr>
            <w:r>
              <w:rPr>
                <w:color w:val="EE0000"/>
              </w:rPr>
              <w:t>In static method</w:t>
            </w:r>
          </w:p>
        </w:tc>
        <w:tc>
          <w:tcPr>
            <w:tcW w:w="1853" w:type="dxa"/>
          </w:tcPr>
          <w:p w14:paraId="44D7D634" w14:textId="56207535" w:rsidR="00296A90" w:rsidRDefault="00525035" w:rsidP="00B85787">
            <w:pPr>
              <w:rPr>
                <w:color w:val="EE0000"/>
              </w:rPr>
            </w:pPr>
            <w:r>
              <w:rPr>
                <w:color w:val="EE0000"/>
              </w:rPr>
              <w:t>yes</w:t>
            </w:r>
          </w:p>
        </w:tc>
        <w:tc>
          <w:tcPr>
            <w:tcW w:w="1854" w:type="dxa"/>
          </w:tcPr>
          <w:p w14:paraId="27415505" w14:textId="647C8BC7" w:rsidR="00296A90" w:rsidRDefault="00525035" w:rsidP="00B85787">
            <w:pPr>
              <w:rPr>
                <w:color w:val="EE0000"/>
              </w:rPr>
            </w:pPr>
            <w:r>
              <w:rPr>
                <w:color w:val="EE0000"/>
              </w:rPr>
              <w:t>yes</w:t>
            </w:r>
          </w:p>
        </w:tc>
        <w:tc>
          <w:tcPr>
            <w:tcW w:w="1854" w:type="dxa"/>
          </w:tcPr>
          <w:p w14:paraId="10676946" w14:textId="0AE9B7C3" w:rsidR="00296A90" w:rsidRDefault="00525035" w:rsidP="00B85787">
            <w:pPr>
              <w:rPr>
                <w:color w:val="EE0000"/>
              </w:rPr>
            </w:pPr>
            <w:r>
              <w:rPr>
                <w:color w:val="EE0000"/>
              </w:rPr>
              <w:t>yes</w:t>
            </w:r>
          </w:p>
        </w:tc>
        <w:tc>
          <w:tcPr>
            <w:tcW w:w="1854" w:type="dxa"/>
          </w:tcPr>
          <w:p w14:paraId="6A3E6EB4" w14:textId="790DBB23" w:rsidR="00296A90" w:rsidRDefault="00525035" w:rsidP="00B85787">
            <w:pPr>
              <w:rPr>
                <w:color w:val="EE0000"/>
              </w:rPr>
            </w:pPr>
            <w:r>
              <w:rPr>
                <w:color w:val="EE0000"/>
              </w:rPr>
              <w:t xml:space="preserve">        3</w:t>
            </w:r>
          </w:p>
        </w:tc>
      </w:tr>
      <w:tr w:rsidR="00296A90" w14:paraId="04B84BB5" w14:textId="77777777" w:rsidTr="00296A90">
        <w:trPr>
          <w:trHeight w:val="349"/>
        </w:trPr>
        <w:tc>
          <w:tcPr>
            <w:tcW w:w="1853" w:type="dxa"/>
          </w:tcPr>
          <w:p w14:paraId="0E65DC40" w14:textId="59B66A10" w:rsidR="00296A90" w:rsidRDefault="00525035" w:rsidP="00B85787">
            <w:pPr>
              <w:rPr>
                <w:color w:val="EE0000"/>
              </w:rPr>
            </w:pPr>
            <w:r>
              <w:rPr>
                <w:color w:val="EE0000"/>
              </w:rPr>
              <w:t>Global ns mehtod</w:t>
            </w:r>
          </w:p>
        </w:tc>
        <w:tc>
          <w:tcPr>
            <w:tcW w:w="1853" w:type="dxa"/>
          </w:tcPr>
          <w:p w14:paraId="74BF4050" w14:textId="77777777" w:rsidR="00296A90" w:rsidRDefault="00296A90" w:rsidP="00B85787">
            <w:pPr>
              <w:rPr>
                <w:color w:val="EE0000"/>
              </w:rPr>
            </w:pPr>
          </w:p>
        </w:tc>
        <w:tc>
          <w:tcPr>
            <w:tcW w:w="1854" w:type="dxa"/>
          </w:tcPr>
          <w:p w14:paraId="68133EB0" w14:textId="77777777" w:rsidR="00296A90" w:rsidRDefault="00296A90" w:rsidP="00B85787">
            <w:pPr>
              <w:rPr>
                <w:color w:val="EE0000"/>
              </w:rPr>
            </w:pPr>
          </w:p>
        </w:tc>
        <w:tc>
          <w:tcPr>
            <w:tcW w:w="1854" w:type="dxa"/>
          </w:tcPr>
          <w:p w14:paraId="4558C911" w14:textId="77777777" w:rsidR="00296A90" w:rsidRDefault="00296A90" w:rsidP="00B85787">
            <w:pPr>
              <w:rPr>
                <w:color w:val="EE0000"/>
              </w:rPr>
            </w:pPr>
          </w:p>
        </w:tc>
        <w:tc>
          <w:tcPr>
            <w:tcW w:w="1854" w:type="dxa"/>
          </w:tcPr>
          <w:p w14:paraId="7A2676ED" w14:textId="77777777" w:rsidR="00296A90" w:rsidRDefault="00296A90" w:rsidP="00B85787">
            <w:pPr>
              <w:rPr>
                <w:color w:val="EE0000"/>
              </w:rPr>
            </w:pPr>
          </w:p>
        </w:tc>
      </w:tr>
      <w:tr w:rsidR="00296A90" w14:paraId="732AA224" w14:textId="77777777" w:rsidTr="00296A90">
        <w:trPr>
          <w:trHeight w:val="349"/>
        </w:trPr>
        <w:tc>
          <w:tcPr>
            <w:tcW w:w="1853" w:type="dxa"/>
          </w:tcPr>
          <w:p w14:paraId="2D3D22CA" w14:textId="42D14428" w:rsidR="00296A90" w:rsidRDefault="00525035" w:rsidP="00B85787">
            <w:pPr>
              <w:rPr>
                <w:color w:val="EE0000"/>
              </w:rPr>
            </w:pPr>
            <w:r>
              <w:rPr>
                <w:color w:val="EE0000"/>
              </w:rPr>
              <w:t>In ns mehtod</w:t>
            </w:r>
          </w:p>
        </w:tc>
        <w:tc>
          <w:tcPr>
            <w:tcW w:w="1853" w:type="dxa"/>
          </w:tcPr>
          <w:p w14:paraId="1D6C7687" w14:textId="2038756C" w:rsidR="00296A90" w:rsidRDefault="00525035" w:rsidP="00B85787">
            <w:pPr>
              <w:rPr>
                <w:color w:val="EE0000"/>
              </w:rPr>
            </w:pPr>
            <w:r>
              <w:rPr>
                <w:color w:val="EE0000"/>
              </w:rPr>
              <w:t>yes</w:t>
            </w:r>
          </w:p>
        </w:tc>
        <w:tc>
          <w:tcPr>
            <w:tcW w:w="1854" w:type="dxa"/>
          </w:tcPr>
          <w:p w14:paraId="650BD608" w14:textId="3019B19A" w:rsidR="00296A90" w:rsidRDefault="00525035" w:rsidP="00B85787">
            <w:pPr>
              <w:rPr>
                <w:color w:val="EE0000"/>
              </w:rPr>
            </w:pPr>
            <w:r>
              <w:rPr>
                <w:color w:val="EE0000"/>
              </w:rPr>
              <w:t>no</w:t>
            </w:r>
          </w:p>
        </w:tc>
        <w:tc>
          <w:tcPr>
            <w:tcW w:w="1854" w:type="dxa"/>
          </w:tcPr>
          <w:p w14:paraId="121EEB91" w14:textId="5BF94C72" w:rsidR="00296A90" w:rsidRDefault="00525035" w:rsidP="00B85787">
            <w:pPr>
              <w:rPr>
                <w:color w:val="EE0000"/>
              </w:rPr>
            </w:pPr>
            <w:r>
              <w:rPr>
                <w:color w:val="EE0000"/>
              </w:rPr>
              <w:t>yes</w:t>
            </w:r>
          </w:p>
        </w:tc>
        <w:tc>
          <w:tcPr>
            <w:tcW w:w="1854" w:type="dxa"/>
          </w:tcPr>
          <w:p w14:paraId="473FDA6A" w14:textId="7653158B" w:rsidR="00296A90" w:rsidRDefault="00525035" w:rsidP="00B85787">
            <w:pPr>
              <w:rPr>
                <w:color w:val="EE0000"/>
              </w:rPr>
            </w:pPr>
            <w:r>
              <w:rPr>
                <w:color w:val="EE0000"/>
              </w:rPr>
              <w:t xml:space="preserve">       2</w:t>
            </w:r>
          </w:p>
        </w:tc>
      </w:tr>
      <w:tr w:rsidR="00296A90" w14:paraId="3568D661" w14:textId="77777777" w:rsidTr="00296A90">
        <w:trPr>
          <w:trHeight w:val="335"/>
        </w:trPr>
        <w:tc>
          <w:tcPr>
            <w:tcW w:w="1853" w:type="dxa"/>
          </w:tcPr>
          <w:p w14:paraId="459B2967" w14:textId="25CE9E73" w:rsidR="00296A90" w:rsidRDefault="00525035" w:rsidP="00B85787">
            <w:pPr>
              <w:rPr>
                <w:color w:val="EE0000"/>
              </w:rPr>
            </w:pPr>
            <w:r>
              <w:rPr>
                <w:color w:val="EE0000"/>
              </w:rPr>
              <w:t>In static method</w:t>
            </w:r>
          </w:p>
        </w:tc>
        <w:tc>
          <w:tcPr>
            <w:tcW w:w="1853" w:type="dxa"/>
          </w:tcPr>
          <w:p w14:paraId="6C9024AA" w14:textId="0417EC98" w:rsidR="00296A90" w:rsidRDefault="00525035" w:rsidP="00B85787">
            <w:pPr>
              <w:rPr>
                <w:color w:val="EE0000"/>
              </w:rPr>
            </w:pPr>
            <w:r>
              <w:rPr>
                <w:color w:val="EE0000"/>
              </w:rPr>
              <w:t>no</w:t>
            </w:r>
          </w:p>
        </w:tc>
        <w:tc>
          <w:tcPr>
            <w:tcW w:w="1854" w:type="dxa"/>
          </w:tcPr>
          <w:p w14:paraId="70DB7C33" w14:textId="17A95DE9" w:rsidR="00296A90" w:rsidRDefault="00525035" w:rsidP="00B85787">
            <w:pPr>
              <w:rPr>
                <w:color w:val="EE0000"/>
              </w:rPr>
            </w:pPr>
            <w:r>
              <w:rPr>
                <w:color w:val="EE0000"/>
              </w:rPr>
              <w:t>no</w:t>
            </w:r>
          </w:p>
        </w:tc>
        <w:tc>
          <w:tcPr>
            <w:tcW w:w="1854" w:type="dxa"/>
          </w:tcPr>
          <w:p w14:paraId="2F38A6D7" w14:textId="0F88050D" w:rsidR="00296A90" w:rsidRDefault="00525035" w:rsidP="00B85787">
            <w:pPr>
              <w:rPr>
                <w:color w:val="EE0000"/>
              </w:rPr>
            </w:pPr>
            <w:r>
              <w:rPr>
                <w:color w:val="EE0000"/>
              </w:rPr>
              <w:t>yes</w:t>
            </w:r>
          </w:p>
        </w:tc>
        <w:tc>
          <w:tcPr>
            <w:tcW w:w="1854" w:type="dxa"/>
          </w:tcPr>
          <w:p w14:paraId="2B6558C1" w14:textId="2D526163" w:rsidR="00296A90" w:rsidRDefault="00525035" w:rsidP="00B85787">
            <w:pPr>
              <w:rPr>
                <w:color w:val="EE0000"/>
              </w:rPr>
            </w:pPr>
            <w:r>
              <w:rPr>
                <w:color w:val="EE0000"/>
              </w:rPr>
              <w:t xml:space="preserve">        1</w:t>
            </w:r>
          </w:p>
        </w:tc>
      </w:tr>
    </w:tbl>
    <w:p w14:paraId="375D1971" w14:textId="77777777" w:rsidR="00296A90" w:rsidRDefault="00296A90" w:rsidP="00B85787">
      <w:pPr>
        <w:rPr>
          <w:color w:val="EE0000"/>
        </w:rPr>
      </w:pPr>
    </w:p>
    <w:p w14:paraId="51DF21CA" w14:textId="4637C932" w:rsidR="00525035" w:rsidRDefault="00525035" w:rsidP="00B85787">
      <w:pPr>
        <w:rPr>
          <w:color w:val="EE0000"/>
        </w:rPr>
      </w:pPr>
      <w:r>
        <w:rPr>
          <w:color w:val="EE0000"/>
        </w:rPr>
        <w:t>Functional interfac=</w:t>
      </w:r>
    </w:p>
    <w:p w14:paraId="3CD87660" w14:textId="6C34C84C" w:rsidR="00525035" w:rsidRDefault="00525035">
      <w:pPr>
        <w:pStyle w:val="ListParagraph"/>
        <w:numPr>
          <w:ilvl w:val="0"/>
          <w:numId w:val="286"/>
        </w:numPr>
        <w:rPr>
          <w:color w:val="EE0000"/>
        </w:rPr>
      </w:pPr>
      <w:r>
        <w:rPr>
          <w:color w:val="EE0000"/>
        </w:rPr>
        <w:t>Conatins only 1 abstract method .</w:t>
      </w:r>
    </w:p>
    <w:p w14:paraId="35C1E885" w14:textId="2C34B6BD" w:rsidR="00525035" w:rsidRDefault="00525035">
      <w:pPr>
        <w:pStyle w:val="ListParagraph"/>
        <w:numPr>
          <w:ilvl w:val="0"/>
          <w:numId w:val="286"/>
        </w:numPr>
        <w:rPr>
          <w:color w:val="EE0000"/>
        </w:rPr>
      </w:pPr>
      <w:r>
        <w:rPr>
          <w:color w:val="EE0000"/>
        </w:rPr>
        <w:t>From 1.8 multiple default or static methods are allowed.</w:t>
      </w:r>
    </w:p>
    <w:p w14:paraId="7E528E32" w14:textId="2129BE19" w:rsidR="00525035" w:rsidRDefault="00525035">
      <w:pPr>
        <w:pStyle w:val="ListParagraph"/>
        <w:numPr>
          <w:ilvl w:val="0"/>
          <w:numId w:val="286"/>
        </w:numPr>
        <w:rPr>
          <w:color w:val="EE0000"/>
        </w:rPr>
      </w:pPr>
      <w:r>
        <w:rPr>
          <w:color w:val="EE0000"/>
        </w:rPr>
        <w:t>Marked with @FuntionalInterface annotation(optional).</w:t>
      </w:r>
    </w:p>
    <w:p w14:paraId="7E029865" w14:textId="370B7FE2" w:rsidR="00525035" w:rsidRDefault="00525035" w:rsidP="00525035">
      <w:pPr>
        <w:rPr>
          <w:color w:val="EE0000"/>
        </w:rPr>
      </w:pPr>
      <w:r>
        <w:rPr>
          <w:color w:val="EE0000"/>
        </w:rPr>
        <w:t>Marker interface /tagged interface=</w:t>
      </w:r>
    </w:p>
    <w:p w14:paraId="5F80784F" w14:textId="0D4CF70F" w:rsidR="00525035" w:rsidRDefault="00525035">
      <w:pPr>
        <w:pStyle w:val="ListParagraph"/>
        <w:numPr>
          <w:ilvl w:val="0"/>
          <w:numId w:val="287"/>
        </w:numPr>
        <w:rPr>
          <w:color w:val="EE0000"/>
        </w:rPr>
      </w:pPr>
      <w:r>
        <w:rPr>
          <w:color w:val="EE0000"/>
        </w:rPr>
        <w:t>No methods or fields.</w:t>
      </w:r>
    </w:p>
    <w:p w14:paraId="3669D6B7" w14:textId="72477E3B" w:rsidR="00525035" w:rsidRDefault="00525035">
      <w:pPr>
        <w:pStyle w:val="ListParagraph"/>
        <w:numPr>
          <w:ilvl w:val="0"/>
          <w:numId w:val="287"/>
        </w:numPr>
        <w:rPr>
          <w:color w:val="EE0000"/>
        </w:rPr>
      </w:pPr>
      <w:r>
        <w:rPr>
          <w:color w:val="EE0000"/>
        </w:rPr>
        <w:t>Used to mark or tag a class with special meaning.</w:t>
      </w:r>
    </w:p>
    <w:p w14:paraId="316047D5" w14:textId="687C75D0" w:rsidR="00525035" w:rsidRDefault="00525035">
      <w:pPr>
        <w:pStyle w:val="ListParagraph"/>
        <w:numPr>
          <w:ilvl w:val="0"/>
          <w:numId w:val="287"/>
        </w:numPr>
        <w:rPr>
          <w:color w:val="EE0000"/>
        </w:rPr>
      </w:pPr>
      <w:r>
        <w:rPr>
          <w:color w:val="EE0000"/>
        </w:rPr>
        <w:t>Ex= serializable , cloneable ,remote etc,,</w:t>
      </w:r>
    </w:p>
    <w:p w14:paraId="3A9A8776" w14:textId="38210130" w:rsidR="00525035" w:rsidRDefault="00525035" w:rsidP="00525035">
      <w:pPr>
        <w:rPr>
          <w:color w:val="EE0000"/>
        </w:rPr>
      </w:pPr>
      <w:r>
        <w:rPr>
          <w:color w:val="EE0000"/>
        </w:rPr>
        <w:t xml:space="preserve">Normal interface= </w:t>
      </w:r>
    </w:p>
    <w:p w14:paraId="2F34E767" w14:textId="1C4DDBEC" w:rsidR="004F493F" w:rsidRDefault="004F493F" w:rsidP="004F493F">
      <w:pPr>
        <w:rPr>
          <w:color w:val="EE0000"/>
        </w:rPr>
      </w:pPr>
      <w:r>
        <w:rPr>
          <w:color w:val="EE0000"/>
        </w:rPr>
        <w:t>CONSTRUCTER OVERLOADING IS USED IN =</w:t>
      </w:r>
    </w:p>
    <w:p w14:paraId="397ECB28" w14:textId="1E37D41B" w:rsidR="004F493F" w:rsidRPr="00525035" w:rsidRDefault="004F493F" w:rsidP="004F493F">
      <w:pPr>
        <w:rPr>
          <w:color w:val="EE0000"/>
        </w:rPr>
      </w:pPr>
      <w:r>
        <w:rPr>
          <w:color w:val="EE0000"/>
        </w:rPr>
        <w:t xml:space="preserve">1 POJO CLASS  ,  2  WEBDRIVER DRIVER=NEW CHROMEDRIVER ( OPTIONS ); </w:t>
      </w:r>
    </w:p>
    <w:sectPr w:rsidR="004F493F" w:rsidRPr="00525035" w:rsidSect="004F1E77">
      <w:headerReference w:type="even" r:id="rId395"/>
      <w:headerReference w:type="default" r:id="rId396"/>
      <w:footerReference w:type="default" r:id="rId397"/>
      <w:headerReference w:type="first" r:id="rId398"/>
      <w:pgSz w:w="11906" w:h="16838"/>
      <w:pgMar w:top="1440" w:right="1440" w:bottom="1440" w:left="1440" w:header="709" w:footer="709" w:gutter="0"/>
      <w:pgBorders w:offsetFrom="page">
        <w:bottom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5E753" w14:textId="77777777" w:rsidR="005065E9" w:rsidRPr="006A3565" w:rsidRDefault="005065E9" w:rsidP="002316EB">
      <w:pPr>
        <w:spacing w:after="0" w:line="240" w:lineRule="auto"/>
      </w:pPr>
      <w:r w:rsidRPr="006A3565">
        <w:separator/>
      </w:r>
    </w:p>
  </w:endnote>
  <w:endnote w:type="continuationSeparator" w:id="0">
    <w:p w14:paraId="55BFCA4A" w14:textId="77777777" w:rsidR="005065E9" w:rsidRPr="006A3565" w:rsidRDefault="005065E9" w:rsidP="002316EB">
      <w:pPr>
        <w:spacing w:after="0" w:line="240" w:lineRule="auto"/>
      </w:pPr>
      <w:r w:rsidRPr="006A3565">
        <w:continuationSeparator/>
      </w:r>
    </w:p>
  </w:endnote>
  <w:endnote w:type="continuationNotice" w:id="1">
    <w:p w14:paraId="23AAE3F0" w14:textId="77777777" w:rsidR="005065E9" w:rsidRDefault="005065E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Aparajita">
    <w:panose1 w:val="02020603050405020304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E1ABA" w14:textId="5ACF91E3" w:rsidR="00A9244C" w:rsidRPr="00A9244C" w:rsidRDefault="00A9244C" w:rsidP="00927DB5">
    <w:pPr>
      <w:pStyle w:val="Footer"/>
      <w:rPr>
        <w:sz w:val="18"/>
        <w:szCs w:val="18"/>
      </w:rPr>
    </w:pPr>
  </w:p>
  <w:p w14:paraId="662E0BD6" w14:textId="3CE62F08" w:rsidR="00A9244C" w:rsidRPr="00A9244C" w:rsidRDefault="00A9244C">
    <w:pPr>
      <w:pStyle w:val="Footer"/>
      <w:rPr>
        <w:sz w:val="18"/>
        <w:szCs w:val="18"/>
      </w:rPr>
    </w:pPr>
    <w:r w:rsidRPr="00A9244C">
      <w:rPr>
        <w:sz w:val="18"/>
        <w:szCs w:val="18"/>
      </w:rPr>
      <w:t>37950</w:t>
    </w:r>
  </w:p>
  <w:p w14:paraId="32EE04A3" w14:textId="694EFA98" w:rsidR="002B334F" w:rsidRPr="00A9244C" w:rsidRDefault="002B334F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DD47E" w14:textId="77777777" w:rsidR="005065E9" w:rsidRPr="006A3565" w:rsidRDefault="005065E9" w:rsidP="002316EB">
      <w:pPr>
        <w:spacing w:after="0" w:line="240" w:lineRule="auto"/>
      </w:pPr>
      <w:r w:rsidRPr="006A3565">
        <w:separator/>
      </w:r>
    </w:p>
  </w:footnote>
  <w:footnote w:type="continuationSeparator" w:id="0">
    <w:p w14:paraId="08636E0F" w14:textId="77777777" w:rsidR="005065E9" w:rsidRPr="006A3565" w:rsidRDefault="005065E9" w:rsidP="002316EB">
      <w:pPr>
        <w:spacing w:after="0" w:line="240" w:lineRule="auto"/>
      </w:pPr>
      <w:r w:rsidRPr="006A3565">
        <w:continuationSeparator/>
      </w:r>
    </w:p>
  </w:footnote>
  <w:footnote w:type="continuationNotice" w:id="1">
    <w:p w14:paraId="3836393E" w14:textId="77777777" w:rsidR="005065E9" w:rsidRDefault="005065E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E8F7C" w14:textId="77777777" w:rsidR="00663192" w:rsidRDefault="00663192">
    <w:pPr>
      <w:pStyle w:val="Header"/>
    </w:pPr>
  </w:p>
  <w:p w14:paraId="2C544EFA" w14:textId="77777777" w:rsidR="00757B92" w:rsidRDefault="00757B9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75895" w14:textId="342978E0" w:rsidR="00397627" w:rsidRDefault="00397627">
    <w:pPr>
      <w:pStyle w:val="Header"/>
    </w:pPr>
  </w:p>
  <w:p w14:paraId="052F6182" w14:textId="1DED078C" w:rsidR="00CB7AAE" w:rsidRPr="00CB7AAE" w:rsidRDefault="00CB7AAE">
    <w:pPr>
      <w:pStyle w:val="Header"/>
      <w:rPr>
        <w:sz w:val="96"/>
        <w:szCs w:val="96"/>
        <w:lang w:val="en-US"/>
      </w:rPr>
    </w:pPr>
  </w:p>
  <w:p w14:paraId="6FF6E3F1" w14:textId="77777777" w:rsidR="00CB7AAE" w:rsidRDefault="00CB7AA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041B1" w14:textId="77777777" w:rsidR="00663192" w:rsidRDefault="00663192">
    <w:pPr>
      <w:pStyle w:val="Header"/>
    </w:pPr>
  </w:p>
  <w:p w14:paraId="59AF788B" w14:textId="77777777" w:rsidR="00757B92" w:rsidRDefault="00757B9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463AC"/>
    <w:multiLevelType w:val="hybridMultilevel"/>
    <w:tmpl w:val="BDEA60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AA163A"/>
    <w:multiLevelType w:val="hybridMultilevel"/>
    <w:tmpl w:val="A762E8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030A44"/>
    <w:multiLevelType w:val="hybridMultilevel"/>
    <w:tmpl w:val="4D0C52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5425E4"/>
    <w:multiLevelType w:val="hybridMultilevel"/>
    <w:tmpl w:val="B7CA4F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610451"/>
    <w:multiLevelType w:val="hybridMultilevel"/>
    <w:tmpl w:val="4FE2F25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8568B4"/>
    <w:multiLevelType w:val="hybridMultilevel"/>
    <w:tmpl w:val="FF66A8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2547B34"/>
    <w:multiLevelType w:val="hybridMultilevel"/>
    <w:tmpl w:val="868A04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3CA19AA"/>
    <w:multiLevelType w:val="hybridMultilevel"/>
    <w:tmpl w:val="54F4A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3DA7C28"/>
    <w:multiLevelType w:val="hybridMultilevel"/>
    <w:tmpl w:val="CC9AAB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4560D9A"/>
    <w:multiLevelType w:val="hybridMultilevel"/>
    <w:tmpl w:val="D10649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5036263"/>
    <w:multiLevelType w:val="hybridMultilevel"/>
    <w:tmpl w:val="6C80EC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0715FC"/>
    <w:multiLevelType w:val="hybridMultilevel"/>
    <w:tmpl w:val="3D52D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5095AB5"/>
    <w:multiLevelType w:val="hybridMultilevel"/>
    <w:tmpl w:val="8904CF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540233E"/>
    <w:multiLevelType w:val="hybridMultilevel"/>
    <w:tmpl w:val="74EAA8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598490C"/>
    <w:multiLevelType w:val="hybridMultilevel"/>
    <w:tmpl w:val="38BE3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5B341A7"/>
    <w:multiLevelType w:val="hybridMultilevel"/>
    <w:tmpl w:val="D23A8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63D761A"/>
    <w:multiLevelType w:val="hybridMultilevel"/>
    <w:tmpl w:val="23106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6550D80"/>
    <w:multiLevelType w:val="hybridMultilevel"/>
    <w:tmpl w:val="4964F87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070443FD"/>
    <w:multiLevelType w:val="hybridMultilevel"/>
    <w:tmpl w:val="083088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73235B0"/>
    <w:multiLevelType w:val="hybridMultilevel"/>
    <w:tmpl w:val="742671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7A165DF"/>
    <w:multiLevelType w:val="hybridMultilevel"/>
    <w:tmpl w:val="F12831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7B43685"/>
    <w:multiLevelType w:val="hybridMultilevel"/>
    <w:tmpl w:val="449EB0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8CE010C"/>
    <w:multiLevelType w:val="hybridMultilevel"/>
    <w:tmpl w:val="C78CEA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92A3B93"/>
    <w:multiLevelType w:val="hybridMultilevel"/>
    <w:tmpl w:val="7D9ADB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9855F7B"/>
    <w:multiLevelType w:val="hybridMultilevel"/>
    <w:tmpl w:val="6840F5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99955B0"/>
    <w:multiLevelType w:val="hybridMultilevel"/>
    <w:tmpl w:val="148EFD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9FA6AC5"/>
    <w:multiLevelType w:val="hybridMultilevel"/>
    <w:tmpl w:val="BF1C2D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B270D99"/>
    <w:multiLevelType w:val="hybridMultilevel"/>
    <w:tmpl w:val="C42C80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BEA38EF"/>
    <w:multiLevelType w:val="hybridMultilevel"/>
    <w:tmpl w:val="2E26B4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C5C61EE"/>
    <w:multiLevelType w:val="hybridMultilevel"/>
    <w:tmpl w:val="6742D2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0C9906A9"/>
    <w:multiLevelType w:val="hybridMultilevel"/>
    <w:tmpl w:val="8188C7A0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0CFB2295"/>
    <w:multiLevelType w:val="hybridMultilevel"/>
    <w:tmpl w:val="E49A6F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D1E77D3"/>
    <w:multiLevelType w:val="hybridMultilevel"/>
    <w:tmpl w:val="3B941C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0ED24B2C"/>
    <w:multiLevelType w:val="hybridMultilevel"/>
    <w:tmpl w:val="3ECA55F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01059F1"/>
    <w:multiLevelType w:val="hybridMultilevel"/>
    <w:tmpl w:val="66CC1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04D081D"/>
    <w:multiLevelType w:val="hybridMultilevel"/>
    <w:tmpl w:val="F76208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10932FF"/>
    <w:multiLevelType w:val="hybridMultilevel"/>
    <w:tmpl w:val="E8C461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1580061"/>
    <w:multiLevelType w:val="hybridMultilevel"/>
    <w:tmpl w:val="55D2C3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117024E9"/>
    <w:multiLevelType w:val="hybridMultilevel"/>
    <w:tmpl w:val="66540E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11C1541A"/>
    <w:multiLevelType w:val="hybridMultilevel"/>
    <w:tmpl w:val="DA6AC8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1F2275E"/>
    <w:multiLevelType w:val="hybridMultilevel"/>
    <w:tmpl w:val="23AAA81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27B35E5"/>
    <w:multiLevelType w:val="hybridMultilevel"/>
    <w:tmpl w:val="2F66DB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131A7413"/>
    <w:multiLevelType w:val="hybridMultilevel"/>
    <w:tmpl w:val="AE965E2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133C2AA6"/>
    <w:multiLevelType w:val="hybridMultilevel"/>
    <w:tmpl w:val="D46E28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13501D56"/>
    <w:multiLevelType w:val="hybridMultilevel"/>
    <w:tmpl w:val="359295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13560FF9"/>
    <w:multiLevelType w:val="hybridMultilevel"/>
    <w:tmpl w:val="CD560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13926B73"/>
    <w:multiLevelType w:val="hybridMultilevel"/>
    <w:tmpl w:val="D040CE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13CD5D1A"/>
    <w:multiLevelType w:val="hybridMultilevel"/>
    <w:tmpl w:val="0866B0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14177B38"/>
    <w:multiLevelType w:val="hybridMultilevel"/>
    <w:tmpl w:val="F140E7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15006487"/>
    <w:multiLevelType w:val="hybridMultilevel"/>
    <w:tmpl w:val="99C0CD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155D40BC"/>
    <w:multiLevelType w:val="hybridMultilevel"/>
    <w:tmpl w:val="5498B8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1581206E"/>
    <w:multiLevelType w:val="hybridMultilevel"/>
    <w:tmpl w:val="8D4C3C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15FC26D8"/>
    <w:multiLevelType w:val="hybridMultilevel"/>
    <w:tmpl w:val="EFEE1BC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16253507"/>
    <w:multiLevelType w:val="hybridMultilevel"/>
    <w:tmpl w:val="298408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16AA21B0"/>
    <w:multiLevelType w:val="hybridMultilevel"/>
    <w:tmpl w:val="4F304CC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17B06B67"/>
    <w:multiLevelType w:val="hybridMultilevel"/>
    <w:tmpl w:val="35D23A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186462AC"/>
    <w:multiLevelType w:val="hybridMultilevel"/>
    <w:tmpl w:val="5E4AAA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189E1568"/>
    <w:multiLevelType w:val="hybridMultilevel"/>
    <w:tmpl w:val="186AE8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18DA2B36"/>
    <w:multiLevelType w:val="hybridMultilevel"/>
    <w:tmpl w:val="0966FE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19452B34"/>
    <w:multiLevelType w:val="hybridMultilevel"/>
    <w:tmpl w:val="4784E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197131B3"/>
    <w:multiLevelType w:val="hybridMultilevel"/>
    <w:tmpl w:val="57F85A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19CB3D4A"/>
    <w:multiLevelType w:val="hybridMultilevel"/>
    <w:tmpl w:val="066009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1A0C017D"/>
    <w:multiLevelType w:val="hybridMultilevel"/>
    <w:tmpl w:val="EE68D0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1A4A36B8"/>
    <w:multiLevelType w:val="hybridMultilevel"/>
    <w:tmpl w:val="37144FE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1A573820"/>
    <w:multiLevelType w:val="hybridMultilevel"/>
    <w:tmpl w:val="7CD0D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1BEA2719"/>
    <w:multiLevelType w:val="hybridMultilevel"/>
    <w:tmpl w:val="601813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1C4A0254"/>
    <w:multiLevelType w:val="hybridMultilevel"/>
    <w:tmpl w:val="61A43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1C856247"/>
    <w:multiLevelType w:val="hybridMultilevel"/>
    <w:tmpl w:val="1F766B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1E1B2FB0"/>
    <w:multiLevelType w:val="hybridMultilevel"/>
    <w:tmpl w:val="AA34FD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1E711280"/>
    <w:multiLevelType w:val="hybridMultilevel"/>
    <w:tmpl w:val="BE10209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1EA426A6"/>
    <w:multiLevelType w:val="hybridMultilevel"/>
    <w:tmpl w:val="10F04B3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1" w15:restartNumberingAfterBreak="0">
    <w:nsid w:val="1F3D1CDC"/>
    <w:multiLevelType w:val="hybridMultilevel"/>
    <w:tmpl w:val="B8B0B5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1FDB4014"/>
    <w:multiLevelType w:val="hybridMultilevel"/>
    <w:tmpl w:val="F57E77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20BA3B30"/>
    <w:multiLevelType w:val="hybridMultilevel"/>
    <w:tmpl w:val="61F8E1C2"/>
    <w:lvl w:ilvl="0" w:tplc="CFF2F5E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2116067D"/>
    <w:multiLevelType w:val="hybridMultilevel"/>
    <w:tmpl w:val="408A4D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218B170D"/>
    <w:multiLevelType w:val="hybridMultilevel"/>
    <w:tmpl w:val="FF2240A6"/>
    <w:lvl w:ilvl="0" w:tplc="4009000B">
      <w:start w:val="1"/>
      <w:numFmt w:val="bullet"/>
      <w:lvlText w:val=""/>
      <w:lvlJc w:val="left"/>
      <w:pPr>
        <w:ind w:left="77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76" w15:restartNumberingAfterBreak="0">
    <w:nsid w:val="22164CDA"/>
    <w:multiLevelType w:val="hybridMultilevel"/>
    <w:tmpl w:val="288836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23A477CE"/>
    <w:multiLevelType w:val="hybridMultilevel"/>
    <w:tmpl w:val="F08E19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23C61152"/>
    <w:multiLevelType w:val="hybridMultilevel"/>
    <w:tmpl w:val="B1E89F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23D15496"/>
    <w:multiLevelType w:val="hybridMultilevel"/>
    <w:tmpl w:val="F4BC8D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24A21471"/>
    <w:multiLevelType w:val="hybridMultilevel"/>
    <w:tmpl w:val="AE2427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2586414E"/>
    <w:multiLevelType w:val="hybridMultilevel"/>
    <w:tmpl w:val="F9049B7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25AE5075"/>
    <w:multiLevelType w:val="hybridMultilevel"/>
    <w:tmpl w:val="B740AE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25C05D79"/>
    <w:multiLevelType w:val="hybridMultilevel"/>
    <w:tmpl w:val="51AA74D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25CE161C"/>
    <w:multiLevelType w:val="hybridMultilevel"/>
    <w:tmpl w:val="ACB066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26D045D5"/>
    <w:multiLevelType w:val="hybridMultilevel"/>
    <w:tmpl w:val="6C9E53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2784232D"/>
    <w:multiLevelType w:val="hybridMultilevel"/>
    <w:tmpl w:val="846A7E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27E70285"/>
    <w:multiLevelType w:val="hybridMultilevel"/>
    <w:tmpl w:val="005ACC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28C26596"/>
    <w:multiLevelType w:val="hybridMultilevel"/>
    <w:tmpl w:val="DC0C5B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290D0E8B"/>
    <w:multiLevelType w:val="hybridMultilevel"/>
    <w:tmpl w:val="169CDC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2A136231"/>
    <w:multiLevelType w:val="hybridMultilevel"/>
    <w:tmpl w:val="678036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2A1A62E5"/>
    <w:multiLevelType w:val="hybridMultilevel"/>
    <w:tmpl w:val="7F043F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2A275572"/>
    <w:multiLevelType w:val="hybridMultilevel"/>
    <w:tmpl w:val="B86EE0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2A4A1167"/>
    <w:multiLevelType w:val="hybridMultilevel"/>
    <w:tmpl w:val="4838E6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2A5127EF"/>
    <w:multiLevelType w:val="hybridMultilevel"/>
    <w:tmpl w:val="85164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2AF66912"/>
    <w:multiLevelType w:val="hybridMultilevel"/>
    <w:tmpl w:val="67547100"/>
    <w:lvl w:ilvl="0" w:tplc="400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6" w15:restartNumberingAfterBreak="0">
    <w:nsid w:val="2BFF109B"/>
    <w:multiLevelType w:val="hybridMultilevel"/>
    <w:tmpl w:val="7D8A83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2C1B3529"/>
    <w:multiLevelType w:val="hybridMultilevel"/>
    <w:tmpl w:val="4ADA06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2D0C62AE"/>
    <w:multiLevelType w:val="hybridMultilevel"/>
    <w:tmpl w:val="00AAE4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2D8F1239"/>
    <w:multiLevelType w:val="hybridMultilevel"/>
    <w:tmpl w:val="7638D3BA"/>
    <w:lvl w:ilvl="0" w:tplc="40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100" w15:restartNumberingAfterBreak="0">
    <w:nsid w:val="2E676336"/>
    <w:multiLevelType w:val="hybridMultilevel"/>
    <w:tmpl w:val="D4704C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2EE83692"/>
    <w:multiLevelType w:val="hybridMultilevel"/>
    <w:tmpl w:val="94BECEE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2EF07C81"/>
    <w:multiLevelType w:val="hybridMultilevel"/>
    <w:tmpl w:val="81E83C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2F7A1257"/>
    <w:multiLevelType w:val="hybridMultilevel"/>
    <w:tmpl w:val="989E6A4E"/>
    <w:lvl w:ilvl="0" w:tplc="40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04" w15:restartNumberingAfterBreak="0">
    <w:nsid w:val="2F8112B7"/>
    <w:multiLevelType w:val="hybridMultilevel"/>
    <w:tmpl w:val="41D4D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2F96582C"/>
    <w:multiLevelType w:val="hybridMultilevel"/>
    <w:tmpl w:val="9D9AA4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30224FE3"/>
    <w:multiLevelType w:val="hybridMultilevel"/>
    <w:tmpl w:val="52107E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304A44E8"/>
    <w:multiLevelType w:val="hybridMultilevel"/>
    <w:tmpl w:val="8B86F6E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30933D83"/>
    <w:multiLevelType w:val="hybridMultilevel"/>
    <w:tmpl w:val="B2D88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3190240F"/>
    <w:multiLevelType w:val="hybridMultilevel"/>
    <w:tmpl w:val="1750D04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 w15:restartNumberingAfterBreak="0">
    <w:nsid w:val="32C563E2"/>
    <w:multiLevelType w:val="hybridMultilevel"/>
    <w:tmpl w:val="3B26A9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33336385"/>
    <w:multiLevelType w:val="hybridMultilevel"/>
    <w:tmpl w:val="7D441F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33782ED2"/>
    <w:multiLevelType w:val="hybridMultilevel"/>
    <w:tmpl w:val="F8822C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33A166D4"/>
    <w:multiLevelType w:val="hybridMultilevel"/>
    <w:tmpl w:val="370053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33A218A8"/>
    <w:multiLevelType w:val="hybridMultilevel"/>
    <w:tmpl w:val="5A82C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33FD4158"/>
    <w:multiLevelType w:val="hybridMultilevel"/>
    <w:tmpl w:val="2DB019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343B66A5"/>
    <w:multiLevelType w:val="hybridMultilevel"/>
    <w:tmpl w:val="4566D7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352F7D7B"/>
    <w:multiLevelType w:val="hybridMultilevel"/>
    <w:tmpl w:val="3A7CFF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35FD611B"/>
    <w:multiLevelType w:val="hybridMultilevel"/>
    <w:tmpl w:val="3C6C48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365A5ACF"/>
    <w:multiLevelType w:val="hybridMultilevel"/>
    <w:tmpl w:val="058C19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36B212C0"/>
    <w:multiLevelType w:val="hybridMultilevel"/>
    <w:tmpl w:val="CC08F08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37075376"/>
    <w:multiLevelType w:val="hybridMultilevel"/>
    <w:tmpl w:val="A190AB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371148B3"/>
    <w:multiLevelType w:val="hybridMultilevel"/>
    <w:tmpl w:val="5FE200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37550987"/>
    <w:multiLevelType w:val="hybridMultilevel"/>
    <w:tmpl w:val="80640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3894421F"/>
    <w:multiLevelType w:val="hybridMultilevel"/>
    <w:tmpl w:val="A39648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39605351"/>
    <w:multiLevelType w:val="hybridMultilevel"/>
    <w:tmpl w:val="199CB6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3A272681"/>
    <w:multiLevelType w:val="hybridMultilevel"/>
    <w:tmpl w:val="BAA26E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3A38473D"/>
    <w:multiLevelType w:val="hybridMultilevel"/>
    <w:tmpl w:val="04744A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3A4116F5"/>
    <w:multiLevelType w:val="hybridMultilevel"/>
    <w:tmpl w:val="DB142B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3B4E6874"/>
    <w:multiLevelType w:val="hybridMultilevel"/>
    <w:tmpl w:val="FA5662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3B6E3E1C"/>
    <w:multiLevelType w:val="hybridMultilevel"/>
    <w:tmpl w:val="022EFD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3BAD1797"/>
    <w:multiLevelType w:val="hybridMultilevel"/>
    <w:tmpl w:val="849CD2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3BE50B50"/>
    <w:multiLevelType w:val="hybridMultilevel"/>
    <w:tmpl w:val="5B44A5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3C425FFE"/>
    <w:multiLevelType w:val="hybridMultilevel"/>
    <w:tmpl w:val="CB0C44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3C695509"/>
    <w:multiLevelType w:val="hybridMultilevel"/>
    <w:tmpl w:val="EBE8D9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3C72100E"/>
    <w:multiLevelType w:val="hybridMultilevel"/>
    <w:tmpl w:val="542C7B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3C972262"/>
    <w:multiLevelType w:val="hybridMultilevel"/>
    <w:tmpl w:val="8D3EF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3D233463"/>
    <w:multiLevelType w:val="hybridMultilevel"/>
    <w:tmpl w:val="684A6490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3D360565"/>
    <w:multiLevelType w:val="hybridMultilevel"/>
    <w:tmpl w:val="3C7027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3D8C5EA2"/>
    <w:multiLevelType w:val="hybridMultilevel"/>
    <w:tmpl w:val="1130A2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3DE37001"/>
    <w:multiLevelType w:val="hybridMultilevel"/>
    <w:tmpl w:val="2FA423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3E2127D9"/>
    <w:multiLevelType w:val="hybridMultilevel"/>
    <w:tmpl w:val="D2C421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3E796292"/>
    <w:multiLevelType w:val="hybridMultilevel"/>
    <w:tmpl w:val="C0DC5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3ED77949"/>
    <w:multiLevelType w:val="hybridMultilevel"/>
    <w:tmpl w:val="FF2246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3F1D76AF"/>
    <w:multiLevelType w:val="hybridMultilevel"/>
    <w:tmpl w:val="BC744F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3FF141F8"/>
    <w:multiLevelType w:val="hybridMultilevel"/>
    <w:tmpl w:val="FEBAD770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6" w15:restartNumberingAfterBreak="0">
    <w:nsid w:val="40651D00"/>
    <w:multiLevelType w:val="hybridMultilevel"/>
    <w:tmpl w:val="88E07B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407803F2"/>
    <w:multiLevelType w:val="hybridMultilevel"/>
    <w:tmpl w:val="0F3236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40A23DE1"/>
    <w:multiLevelType w:val="hybridMultilevel"/>
    <w:tmpl w:val="3B7C57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41272911"/>
    <w:multiLevelType w:val="hybridMultilevel"/>
    <w:tmpl w:val="783E70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4183034A"/>
    <w:multiLevelType w:val="hybridMultilevel"/>
    <w:tmpl w:val="C9C2CA22"/>
    <w:lvl w:ilvl="0" w:tplc="4A6CAA2C">
      <w:start w:val="3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1" w15:restartNumberingAfterBreak="0">
    <w:nsid w:val="4190761C"/>
    <w:multiLevelType w:val="hybridMultilevel"/>
    <w:tmpl w:val="9A226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42D41179"/>
    <w:multiLevelType w:val="hybridMultilevel"/>
    <w:tmpl w:val="06A4FD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437A6691"/>
    <w:multiLevelType w:val="hybridMultilevel"/>
    <w:tmpl w:val="24D087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43A01073"/>
    <w:multiLevelType w:val="hybridMultilevel"/>
    <w:tmpl w:val="70387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43DC1CEF"/>
    <w:multiLevelType w:val="hybridMultilevel"/>
    <w:tmpl w:val="550E81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442E680A"/>
    <w:multiLevelType w:val="hybridMultilevel"/>
    <w:tmpl w:val="2E92DB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44314F09"/>
    <w:multiLevelType w:val="hybridMultilevel"/>
    <w:tmpl w:val="BB089A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44787D93"/>
    <w:multiLevelType w:val="hybridMultilevel"/>
    <w:tmpl w:val="A81225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45E0784D"/>
    <w:multiLevelType w:val="hybridMultilevel"/>
    <w:tmpl w:val="D4BA5C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47055E7F"/>
    <w:multiLevelType w:val="hybridMultilevel"/>
    <w:tmpl w:val="7B526B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470853CC"/>
    <w:multiLevelType w:val="hybridMultilevel"/>
    <w:tmpl w:val="04E06A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476119EF"/>
    <w:multiLevelType w:val="hybridMultilevel"/>
    <w:tmpl w:val="4C001E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47763892"/>
    <w:multiLevelType w:val="hybridMultilevel"/>
    <w:tmpl w:val="CC5A4C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479971E0"/>
    <w:multiLevelType w:val="hybridMultilevel"/>
    <w:tmpl w:val="BDB08D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47C87946"/>
    <w:multiLevelType w:val="hybridMultilevel"/>
    <w:tmpl w:val="78304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483B4A37"/>
    <w:multiLevelType w:val="hybridMultilevel"/>
    <w:tmpl w:val="1678763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7" w15:restartNumberingAfterBreak="0">
    <w:nsid w:val="48E00A14"/>
    <w:multiLevelType w:val="hybridMultilevel"/>
    <w:tmpl w:val="7EDE7E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491D2597"/>
    <w:multiLevelType w:val="hybridMultilevel"/>
    <w:tmpl w:val="F4B0CB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494E6699"/>
    <w:multiLevelType w:val="hybridMultilevel"/>
    <w:tmpl w:val="A330E9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498C4F7C"/>
    <w:multiLevelType w:val="hybridMultilevel"/>
    <w:tmpl w:val="18F6DB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499D485C"/>
    <w:multiLevelType w:val="hybridMultilevel"/>
    <w:tmpl w:val="748A43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49B914B0"/>
    <w:multiLevelType w:val="hybridMultilevel"/>
    <w:tmpl w:val="D21279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49FB5AF6"/>
    <w:multiLevelType w:val="hybridMultilevel"/>
    <w:tmpl w:val="61E639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4A043619"/>
    <w:multiLevelType w:val="hybridMultilevel"/>
    <w:tmpl w:val="6706D3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4A210F48"/>
    <w:multiLevelType w:val="hybridMultilevel"/>
    <w:tmpl w:val="BBB0D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4AA97F3B"/>
    <w:multiLevelType w:val="hybridMultilevel"/>
    <w:tmpl w:val="839677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4BA3777D"/>
    <w:multiLevelType w:val="hybridMultilevel"/>
    <w:tmpl w:val="F50E9C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4C1212AF"/>
    <w:multiLevelType w:val="hybridMultilevel"/>
    <w:tmpl w:val="016831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4C7F5FCE"/>
    <w:multiLevelType w:val="hybridMultilevel"/>
    <w:tmpl w:val="694298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4CCC026D"/>
    <w:multiLevelType w:val="hybridMultilevel"/>
    <w:tmpl w:val="7BBA0A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4CFC1F1D"/>
    <w:multiLevelType w:val="hybridMultilevel"/>
    <w:tmpl w:val="B942CA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4DAE518A"/>
    <w:multiLevelType w:val="hybridMultilevel"/>
    <w:tmpl w:val="E52E9E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4E9F760A"/>
    <w:multiLevelType w:val="hybridMultilevel"/>
    <w:tmpl w:val="BCD83C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4F17620F"/>
    <w:multiLevelType w:val="hybridMultilevel"/>
    <w:tmpl w:val="5B0C3F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4F33226D"/>
    <w:multiLevelType w:val="hybridMultilevel"/>
    <w:tmpl w:val="AE881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4F6A6D13"/>
    <w:multiLevelType w:val="hybridMultilevel"/>
    <w:tmpl w:val="8F5AE7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5023255B"/>
    <w:multiLevelType w:val="hybridMultilevel"/>
    <w:tmpl w:val="9C4A4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5070125D"/>
    <w:multiLevelType w:val="hybridMultilevel"/>
    <w:tmpl w:val="8B804D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9" w15:restartNumberingAfterBreak="0">
    <w:nsid w:val="508C6426"/>
    <w:multiLevelType w:val="hybridMultilevel"/>
    <w:tmpl w:val="6D3AE1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51336925"/>
    <w:multiLevelType w:val="hybridMultilevel"/>
    <w:tmpl w:val="E82441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51C8361E"/>
    <w:multiLevelType w:val="hybridMultilevel"/>
    <w:tmpl w:val="B3B00A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51D64928"/>
    <w:multiLevelType w:val="hybridMultilevel"/>
    <w:tmpl w:val="6F36C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52B53AA9"/>
    <w:multiLevelType w:val="hybridMultilevel"/>
    <w:tmpl w:val="5FDE5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532B5672"/>
    <w:multiLevelType w:val="hybridMultilevel"/>
    <w:tmpl w:val="3AC28F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5" w15:restartNumberingAfterBreak="0">
    <w:nsid w:val="540C0623"/>
    <w:multiLevelType w:val="hybridMultilevel"/>
    <w:tmpl w:val="1BA8550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54295E00"/>
    <w:multiLevelType w:val="hybridMultilevel"/>
    <w:tmpl w:val="0BC86ADC"/>
    <w:lvl w:ilvl="0" w:tplc="CDE6664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7" w15:restartNumberingAfterBreak="0">
    <w:nsid w:val="5527715F"/>
    <w:multiLevelType w:val="hybridMultilevel"/>
    <w:tmpl w:val="25A6B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 w15:restartNumberingAfterBreak="0">
    <w:nsid w:val="55BF5921"/>
    <w:multiLevelType w:val="hybridMultilevel"/>
    <w:tmpl w:val="21E82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566D5F38"/>
    <w:multiLevelType w:val="hybridMultilevel"/>
    <w:tmpl w:val="4F3AD6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566E74F9"/>
    <w:multiLevelType w:val="hybridMultilevel"/>
    <w:tmpl w:val="85B859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56971AE3"/>
    <w:multiLevelType w:val="hybridMultilevel"/>
    <w:tmpl w:val="3AFC4E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571E6511"/>
    <w:multiLevelType w:val="hybridMultilevel"/>
    <w:tmpl w:val="72B4F5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 w15:restartNumberingAfterBreak="0">
    <w:nsid w:val="578A0D8E"/>
    <w:multiLevelType w:val="hybridMultilevel"/>
    <w:tmpl w:val="642079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586A35F0"/>
    <w:multiLevelType w:val="hybridMultilevel"/>
    <w:tmpl w:val="0A20AC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58841160"/>
    <w:multiLevelType w:val="hybridMultilevel"/>
    <w:tmpl w:val="AC84BF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 w15:restartNumberingAfterBreak="0">
    <w:nsid w:val="58BC5CA6"/>
    <w:multiLevelType w:val="hybridMultilevel"/>
    <w:tmpl w:val="4CB8B8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58D654E2"/>
    <w:multiLevelType w:val="hybridMultilevel"/>
    <w:tmpl w:val="6D68B5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58D95317"/>
    <w:multiLevelType w:val="hybridMultilevel"/>
    <w:tmpl w:val="9EA468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 w15:restartNumberingAfterBreak="0">
    <w:nsid w:val="59124E2D"/>
    <w:multiLevelType w:val="hybridMultilevel"/>
    <w:tmpl w:val="B81A32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59281319"/>
    <w:multiLevelType w:val="hybridMultilevel"/>
    <w:tmpl w:val="C754574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>
    <w:nsid w:val="595A28C8"/>
    <w:multiLevelType w:val="hybridMultilevel"/>
    <w:tmpl w:val="799010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59F55C74"/>
    <w:multiLevelType w:val="hybridMultilevel"/>
    <w:tmpl w:val="313C30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5A292899"/>
    <w:multiLevelType w:val="hybridMultilevel"/>
    <w:tmpl w:val="65665B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5BF16FC1"/>
    <w:multiLevelType w:val="hybridMultilevel"/>
    <w:tmpl w:val="01D825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5BF45ABD"/>
    <w:multiLevelType w:val="hybridMultilevel"/>
    <w:tmpl w:val="986021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 w15:restartNumberingAfterBreak="0">
    <w:nsid w:val="5C4F0102"/>
    <w:multiLevelType w:val="hybridMultilevel"/>
    <w:tmpl w:val="29563A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5CB850BF"/>
    <w:multiLevelType w:val="hybridMultilevel"/>
    <w:tmpl w:val="F22AD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5D486D3A"/>
    <w:multiLevelType w:val="hybridMultilevel"/>
    <w:tmpl w:val="33021E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5D803EFE"/>
    <w:multiLevelType w:val="hybridMultilevel"/>
    <w:tmpl w:val="C5E43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5E035D17"/>
    <w:multiLevelType w:val="hybridMultilevel"/>
    <w:tmpl w:val="F1E8F6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5E1D49C4"/>
    <w:multiLevelType w:val="hybridMultilevel"/>
    <w:tmpl w:val="47D8AF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2" w15:restartNumberingAfterBreak="0">
    <w:nsid w:val="5E570AA7"/>
    <w:multiLevelType w:val="hybridMultilevel"/>
    <w:tmpl w:val="8DE64F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3" w15:restartNumberingAfterBreak="0">
    <w:nsid w:val="5E884257"/>
    <w:multiLevelType w:val="hybridMultilevel"/>
    <w:tmpl w:val="85EAE0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4" w15:restartNumberingAfterBreak="0">
    <w:nsid w:val="5E9D675C"/>
    <w:multiLevelType w:val="hybridMultilevel"/>
    <w:tmpl w:val="F53EF3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 w15:restartNumberingAfterBreak="0">
    <w:nsid w:val="5EB0547B"/>
    <w:multiLevelType w:val="hybridMultilevel"/>
    <w:tmpl w:val="9F642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6" w15:restartNumberingAfterBreak="0">
    <w:nsid w:val="5F1151F2"/>
    <w:multiLevelType w:val="hybridMultilevel"/>
    <w:tmpl w:val="44B689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 w15:restartNumberingAfterBreak="0">
    <w:nsid w:val="5F8071FD"/>
    <w:multiLevelType w:val="hybridMultilevel"/>
    <w:tmpl w:val="8EE688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8" w15:restartNumberingAfterBreak="0">
    <w:nsid w:val="5F9C24C1"/>
    <w:multiLevelType w:val="hybridMultilevel"/>
    <w:tmpl w:val="8F2C30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612C201C"/>
    <w:multiLevelType w:val="hybridMultilevel"/>
    <w:tmpl w:val="966C4E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61413A51"/>
    <w:multiLevelType w:val="hybridMultilevel"/>
    <w:tmpl w:val="A796CA12"/>
    <w:lvl w:ilvl="0" w:tplc="DA6A8CB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1" w15:restartNumberingAfterBreak="0">
    <w:nsid w:val="61471E10"/>
    <w:multiLevelType w:val="hybridMultilevel"/>
    <w:tmpl w:val="FB56D7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 w15:restartNumberingAfterBreak="0">
    <w:nsid w:val="614A16BB"/>
    <w:multiLevelType w:val="hybridMultilevel"/>
    <w:tmpl w:val="72CA1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 w15:restartNumberingAfterBreak="0">
    <w:nsid w:val="61B0636E"/>
    <w:multiLevelType w:val="hybridMultilevel"/>
    <w:tmpl w:val="9F0895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61C22CE9"/>
    <w:multiLevelType w:val="hybridMultilevel"/>
    <w:tmpl w:val="5568E2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61CF1CB3"/>
    <w:multiLevelType w:val="hybridMultilevel"/>
    <w:tmpl w:val="7B74A0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 w15:restartNumberingAfterBreak="0">
    <w:nsid w:val="628D09F1"/>
    <w:multiLevelType w:val="hybridMultilevel"/>
    <w:tmpl w:val="26ACFC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636B5A3E"/>
    <w:multiLevelType w:val="hybridMultilevel"/>
    <w:tmpl w:val="69487F1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8" w15:restartNumberingAfterBreak="0">
    <w:nsid w:val="638241C9"/>
    <w:multiLevelType w:val="hybridMultilevel"/>
    <w:tmpl w:val="55DADEE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9" w15:restartNumberingAfterBreak="0">
    <w:nsid w:val="63951C5A"/>
    <w:multiLevelType w:val="hybridMultilevel"/>
    <w:tmpl w:val="C6E24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63DE10CB"/>
    <w:multiLevelType w:val="hybridMultilevel"/>
    <w:tmpl w:val="DA708E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64781B56"/>
    <w:multiLevelType w:val="hybridMultilevel"/>
    <w:tmpl w:val="EF228F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64DB6CE4"/>
    <w:multiLevelType w:val="hybridMultilevel"/>
    <w:tmpl w:val="9118A9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652B7ACE"/>
    <w:multiLevelType w:val="hybridMultilevel"/>
    <w:tmpl w:val="132826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4" w15:restartNumberingAfterBreak="0">
    <w:nsid w:val="669F2FD4"/>
    <w:multiLevelType w:val="hybridMultilevel"/>
    <w:tmpl w:val="1B389C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66C9090C"/>
    <w:multiLevelType w:val="hybridMultilevel"/>
    <w:tmpl w:val="724A0A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67115605"/>
    <w:multiLevelType w:val="hybridMultilevel"/>
    <w:tmpl w:val="99A601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672E1AEB"/>
    <w:multiLevelType w:val="hybridMultilevel"/>
    <w:tmpl w:val="C2724B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67322CEF"/>
    <w:multiLevelType w:val="hybridMultilevel"/>
    <w:tmpl w:val="190406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9" w15:restartNumberingAfterBreak="0">
    <w:nsid w:val="682C34D1"/>
    <w:multiLevelType w:val="hybridMultilevel"/>
    <w:tmpl w:val="CD1888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0" w15:restartNumberingAfterBreak="0">
    <w:nsid w:val="683B63C0"/>
    <w:multiLevelType w:val="hybridMultilevel"/>
    <w:tmpl w:val="20AE25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1" w15:restartNumberingAfterBreak="0">
    <w:nsid w:val="68583A6B"/>
    <w:multiLevelType w:val="hybridMultilevel"/>
    <w:tmpl w:val="A716A1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2" w15:restartNumberingAfterBreak="0">
    <w:nsid w:val="69AB013A"/>
    <w:multiLevelType w:val="hybridMultilevel"/>
    <w:tmpl w:val="7CF65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6A2900AC"/>
    <w:multiLevelType w:val="hybridMultilevel"/>
    <w:tmpl w:val="2216F8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6A620683"/>
    <w:multiLevelType w:val="hybridMultilevel"/>
    <w:tmpl w:val="E65869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6AE22B7E"/>
    <w:multiLevelType w:val="hybridMultilevel"/>
    <w:tmpl w:val="5EE276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6" w15:restartNumberingAfterBreak="0">
    <w:nsid w:val="6B317929"/>
    <w:multiLevelType w:val="hybridMultilevel"/>
    <w:tmpl w:val="BEFA26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6B9F12BC"/>
    <w:multiLevelType w:val="hybridMultilevel"/>
    <w:tmpl w:val="CCAA0B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8" w15:restartNumberingAfterBreak="0">
    <w:nsid w:val="6BBE38E2"/>
    <w:multiLevelType w:val="hybridMultilevel"/>
    <w:tmpl w:val="F78449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6C8924F6"/>
    <w:multiLevelType w:val="hybridMultilevel"/>
    <w:tmpl w:val="5C9AEE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>
    <w:nsid w:val="6D8F66CE"/>
    <w:multiLevelType w:val="hybridMultilevel"/>
    <w:tmpl w:val="68AE3C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 w15:restartNumberingAfterBreak="0">
    <w:nsid w:val="6DE81EDC"/>
    <w:multiLevelType w:val="hybridMultilevel"/>
    <w:tmpl w:val="415006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6E335CF6"/>
    <w:multiLevelType w:val="hybridMultilevel"/>
    <w:tmpl w:val="0B3C6D3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6E5175B3"/>
    <w:multiLevelType w:val="hybridMultilevel"/>
    <w:tmpl w:val="52169D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6E5C0C9B"/>
    <w:multiLevelType w:val="hybridMultilevel"/>
    <w:tmpl w:val="3EE424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6E660889"/>
    <w:multiLevelType w:val="hybridMultilevel"/>
    <w:tmpl w:val="5644F73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nsid w:val="6EA906B2"/>
    <w:multiLevelType w:val="hybridMultilevel"/>
    <w:tmpl w:val="2D660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 w15:restartNumberingAfterBreak="0">
    <w:nsid w:val="6EF33168"/>
    <w:multiLevelType w:val="hybridMultilevel"/>
    <w:tmpl w:val="519674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6F01596A"/>
    <w:multiLevelType w:val="hybridMultilevel"/>
    <w:tmpl w:val="EFECD6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9" w15:restartNumberingAfterBreak="0">
    <w:nsid w:val="6FA861A0"/>
    <w:multiLevelType w:val="hybridMultilevel"/>
    <w:tmpl w:val="F63863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6FC81B19"/>
    <w:multiLevelType w:val="hybridMultilevel"/>
    <w:tmpl w:val="9662CB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 w15:restartNumberingAfterBreak="0">
    <w:nsid w:val="700C44C5"/>
    <w:multiLevelType w:val="hybridMultilevel"/>
    <w:tmpl w:val="3872D6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71B329BE"/>
    <w:multiLevelType w:val="hybridMultilevel"/>
    <w:tmpl w:val="3306B3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3" w15:restartNumberingAfterBreak="0">
    <w:nsid w:val="71CA1858"/>
    <w:multiLevelType w:val="hybridMultilevel"/>
    <w:tmpl w:val="55367D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7271305C"/>
    <w:multiLevelType w:val="hybridMultilevel"/>
    <w:tmpl w:val="446072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5" w15:restartNumberingAfterBreak="0">
    <w:nsid w:val="727F36CE"/>
    <w:multiLevelType w:val="hybridMultilevel"/>
    <w:tmpl w:val="941201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6" w15:restartNumberingAfterBreak="0">
    <w:nsid w:val="72DB0FE0"/>
    <w:multiLevelType w:val="hybridMultilevel"/>
    <w:tmpl w:val="87F428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7" w15:restartNumberingAfterBreak="0">
    <w:nsid w:val="736251E9"/>
    <w:multiLevelType w:val="hybridMultilevel"/>
    <w:tmpl w:val="5030C1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8" w15:restartNumberingAfterBreak="0">
    <w:nsid w:val="739578CA"/>
    <w:multiLevelType w:val="hybridMultilevel"/>
    <w:tmpl w:val="4E52EF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9" w15:restartNumberingAfterBreak="0">
    <w:nsid w:val="73B8229D"/>
    <w:multiLevelType w:val="hybridMultilevel"/>
    <w:tmpl w:val="294E14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0" w15:restartNumberingAfterBreak="0">
    <w:nsid w:val="7619654F"/>
    <w:multiLevelType w:val="hybridMultilevel"/>
    <w:tmpl w:val="C2303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1" w15:restartNumberingAfterBreak="0">
    <w:nsid w:val="76D76312"/>
    <w:multiLevelType w:val="hybridMultilevel"/>
    <w:tmpl w:val="F4D662A2"/>
    <w:lvl w:ilvl="0" w:tplc="40090001">
      <w:start w:val="1"/>
      <w:numFmt w:val="bullet"/>
      <w:lvlText w:val=""/>
      <w:lvlJc w:val="left"/>
      <w:pPr>
        <w:ind w:left="15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5" w:hanging="360"/>
      </w:pPr>
      <w:rPr>
        <w:rFonts w:ascii="Wingdings" w:hAnsi="Wingdings" w:hint="default"/>
      </w:rPr>
    </w:lvl>
  </w:abstractNum>
  <w:abstractNum w:abstractNumId="282" w15:restartNumberingAfterBreak="0">
    <w:nsid w:val="78A05791"/>
    <w:multiLevelType w:val="hybridMultilevel"/>
    <w:tmpl w:val="172EB1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3" w15:restartNumberingAfterBreak="0">
    <w:nsid w:val="78C0265A"/>
    <w:multiLevelType w:val="hybridMultilevel"/>
    <w:tmpl w:val="1C3EE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4" w15:restartNumberingAfterBreak="0">
    <w:nsid w:val="79173FB7"/>
    <w:multiLevelType w:val="hybridMultilevel"/>
    <w:tmpl w:val="08669DC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79532618"/>
    <w:multiLevelType w:val="hybridMultilevel"/>
    <w:tmpl w:val="429254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6" w15:restartNumberingAfterBreak="0">
    <w:nsid w:val="796D20F7"/>
    <w:multiLevelType w:val="hybridMultilevel"/>
    <w:tmpl w:val="CD50FD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7" w15:restartNumberingAfterBreak="0">
    <w:nsid w:val="7A5F531B"/>
    <w:multiLevelType w:val="hybridMultilevel"/>
    <w:tmpl w:val="ECA4FF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 w15:restartNumberingAfterBreak="0">
    <w:nsid w:val="7A8C22BA"/>
    <w:multiLevelType w:val="hybridMultilevel"/>
    <w:tmpl w:val="F7ECE1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9" w15:restartNumberingAfterBreak="0">
    <w:nsid w:val="7BC03D65"/>
    <w:multiLevelType w:val="hybridMultilevel"/>
    <w:tmpl w:val="B628CD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0" w15:restartNumberingAfterBreak="0">
    <w:nsid w:val="7BF94F6A"/>
    <w:multiLevelType w:val="hybridMultilevel"/>
    <w:tmpl w:val="B2B07B4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1" w15:restartNumberingAfterBreak="0">
    <w:nsid w:val="7BFF4BCE"/>
    <w:multiLevelType w:val="hybridMultilevel"/>
    <w:tmpl w:val="C9C40F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2" w15:restartNumberingAfterBreak="0">
    <w:nsid w:val="7C1E4ECA"/>
    <w:multiLevelType w:val="hybridMultilevel"/>
    <w:tmpl w:val="A582F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3" w15:restartNumberingAfterBreak="0">
    <w:nsid w:val="7CF5121E"/>
    <w:multiLevelType w:val="hybridMultilevel"/>
    <w:tmpl w:val="7A162D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4" w15:restartNumberingAfterBreak="0">
    <w:nsid w:val="7DAA3E52"/>
    <w:multiLevelType w:val="hybridMultilevel"/>
    <w:tmpl w:val="01FC64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5" w15:restartNumberingAfterBreak="0">
    <w:nsid w:val="7DD76EAE"/>
    <w:multiLevelType w:val="hybridMultilevel"/>
    <w:tmpl w:val="8F4CC6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7E5E380B"/>
    <w:multiLevelType w:val="hybridMultilevel"/>
    <w:tmpl w:val="8F36A0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7" w15:restartNumberingAfterBreak="0">
    <w:nsid w:val="7E7D487C"/>
    <w:multiLevelType w:val="hybridMultilevel"/>
    <w:tmpl w:val="106A0D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8" w15:restartNumberingAfterBreak="0">
    <w:nsid w:val="7E82045D"/>
    <w:multiLevelType w:val="hybridMultilevel"/>
    <w:tmpl w:val="4872AE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9" w15:restartNumberingAfterBreak="0">
    <w:nsid w:val="7FD14717"/>
    <w:multiLevelType w:val="hybridMultilevel"/>
    <w:tmpl w:val="E3FE0B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0" w15:restartNumberingAfterBreak="0">
    <w:nsid w:val="7FF47F46"/>
    <w:multiLevelType w:val="hybridMultilevel"/>
    <w:tmpl w:val="F70AFF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4271790">
    <w:abstractNumId w:val="145"/>
  </w:num>
  <w:num w:numId="2" w16cid:durableId="1865316577">
    <w:abstractNumId w:val="40"/>
  </w:num>
  <w:num w:numId="3" w16cid:durableId="724567084">
    <w:abstractNumId w:val="170"/>
  </w:num>
  <w:num w:numId="4" w16cid:durableId="2034647398">
    <w:abstractNumId w:val="107"/>
  </w:num>
  <w:num w:numId="5" w16cid:durableId="446386247">
    <w:abstractNumId w:val="30"/>
  </w:num>
  <w:num w:numId="6" w16cid:durableId="819420332">
    <w:abstractNumId w:val="4"/>
  </w:num>
  <w:num w:numId="7" w16cid:durableId="1363627393">
    <w:abstractNumId w:val="63"/>
  </w:num>
  <w:num w:numId="8" w16cid:durableId="1048064898">
    <w:abstractNumId w:val="171"/>
  </w:num>
  <w:num w:numId="9" w16cid:durableId="304087270">
    <w:abstractNumId w:val="69"/>
  </w:num>
  <w:num w:numId="10" w16cid:durableId="352613788">
    <w:abstractNumId w:val="120"/>
  </w:num>
  <w:num w:numId="11" w16cid:durableId="585188639">
    <w:abstractNumId w:val="284"/>
  </w:num>
  <w:num w:numId="12" w16cid:durableId="105934422">
    <w:abstractNumId w:val="52"/>
  </w:num>
  <w:num w:numId="13" w16cid:durableId="1439989441">
    <w:abstractNumId w:val="54"/>
  </w:num>
  <w:num w:numId="14" w16cid:durableId="453402131">
    <w:abstractNumId w:val="195"/>
  </w:num>
  <w:num w:numId="15" w16cid:durableId="2014643334">
    <w:abstractNumId w:val="95"/>
  </w:num>
  <w:num w:numId="16" w16cid:durableId="1665472974">
    <w:abstractNumId w:val="101"/>
  </w:num>
  <w:num w:numId="17" w16cid:durableId="935750497">
    <w:abstractNumId w:val="81"/>
  </w:num>
  <w:num w:numId="18" w16cid:durableId="1124929702">
    <w:abstractNumId w:val="237"/>
  </w:num>
  <w:num w:numId="19" w16cid:durableId="1849438335">
    <w:abstractNumId w:val="83"/>
  </w:num>
  <w:num w:numId="20" w16cid:durableId="458494485">
    <w:abstractNumId w:val="262"/>
  </w:num>
  <w:num w:numId="21" w16cid:durableId="1032419623">
    <w:abstractNumId w:val="75"/>
  </w:num>
  <w:num w:numId="22" w16cid:durableId="76370521">
    <w:abstractNumId w:val="265"/>
  </w:num>
  <w:num w:numId="23" w16cid:durableId="931626435">
    <w:abstractNumId w:val="238"/>
  </w:num>
  <w:num w:numId="24" w16cid:durableId="247889639">
    <w:abstractNumId w:val="127"/>
  </w:num>
  <w:num w:numId="25" w16cid:durableId="1151094048">
    <w:abstractNumId w:val="62"/>
  </w:num>
  <w:num w:numId="26" w16cid:durableId="620376715">
    <w:abstractNumId w:val="137"/>
  </w:num>
  <w:num w:numId="27" w16cid:durableId="751509351">
    <w:abstractNumId w:val="286"/>
  </w:num>
  <w:num w:numId="28" w16cid:durableId="1602642530">
    <w:abstractNumId w:val="27"/>
  </w:num>
  <w:num w:numId="29" w16cid:durableId="207305491">
    <w:abstractNumId w:val="39"/>
  </w:num>
  <w:num w:numId="30" w16cid:durableId="2017151340">
    <w:abstractNumId w:val="10"/>
  </w:num>
  <w:num w:numId="31" w16cid:durableId="752971501">
    <w:abstractNumId w:val="125"/>
  </w:num>
  <w:num w:numId="32" w16cid:durableId="179589761">
    <w:abstractNumId w:val="268"/>
  </w:num>
  <w:num w:numId="33" w16cid:durableId="1426417965">
    <w:abstractNumId w:val="139"/>
  </w:num>
  <w:num w:numId="34" w16cid:durableId="727344847">
    <w:abstractNumId w:val="220"/>
  </w:num>
  <w:num w:numId="35" w16cid:durableId="727189632">
    <w:abstractNumId w:val="186"/>
  </w:num>
  <w:num w:numId="36" w16cid:durableId="845635031">
    <w:abstractNumId w:val="154"/>
  </w:num>
  <w:num w:numId="37" w16cid:durableId="301077499">
    <w:abstractNumId w:val="128"/>
  </w:num>
  <w:num w:numId="38" w16cid:durableId="762919684">
    <w:abstractNumId w:val="201"/>
  </w:num>
  <w:num w:numId="39" w16cid:durableId="1988044491">
    <w:abstractNumId w:val="6"/>
  </w:num>
  <w:num w:numId="40" w16cid:durableId="1512138102">
    <w:abstractNumId w:val="129"/>
  </w:num>
  <w:num w:numId="41" w16cid:durableId="940915148">
    <w:abstractNumId w:val="9"/>
  </w:num>
  <w:num w:numId="42" w16cid:durableId="1820147045">
    <w:abstractNumId w:val="285"/>
  </w:num>
  <w:num w:numId="43" w16cid:durableId="802499805">
    <w:abstractNumId w:val="184"/>
  </w:num>
  <w:num w:numId="44" w16cid:durableId="1444610157">
    <w:abstractNumId w:val="272"/>
  </w:num>
  <w:num w:numId="45" w16cid:durableId="35081251">
    <w:abstractNumId w:val="41"/>
  </w:num>
  <w:num w:numId="46" w16cid:durableId="1024553105">
    <w:abstractNumId w:val="135"/>
  </w:num>
  <w:num w:numId="47" w16cid:durableId="1364483049">
    <w:abstractNumId w:val="112"/>
  </w:num>
  <w:num w:numId="48" w16cid:durableId="1502503082">
    <w:abstractNumId w:val="122"/>
  </w:num>
  <w:num w:numId="49" w16cid:durableId="193228743">
    <w:abstractNumId w:val="279"/>
  </w:num>
  <w:num w:numId="50" w16cid:durableId="1412266487">
    <w:abstractNumId w:val="202"/>
  </w:num>
  <w:num w:numId="51" w16cid:durableId="1316760041">
    <w:abstractNumId w:val="8"/>
  </w:num>
  <w:num w:numId="52" w16cid:durableId="673605773">
    <w:abstractNumId w:val="88"/>
  </w:num>
  <w:num w:numId="53" w16cid:durableId="1933852125">
    <w:abstractNumId w:val="14"/>
  </w:num>
  <w:num w:numId="54" w16cid:durableId="1915509797">
    <w:abstractNumId w:val="109"/>
  </w:num>
  <w:num w:numId="55" w16cid:durableId="1986154934">
    <w:abstractNumId w:val="249"/>
  </w:num>
  <w:num w:numId="56" w16cid:durableId="1572614915">
    <w:abstractNumId w:val="147"/>
  </w:num>
  <w:num w:numId="57" w16cid:durableId="1174110098">
    <w:abstractNumId w:val="192"/>
  </w:num>
  <w:num w:numId="58" w16cid:durableId="1543206497">
    <w:abstractNumId w:val="157"/>
  </w:num>
  <w:num w:numId="59" w16cid:durableId="696003603">
    <w:abstractNumId w:val="23"/>
  </w:num>
  <w:num w:numId="60" w16cid:durableId="1534609288">
    <w:abstractNumId w:val="245"/>
  </w:num>
  <w:num w:numId="61" w16cid:durableId="1143431169">
    <w:abstractNumId w:val="216"/>
  </w:num>
  <w:num w:numId="62" w16cid:durableId="579170450">
    <w:abstractNumId w:val="190"/>
  </w:num>
  <w:num w:numId="63" w16cid:durableId="1456635864">
    <w:abstractNumId w:val="160"/>
  </w:num>
  <w:num w:numId="64" w16cid:durableId="296881515">
    <w:abstractNumId w:val="253"/>
  </w:num>
  <w:num w:numId="65" w16cid:durableId="232665828">
    <w:abstractNumId w:val="106"/>
  </w:num>
  <w:num w:numId="66" w16cid:durableId="1748653632">
    <w:abstractNumId w:val="44"/>
  </w:num>
  <w:num w:numId="67" w16cid:durableId="497774575">
    <w:abstractNumId w:val="17"/>
  </w:num>
  <w:num w:numId="68" w16cid:durableId="1819958852">
    <w:abstractNumId w:val="66"/>
  </w:num>
  <w:num w:numId="69" w16cid:durableId="184683089">
    <w:abstractNumId w:val="260"/>
  </w:num>
  <w:num w:numId="70" w16cid:durableId="1350061171">
    <w:abstractNumId w:val="150"/>
  </w:num>
  <w:num w:numId="71" w16cid:durableId="1798183867">
    <w:abstractNumId w:val="64"/>
  </w:num>
  <w:num w:numId="72" w16cid:durableId="1951008965">
    <w:abstractNumId w:val="28"/>
  </w:num>
  <w:num w:numId="73" w16cid:durableId="754400686">
    <w:abstractNumId w:val="266"/>
  </w:num>
  <w:num w:numId="74" w16cid:durableId="1695961098">
    <w:abstractNumId w:val="250"/>
  </w:num>
  <w:num w:numId="75" w16cid:durableId="2070611273">
    <w:abstractNumId w:val="270"/>
  </w:num>
  <w:num w:numId="76" w16cid:durableId="1364676655">
    <w:abstractNumId w:val="208"/>
  </w:num>
  <w:num w:numId="77" w16cid:durableId="1319193901">
    <w:abstractNumId w:val="0"/>
  </w:num>
  <w:num w:numId="78" w16cid:durableId="717320826">
    <w:abstractNumId w:val="22"/>
  </w:num>
  <w:num w:numId="79" w16cid:durableId="2110226320">
    <w:abstractNumId w:val="45"/>
  </w:num>
  <w:num w:numId="80" w16cid:durableId="454759109">
    <w:abstractNumId w:val="140"/>
  </w:num>
  <w:num w:numId="81" w16cid:durableId="1546943565">
    <w:abstractNumId w:val="229"/>
  </w:num>
  <w:num w:numId="82" w16cid:durableId="77096495">
    <w:abstractNumId w:val="73"/>
  </w:num>
  <w:num w:numId="83" w16cid:durableId="1123646968">
    <w:abstractNumId w:val="206"/>
  </w:num>
  <w:num w:numId="84" w16cid:durableId="795224375">
    <w:abstractNumId w:val="196"/>
  </w:num>
  <w:num w:numId="85" w16cid:durableId="234557332">
    <w:abstractNumId w:val="188"/>
  </w:num>
  <w:num w:numId="86" w16cid:durableId="1803235116">
    <w:abstractNumId w:val="277"/>
  </w:num>
  <w:num w:numId="87" w16cid:durableId="1537505796">
    <w:abstractNumId w:val="178"/>
  </w:num>
  <w:num w:numId="88" w16cid:durableId="1691642809">
    <w:abstractNumId w:val="226"/>
  </w:num>
  <w:num w:numId="89" w16cid:durableId="468396808">
    <w:abstractNumId w:val="18"/>
  </w:num>
  <w:num w:numId="90" w16cid:durableId="1776096434">
    <w:abstractNumId w:val="57"/>
  </w:num>
  <w:num w:numId="91" w16cid:durableId="685181852">
    <w:abstractNumId w:val="60"/>
  </w:num>
  <w:num w:numId="92" w16cid:durableId="815101333">
    <w:abstractNumId w:val="110"/>
  </w:num>
  <w:num w:numId="93" w16cid:durableId="1432773948">
    <w:abstractNumId w:val="287"/>
  </w:num>
  <w:num w:numId="94" w16cid:durableId="1543708515">
    <w:abstractNumId w:val="168"/>
  </w:num>
  <w:num w:numId="95" w16cid:durableId="536088439">
    <w:abstractNumId w:val="295"/>
  </w:num>
  <w:num w:numId="96" w16cid:durableId="49236742">
    <w:abstractNumId w:val="291"/>
  </w:num>
  <w:num w:numId="97" w16cid:durableId="340861903">
    <w:abstractNumId w:val="283"/>
  </w:num>
  <w:num w:numId="98" w16cid:durableId="1178033905">
    <w:abstractNumId w:val="3"/>
  </w:num>
  <w:num w:numId="99" w16cid:durableId="1830486954">
    <w:abstractNumId w:val="105"/>
  </w:num>
  <w:num w:numId="100" w16cid:durableId="1748070583">
    <w:abstractNumId w:val="298"/>
  </w:num>
  <w:num w:numId="101" w16cid:durableId="2010403989">
    <w:abstractNumId w:val="43"/>
  </w:num>
  <w:num w:numId="102" w16cid:durableId="721369681">
    <w:abstractNumId w:val="252"/>
  </w:num>
  <w:num w:numId="103" w16cid:durableId="1904556849">
    <w:abstractNumId w:val="33"/>
  </w:num>
  <w:num w:numId="104" w16cid:durableId="1713967612">
    <w:abstractNumId w:val="37"/>
  </w:num>
  <w:num w:numId="105" w16cid:durableId="734593594">
    <w:abstractNumId w:val="32"/>
  </w:num>
  <w:num w:numId="106" w16cid:durableId="418064145">
    <w:abstractNumId w:val="297"/>
  </w:num>
  <w:num w:numId="107" w16cid:durableId="1225411085">
    <w:abstractNumId w:val="72"/>
  </w:num>
  <w:num w:numId="108" w16cid:durableId="393941211">
    <w:abstractNumId w:val="215"/>
  </w:num>
  <w:num w:numId="109" w16cid:durableId="2145273688">
    <w:abstractNumId w:val="153"/>
  </w:num>
  <w:num w:numId="110" w16cid:durableId="553347253">
    <w:abstractNumId w:val="138"/>
  </w:num>
  <w:num w:numId="111" w16cid:durableId="1316572749">
    <w:abstractNumId w:val="50"/>
  </w:num>
  <w:num w:numId="112" w16cid:durableId="586351439">
    <w:abstractNumId w:val="78"/>
  </w:num>
  <w:num w:numId="113" w16cid:durableId="1227640615">
    <w:abstractNumId w:val="203"/>
  </w:num>
  <w:num w:numId="114" w16cid:durableId="247931931">
    <w:abstractNumId w:val="210"/>
  </w:num>
  <w:num w:numId="115" w16cid:durableId="733628948">
    <w:abstractNumId w:val="71"/>
  </w:num>
  <w:num w:numId="116" w16cid:durableId="324745019">
    <w:abstractNumId w:val="16"/>
  </w:num>
  <w:num w:numId="117" w16cid:durableId="1420785003">
    <w:abstractNumId w:val="231"/>
  </w:num>
  <w:num w:numId="118" w16cid:durableId="1867523181">
    <w:abstractNumId w:val="113"/>
  </w:num>
  <w:num w:numId="119" w16cid:durableId="727341670">
    <w:abstractNumId w:val="180"/>
  </w:num>
  <w:num w:numId="120" w16cid:durableId="413431503">
    <w:abstractNumId w:val="97"/>
  </w:num>
  <w:num w:numId="121" w16cid:durableId="1361273333">
    <w:abstractNumId w:val="118"/>
  </w:num>
  <w:num w:numId="122" w16cid:durableId="321852411">
    <w:abstractNumId w:val="116"/>
  </w:num>
  <w:num w:numId="123" w16cid:durableId="1598976820">
    <w:abstractNumId w:val="234"/>
  </w:num>
  <w:num w:numId="124" w16cid:durableId="654915214">
    <w:abstractNumId w:val="90"/>
  </w:num>
  <w:num w:numId="125" w16cid:durableId="1361515327">
    <w:abstractNumId w:val="70"/>
  </w:num>
  <w:num w:numId="126" w16cid:durableId="2111924386">
    <w:abstractNumId w:val="224"/>
  </w:num>
  <w:num w:numId="127" w16cid:durableId="1767261223">
    <w:abstractNumId w:val="235"/>
  </w:num>
  <w:num w:numId="128" w16cid:durableId="1300458523">
    <w:abstractNumId w:val="55"/>
  </w:num>
  <w:num w:numId="129" w16cid:durableId="1529682023">
    <w:abstractNumId w:val="200"/>
  </w:num>
  <w:num w:numId="130" w16cid:durableId="747460734">
    <w:abstractNumId w:val="117"/>
  </w:num>
  <w:num w:numId="131" w16cid:durableId="932937606">
    <w:abstractNumId w:val="61"/>
  </w:num>
  <w:num w:numId="132" w16cid:durableId="692730166">
    <w:abstractNumId w:val="12"/>
  </w:num>
  <w:num w:numId="133" w16cid:durableId="1663728845">
    <w:abstractNumId w:val="53"/>
  </w:num>
  <w:num w:numId="134" w16cid:durableId="1498574134">
    <w:abstractNumId w:val="13"/>
  </w:num>
  <w:num w:numId="135" w16cid:durableId="266623435">
    <w:abstractNumId w:val="289"/>
  </w:num>
  <w:num w:numId="136" w16cid:durableId="122961886">
    <w:abstractNumId w:val="247"/>
  </w:num>
  <w:num w:numId="137" w16cid:durableId="508957593">
    <w:abstractNumId w:val="290"/>
  </w:num>
  <w:num w:numId="138" w16cid:durableId="1139419091">
    <w:abstractNumId w:val="1"/>
  </w:num>
  <w:num w:numId="139" w16cid:durableId="844594601">
    <w:abstractNumId w:val="74"/>
  </w:num>
  <w:num w:numId="140" w16cid:durableId="2022464983">
    <w:abstractNumId w:val="179"/>
  </w:num>
  <w:num w:numId="141" w16cid:durableId="1375353454">
    <w:abstractNumId w:val="169"/>
  </w:num>
  <w:num w:numId="142" w16cid:durableId="165827244">
    <w:abstractNumId w:val="228"/>
  </w:num>
  <w:num w:numId="143" w16cid:durableId="338192216">
    <w:abstractNumId w:val="236"/>
  </w:num>
  <w:num w:numId="144" w16cid:durableId="1897547108">
    <w:abstractNumId w:val="222"/>
  </w:num>
  <w:num w:numId="145" w16cid:durableId="986858480">
    <w:abstractNumId w:val="11"/>
  </w:num>
  <w:num w:numId="146" w16cid:durableId="1182623449">
    <w:abstractNumId w:val="221"/>
  </w:num>
  <w:num w:numId="147" w16cid:durableId="1353217238">
    <w:abstractNumId w:val="42"/>
  </w:num>
  <w:num w:numId="148" w16cid:durableId="1290546696">
    <w:abstractNumId w:val="111"/>
  </w:num>
  <w:num w:numId="149" w16cid:durableId="1498497102">
    <w:abstractNumId w:val="82"/>
  </w:num>
  <w:num w:numId="150" w16cid:durableId="1765688829">
    <w:abstractNumId w:val="146"/>
  </w:num>
  <w:num w:numId="151" w16cid:durableId="55131875">
    <w:abstractNumId w:val="185"/>
  </w:num>
  <w:num w:numId="152" w16cid:durableId="1315719443">
    <w:abstractNumId w:val="84"/>
  </w:num>
  <w:num w:numId="153" w16cid:durableId="1611156471">
    <w:abstractNumId w:val="36"/>
  </w:num>
  <w:num w:numId="154" w16cid:durableId="1883787166">
    <w:abstractNumId w:val="56"/>
  </w:num>
  <w:num w:numId="155" w16cid:durableId="901402007">
    <w:abstractNumId w:val="232"/>
  </w:num>
  <w:num w:numId="156" w16cid:durableId="1312636602">
    <w:abstractNumId w:val="68"/>
  </w:num>
  <w:num w:numId="157" w16cid:durableId="1883784745">
    <w:abstractNumId w:val="155"/>
  </w:num>
  <w:num w:numId="158" w16cid:durableId="1457916551">
    <w:abstractNumId w:val="15"/>
  </w:num>
  <w:num w:numId="159" w16cid:durableId="1396397365">
    <w:abstractNumId w:val="19"/>
  </w:num>
  <w:num w:numId="160" w16cid:durableId="1388412881">
    <w:abstractNumId w:val="163"/>
  </w:num>
  <w:num w:numId="161" w16cid:durableId="729302246">
    <w:abstractNumId w:val="233"/>
  </w:num>
  <w:num w:numId="162" w16cid:durableId="922032969">
    <w:abstractNumId w:val="256"/>
  </w:num>
  <w:num w:numId="163" w16cid:durableId="1496266733">
    <w:abstractNumId w:val="165"/>
  </w:num>
  <w:num w:numId="164" w16cid:durableId="883442804">
    <w:abstractNumId w:val="198"/>
  </w:num>
  <w:num w:numId="165" w16cid:durableId="587229310">
    <w:abstractNumId w:val="280"/>
  </w:num>
  <w:num w:numId="166" w16cid:durableId="1837643968">
    <w:abstractNumId w:val="175"/>
  </w:num>
  <w:num w:numId="167" w16cid:durableId="484512363">
    <w:abstractNumId w:val="167"/>
  </w:num>
  <w:num w:numId="168" w16cid:durableId="560603044">
    <w:abstractNumId w:val="26"/>
  </w:num>
  <w:num w:numId="169" w16cid:durableId="1563130823">
    <w:abstractNumId w:val="159"/>
  </w:num>
  <w:num w:numId="170" w16cid:durableId="1874150483">
    <w:abstractNumId w:val="219"/>
  </w:num>
  <w:num w:numId="171" w16cid:durableId="389571419">
    <w:abstractNumId w:val="255"/>
  </w:num>
  <w:num w:numId="172" w16cid:durableId="362902740">
    <w:abstractNumId w:val="99"/>
  </w:num>
  <w:num w:numId="173" w16cid:durableId="1906599134">
    <w:abstractNumId w:val="213"/>
  </w:num>
  <w:num w:numId="174" w16cid:durableId="2091585581">
    <w:abstractNumId w:val="102"/>
  </w:num>
  <w:num w:numId="175" w16cid:durableId="997348752">
    <w:abstractNumId w:val="143"/>
  </w:num>
  <w:num w:numId="176" w16cid:durableId="1623926660">
    <w:abstractNumId w:val="77"/>
  </w:num>
  <w:num w:numId="177" w16cid:durableId="2083868318">
    <w:abstractNumId w:val="166"/>
  </w:num>
  <w:num w:numId="178" w16cid:durableId="1464419718">
    <w:abstractNumId w:val="273"/>
  </w:num>
  <w:num w:numId="179" w16cid:durableId="1587574397">
    <w:abstractNumId w:val="211"/>
  </w:num>
  <w:num w:numId="180" w16cid:durableId="1944653036">
    <w:abstractNumId w:val="269"/>
  </w:num>
  <w:num w:numId="181" w16cid:durableId="1954944061">
    <w:abstractNumId w:val="93"/>
  </w:num>
  <w:num w:numId="182" w16cid:durableId="933052221">
    <w:abstractNumId w:val="205"/>
  </w:num>
  <w:num w:numId="183" w16cid:durableId="352654782">
    <w:abstractNumId w:val="133"/>
  </w:num>
  <w:num w:numId="184" w16cid:durableId="2058889730">
    <w:abstractNumId w:val="131"/>
  </w:num>
  <w:num w:numId="185" w16cid:durableId="1937206798">
    <w:abstractNumId w:val="225"/>
  </w:num>
  <w:num w:numId="186" w16cid:durableId="682242700">
    <w:abstractNumId w:val="261"/>
  </w:num>
  <w:num w:numId="187" w16cid:durableId="835268188">
    <w:abstractNumId w:val="156"/>
  </w:num>
  <w:num w:numId="188" w16cid:durableId="338779321">
    <w:abstractNumId w:val="293"/>
  </w:num>
  <w:num w:numId="189" w16cid:durableId="1580014895">
    <w:abstractNumId w:val="209"/>
  </w:num>
  <w:num w:numId="190" w16cid:durableId="1731920486">
    <w:abstractNumId w:val="96"/>
  </w:num>
  <w:num w:numId="191" w16cid:durableId="429861583">
    <w:abstractNumId w:val="288"/>
  </w:num>
  <w:num w:numId="192" w16cid:durableId="906106406">
    <w:abstractNumId w:val="223"/>
  </w:num>
  <w:num w:numId="193" w16cid:durableId="2087147505">
    <w:abstractNumId w:val="31"/>
  </w:num>
  <w:num w:numId="194" w16cid:durableId="656688032">
    <w:abstractNumId w:val="5"/>
  </w:num>
  <w:num w:numId="195" w16cid:durableId="93746836">
    <w:abstractNumId w:val="194"/>
  </w:num>
  <w:num w:numId="196" w16cid:durableId="138694506">
    <w:abstractNumId w:val="230"/>
  </w:num>
  <w:num w:numId="197" w16cid:durableId="319970672">
    <w:abstractNumId w:val="239"/>
  </w:num>
  <w:num w:numId="198" w16cid:durableId="1095592465">
    <w:abstractNumId w:val="241"/>
  </w:num>
  <w:num w:numId="199" w16cid:durableId="611286401">
    <w:abstractNumId w:val="49"/>
  </w:num>
  <w:num w:numId="200" w16cid:durableId="164906154">
    <w:abstractNumId w:val="299"/>
  </w:num>
  <w:num w:numId="201" w16cid:durableId="504705261">
    <w:abstractNumId w:val="142"/>
  </w:num>
  <w:num w:numId="202" w16cid:durableId="813256815">
    <w:abstractNumId w:val="258"/>
  </w:num>
  <w:num w:numId="203" w16cid:durableId="1904364980">
    <w:abstractNumId w:val="108"/>
  </w:num>
  <w:num w:numId="204" w16cid:durableId="94255511">
    <w:abstractNumId w:val="80"/>
  </w:num>
  <w:num w:numId="205" w16cid:durableId="1073158071">
    <w:abstractNumId w:val="21"/>
  </w:num>
  <w:num w:numId="206" w16cid:durableId="1003362399">
    <w:abstractNumId w:val="91"/>
  </w:num>
  <w:num w:numId="207" w16cid:durableId="2101833997">
    <w:abstractNumId w:val="212"/>
  </w:num>
  <w:num w:numId="208" w16cid:durableId="663364127">
    <w:abstractNumId w:val="87"/>
  </w:num>
  <w:num w:numId="209" w16cid:durableId="906840383">
    <w:abstractNumId w:val="103"/>
  </w:num>
  <w:num w:numId="210" w16cid:durableId="426776828">
    <w:abstractNumId w:val="151"/>
  </w:num>
  <w:num w:numId="211" w16cid:durableId="1529878983">
    <w:abstractNumId w:val="51"/>
  </w:num>
  <w:num w:numId="212" w16cid:durableId="1797138651">
    <w:abstractNumId w:val="48"/>
  </w:num>
  <w:num w:numId="213" w16cid:durableId="1993634541">
    <w:abstractNumId w:val="115"/>
  </w:num>
  <w:num w:numId="214" w16cid:durableId="1787191111">
    <w:abstractNumId w:val="274"/>
  </w:num>
  <w:num w:numId="215" w16cid:durableId="1319379280">
    <w:abstractNumId w:val="149"/>
  </w:num>
  <w:num w:numId="216" w16cid:durableId="424233357">
    <w:abstractNumId w:val="240"/>
  </w:num>
  <w:num w:numId="217" w16cid:durableId="1690914087">
    <w:abstractNumId w:val="24"/>
  </w:num>
  <w:num w:numId="218" w16cid:durableId="1230768987">
    <w:abstractNumId w:val="176"/>
  </w:num>
  <w:num w:numId="219" w16cid:durableId="102191303">
    <w:abstractNumId w:val="132"/>
  </w:num>
  <w:num w:numId="220" w16cid:durableId="1723821876">
    <w:abstractNumId w:val="264"/>
  </w:num>
  <w:num w:numId="221" w16cid:durableId="1619025532">
    <w:abstractNumId w:val="292"/>
  </w:num>
  <w:num w:numId="222" w16cid:durableId="851382117">
    <w:abstractNumId w:val="177"/>
  </w:num>
  <w:num w:numId="223" w16cid:durableId="639768299">
    <w:abstractNumId w:val="263"/>
  </w:num>
  <w:num w:numId="224" w16cid:durableId="1630434282">
    <w:abstractNumId w:val="59"/>
  </w:num>
  <w:num w:numId="225" w16cid:durableId="589120929">
    <w:abstractNumId w:val="2"/>
  </w:num>
  <w:num w:numId="226" w16cid:durableId="625549142">
    <w:abstractNumId w:val="242"/>
  </w:num>
  <w:num w:numId="227" w16cid:durableId="1535267212">
    <w:abstractNumId w:val="124"/>
  </w:num>
  <w:num w:numId="228" w16cid:durableId="935409662">
    <w:abstractNumId w:val="189"/>
  </w:num>
  <w:num w:numId="229" w16cid:durableId="1216041476">
    <w:abstractNumId w:val="98"/>
  </w:num>
  <w:num w:numId="230" w16cid:durableId="1196650632">
    <w:abstractNumId w:val="246"/>
  </w:num>
  <w:num w:numId="231" w16cid:durableId="653683131">
    <w:abstractNumId w:val="257"/>
  </w:num>
  <w:num w:numId="232" w16cid:durableId="1667443313">
    <w:abstractNumId w:val="275"/>
  </w:num>
  <w:num w:numId="233" w16cid:durableId="2104645198">
    <w:abstractNumId w:val="158"/>
  </w:num>
  <w:num w:numId="234" w16cid:durableId="1231500940">
    <w:abstractNumId w:val="197"/>
  </w:num>
  <w:num w:numId="235" w16cid:durableId="1398287986">
    <w:abstractNumId w:val="47"/>
  </w:num>
  <w:num w:numId="236" w16cid:durableId="1951157463">
    <w:abstractNumId w:val="94"/>
  </w:num>
  <w:num w:numId="237" w16cid:durableId="169177827">
    <w:abstractNumId w:val="130"/>
  </w:num>
  <w:num w:numId="238" w16cid:durableId="1304651471">
    <w:abstractNumId w:val="214"/>
  </w:num>
  <w:num w:numId="239" w16cid:durableId="2046443023">
    <w:abstractNumId w:val="34"/>
  </w:num>
  <w:num w:numId="240" w16cid:durableId="1915964748">
    <w:abstractNumId w:val="92"/>
  </w:num>
  <w:num w:numId="241" w16cid:durableId="1693997732">
    <w:abstractNumId w:val="7"/>
  </w:num>
  <w:num w:numId="242" w16cid:durableId="1400321708">
    <w:abstractNumId w:val="100"/>
  </w:num>
  <w:num w:numId="243" w16cid:durableId="1763648775">
    <w:abstractNumId w:val="164"/>
  </w:num>
  <w:num w:numId="244" w16cid:durableId="77338213">
    <w:abstractNumId w:val="244"/>
  </w:num>
  <w:num w:numId="245" w16cid:durableId="1438713694">
    <w:abstractNumId w:val="183"/>
  </w:num>
  <w:num w:numId="246" w16cid:durableId="1948846807">
    <w:abstractNumId w:val="300"/>
  </w:num>
  <w:num w:numId="247" w16cid:durableId="890729091">
    <w:abstractNumId w:val="217"/>
  </w:num>
  <w:num w:numId="248" w16cid:durableId="636841990">
    <w:abstractNumId w:val="254"/>
  </w:num>
  <w:num w:numId="249" w16cid:durableId="1776903658">
    <w:abstractNumId w:val="294"/>
  </w:num>
  <w:num w:numId="250" w16cid:durableId="428695380">
    <w:abstractNumId w:val="251"/>
  </w:num>
  <w:num w:numId="251" w16cid:durableId="119955156">
    <w:abstractNumId w:val="126"/>
  </w:num>
  <w:num w:numId="252" w16cid:durableId="1931616273">
    <w:abstractNumId w:val="243"/>
  </w:num>
  <w:num w:numId="253" w16cid:durableId="1554346686">
    <w:abstractNumId w:val="121"/>
  </w:num>
  <w:num w:numId="254" w16cid:durableId="1348602554">
    <w:abstractNumId w:val="152"/>
  </w:num>
  <w:num w:numId="255" w16cid:durableId="2122258661">
    <w:abstractNumId w:val="123"/>
  </w:num>
  <w:num w:numId="256" w16cid:durableId="1231160776">
    <w:abstractNumId w:val="267"/>
  </w:num>
  <w:num w:numId="257" w16cid:durableId="1653097403">
    <w:abstractNumId w:val="76"/>
  </w:num>
  <w:num w:numId="258" w16cid:durableId="442381493">
    <w:abstractNumId w:val="141"/>
  </w:num>
  <w:num w:numId="259" w16cid:durableId="518274508">
    <w:abstractNumId w:val="271"/>
  </w:num>
  <w:num w:numId="260" w16cid:durableId="82847089">
    <w:abstractNumId w:val="25"/>
  </w:num>
  <w:num w:numId="261" w16cid:durableId="1546060834">
    <w:abstractNumId w:val="161"/>
  </w:num>
  <w:num w:numId="262" w16cid:durableId="1606692873">
    <w:abstractNumId w:val="29"/>
  </w:num>
  <w:num w:numId="263" w16cid:durableId="350113462">
    <w:abstractNumId w:val="276"/>
  </w:num>
  <w:num w:numId="264" w16cid:durableId="469982392">
    <w:abstractNumId w:val="134"/>
  </w:num>
  <w:num w:numId="265" w16cid:durableId="454065686">
    <w:abstractNumId w:val="278"/>
  </w:num>
  <w:num w:numId="266" w16cid:durableId="956566243">
    <w:abstractNumId w:val="248"/>
  </w:num>
  <w:num w:numId="267" w16cid:durableId="1538813734">
    <w:abstractNumId w:val="172"/>
  </w:num>
  <w:num w:numId="268" w16cid:durableId="630020621">
    <w:abstractNumId w:val="227"/>
  </w:num>
  <w:num w:numId="269" w16cid:durableId="1273434651">
    <w:abstractNumId w:val="144"/>
  </w:num>
  <w:num w:numId="270" w16cid:durableId="1692534493">
    <w:abstractNumId w:val="282"/>
  </w:num>
  <w:num w:numId="271" w16cid:durableId="1594166040">
    <w:abstractNumId w:val="162"/>
  </w:num>
  <w:num w:numId="272" w16cid:durableId="1632247337">
    <w:abstractNumId w:val="119"/>
  </w:num>
  <w:num w:numId="273" w16cid:durableId="1648585978">
    <w:abstractNumId w:val="296"/>
  </w:num>
  <w:num w:numId="274" w16cid:durableId="293951517">
    <w:abstractNumId w:val="89"/>
  </w:num>
  <w:num w:numId="275" w16cid:durableId="1932816473">
    <w:abstractNumId w:val="218"/>
  </w:num>
  <w:num w:numId="276" w16cid:durableId="791368060">
    <w:abstractNumId w:val="199"/>
  </w:num>
  <w:num w:numId="277" w16cid:durableId="325591561">
    <w:abstractNumId w:val="259"/>
  </w:num>
  <w:num w:numId="278" w16cid:durableId="1599368043">
    <w:abstractNumId w:val="114"/>
  </w:num>
  <w:num w:numId="279" w16cid:durableId="928075749">
    <w:abstractNumId w:val="204"/>
  </w:num>
  <w:num w:numId="280" w16cid:durableId="1844197987">
    <w:abstractNumId w:val="79"/>
  </w:num>
  <w:num w:numId="281" w16cid:durableId="1909149956">
    <w:abstractNumId w:val="191"/>
  </w:num>
  <w:num w:numId="282" w16cid:durableId="1448889089">
    <w:abstractNumId w:val="67"/>
  </w:num>
  <w:num w:numId="283" w16cid:durableId="263389255">
    <w:abstractNumId w:val="181"/>
  </w:num>
  <w:num w:numId="284" w16cid:durableId="946156430">
    <w:abstractNumId w:val="38"/>
  </w:num>
  <w:num w:numId="285" w16cid:durableId="778378820">
    <w:abstractNumId w:val="136"/>
  </w:num>
  <w:num w:numId="286" w16cid:durableId="837693593">
    <w:abstractNumId w:val="58"/>
  </w:num>
  <w:num w:numId="287" w16cid:durableId="854080723">
    <w:abstractNumId w:val="104"/>
  </w:num>
  <w:num w:numId="288" w16cid:durableId="72358093">
    <w:abstractNumId w:val="46"/>
  </w:num>
  <w:num w:numId="289" w16cid:durableId="1312637900">
    <w:abstractNumId w:val="86"/>
  </w:num>
  <w:num w:numId="290" w16cid:durableId="410853206">
    <w:abstractNumId w:val="207"/>
  </w:num>
  <w:num w:numId="291" w16cid:durableId="1070881385">
    <w:abstractNumId w:val="173"/>
  </w:num>
  <w:num w:numId="292" w16cid:durableId="672688830">
    <w:abstractNumId w:val="148"/>
  </w:num>
  <w:num w:numId="293" w16cid:durableId="737826289">
    <w:abstractNumId w:val="187"/>
  </w:num>
  <w:num w:numId="294" w16cid:durableId="1405646199">
    <w:abstractNumId w:val="65"/>
  </w:num>
  <w:num w:numId="295" w16cid:durableId="1207832329">
    <w:abstractNumId w:val="35"/>
  </w:num>
  <w:num w:numId="296" w16cid:durableId="934903141">
    <w:abstractNumId w:val="193"/>
  </w:num>
  <w:num w:numId="297" w16cid:durableId="1902520814">
    <w:abstractNumId w:val="182"/>
  </w:num>
  <w:num w:numId="298" w16cid:durableId="1680619392">
    <w:abstractNumId w:val="281"/>
  </w:num>
  <w:num w:numId="299" w16cid:durableId="139882063">
    <w:abstractNumId w:val="85"/>
  </w:num>
  <w:num w:numId="300" w16cid:durableId="996111551">
    <w:abstractNumId w:val="20"/>
  </w:num>
  <w:num w:numId="301" w16cid:durableId="136608277">
    <w:abstractNumId w:val="174"/>
  </w:num>
  <w:numIdMacAtCleanup w:val="30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CC0"/>
    <w:rsid w:val="000004E4"/>
    <w:rsid w:val="000012AE"/>
    <w:rsid w:val="00001671"/>
    <w:rsid w:val="000018D5"/>
    <w:rsid w:val="0000346A"/>
    <w:rsid w:val="00003A31"/>
    <w:rsid w:val="00004139"/>
    <w:rsid w:val="00004D88"/>
    <w:rsid w:val="00004DCF"/>
    <w:rsid w:val="00006206"/>
    <w:rsid w:val="00006384"/>
    <w:rsid w:val="00006745"/>
    <w:rsid w:val="00007AE1"/>
    <w:rsid w:val="00007C06"/>
    <w:rsid w:val="00011227"/>
    <w:rsid w:val="0001126B"/>
    <w:rsid w:val="00011982"/>
    <w:rsid w:val="00012552"/>
    <w:rsid w:val="000129AF"/>
    <w:rsid w:val="000140F3"/>
    <w:rsid w:val="00014C3C"/>
    <w:rsid w:val="00014E0E"/>
    <w:rsid w:val="00015305"/>
    <w:rsid w:val="00015358"/>
    <w:rsid w:val="0001582E"/>
    <w:rsid w:val="00016B7A"/>
    <w:rsid w:val="00016D7A"/>
    <w:rsid w:val="00016E09"/>
    <w:rsid w:val="0001750E"/>
    <w:rsid w:val="00017DE3"/>
    <w:rsid w:val="0002194F"/>
    <w:rsid w:val="00021E8E"/>
    <w:rsid w:val="000229A1"/>
    <w:rsid w:val="000229DF"/>
    <w:rsid w:val="00023CF5"/>
    <w:rsid w:val="00025591"/>
    <w:rsid w:val="00025E96"/>
    <w:rsid w:val="0003075F"/>
    <w:rsid w:val="0003223C"/>
    <w:rsid w:val="00032A53"/>
    <w:rsid w:val="00032F0F"/>
    <w:rsid w:val="0003372B"/>
    <w:rsid w:val="000338D0"/>
    <w:rsid w:val="00033EF2"/>
    <w:rsid w:val="00034BB0"/>
    <w:rsid w:val="00036446"/>
    <w:rsid w:val="000367EA"/>
    <w:rsid w:val="000370EC"/>
    <w:rsid w:val="00040320"/>
    <w:rsid w:val="00040C5E"/>
    <w:rsid w:val="00040C8D"/>
    <w:rsid w:val="00040D16"/>
    <w:rsid w:val="00040E4F"/>
    <w:rsid w:val="00041077"/>
    <w:rsid w:val="0004145D"/>
    <w:rsid w:val="00041D59"/>
    <w:rsid w:val="00042448"/>
    <w:rsid w:val="000439C8"/>
    <w:rsid w:val="00043C18"/>
    <w:rsid w:val="000440F0"/>
    <w:rsid w:val="00044156"/>
    <w:rsid w:val="0004482A"/>
    <w:rsid w:val="0004499A"/>
    <w:rsid w:val="00044C31"/>
    <w:rsid w:val="00044D62"/>
    <w:rsid w:val="00045EFA"/>
    <w:rsid w:val="00046924"/>
    <w:rsid w:val="0004709C"/>
    <w:rsid w:val="00047E41"/>
    <w:rsid w:val="00050377"/>
    <w:rsid w:val="00050F8C"/>
    <w:rsid w:val="00051B7E"/>
    <w:rsid w:val="00052B6D"/>
    <w:rsid w:val="00052CC0"/>
    <w:rsid w:val="0005304E"/>
    <w:rsid w:val="00053A81"/>
    <w:rsid w:val="00053EF3"/>
    <w:rsid w:val="00053FA3"/>
    <w:rsid w:val="00053FD0"/>
    <w:rsid w:val="00054C6E"/>
    <w:rsid w:val="000555BA"/>
    <w:rsid w:val="000571A0"/>
    <w:rsid w:val="00057623"/>
    <w:rsid w:val="0005769A"/>
    <w:rsid w:val="000601A6"/>
    <w:rsid w:val="0006024E"/>
    <w:rsid w:val="00060E48"/>
    <w:rsid w:val="00060E58"/>
    <w:rsid w:val="00060F5A"/>
    <w:rsid w:val="00063180"/>
    <w:rsid w:val="000636A9"/>
    <w:rsid w:val="00063F77"/>
    <w:rsid w:val="000654FF"/>
    <w:rsid w:val="00065C50"/>
    <w:rsid w:val="00065D30"/>
    <w:rsid w:val="00065D79"/>
    <w:rsid w:val="00067F00"/>
    <w:rsid w:val="00070395"/>
    <w:rsid w:val="00071047"/>
    <w:rsid w:val="000718C6"/>
    <w:rsid w:val="00072CF1"/>
    <w:rsid w:val="0007321F"/>
    <w:rsid w:val="00074247"/>
    <w:rsid w:val="00074651"/>
    <w:rsid w:val="000760E1"/>
    <w:rsid w:val="000763A8"/>
    <w:rsid w:val="00077632"/>
    <w:rsid w:val="00077C85"/>
    <w:rsid w:val="000805E7"/>
    <w:rsid w:val="00080AD6"/>
    <w:rsid w:val="00081102"/>
    <w:rsid w:val="000814C2"/>
    <w:rsid w:val="00081DB4"/>
    <w:rsid w:val="00083AC0"/>
    <w:rsid w:val="0008433B"/>
    <w:rsid w:val="00084EEB"/>
    <w:rsid w:val="00085B73"/>
    <w:rsid w:val="000860BD"/>
    <w:rsid w:val="0008692A"/>
    <w:rsid w:val="00086DF2"/>
    <w:rsid w:val="00086F8B"/>
    <w:rsid w:val="00087518"/>
    <w:rsid w:val="00087657"/>
    <w:rsid w:val="00087C8D"/>
    <w:rsid w:val="00087F09"/>
    <w:rsid w:val="00090F61"/>
    <w:rsid w:val="00091578"/>
    <w:rsid w:val="00091737"/>
    <w:rsid w:val="00091BF9"/>
    <w:rsid w:val="00091C35"/>
    <w:rsid w:val="00091D76"/>
    <w:rsid w:val="0009209C"/>
    <w:rsid w:val="0009324D"/>
    <w:rsid w:val="000937E0"/>
    <w:rsid w:val="00093871"/>
    <w:rsid w:val="000939B3"/>
    <w:rsid w:val="00093B67"/>
    <w:rsid w:val="00093BA4"/>
    <w:rsid w:val="0009415E"/>
    <w:rsid w:val="00094480"/>
    <w:rsid w:val="0009501A"/>
    <w:rsid w:val="000950E8"/>
    <w:rsid w:val="00096100"/>
    <w:rsid w:val="000968DC"/>
    <w:rsid w:val="00096F7C"/>
    <w:rsid w:val="000A0096"/>
    <w:rsid w:val="000A0690"/>
    <w:rsid w:val="000A093A"/>
    <w:rsid w:val="000A0AA1"/>
    <w:rsid w:val="000A1288"/>
    <w:rsid w:val="000A1631"/>
    <w:rsid w:val="000A1963"/>
    <w:rsid w:val="000A2756"/>
    <w:rsid w:val="000A3546"/>
    <w:rsid w:val="000A6B92"/>
    <w:rsid w:val="000A6D10"/>
    <w:rsid w:val="000B07B4"/>
    <w:rsid w:val="000B09E9"/>
    <w:rsid w:val="000B1A40"/>
    <w:rsid w:val="000B22A9"/>
    <w:rsid w:val="000B2A07"/>
    <w:rsid w:val="000B2EF6"/>
    <w:rsid w:val="000B4D01"/>
    <w:rsid w:val="000B5679"/>
    <w:rsid w:val="000B65CA"/>
    <w:rsid w:val="000B662F"/>
    <w:rsid w:val="000B68A6"/>
    <w:rsid w:val="000B79EA"/>
    <w:rsid w:val="000C1107"/>
    <w:rsid w:val="000C11D1"/>
    <w:rsid w:val="000C1481"/>
    <w:rsid w:val="000C23A4"/>
    <w:rsid w:val="000C2C7F"/>
    <w:rsid w:val="000C3CC8"/>
    <w:rsid w:val="000C3CEC"/>
    <w:rsid w:val="000C454C"/>
    <w:rsid w:val="000C4786"/>
    <w:rsid w:val="000C48E4"/>
    <w:rsid w:val="000C4F5D"/>
    <w:rsid w:val="000C516D"/>
    <w:rsid w:val="000C51D9"/>
    <w:rsid w:val="000C5624"/>
    <w:rsid w:val="000C5BD8"/>
    <w:rsid w:val="000C5F39"/>
    <w:rsid w:val="000C69EB"/>
    <w:rsid w:val="000C6E2B"/>
    <w:rsid w:val="000C7026"/>
    <w:rsid w:val="000C7573"/>
    <w:rsid w:val="000C7729"/>
    <w:rsid w:val="000C786E"/>
    <w:rsid w:val="000D0371"/>
    <w:rsid w:val="000D0543"/>
    <w:rsid w:val="000D068E"/>
    <w:rsid w:val="000D0876"/>
    <w:rsid w:val="000D11CB"/>
    <w:rsid w:val="000D1531"/>
    <w:rsid w:val="000D22DC"/>
    <w:rsid w:val="000D2358"/>
    <w:rsid w:val="000D2782"/>
    <w:rsid w:val="000D3136"/>
    <w:rsid w:val="000D365A"/>
    <w:rsid w:val="000D37C1"/>
    <w:rsid w:val="000D43E3"/>
    <w:rsid w:val="000D47C8"/>
    <w:rsid w:val="000D4956"/>
    <w:rsid w:val="000D4DCF"/>
    <w:rsid w:val="000D5B1B"/>
    <w:rsid w:val="000D7204"/>
    <w:rsid w:val="000D7902"/>
    <w:rsid w:val="000E0028"/>
    <w:rsid w:val="000E091F"/>
    <w:rsid w:val="000E24FA"/>
    <w:rsid w:val="000E2E50"/>
    <w:rsid w:val="000E3720"/>
    <w:rsid w:val="000E39C9"/>
    <w:rsid w:val="000E4214"/>
    <w:rsid w:val="000E4F63"/>
    <w:rsid w:val="000E5A93"/>
    <w:rsid w:val="000E5C65"/>
    <w:rsid w:val="000E5E86"/>
    <w:rsid w:val="000E66E7"/>
    <w:rsid w:val="000E676E"/>
    <w:rsid w:val="000E6F1D"/>
    <w:rsid w:val="000E7405"/>
    <w:rsid w:val="000E74DF"/>
    <w:rsid w:val="000F166D"/>
    <w:rsid w:val="000F2EAF"/>
    <w:rsid w:val="000F3A32"/>
    <w:rsid w:val="000F511B"/>
    <w:rsid w:val="000F5158"/>
    <w:rsid w:val="000F558A"/>
    <w:rsid w:val="000F66C9"/>
    <w:rsid w:val="000F742E"/>
    <w:rsid w:val="000F751B"/>
    <w:rsid w:val="000F78FE"/>
    <w:rsid w:val="000F794B"/>
    <w:rsid w:val="00100B81"/>
    <w:rsid w:val="001013AA"/>
    <w:rsid w:val="00101503"/>
    <w:rsid w:val="00101613"/>
    <w:rsid w:val="001018D6"/>
    <w:rsid w:val="0010221C"/>
    <w:rsid w:val="00102832"/>
    <w:rsid w:val="0010289C"/>
    <w:rsid w:val="00102B71"/>
    <w:rsid w:val="00102C6A"/>
    <w:rsid w:val="00102E90"/>
    <w:rsid w:val="00102F9F"/>
    <w:rsid w:val="00104016"/>
    <w:rsid w:val="001048AC"/>
    <w:rsid w:val="0010490C"/>
    <w:rsid w:val="00104A89"/>
    <w:rsid w:val="00104C5F"/>
    <w:rsid w:val="001057ED"/>
    <w:rsid w:val="001062B6"/>
    <w:rsid w:val="001064AD"/>
    <w:rsid w:val="00106BC9"/>
    <w:rsid w:val="00106C12"/>
    <w:rsid w:val="00106FE2"/>
    <w:rsid w:val="00107162"/>
    <w:rsid w:val="0010718E"/>
    <w:rsid w:val="0010757F"/>
    <w:rsid w:val="00107AD7"/>
    <w:rsid w:val="00107C91"/>
    <w:rsid w:val="0011122C"/>
    <w:rsid w:val="001112CC"/>
    <w:rsid w:val="001127E5"/>
    <w:rsid w:val="00112C31"/>
    <w:rsid w:val="00112DA0"/>
    <w:rsid w:val="0011377A"/>
    <w:rsid w:val="00113DD6"/>
    <w:rsid w:val="001147D6"/>
    <w:rsid w:val="00114AFB"/>
    <w:rsid w:val="00115980"/>
    <w:rsid w:val="0011751B"/>
    <w:rsid w:val="00117BB8"/>
    <w:rsid w:val="00120609"/>
    <w:rsid w:val="00120819"/>
    <w:rsid w:val="00120A95"/>
    <w:rsid w:val="00121DCB"/>
    <w:rsid w:val="0012212C"/>
    <w:rsid w:val="0012263E"/>
    <w:rsid w:val="00122D9A"/>
    <w:rsid w:val="00122F52"/>
    <w:rsid w:val="00123AD0"/>
    <w:rsid w:val="00123CE1"/>
    <w:rsid w:val="001241E0"/>
    <w:rsid w:val="0012511C"/>
    <w:rsid w:val="00125CB4"/>
    <w:rsid w:val="00125D5C"/>
    <w:rsid w:val="0012604C"/>
    <w:rsid w:val="00126272"/>
    <w:rsid w:val="00126442"/>
    <w:rsid w:val="0012774D"/>
    <w:rsid w:val="00127F46"/>
    <w:rsid w:val="0013095F"/>
    <w:rsid w:val="00130AC9"/>
    <w:rsid w:val="00130B2E"/>
    <w:rsid w:val="001321EA"/>
    <w:rsid w:val="00132587"/>
    <w:rsid w:val="001336C7"/>
    <w:rsid w:val="00133D78"/>
    <w:rsid w:val="001341CC"/>
    <w:rsid w:val="00134616"/>
    <w:rsid w:val="00135594"/>
    <w:rsid w:val="001356B4"/>
    <w:rsid w:val="00135832"/>
    <w:rsid w:val="00135972"/>
    <w:rsid w:val="0013598B"/>
    <w:rsid w:val="00136947"/>
    <w:rsid w:val="00136FC9"/>
    <w:rsid w:val="00137420"/>
    <w:rsid w:val="00137750"/>
    <w:rsid w:val="00137C55"/>
    <w:rsid w:val="00140537"/>
    <w:rsid w:val="00140758"/>
    <w:rsid w:val="00140999"/>
    <w:rsid w:val="00142E5B"/>
    <w:rsid w:val="00143030"/>
    <w:rsid w:val="001432F8"/>
    <w:rsid w:val="001438A5"/>
    <w:rsid w:val="00143904"/>
    <w:rsid w:val="00143D74"/>
    <w:rsid w:val="00143F43"/>
    <w:rsid w:val="00144966"/>
    <w:rsid w:val="00144B20"/>
    <w:rsid w:val="00145148"/>
    <w:rsid w:val="00145784"/>
    <w:rsid w:val="00145D44"/>
    <w:rsid w:val="00145E75"/>
    <w:rsid w:val="001465D9"/>
    <w:rsid w:val="00146881"/>
    <w:rsid w:val="001468A0"/>
    <w:rsid w:val="00146B80"/>
    <w:rsid w:val="00146E83"/>
    <w:rsid w:val="00147227"/>
    <w:rsid w:val="00147796"/>
    <w:rsid w:val="00147F0B"/>
    <w:rsid w:val="001500B7"/>
    <w:rsid w:val="00152498"/>
    <w:rsid w:val="00152646"/>
    <w:rsid w:val="0015356E"/>
    <w:rsid w:val="00153AEF"/>
    <w:rsid w:val="00153ED2"/>
    <w:rsid w:val="001541F8"/>
    <w:rsid w:val="00154821"/>
    <w:rsid w:val="00154CEB"/>
    <w:rsid w:val="00154DD1"/>
    <w:rsid w:val="0015511B"/>
    <w:rsid w:val="001551ED"/>
    <w:rsid w:val="00155712"/>
    <w:rsid w:val="00157D79"/>
    <w:rsid w:val="001615B1"/>
    <w:rsid w:val="00161ABB"/>
    <w:rsid w:val="00161CFA"/>
    <w:rsid w:val="0016275F"/>
    <w:rsid w:val="00162F27"/>
    <w:rsid w:val="00162F8B"/>
    <w:rsid w:val="00163280"/>
    <w:rsid w:val="0016379B"/>
    <w:rsid w:val="00163998"/>
    <w:rsid w:val="00164259"/>
    <w:rsid w:val="00164AAA"/>
    <w:rsid w:val="00164AC7"/>
    <w:rsid w:val="00165217"/>
    <w:rsid w:val="001655BB"/>
    <w:rsid w:val="00165CA4"/>
    <w:rsid w:val="00165DC1"/>
    <w:rsid w:val="00166CF7"/>
    <w:rsid w:val="00166EF2"/>
    <w:rsid w:val="001670DD"/>
    <w:rsid w:val="00167D28"/>
    <w:rsid w:val="001704F2"/>
    <w:rsid w:val="00170594"/>
    <w:rsid w:val="00170A54"/>
    <w:rsid w:val="00170C13"/>
    <w:rsid w:val="00171506"/>
    <w:rsid w:val="00171549"/>
    <w:rsid w:val="001715C6"/>
    <w:rsid w:val="001741D7"/>
    <w:rsid w:val="00174964"/>
    <w:rsid w:val="00174FE6"/>
    <w:rsid w:val="00175882"/>
    <w:rsid w:val="00175CAB"/>
    <w:rsid w:val="00176985"/>
    <w:rsid w:val="00177C11"/>
    <w:rsid w:val="00177E62"/>
    <w:rsid w:val="00180260"/>
    <w:rsid w:val="0018070C"/>
    <w:rsid w:val="001814EE"/>
    <w:rsid w:val="001828BD"/>
    <w:rsid w:val="00182C6D"/>
    <w:rsid w:val="00183BAF"/>
    <w:rsid w:val="00183D43"/>
    <w:rsid w:val="00184002"/>
    <w:rsid w:val="0018414C"/>
    <w:rsid w:val="00185474"/>
    <w:rsid w:val="001859EB"/>
    <w:rsid w:val="00185D1F"/>
    <w:rsid w:val="00187228"/>
    <w:rsid w:val="0018725E"/>
    <w:rsid w:val="00187C9B"/>
    <w:rsid w:val="001902A3"/>
    <w:rsid w:val="00190754"/>
    <w:rsid w:val="001914F1"/>
    <w:rsid w:val="00191BD2"/>
    <w:rsid w:val="00192835"/>
    <w:rsid w:val="00192D69"/>
    <w:rsid w:val="00193810"/>
    <w:rsid w:val="00193D04"/>
    <w:rsid w:val="00194DC1"/>
    <w:rsid w:val="001953AC"/>
    <w:rsid w:val="00195A11"/>
    <w:rsid w:val="001974D0"/>
    <w:rsid w:val="001979A5"/>
    <w:rsid w:val="00197C16"/>
    <w:rsid w:val="001A0CBB"/>
    <w:rsid w:val="001A1E14"/>
    <w:rsid w:val="001A29FA"/>
    <w:rsid w:val="001A3271"/>
    <w:rsid w:val="001A3987"/>
    <w:rsid w:val="001A45EE"/>
    <w:rsid w:val="001A52E9"/>
    <w:rsid w:val="001A59B8"/>
    <w:rsid w:val="001A5C15"/>
    <w:rsid w:val="001A5E98"/>
    <w:rsid w:val="001A5F55"/>
    <w:rsid w:val="001A65A2"/>
    <w:rsid w:val="001A6B9F"/>
    <w:rsid w:val="001A73CC"/>
    <w:rsid w:val="001A76A0"/>
    <w:rsid w:val="001A77E4"/>
    <w:rsid w:val="001A7898"/>
    <w:rsid w:val="001A7CDE"/>
    <w:rsid w:val="001B0354"/>
    <w:rsid w:val="001B052D"/>
    <w:rsid w:val="001B19A1"/>
    <w:rsid w:val="001B1F19"/>
    <w:rsid w:val="001B2545"/>
    <w:rsid w:val="001B2930"/>
    <w:rsid w:val="001B29C7"/>
    <w:rsid w:val="001B37AE"/>
    <w:rsid w:val="001B3825"/>
    <w:rsid w:val="001B3FA5"/>
    <w:rsid w:val="001B4DB2"/>
    <w:rsid w:val="001B540F"/>
    <w:rsid w:val="001B5FF6"/>
    <w:rsid w:val="001B675C"/>
    <w:rsid w:val="001B7014"/>
    <w:rsid w:val="001B7539"/>
    <w:rsid w:val="001B76BE"/>
    <w:rsid w:val="001C07E9"/>
    <w:rsid w:val="001C0FFF"/>
    <w:rsid w:val="001C18EC"/>
    <w:rsid w:val="001C1A24"/>
    <w:rsid w:val="001C2C15"/>
    <w:rsid w:val="001C2C2F"/>
    <w:rsid w:val="001C311E"/>
    <w:rsid w:val="001C40D1"/>
    <w:rsid w:val="001C4299"/>
    <w:rsid w:val="001C4AA4"/>
    <w:rsid w:val="001C5673"/>
    <w:rsid w:val="001C5B57"/>
    <w:rsid w:val="001C5B60"/>
    <w:rsid w:val="001C5C1C"/>
    <w:rsid w:val="001C5E40"/>
    <w:rsid w:val="001D006E"/>
    <w:rsid w:val="001D00CC"/>
    <w:rsid w:val="001D019A"/>
    <w:rsid w:val="001D0A03"/>
    <w:rsid w:val="001D0D19"/>
    <w:rsid w:val="001D17F2"/>
    <w:rsid w:val="001D24B4"/>
    <w:rsid w:val="001D298E"/>
    <w:rsid w:val="001D29D2"/>
    <w:rsid w:val="001D3027"/>
    <w:rsid w:val="001D3083"/>
    <w:rsid w:val="001D32BD"/>
    <w:rsid w:val="001D3B7F"/>
    <w:rsid w:val="001D3BDD"/>
    <w:rsid w:val="001D414A"/>
    <w:rsid w:val="001D5002"/>
    <w:rsid w:val="001D558F"/>
    <w:rsid w:val="001D5D20"/>
    <w:rsid w:val="001D6242"/>
    <w:rsid w:val="001E0915"/>
    <w:rsid w:val="001E0933"/>
    <w:rsid w:val="001E0E92"/>
    <w:rsid w:val="001E12FC"/>
    <w:rsid w:val="001E1A71"/>
    <w:rsid w:val="001E2860"/>
    <w:rsid w:val="001E2F8B"/>
    <w:rsid w:val="001E311C"/>
    <w:rsid w:val="001E3146"/>
    <w:rsid w:val="001E38C6"/>
    <w:rsid w:val="001E4161"/>
    <w:rsid w:val="001E5476"/>
    <w:rsid w:val="001E5654"/>
    <w:rsid w:val="001E5C4F"/>
    <w:rsid w:val="001E5D18"/>
    <w:rsid w:val="001E6915"/>
    <w:rsid w:val="001E6DCC"/>
    <w:rsid w:val="001E6F46"/>
    <w:rsid w:val="001E7103"/>
    <w:rsid w:val="001E73AF"/>
    <w:rsid w:val="001F1278"/>
    <w:rsid w:val="001F15F9"/>
    <w:rsid w:val="001F18C3"/>
    <w:rsid w:val="001F1B75"/>
    <w:rsid w:val="001F2B1A"/>
    <w:rsid w:val="001F2EC2"/>
    <w:rsid w:val="001F32EE"/>
    <w:rsid w:val="001F3551"/>
    <w:rsid w:val="001F3F6E"/>
    <w:rsid w:val="001F4454"/>
    <w:rsid w:val="001F4738"/>
    <w:rsid w:val="001F4A6B"/>
    <w:rsid w:val="001F506F"/>
    <w:rsid w:val="001F507D"/>
    <w:rsid w:val="001F6B76"/>
    <w:rsid w:val="001F6D73"/>
    <w:rsid w:val="001F6EC6"/>
    <w:rsid w:val="001F7D00"/>
    <w:rsid w:val="002001EA"/>
    <w:rsid w:val="0020043A"/>
    <w:rsid w:val="002010B0"/>
    <w:rsid w:val="00201897"/>
    <w:rsid w:val="00201B19"/>
    <w:rsid w:val="002021D8"/>
    <w:rsid w:val="00202DC0"/>
    <w:rsid w:val="00202F30"/>
    <w:rsid w:val="00203140"/>
    <w:rsid w:val="002033E3"/>
    <w:rsid w:val="00203C41"/>
    <w:rsid w:val="00203C44"/>
    <w:rsid w:val="00203E5B"/>
    <w:rsid w:val="00204B3D"/>
    <w:rsid w:val="00205139"/>
    <w:rsid w:val="0020537A"/>
    <w:rsid w:val="0020588A"/>
    <w:rsid w:val="00205D9B"/>
    <w:rsid w:val="00207518"/>
    <w:rsid w:val="002077B8"/>
    <w:rsid w:val="00207C4D"/>
    <w:rsid w:val="00212444"/>
    <w:rsid w:val="002129D4"/>
    <w:rsid w:val="00214DCA"/>
    <w:rsid w:val="00214E39"/>
    <w:rsid w:val="00215176"/>
    <w:rsid w:val="002156BF"/>
    <w:rsid w:val="00215EF2"/>
    <w:rsid w:val="0021627C"/>
    <w:rsid w:val="002168BD"/>
    <w:rsid w:val="00217323"/>
    <w:rsid w:val="00217AC7"/>
    <w:rsid w:val="00217D46"/>
    <w:rsid w:val="00217D6C"/>
    <w:rsid w:val="00217F31"/>
    <w:rsid w:val="00220929"/>
    <w:rsid w:val="00221BFF"/>
    <w:rsid w:val="00222062"/>
    <w:rsid w:val="00222396"/>
    <w:rsid w:val="00222D22"/>
    <w:rsid w:val="0022309C"/>
    <w:rsid w:val="00223933"/>
    <w:rsid w:val="002239A5"/>
    <w:rsid w:val="00225139"/>
    <w:rsid w:val="00225526"/>
    <w:rsid w:val="00225921"/>
    <w:rsid w:val="002262B6"/>
    <w:rsid w:val="002264C7"/>
    <w:rsid w:val="00226919"/>
    <w:rsid w:val="00226FBA"/>
    <w:rsid w:val="002272BE"/>
    <w:rsid w:val="00227D1D"/>
    <w:rsid w:val="00230417"/>
    <w:rsid w:val="00230579"/>
    <w:rsid w:val="00230D0F"/>
    <w:rsid w:val="002310BC"/>
    <w:rsid w:val="0023147B"/>
    <w:rsid w:val="002316EB"/>
    <w:rsid w:val="00231856"/>
    <w:rsid w:val="00234530"/>
    <w:rsid w:val="0023482E"/>
    <w:rsid w:val="00234F03"/>
    <w:rsid w:val="00235F11"/>
    <w:rsid w:val="002370ED"/>
    <w:rsid w:val="00237205"/>
    <w:rsid w:val="00240FE9"/>
    <w:rsid w:val="00241033"/>
    <w:rsid w:val="002417C7"/>
    <w:rsid w:val="00241E15"/>
    <w:rsid w:val="00242561"/>
    <w:rsid w:val="00242592"/>
    <w:rsid w:val="0024282A"/>
    <w:rsid w:val="0024295D"/>
    <w:rsid w:val="0024336D"/>
    <w:rsid w:val="002434A5"/>
    <w:rsid w:val="00243591"/>
    <w:rsid w:val="0024392B"/>
    <w:rsid w:val="002439B4"/>
    <w:rsid w:val="00244582"/>
    <w:rsid w:val="0024491C"/>
    <w:rsid w:val="00244FC8"/>
    <w:rsid w:val="0024506A"/>
    <w:rsid w:val="00246476"/>
    <w:rsid w:val="00246F93"/>
    <w:rsid w:val="00246FA7"/>
    <w:rsid w:val="00247FE6"/>
    <w:rsid w:val="00250303"/>
    <w:rsid w:val="00251A65"/>
    <w:rsid w:val="00252C72"/>
    <w:rsid w:val="002530D2"/>
    <w:rsid w:val="002533B9"/>
    <w:rsid w:val="00253472"/>
    <w:rsid w:val="0025350B"/>
    <w:rsid w:val="00254350"/>
    <w:rsid w:val="0025480A"/>
    <w:rsid w:val="002548F8"/>
    <w:rsid w:val="0025593C"/>
    <w:rsid w:val="00255E97"/>
    <w:rsid w:val="00256913"/>
    <w:rsid w:val="0025693A"/>
    <w:rsid w:val="00256FE9"/>
    <w:rsid w:val="0025764C"/>
    <w:rsid w:val="0026187F"/>
    <w:rsid w:val="00262470"/>
    <w:rsid w:val="002624EA"/>
    <w:rsid w:val="00262517"/>
    <w:rsid w:val="00262669"/>
    <w:rsid w:val="00262B9D"/>
    <w:rsid w:val="00262F48"/>
    <w:rsid w:val="00263367"/>
    <w:rsid w:val="002648DE"/>
    <w:rsid w:val="00264E97"/>
    <w:rsid w:val="00265059"/>
    <w:rsid w:val="00265D73"/>
    <w:rsid w:val="00265D8D"/>
    <w:rsid w:val="002662FA"/>
    <w:rsid w:val="00266381"/>
    <w:rsid w:val="002669FE"/>
    <w:rsid w:val="00266A37"/>
    <w:rsid w:val="002670A0"/>
    <w:rsid w:val="002702B1"/>
    <w:rsid w:val="00270522"/>
    <w:rsid w:val="0027054F"/>
    <w:rsid w:val="0027138C"/>
    <w:rsid w:val="002719EE"/>
    <w:rsid w:val="00271F5D"/>
    <w:rsid w:val="00272129"/>
    <w:rsid w:val="00272140"/>
    <w:rsid w:val="002724EA"/>
    <w:rsid w:val="00272E37"/>
    <w:rsid w:val="00273E30"/>
    <w:rsid w:val="0027589D"/>
    <w:rsid w:val="00275951"/>
    <w:rsid w:val="00275A77"/>
    <w:rsid w:val="00275DC5"/>
    <w:rsid w:val="002761AE"/>
    <w:rsid w:val="00277526"/>
    <w:rsid w:val="00277758"/>
    <w:rsid w:val="00277C07"/>
    <w:rsid w:val="00280532"/>
    <w:rsid w:val="00280ED4"/>
    <w:rsid w:val="002823B3"/>
    <w:rsid w:val="00283611"/>
    <w:rsid w:val="00283623"/>
    <w:rsid w:val="00283DF0"/>
    <w:rsid w:val="0028493B"/>
    <w:rsid w:val="00284963"/>
    <w:rsid w:val="00284C7C"/>
    <w:rsid w:val="00285657"/>
    <w:rsid w:val="00286CEE"/>
    <w:rsid w:val="00286FF3"/>
    <w:rsid w:val="0028778E"/>
    <w:rsid w:val="0029008D"/>
    <w:rsid w:val="00290C93"/>
    <w:rsid w:val="002912DB"/>
    <w:rsid w:val="002925A1"/>
    <w:rsid w:val="00292CF7"/>
    <w:rsid w:val="00292FD8"/>
    <w:rsid w:val="0029326B"/>
    <w:rsid w:val="00293BA5"/>
    <w:rsid w:val="00293E6E"/>
    <w:rsid w:val="0029403A"/>
    <w:rsid w:val="00294CE9"/>
    <w:rsid w:val="00294D04"/>
    <w:rsid w:val="00294F30"/>
    <w:rsid w:val="00294F57"/>
    <w:rsid w:val="00295C43"/>
    <w:rsid w:val="00295C69"/>
    <w:rsid w:val="00296A90"/>
    <w:rsid w:val="002A0339"/>
    <w:rsid w:val="002A08B8"/>
    <w:rsid w:val="002A1D16"/>
    <w:rsid w:val="002A1DBE"/>
    <w:rsid w:val="002A3C6B"/>
    <w:rsid w:val="002A3EAF"/>
    <w:rsid w:val="002A41D3"/>
    <w:rsid w:val="002A4D7B"/>
    <w:rsid w:val="002A6ABE"/>
    <w:rsid w:val="002B0FA1"/>
    <w:rsid w:val="002B1568"/>
    <w:rsid w:val="002B1576"/>
    <w:rsid w:val="002B2247"/>
    <w:rsid w:val="002B2898"/>
    <w:rsid w:val="002B2DBB"/>
    <w:rsid w:val="002B2DC4"/>
    <w:rsid w:val="002B334F"/>
    <w:rsid w:val="002B3B27"/>
    <w:rsid w:val="002B5AA4"/>
    <w:rsid w:val="002B603B"/>
    <w:rsid w:val="002B6960"/>
    <w:rsid w:val="002B6BD9"/>
    <w:rsid w:val="002B6CF3"/>
    <w:rsid w:val="002B736C"/>
    <w:rsid w:val="002B73FC"/>
    <w:rsid w:val="002B7A6A"/>
    <w:rsid w:val="002B7E1C"/>
    <w:rsid w:val="002C005B"/>
    <w:rsid w:val="002C097D"/>
    <w:rsid w:val="002C1B30"/>
    <w:rsid w:val="002C1B70"/>
    <w:rsid w:val="002C247A"/>
    <w:rsid w:val="002C24DC"/>
    <w:rsid w:val="002C2582"/>
    <w:rsid w:val="002C2C28"/>
    <w:rsid w:val="002C380F"/>
    <w:rsid w:val="002C3C9D"/>
    <w:rsid w:val="002C3E26"/>
    <w:rsid w:val="002C3F29"/>
    <w:rsid w:val="002C4E5D"/>
    <w:rsid w:val="002C5E9D"/>
    <w:rsid w:val="002C62C9"/>
    <w:rsid w:val="002C6A38"/>
    <w:rsid w:val="002C6B7A"/>
    <w:rsid w:val="002C6C4D"/>
    <w:rsid w:val="002C7C72"/>
    <w:rsid w:val="002C7D4F"/>
    <w:rsid w:val="002D036E"/>
    <w:rsid w:val="002D0753"/>
    <w:rsid w:val="002D127D"/>
    <w:rsid w:val="002D19A2"/>
    <w:rsid w:val="002D1B83"/>
    <w:rsid w:val="002D255B"/>
    <w:rsid w:val="002D28B3"/>
    <w:rsid w:val="002D29AB"/>
    <w:rsid w:val="002D2F97"/>
    <w:rsid w:val="002D31D3"/>
    <w:rsid w:val="002D3957"/>
    <w:rsid w:val="002D4468"/>
    <w:rsid w:val="002D56FC"/>
    <w:rsid w:val="002D57F5"/>
    <w:rsid w:val="002D5AFD"/>
    <w:rsid w:val="002D6234"/>
    <w:rsid w:val="002D67FE"/>
    <w:rsid w:val="002D6FDC"/>
    <w:rsid w:val="002D7003"/>
    <w:rsid w:val="002D7881"/>
    <w:rsid w:val="002D78ED"/>
    <w:rsid w:val="002E0412"/>
    <w:rsid w:val="002E09F1"/>
    <w:rsid w:val="002E0EBF"/>
    <w:rsid w:val="002E0F1C"/>
    <w:rsid w:val="002E0F7E"/>
    <w:rsid w:val="002E12B0"/>
    <w:rsid w:val="002E17D4"/>
    <w:rsid w:val="002E1B50"/>
    <w:rsid w:val="002E2427"/>
    <w:rsid w:val="002E2F03"/>
    <w:rsid w:val="002E3283"/>
    <w:rsid w:val="002E4841"/>
    <w:rsid w:val="002E4998"/>
    <w:rsid w:val="002E5200"/>
    <w:rsid w:val="002E5522"/>
    <w:rsid w:val="002E5714"/>
    <w:rsid w:val="002E63DA"/>
    <w:rsid w:val="002E69D7"/>
    <w:rsid w:val="002E6AFB"/>
    <w:rsid w:val="002E6CA6"/>
    <w:rsid w:val="002E7A7B"/>
    <w:rsid w:val="002F0174"/>
    <w:rsid w:val="002F03E0"/>
    <w:rsid w:val="002F0B69"/>
    <w:rsid w:val="002F12CC"/>
    <w:rsid w:val="002F15FA"/>
    <w:rsid w:val="002F2115"/>
    <w:rsid w:val="002F2644"/>
    <w:rsid w:val="002F2858"/>
    <w:rsid w:val="002F2AD7"/>
    <w:rsid w:val="002F3265"/>
    <w:rsid w:val="002F3A10"/>
    <w:rsid w:val="002F3DF5"/>
    <w:rsid w:val="002F3E5C"/>
    <w:rsid w:val="002F4857"/>
    <w:rsid w:val="002F4F72"/>
    <w:rsid w:val="002F4FE4"/>
    <w:rsid w:val="002F50E0"/>
    <w:rsid w:val="002F5548"/>
    <w:rsid w:val="002F67BF"/>
    <w:rsid w:val="002F6C8A"/>
    <w:rsid w:val="002F7D44"/>
    <w:rsid w:val="0030045F"/>
    <w:rsid w:val="00300E40"/>
    <w:rsid w:val="00300EEE"/>
    <w:rsid w:val="003012EB"/>
    <w:rsid w:val="00302EF5"/>
    <w:rsid w:val="003039CC"/>
    <w:rsid w:val="00303F5A"/>
    <w:rsid w:val="003071CB"/>
    <w:rsid w:val="00307917"/>
    <w:rsid w:val="00310342"/>
    <w:rsid w:val="003111C9"/>
    <w:rsid w:val="0031171B"/>
    <w:rsid w:val="003117A4"/>
    <w:rsid w:val="00311894"/>
    <w:rsid w:val="00311A69"/>
    <w:rsid w:val="003134A4"/>
    <w:rsid w:val="00313F15"/>
    <w:rsid w:val="00313FD0"/>
    <w:rsid w:val="0031407A"/>
    <w:rsid w:val="0031431E"/>
    <w:rsid w:val="00314758"/>
    <w:rsid w:val="003149C6"/>
    <w:rsid w:val="00315820"/>
    <w:rsid w:val="00315D87"/>
    <w:rsid w:val="003163E3"/>
    <w:rsid w:val="00317376"/>
    <w:rsid w:val="0031764E"/>
    <w:rsid w:val="003176DD"/>
    <w:rsid w:val="00317CF3"/>
    <w:rsid w:val="00317F65"/>
    <w:rsid w:val="00320A04"/>
    <w:rsid w:val="00321DE5"/>
    <w:rsid w:val="0032284A"/>
    <w:rsid w:val="00323081"/>
    <w:rsid w:val="00323085"/>
    <w:rsid w:val="00323347"/>
    <w:rsid w:val="0032496D"/>
    <w:rsid w:val="00324A0A"/>
    <w:rsid w:val="00324AB1"/>
    <w:rsid w:val="003254EB"/>
    <w:rsid w:val="00326FB3"/>
    <w:rsid w:val="00331451"/>
    <w:rsid w:val="00331A6D"/>
    <w:rsid w:val="003324EF"/>
    <w:rsid w:val="00332ED8"/>
    <w:rsid w:val="003331FC"/>
    <w:rsid w:val="0033327B"/>
    <w:rsid w:val="00333416"/>
    <w:rsid w:val="00334891"/>
    <w:rsid w:val="00334F54"/>
    <w:rsid w:val="00337962"/>
    <w:rsid w:val="00340092"/>
    <w:rsid w:val="003402F9"/>
    <w:rsid w:val="00340991"/>
    <w:rsid w:val="00340ADA"/>
    <w:rsid w:val="00341EC8"/>
    <w:rsid w:val="0034258E"/>
    <w:rsid w:val="00342626"/>
    <w:rsid w:val="00343278"/>
    <w:rsid w:val="00343898"/>
    <w:rsid w:val="003445AC"/>
    <w:rsid w:val="003449D4"/>
    <w:rsid w:val="00344D02"/>
    <w:rsid w:val="00345D8F"/>
    <w:rsid w:val="003462B1"/>
    <w:rsid w:val="003466DD"/>
    <w:rsid w:val="0034678C"/>
    <w:rsid w:val="00346927"/>
    <w:rsid w:val="00346E2E"/>
    <w:rsid w:val="0034724E"/>
    <w:rsid w:val="00347483"/>
    <w:rsid w:val="003474A6"/>
    <w:rsid w:val="00347851"/>
    <w:rsid w:val="00347BD9"/>
    <w:rsid w:val="0035061F"/>
    <w:rsid w:val="003508C2"/>
    <w:rsid w:val="00350B1B"/>
    <w:rsid w:val="003512F4"/>
    <w:rsid w:val="003515F8"/>
    <w:rsid w:val="00352818"/>
    <w:rsid w:val="00352922"/>
    <w:rsid w:val="00353538"/>
    <w:rsid w:val="00353773"/>
    <w:rsid w:val="00353962"/>
    <w:rsid w:val="00353A78"/>
    <w:rsid w:val="00353E70"/>
    <w:rsid w:val="00354250"/>
    <w:rsid w:val="00354343"/>
    <w:rsid w:val="00354582"/>
    <w:rsid w:val="0035580F"/>
    <w:rsid w:val="00355C07"/>
    <w:rsid w:val="003563DB"/>
    <w:rsid w:val="00357129"/>
    <w:rsid w:val="0035718A"/>
    <w:rsid w:val="00357544"/>
    <w:rsid w:val="00357574"/>
    <w:rsid w:val="0035765D"/>
    <w:rsid w:val="00360389"/>
    <w:rsid w:val="003607CE"/>
    <w:rsid w:val="00360AA5"/>
    <w:rsid w:val="003610B7"/>
    <w:rsid w:val="003615E2"/>
    <w:rsid w:val="003618F6"/>
    <w:rsid w:val="00361C50"/>
    <w:rsid w:val="00361DB9"/>
    <w:rsid w:val="00362259"/>
    <w:rsid w:val="00362885"/>
    <w:rsid w:val="00362F06"/>
    <w:rsid w:val="0036383E"/>
    <w:rsid w:val="00363D3C"/>
    <w:rsid w:val="00363D49"/>
    <w:rsid w:val="0036468A"/>
    <w:rsid w:val="0036479B"/>
    <w:rsid w:val="003648FA"/>
    <w:rsid w:val="00367A4C"/>
    <w:rsid w:val="003705E0"/>
    <w:rsid w:val="003710E4"/>
    <w:rsid w:val="003717C8"/>
    <w:rsid w:val="00371AE7"/>
    <w:rsid w:val="003721C2"/>
    <w:rsid w:val="00372DC7"/>
    <w:rsid w:val="0037304D"/>
    <w:rsid w:val="003732B5"/>
    <w:rsid w:val="00373848"/>
    <w:rsid w:val="00373E48"/>
    <w:rsid w:val="00374571"/>
    <w:rsid w:val="003746BC"/>
    <w:rsid w:val="003747CE"/>
    <w:rsid w:val="0037489D"/>
    <w:rsid w:val="003749AC"/>
    <w:rsid w:val="00374E80"/>
    <w:rsid w:val="003755EE"/>
    <w:rsid w:val="00375F59"/>
    <w:rsid w:val="003766D3"/>
    <w:rsid w:val="00376C1B"/>
    <w:rsid w:val="00376F1E"/>
    <w:rsid w:val="00377219"/>
    <w:rsid w:val="003772A9"/>
    <w:rsid w:val="00380740"/>
    <w:rsid w:val="00381F0E"/>
    <w:rsid w:val="00382920"/>
    <w:rsid w:val="00382B92"/>
    <w:rsid w:val="00382CD7"/>
    <w:rsid w:val="00382FAF"/>
    <w:rsid w:val="003832CF"/>
    <w:rsid w:val="00383B9E"/>
    <w:rsid w:val="00384B53"/>
    <w:rsid w:val="00384EA4"/>
    <w:rsid w:val="003855E2"/>
    <w:rsid w:val="00385B42"/>
    <w:rsid w:val="00385D75"/>
    <w:rsid w:val="003862B8"/>
    <w:rsid w:val="00387DA1"/>
    <w:rsid w:val="00387EF5"/>
    <w:rsid w:val="003906D4"/>
    <w:rsid w:val="00390ED8"/>
    <w:rsid w:val="00391418"/>
    <w:rsid w:val="00392C7F"/>
    <w:rsid w:val="003930BA"/>
    <w:rsid w:val="00393278"/>
    <w:rsid w:val="00393DD3"/>
    <w:rsid w:val="00394064"/>
    <w:rsid w:val="003946E8"/>
    <w:rsid w:val="00394F32"/>
    <w:rsid w:val="0039576D"/>
    <w:rsid w:val="003958DC"/>
    <w:rsid w:val="00395DA3"/>
    <w:rsid w:val="00395EC9"/>
    <w:rsid w:val="0039665C"/>
    <w:rsid w:val="00396848"/>
    <w:rsid w:val="00397627"/>
    <w:rsid w:val="003A0C13"/>
    <w:rsid w:val="003A12D0"/>
    <w:rsid w:val="003A2351"/>
    <w:rsid w:val="003A2970"/>
    <w:rsid w:val="003A297D"/>
    <w:rsid w:val="003A3689"/>
    <w:rsid w:val="003A3B66"/>
    <w:rsid w:val="003A3F08"/>
    <w:rsid w:val="003A4BBE"/>
    <w:rsid w:val="003A52B6"/>
    <w:rsid w:val="003A6149"/>
    <w:rsid w:val="003A6681"/>
    <w:rsid w:val="003A67D5"/>
    <w:rsid w:val="003A79E9"/>
    <w:rsid w:val="003B05E6"/>
    <w:rsid w:val="003B1045"/>
    <w:rsid w:val="003B1842"/>
    <w:rsid w:val="003B2E9E"/>
    <w:rsid w:val="003B3EF6"/>
    <w:rsid w:val="003B4505"/>
    <w:rsid w:val="003B494A"/>
    <w:rsid w:val="003B50DA"/>
    <w:rsid w:val="003B50FC"/>
    <w:rsid w:val="003B5DB2"/>
    <w:rsid w:val="003B66D9"/>
    <w:rsid w:val="003B6B77"/>
    <w:rsid w:val="003B6BEB"/>
    <w:rsid w:val="003B79D9"/>
    <w:rsid w:val="003C058B"/>
    <w:rsid w:val="003C1191"/>
    <w:rsid w:val="003C2E12"/>
    <w:rsid w:val="003C32A7"/>
    <w:rsid w:val="003C5983"/>
    <w:rsid w:val="003C5AE0"/>
    <w:rsid w:val="003C5FE4"/>
    <w:rsid w:val="003C61BE"/>
    <w:rsid w:val="003C6359"/>
    <w:rsid w:val="003C6536"/>
    <w:rsid w:val="003C67AE"/>
    <w:rsid w:val="003C6B55"/>
    <w:rsid w:val="003C72EA"/>
    <w:rsid w:val="003C7400"/>
    <w:rsid w:val="003D0B0E"/>
    <w:rsid w:val="003D0B79"/>
    <w:rsid w:val="003D0E57"/>
    <w:rsid w:val="003D13D1"/>
    <w:rsid w:val="003D199C"/>
    <w:rsid w:val="003D1BDE"/>
    <w:rsid w:val="003D2AB9"/>
    <w:rsid w:val="003D3104"/>
    <w:rsid w:val="003D3EFC"/>
    <w:rsid w:val="003D3F43"/>
    <w:rsid w:val="003D4579"/>
    <w:rsid w:val="003D5A08"/>
    <w:rsid w:val="003D6010"/>
    <w:rsid w:val="003D7510"/>
    <w:rsid w:val="003D7AFE"/>
    <w:rsid w:val="003E0660"/>
    <w:rsid w:val="003E0CF1"/>
    <w:rsid w:val="003E12D3"/>
    <w:rsid w:val="003E2742"/>
    <w:rsid w:val="003E332C"/>
    <w:rsid w:val="003E3CD2"/>
    <w:rsid w:val="003E545F"/>
    <w:rsid w:val="003E57B2"/>
    <w:rsid w:val="003E6050"/>
    <w:rsid w:val="003E6771"/>
    <w:rsid w:val="003E69F2"/>
    <w:rsid w:val="003E6CED"/>
    <w:rsid w:val="003F0002"/>
    <w:rsid w:val="003F0183"/>
    <w:rsid w:val="003F06EA"/>
    <w:rsid w:val="003F07DA"/>
    <w:rsid w:val="003F112C"/>
    <w:rsid w:val="003F1C88"/>
    <w:rsid w:val="003F1CDE"/>
    <w:rsid w:val="003F305C"/>
    <w:rsid w:val="003F3073"/>
    <w:rsid w:val="003F3645"/>
    <w:rsid w:val="003F3753"/>
    <w:rsid w:val="003F3C1A"/>
    <w:rsid w:val="003F3E40"/>
    <w:rsid w:val="003F3F01"/>
    <w:rsid w:val="003F3FF8"/>
    <w:rsid w:val="003F447E"/>
    <w:rsid w:val="003F4951"/>
    <w:rsid w:val="003F50D3"/>
    <w:rsid w:val="003F516C"/>
    <w:rsid w:val="003F549A"/>
    <w:rsid w:val="003F58FC"/>
    <w:rsid w:val="003F5EF2"/>
    <w:rsid w:val="003F6578"/>
    <w:rsid w:val="003F6B0D"/>
    <w:rsid w:val="003F6DC8"/>
    <w:rsid w:val="003F750B"/>
    <w:rsid w:val="003F76EB"/>
    <w:rsid w:val="00400A18"/>
    <w:rsid w:val="00400B0D"/>
    <w:rsid w:val="00400B66"/>
    <w:rsid w:val="004010DF"/>
    <w:rsid w:val="004010E6"/>
    <w:rsid w:val="004015B6"/>
    <w:rsid w:val="00401801"/>
    <w:rsid w:val="00401EB1"/>
    <w:rsid w:val="00402579"/>
    <w:rsid w:val="004028EB"/>
    <w:rsid w:val="004031AB"/>
    <w:rsid w:val="00403368"/>
    <w:rsid w:val="0040364C"/>
    <w:rsid w:val="00403680"/>
    <w:rsid w:val="00403A95"/>
    <w:rsid w:val="00405183"/>
    <w:rsid w:val="00405FED"/>
    <w:rsid w:val="00406693"/>
    <w:rsid w:val="00406CC3"/>
    <w:rsid w:val="00410106"/>
    <w:rsid w:val="004105D0"/>
    <w:rsid w:val="0041079C"/>
    <w:rsid w:val="00410857"/>
    <w:rsid w:val="00411AEC"/>
    <w:rsid w:val="00411CB1"/>
    <w:rsid w:val="00412C92"/>
    <w:rsid w:val="00412D12"/>
    <w:rsid w:val="0041444D"/>
    <w:rsid w:val="00414D9B"/>
    <w:rsid w:val="00414F7E"/>
    <w:rsid w:val="00415479"/>
    <w:rsid w:val="004155D7"/>
    <w:rsid w:val="00415BFD"/>
    <w:rsid w:val="004161E0"/>
    <w:rsid w:val="00416FE6"/>
    <w:rsid w:val="004173AA"/>
    <w:rsid w:val="00417C2C"/>
    <w:rsid w:val="004201A1"/>
    <w:rsid w:val="004203B7"/>
    <w:rsid w:val="00420F8C"/>
    <w:rsid w:val="004218F2"/>
    <w:rsid w:val="0042279A"/>
    <w:rsid w:val="00422BF9"/>
    <w:rsid w:val="00422C20"/>
    <w:rsid w:val="00422D6D"/>
    <w:rsid w:val="00423755"/>
    <w:rsid w:val="00424449"/>
    <w:rsid w:val="00424631"/>
    <w:rsid w:val="00424717"/>
    <w:rsid w:val="00424AD0"/>
    <w:rsid w:val="00424E82"/>
    <w:rsid w:val="00424F79"/>
    <w:rsid w:val="00425D17"/>
    <w:rsid w:val="00425E63"/>
    <w:rsid w:val="00426979"/>
    <w:rsid w:val="004269CD"/>
    <w:rsid w:val="0042757E"/>
    <w:rsid w:val="004278C0"/>
    <w:rsid w:val="00427E05"/>
    <w:rsid w:val="00430ABD"/>
    <w:rsid w:val="00430D80"/>
    <w:rsid w:val="00430F4A"/>
    <w:rsid w:val="004310C5"/>
    <w:rsid w:val="0043159B"/>
    <w:rsid w:val="004318FD"/>
    <w:rsid w:val="004323ED"/>
    <w:rsid w:val="00432498"/>
    <w:rsid w:val="004327AD"/>
    <w:rsid w:val="00432F0A"/>
    <w:rsid w:val="0043392A"/>
    <w:rsid w:val="00433A36"/>
    <w:rsid w:val="0043481B"/>
    <w:rsid w:val="00434C82"/>
    <w:rsid w:val="00434F98"/>
    <w:rsid w:val="0043572E"/>
    <w:rsid w:val="004365CC"/>
    <w:rsid w:val="00437704"/>
    <w:rsid w:val="00437A8B"/>
    <w:rsid w:val="00437DBF"/>
    <w:rsid w:val="00437F02"/>
    <w:rsid w:val="0044036A"/>
    <w:rsid w:val="004406F6"/>
    <w:rsid w:val="00440C08"/>
    <w:rsid w:val="00441A0D"/>
    <w:rsid w:val="00441A28"/>
    <w:rsid w:val="00441FEA"/>
    <w:rsid w:val="0044215E"/>
    <w:rsid w:val="004425D9"/>
    <w:rsid w:val="00442775"/>
    <w:rsid w:val="004427BC"/>
    <w:rsid w:val="00442EE9"/>
    <w:rsid w:val="0044375F"/>
    <w:rsid w:val="0044428D"/>
    <w:rsid w:val="00444783"/>
    <w:rsid w:val="00444965"/>
    <w:rsid w:val="00444D82"/>
    <w:rsid w:val="00444EFA"/>
    <w:rsid w:val="00445134"/>
    <w:rsid w:val="00445395"/>
    <w:rsid w:val="00445397"/>
    <w:rsid w:val="004453A4"/>
    <w:rsid w:val="00446BBB"/>
    <w:rsid w:val="0044710A"/>
    <w:rsid w:val="0044728C"/>
    <w:rsid w:val="00447694"/>
    <w:rsid w:val="00450017"/>
    <w:rsid w:val="0045161D"/>
    <w:rsid w:val="004521B1"/>
    <w:rsid w:val="004523F9"/>
    <w:rsid w:val="004527DD"/>
    <w:rsid w:val="004528E3"/>
    <w:rsid w:val="00452B88"/>
    <w:rsid w:val="00452CEF"/>
    <w:rsid w:val="004536B5"/>
    <w:rsid w:val="00453CEF"/>
    <w:rsid w:val="004542B0"/>
    <w:rsid w:val="004551DD"/>
    <w:rsid w:val="004557E1"/>
    <w:rsid w:val="004563F3"/>
    <w:rsid w:val="004566D5"/>
    <w:rsid w:val="00457A94"/>
    <w:rsid w:val="00457E72"/>
    <w:rsid w:val="004604C6"/>
    <w:rsid w:val="00460D79"/>
    <w:rsid w:val="004612C4"/>
    <w:rsid w:val="00461869"/>
    <w:rsid w:val="00461A26"/>
    <w:rsid w:val="00461F4E"/>
    <w:rsid w:val="0046206B"/>
    <w:rsid w:val="00462666"/>
    <w:rsid w:val="00463625"/>
    <w:rsid w:val="00463C9C"/>
    <w:rsid w:val="00463ECF"/>
    <w:rsid w:val="004644A1"/>
    <w:rsid w:val="00464A24"/>
    <w:rsid w:val="00464B69"/>
    <w:rsid w:val="004657DD"/>
    <w:rsid w:val="00467E1D"/>
    <w:rsid w:val="00467F8E"/>
    <w:rsid w:val="004707C2"/>
    <w:rsid w:val="00470EA4"/>
    <w:rsid w:val="0047137E"/>
    <w:rsid w:val="004713C6"/>
    <w:rsid w:val="00471802"/>
    <w:rsid w:val="00472053"/>
    <w:rsid w:val="004723EC"/>
    <w:rsid w:val="004726B5"/>
    <w:rsid w:val="004726BD"/>
    <w:rsid w:val="0047299D"/>
    <w:rsid w:val="00472BE8"/>
    <w:rsid w:val="00472F9D"/>
    <w:rsid w:val="00473D36"/>
    <w:rsid w:val="0047472C"/>
    <w:rsid w:val="00474D62"/>
    <w:rsid w:val="00474FB7"/>
    <w:rsid w:val="004758B3"/>
    <w:rsid w:val="00475AA5"/>
    <w:rsid w:val="004763BF"/>
    <w:rsid w:val="0047649A"/>
    <w:rsid w:val="00476D81"/>
    <w:rsid w:val="00476E66"/>
    <w:rsid w:val="0047754E"/>
    <w:rsid w:val="004775D8"/>
    <w:rsid w:val="00477D89"/>
    <w:rsid w:val="00477E84"/>
    <w:rsid w:val="00480397"/>
    <w:rsid w:val="004806A0"/>
    <w:rsid w:val="00480D57"/>
    <w:rsid w:val="00480F16"/>
    <w:rsid w:val="00483558"/>
    <w:rsid w:val="00483CE8"/>
    <w:rsid w:val="00483D28"/>
    <w:rsid w:val="00483E5F"/>
    <w:rsid w:val="0048471C"/>
    <w:rsid w:val="00484DC0"/>
    <w:rsid w:val="004866B4"/>
    <w:rsid w:val="0048744F"/>
    <w:rsid w:val="004875E4"/>
    <w:rsid w:val="00490E35"/>
    <w:rsid w:val="0049174F"/>
    <w:rsid w:val="004934BA"/>
    <w:rsid w:val="00493B61"/>
    <w:rsid w:val="0049401F"/>
    <w:rsid w:val="00494427"/>
    <w:rsid w:val="00494CEB"/>
    <w:rsid w:val="00494E02"/>
    <w:rsid w:val="0049521C"/>
    <w:rsid w:val="00495314"/>
    <w:rsid w:val="0049570D"/>
    <w:rsid w:val="004965BF"/>
    <w:rsid w:val="00496F60"/>
    <w:rsid w:val="0049722A"/>
    <w:rsid w:val="004A0002"/>
    <w:rsid w:val="004A163B"/>
    <w:rsid w:val="004A1984"/>
    <w:rsid w:val="004A1E95"/>
    <w:rsid w:val="004A205F"/>
    <w:rsid w:val="004A20D8"/>
    <w:rsid w:val="004A20DA"/>
    <w:rsid w:val="004A238E"/>
    <w:rsid w:val="004A2D7F"/>
    <w:rsid w:val="004A3E03"/>
    <w:rsid w:val="004A4107"/>
    <w:rsid w:val="004A48B7"/>
    <w:rsid w:val="004A4E03"/>
    <w:rsid w:val="004A5378"/>
    <w:rsid w:val="004A5979"/>
    <w:rsid w:val="004A6B3C"/>
    <w:rsid w:val="004A71BB"/>
    <w:rsid w:val="004A78B0"/>
    <w:rsid w:val="004B1033"/>
    <w:rsid w:val="004B16AD"/>
    <w:rsid w:val="004B1819"/>
    <w:rsid w:val="004B2979"/>
    <w:rsid w:val="004B38DD"/>
    <w:rsid w:val="004B407D"/>
    <w:rsid w:val="004B6884"/>
    <w:rsid w:val="004B6D38"/>
    <w:rsid w:val="004B6E7E"/>
    <w:rsid w:val="004C0887"/>
    <w:rsid w:val="004C0E4D"/>
    <w:rsid w:val="004C3D1A"/>
    <w:rsid w:val="004C3E3C"/>
    <w:rsid w:val="004C3FAA"/>
    <w:rsid w:val="004C4669"/>
    <w:rsid w:val="004C5C52"/>
    <w:rsid w:val="004C6403"/>
    <w:rsid w:val="004C68E5"/>
    <w:rsid w:val="004C7A26"/>
    <w:rsid w:val="004C7E09"/>
    <w:rsid w:val="004D04F6"/>
    <w:rsid w:val="004D0E0C"/>
    <w:rsid w:val="004D1DC0"/>
    <w:rsid w:val="004D2607"/>
    <w:rsid w:val="004D3518"/>
    <w:rsid w:val="004D3DB2"/>
    <w:rsid w:val="004D41AD"/>
    <w:rsid w:val="004D4339"/>
    <w:rsid w:val="004D4E0C"/>
    <w:rsid w:val="004D5263"/>
    <w:rsid w:val="004D5537"/>
    <w:rsid w:val="004D6DD6"/>
    <w:rsid w:val="004D73E2"/>
    <w:rsid w:val="004D77B0"/>
    <w:rsid w:val="004D78B8"/>
    <w:rsid w:val="004E0489"/>
    <w:rsid w:val="004E0A28"/>
    <w:rsid w:val="004E18C9"/>
    <w:rsid w:val="004E1C72"/>
    <w:rsid w:val="004E1FA6"/>
    <w:rsid w:val="004E2C4E"/>
    <w:rsid w:val="004E4AF4"/>
    <w:rsid w:val="004E5F2A"/>
    <w:rsid w:val="004E60BB"/>
    <w:rsid w:val="004E61C8"/>
    <w:rsid w:val="004E6347"/>
    <w:rsid w:val="004E64F6"/>
    <w:rsid w:val="004E6D03"/>
    <w:rsid w:val="004E6D8C"/>
    <w:rsid w:val="004E7767"/>
    <w:rsid w:val="004F0525"/>
    <w:rsid w:val="004F056D"/>
    <w:rsid w:val="004F0957"/>
    <w:rsid w:val="004F0CCB"/>
    <w:rsid w:val="004F1E77"/>
    <w:rsid w:val="004F22D2"/>
    <w:rsid w:val="004F26BF"/>
    <w:rsid w:val="004F333C"/>
    <w:rsid w:val="004F377F"/>
    <w:rsid w:val="004F493F"/>
    <w:rsid w:val="004F51AF"/>
    <w:rsid w:val="004F62B4"/>
    <w:rsid w:val="004F6481"/>
    <w:rsid w:val="004F721B"/>
    <w:rsid w:val="004F787D"/>
    <w:rsid w:val="00500179"/>
    <w:rsid w:val="005001A1"/>
    <w:rsid w:val="0050030B"/>
    <w:rsid w:val="00501179"/>
    <w:rsid w:val="0050194C"/>
    <w:rsid w:val="00501FD3"/>
    <w:rsid w:val="00502499"/>
    <w:rsid w:val="0050258F"/>
    <w:rsid w:val="005026B2"/>
    <w:rsid w:val="00502851"/>
    <w:rsid w:val="00502B48"/>
    <w:rsid w:val="00502C85"/>
    <w:rsid w:val="00502F83"/>
    <w:rsid w:val="005032E2"/>
    <w:rsid w:val="005037C4"/>
    <w:rsid w:val="0050498F"/>
    <w:rsid w:val="00504A51"/>
    <w:rsid w:val="00504DAC"/>
    <w:rsid w:val="0050536A"/>
    <w:rsid w:val="00505EFA"/>
    <w:rsid w:val="005061B2"/>
    <w:rsid w:val="005065E9"/>
    <w:rsid w:val="0050666B"/>
    <w:rsid w:val="00506D28"/>
    <w:rsid w:val="00506F9E"/>
    <w:rsid w:val="00507084"/>
    <w:rsid w:val="005073AE"/>
    <w:rsid w:val="00507C93"/>
    <w:rsid w:val="0051013B"/>
    <w:rsid w:val="005110E3"/>
    <w:rsid w:val="0051150F"/>
    <w:rsid w:val="00512221"/>
    <w:rsid w:val="005126D8"/>
    <w:rsid w:val="00512D0B"/>
    <w:rsid w:val="00513635"/>
    <w:rsid w:val="00513C9A"/>
    <w:rsid w:val="005145C3"/>
    <w:rsid w:val="00514941"/>
    <w:rsid w:val="00514A2B"/>
    <w:rsid w:val="00514A3B"/>
    <w:rsid w:val="00514BFF"/>
    <w:rsid w:val="00515245"/>
    <w:rsid w:val="00515C17"/>
    <w:rsid w:val="00515E35"/>
    <w:rsid w:val="005163E6"/>
    <w:rsid w:val="005164CD"/>
    <w:rsid w:val="00516638"/>
    <w:rsid w:val="0051675F"/>
    <w:rsid w:val="005167A4"/>
    <w:rsid w:val="00516A17"/>
    <w:rsid w:val="00517352"/>
    <w:rsid w:val="00517587"/>
    <w:rsid w:val="00517D76"/>
    <w:rsid w:val="00520691"/>
    <w:rsid w:val="00521E57"/>
    <w:rsid w:val="0052258D"/>
    <w:rsid w:val="00523161"/>
    <w:rsid w:val="00523E80"/>
    <w:rsid w:val="00524857"/>
    <w:rsid w:val="0052491C"/>
    <w:rsid w:val="00525035"/>
    <w:rsid w:val="005259E1"/>
    <w:rsid w:val="00525C7F"/>
    <w:rsid w:val="00525D28"/>
    <w:rsid w:val="00525F83"/>
    <w:rsid w:val="005261A9"/>
    <w:rsid w:val="0052636E"/>
    <w:rsid w:val="0052681E"/>
    <w:rsid w:val="00526CED"/>
    <w:rsid w:val="00527179"/>
    <w:rsid w:val="00527394"/>
    <w:rsid w:val="00527BDC"/>
    <w:rsid w:val="00527E11"/>
    <w:rsid w:val="00530226"/>
    <w:rsid w:val="005302DB"/>
    <w:rsid w:val="00530D06"/>
    <w:rsid w:val="00531C2E"/>
    <w:rsid w:val="00532DD3"/>
    <w:rsid w:val="005331EB"/>
    <w:rsid w:val="00533716"/>
    <w:rsid w:val="005337EF"/>
    <w:rsid w:val="00533B41"/>
    <w:rsid w:val="00533C92"/>
    <w:rsid w:val="00533EE6"/>
    <w:rsid w:val="00533FCD"/>
    <w:rsid w:val="00534B4E"/>
    <w:rsid w:val="00534F48"/>
    <w:rsid w:val="005358E6"/>
    <w:rsid w:val="005359AC"/>
    <w:rsid w:val="00537EF0"/>
    <w:rsid w:val="0054086B"/>
    <w:rsid w:val="005409CB"/>
    <w:rsid w:val="00540C97"/>
    <w:rsid w:val="00540D79"/>
    <w:rsid w:val="005411AE"/>
    <w:rsid w:val="005411C8"/>
    <w:rsid w:val="00541239"/>
    <w:rsid w:val="005417C3"/>
    <w:rsid w:val="00541D46"/>
    <w:rsid w:val="005420C7"/>
    <w:rsid w:val="005426D4"/>
    <w:rsid w:val="005428B4"/>
    <w:rsid w:val="00542F14"/>
    <w:rsid w:val="00542F15"/>
    <w:rsid w:val="00543A93"/>
    <w:rsid w:val="00544025"/>
    <w:rsid w:val="00544498"/>
    <w:rsid w:val="00545BFF"/>
    <w:rsid w:val="00547320"/>
    <w:rsid w:val="0054748F"/>
    <w:rsid w:val="00547B0C"/>
    <w:rsid w:val="00550869"/>
    <w:rsid w:val="00551361"/>
    <w:rsid w:val="00551766"/>
    <w:rsid w:val="00551E48"/>
    <w:rsid w:val="00551EC1"/>
    <w:rsid w:val="0055267D"/>
    <w:rsid w:val="00552DD7"/>
    <w:rsid w:val="0055373B"/>
    <w:rsid w:val="00553F74"/>
    <w:rsid w:val="00554A9D"/>
    <w:rsid w:val="00554F5D"/>
    <w:rsid w:val="00555605"/>
    <w:rsid w:val="005560DE"/>
    <w:rsid w:val="00556B36"/>
    <w:rsid w:val="0055725D"/>
    <w:rsid w:val="00557A60"/>
    <w:rsid w:val="00557D13"/>
    <w:rsid w:val="005600FE"/>
    <w:rsid w:val="005604EC"/>
    <w:rsid w:val="005606CA"/>
    <w:rsid w:val="00560F24"/>
    <w:rsid w:val="00561955"/>
    <w:rsid w:val="00561D18"/>
    <w:rsid w:val="005627F8"/>
    <w:rsid w:val="00562819"/>
    <w:rsid w:val="005631C3"/>
    <w:rsid w:val="005632AD"/>
    <w:rsid w:val="00563342"/>
    <w:rsid w:val="00564598"/>
    <w:rsid w:val="00564F59"/>
    <w:rsid w:val="00565504"/>
    <w:rsid w:val="005656C7"/>
    <w:rsid w:val="00565F2B"/>
    <w:rsid w:val="0056663F"/>
    <w:rsid w:val="00566B25"/>
    <w:rsid w:val="00567101"/>
    <w:rsid w:val="0056742B"/>
    <w:rsid w:val="005675D4"/>
    <w:rsid w:val="00567A2C"/>
    <w:rsid w:val="00567AB3"/>
    <w:rsid w:val="00570023"/>
    <w:rsid w:val="005711B3"/>
    <w:rsid w:val="005719D0"/>
    <w:rsid w:val="005723A2"/>
    <w:rsid w:val="005723CA"/>
    <w:rsid w:val="00572685"/>
    <w:rsid w:val="00572BED"/>
    <w:rsid w:val="00572CFA"/>
    <w:rsid w:val="005734B6"/>
    <w:rsid w:val="00573B7C"/>
    <w:rsid w:val="005742C7"/>
    <w:rsid w:val="00574F97"/>
    <w:rsid w:val="00576274"/>
    <w:rsid w:val="005763FC"/>
    <w:rsid w:val="00576805"/>
    <w:rsid w:val="005803F8"/>
    <w:rsid w:val="00581320"/>
    <w:rsid w:val="00581EC9"/>
    <w:rsid w:val="00581F75"/>
    <w:rsid w:val="00582651"/>
    <w:rsid w:val="00582699"/>
    <w:rsid w:val="005827AB"/>
    <w:rsid w:val="0058321F"/>
    <w:rsid w:val="005835BC"/>
    <w:rsid w:val="00584751"/>
    <w:rsid w:val="0058492C"/>
    <w:rsid w:val="00584F8F"/>
    <w:rsid w:val="005854AC"/>
    <w:rsid w:val="00585502"/>
    <w:rsid w:val="00585741"/>
    <w:rsid w:val="00586A2C"/>
    <w:rsid w:val="005875B9"/>
    <w:rsid w:val="0058792F"/>
    <w:rsid w:val="00587B3B"/>
    <w:rsid w:val="005914CC"/>
    <w:rsid w:val="005923A4"/>
    <w:rsid w:val="00592763"/>
    <w:rsid w:val="00592904"/>
    <w:rsid w:val="00594D82"/>
    <w:rsid w:val="00595346"/>
    <w:rsid w:val="005957D4"/>
    <w:rsid w:val="00595EF7"/>
    <w:rsid w:val="0059643A"/>
    <w:rsid w:val="00596466"/>
    <w:rsid w:val="005966D5"/>
    <w:rsid w:val="00596C24"/>
    <w:rsid w:val="0059726C"/>
    <w:rsid w:val="00597441"/>
    <w:rsid w:val="005978F4"/>
    <w:rsid w:val="00597F41"/>
    <w:rsid w:val="005A0220"/>
    <w:rsid w:val="005A041B"/>
    <w:rsid w:val="005A06EA"/>
    <w:rsid w:val="005A1030"/>
    <w:rsid w:val="005A115F"/>
    <w:rsid w:val="005A1578"/>
    <w:rsid w:val="005A2695"/>
    <w:rsid w:val="005A312A"/>
    <w:rsid w:val="005A35A6"/>
    <w:rsid w:val="005A3B90"/>
    <w:rsid w:val="005A40ED"/>
    <w:rsid w:val="005A69BD"/>
    <w:rsid w:val="005A70F2"/>
    <w:rsid w:val="005A71EE"/>
    <w:rsid w:val="005A75B3"/>
    <w:rsid w:val="005A7E08"/>
    <w:rsid w:val="005B0148"/>
    <w:rsid w:val="005B0B99"/>
    <w:rsid w:val="005B274E"/>
    <w:rsid w:val="005B2810"/>
    <w:rsid w:val="005B2AC3"/>
    <w:rsid w:val="005B2B46"/>
    <w:rsid w:val="005B2EA6"/>
    <w:rsid w:val="005B320E"/>
    <w:rsid w:val="005B3223"/>
    <w:rsid w:val="005B47E6"/>
    <w:rsid w:val="005B491F"/>
    <w:rsid w:val="005B4B75"/>
    <w:rsid w:val="005B4CEA"/>
    <w:rsid w:val="005B4FC9"/>
    <w:rsid w:val="005B569B"/>
    <w:rsid w:val="005B5C2E"/>
    <w:rsid w:val="005B6C68"/>
    <w:rsid w:val="005B6EC7"/>
    <w:rsid w:val="005B752B"/>
    <w:rsid w:val="005B7A12"/>
    <w:rsid w:val="005C00AA"/>
    <w:rsid w:val="005C0430"/>
    <w:rsid w:val="005C1204"/>
    <w:rsid w:val="005C12BF"/>
    <w:rsid w:val="005C18AE"/>
    <w:rsid w:val="005C2116"/>
    <w:rsid w:val="005C21FA"/>
    <w:rsid w:val="005C23F6"/>
    <w:rsid w:val="005C2A2E"/>
    <w:rsid w:val="005C2B92"/>
    <w:rsid w:val="005C3079"/>
    <w:rsid w:val="005C315E"/>
    <w:rsid w:val="005C32DE"/>
    <w:rsid w:val="005C34EE"/>
    <w:rsid w:val="005C3A1A"/>
    <w:rsid w:val="005C3C4A"/>
    <w:rsid w:val="005C3D53"/>
    <w:rsid w:val="005C3F81"/>
    <w:rsid w:val="005C4821"/>
    <w:rsid w:val="005C4A46"/>
    <w:rsid w:val="005C4B6B"/>
    <w:rsid w:val="005C4DD7"/>
    <w:rsid w:val="005C7B00"/>
    <w:rsid w:val="005C7C11"/>
    <w:rsid w:val="005D14B2"/>
    <w:rsid w:val="005D1658"/>
    <w:rsid w:val="005D2473"/>
    <w:rsid w:val="005D4C2D"/>
    <w:rsid w:val="005D59CB"/>
    <w:rsid w:val="005D63B1"/>
    <w:rsid w:val="005D7054"/>
    <w:rsid w:val="005D7CF6"/>
    <w:rsid w:val="005E0E7E"/>
    <w:rsid w:val="005E15E6"/>
    <w:rsid w:val="005E1749"/>
    <w:rsid w:val="005E18D5"/>
    <w:rsid w:val="005E1E58"/>
    <w:rsid w:val="005E2768"/>
    <w:rsid w:val="005E2FA4"/>
    <w:rsid w:val="005E324A"/>
    <w:rsid w:val="005E380E"/>
    <w:rsid w:val="005E418D"/>
    <w:rsid w:val="005E45D5"/>
    <w:rsid w:val="005E4A1D"/>
    <w:rsid w:val="005E52AE"/>
    <w:rsid w:val="005E535A"/>
    <w:rsid w:val="005E563B"/>
    <w:rsid w:val="005E591A"/>
    <w:rsid w:val="005E5BF5"/>
    <w:rsid w:val="005E5D67"/>
    <w:rsid w:val="005E6681"/>
    <w:rsid w:val="005E686B"/>
    <w:rsid w:val="005E6B2E"/>
    <w:rsid w:val="005E6DBA"/>
    <w:rsid w:val="005E71E0"/>
    <w:rsid w:val="005E71EB"/>
    <w:rsid w:val="005E75DE"/>
    <w:rsid w:val="005E77BE"/>
    <w:rsid w:val="005E7D81"/>
    <w:rsid w:val="005F06A2"/>
    <w:rsid w:val="005F1060"/>
    <w:rsid w:val="005F1926"/>
    <w:rsid w:val="005F1D50"/>
    <w:rsid w:val="005F1E35"/>
    <w:rsid w:val="005F2983"/>
    <w:rsid w:val="005F36EE"/>
    <w:rsid w:val="005F381F"/>
    <w:rsid w:val="005F43BE"/>
    <w:rsid w:val="005F4980"/>
    <w:rsid w:val="005F4C50"/>
    <w:rsid w:val="005F62F0"/>
    <w:rsid w:val="005F6AC0"/>
    <w:rsid w:val="005F7ABD"/>
    <w:rsid w:val="0060103C"/>
    <w:rsid w:val="00601A4F"/>
    <w:rsid w:val="00601D62"/>
    <w:rsid w:val="00602B5B"/>
    <w:rsid w:val="00602FD3"/>
    <w:rsid w:val="00603146"/>
    <w:rsid w:val="00603474"/>
    <w:rsid w:val="00603C79"/>
    <w:rsid w:val="00603D66"/>
    <w:rsid w:val="0060470A"/>
    <w:rsid w:val="0060520A"/>
    <w:rsid w:val="00605990"/>
    <w:rsid w:val="00605A3A"/>
    <w:rsid w:val="00605D70"/>
    <w:rsid w:val="00606DB0"/>
    <w:rsid w:val="0060741C"/>
    <w:rsid w:val="006076BD"/>
    <w:rsid w:val="00607B98"/>
    <w:rsid w:val="00610170"/>
    <w:rsid w:val="0061149C"/>
    <w:rsid w:val="006114EB"/>
    <w:rsid w:val="00611814"/>
    <w:rsid w:val="00612055"/>
    <w:rsid w:val="00612416"/>
    <w:rsid w:val="006128B5"/>
    <w:rsid w:val="006133D9"/>
    <w:rsid w:val="0061367E"/>
    <w:rsid w:val="00613C64"/>
    <w:rsid w:val="00614371"/>
    <w:rsid w:val="006157AE"/>
    <w:rsid w:val="00615D82"/>
    <w:rsid w:val="0061614B"/>
    <w:rsid w:val="006163B7"/>
    <w:rsid w:val="006168FE"/>
    <w:rsid w:val="00616F07"/>
    <w:rsid w:val="00617216"/>
    <w:rsid w:val="00617A09"/>
    <w:rsid w:val="0062091C"/>
    <w:rsid w:val="0062107A"/>
    <w:rsid w:val="006213FD"/>
    <w:rsid w:val="006217FC"/>
    <w:rsid w:val="00621B91"/>
    <w:rsid w:val="0062236E"/>
    <w:rsid w:val="0062283F"/>
    <w:rsid w:val="00622EAA"/>
    <w:rsid w:val="006248C4"/>
    <w:rsid w:val="006249C3"/>
    <w:rsid w:val="00624E5E"/>
    <w:rsid w:val="006253D9"/>
    <w:rsid w:val="00626370"/>
    <w:rsid w:val="00626787"/>
    <w:rsid w:val="00626D3D"/>
    <w:rsid w:val="0062702A"/>
    <w:rsid w:val="00627240"/>
    <w:rsid w:val="00627590"/>
    <w:rsid w:val="006275C8"/>
    <w:rsid w:val="00630481"/>
    <w:rsid w:val="00631231"/>
    <w:rsid w:val="0063188A"/>
    <w:rsid w:val="00631CBE"/>
    <w:rsid w:val="00633C20"/>
    <w:rsid w:val="00634294"/>
    <w:rsid w:val="00634BB6"/>
    <w:rsid w:val="00634F9E"/>
    <w:rsid w:val="00635516"/>
    <w:rsid w:val="006371F6"/>
    <w:rsid w:val="00637215"/>
    <w:rsid w:val="00637908"/>
    <w:rsid w:val="006379E8"/>
    <w:rsid w:val="00637B4E"/>
    <w:rsid w:val="00640861"/>
    <w:rsid w:val="00640A2C"/>
    <w:rsid w:val="00641E05"/>
    <w:rsid w:val="0064304A"/>
    <w:rsid w:val="00644BAF"/>
    <w:rsid w:val="00645F68"/>
    <w:rsid w:val="006468C3"/>
    <w:rsid w:val="00646DC5"/>
    <w:rsid w:val="00647473"/>
    <w:rsid w:val="006476C9"/>
    <w:rsid w:val="00647EB1"/>
    <w:rsid w:val="0065011D"/>
    <w:rsid w:val="00650E39"/>
    <w:rsid w:val="006511ED"/>
    <w:rsid w:val="00651CB0"/>
    <w:rsid w:val="00652984"/>
    <w:rsid w:val="006533F9"/>
    <w:rsid w:val="00653B5F"/>
    <w:rsid w:val="00654D08"/>
    <w:rsid w:val="00655F86"/>
    <w:rsid w:val="00657827"/>
    <w:rsid w:val="0065794D"/>
    <w:rsid w:val="006602F3"/>
    <w:rsid w:val="00660C01"/>
    <w:rsid w:val="00661203"/>
    <w:rsid w:val="0066147B"/>
    <w:rsid w:val="006614E2"/>
    <w:rsid w:val="00661A15"/>
    <w:rsid w:val="00661B20"/>
    <w:rsid w:val="006620DD"/>
    <w:rsid w:val="006624E7"/>
    <w:rsid w:val="00663192"/>
    <w:rsid w:val="00663A37"/>
    <w:rsid w:val="00664317"/>
    <w:rsid w:val="006644F3"/>
    <w:rsid w:val="00664AD2"/>
    <w:rsid w:val="00664EBA"/>
    <w:rsid w:val="00665673"/>
    <w:rsid w:val="006663C5"/>
    <w:rsid w:val="00667341"/>
    <w:rsid w:val="00670052"/>
    <w:rsid w:val="00670176"/>
    <w:rsid w:val="00670318"/>
    <w:rsid w:val="006709CD"/>
    <w:rsid w:val="006714FD"/>
    <w:rsid w:val="00672DC7"/>
    <w:rsid w:val="00673291"/>
    <w:rsid w:val="00673CFF"/>
    <w:rsid w:val="0067419F"/>
    <w:rsid w:val="006741E8"/>
    <w:rsid w:val="006746EE"/>
    <w:rsid w:val="0067506C"/>
    <w:rsid w:val="006755BE"/>
    <w:rsid w:val="00675BE6"/>
    <w:rsid w:val="00675C89"/>
    <w:rsid w:val="0067627B"/>
    <w:rsid w:val="00676EA8"/>
    <w:rsid w:val="006774D1"/>
    <w:rsid w:val="006808FB"/>
    <w:rsid w:val="00680D54"/>
    <w:rsid w:val="00680D7B"/>
    <w:rsid w:val="0068121F"/>
    <w:rsid w:val="0068140E"/>
    <w:rsid w:val="0068158E"/>
    <w:rsid w:val="00681FE5"/>
    <w:rsid w:val="00682420"/>
    <w:rsid w:val="00682811"/>
    <w:rsid w:val="0068302D"/>
    <w:rsid w:val="006832CD"/>
    <w:rsid w:val="0068333A"/>
    <w:rsid w:val="006844B4"/>
    <w:rsid w:val="00685085"/>
    <w:rsid w:val="00685470"/>
    <w:rsid w:val="006854B2"/>
    <w:rsid w:val="00685688"/>
    <w:rsid w:val="00685879"/>
    <w:rsid w:val="00685FF7"/>
    <w:rsid w:val="006860EE"/>
    <w:rsid w:val="00686154"/>
    <w:rsid w:val="006863E7"/>
    <w:rsid w:val="0068653B"/>
    <w:rsid w:val="00686835"/>
    <w:rsid w:val="00687E4D"/>
    <w:rsid w:val="00690329"/>
    <w:rsid w:val="00690DB4"/>
    <w:rsid w:val="00691801"/>
    <w:rsid w:val="0069198B"/>
    <w:rsid w:val="00691D24"/>
    <w:rsid w:val="00692630"/>
    <w:rsid w:val="00692644"/>
    <w:rsid w:val="00692655"/>
    <w:rsid w:val="00692836"/>
    <w:rsid w:val="00692914"/>
    <w:rsid w:val="00693AB5"/>
    <w:rsid w:val="00694216"/>
    <w:rsid w:val="0069523B"/>
    <w:rsid w:val="0069596D"/>
    <w:rsid w:val="0069607F"/>
    <w:rsid w:val="006967ED"/>
    <w:rsid w:val="00696E30"/>
    <w:rsid w:val="00697096"/>
    <w:rsid w:val="006A01B2"/>
    <w:rsid w:val="006A0719"/>
    <w:rsid w:val="006A0C8C"/>
    <w:rsid w:val="006A0EF1"/>
    <w:rsid w:val="006A170F"/>
    <w:rsid w:val="006A2016"/>
    <w:rsid w:val="006A2AE4"/>
    <w:rsid w:val="006A328A"/>
    <w:rsid w:val="006A3565"/>
    <w:rsid w:val="006A3CDE"/>
    <w:rsid w:val="006A3D5B"/>
    <w:rsid w:val="006A41D4"/>
    <w:rsid w:val="006A45AD"/>
    <w:rsid w:val="006A4A46"/>
    <w:rsid w:val="006A4D96"/>
    <w:rsid w:val="006A56DB"/>
    <w:rsid w:val="006A6585"/>
    <w:rsid w:val="006A688D"/>
    <w:rsid w:val="006A6955"/>
    <w:rsid w:val="006A71B3"/>
    <w:rsid w:val="006A75B4"/>
    <w:rsid w:val="006A75D2"/>
    <w:rsid w:val="006A7BA1"/>
    <w:rsid w:val="006B02C4"/>
    <w:rsid w:val="006B0567"/>
    <w:rsid w:val="006B0B29"/>
    <w:rsid w:val="006B15B9"/>
    <w:rsid w:val="006B2B70"/>
    <w:rsid w:val="006B39C7"/>
    <w:rsid w:val="006B3A06"/>
    <w:rsid w:val="006B4542"/>
    <w:rsid w:val="006B466E"/>
    <w:rsid w:val="006B490E"/>
    <w:rsid w:val="006B497D"/>
    <w:rsid w:val="006B4F0D"/>
    <w:rsid w:val="006B65CF"/>
    <w:rsid w:val="006B666F"/>
    <w:rsid w:val="006B6D90"/>
    <w:rsid w:val="006B6FB8"/>
    <w:rsid w:val="006C0F62"/>
    <w:rsid w:val="006C128B"/>
    <w:rsid w:val="006C1C6A"/>
    <w:rsid w:val="006C2E05"/>
    <w:rsid w:val="006C3428"/>
    <w:rsid w:val="006C3687"/>
    <w:rsid w:val="006C406F"/>
    <w:rsid w:val="006C4356"/>
    <w:rsid w:val="006C4627"/>
    <w:rsid w:val="006C4941"/>
    <w:rsid w:val="006C49F6"/>
    <w:rsid w:val="006C4C0D"/>
    <w:rsid w:val="006C4CF3"/>
    <w:rsid w:val="006C536F"/>
    <w:rsid w:val="006C56B6"/>
    <w:rsid w:val="006C6C63"/>
    <w:rsid w:val="006C771A"/>
    <w:rsid w:val="006C7878"/>
    <w:rsid w:val="006C7B42"/>
    <w:rsid w:val="006D0473"/>
    <w:rsid w:val="006D06AE"/>
    <w:rsid w:val="006D084E"/>
    <w:rsid w:val="006D1C7C"/>
    <w:rsid w:val="006D1F36"/>
    <w:rsid w:val="006D20AD"/>
    <w:rsid w:val="006D333B"/>
    <w:rsid w:val="006D3527"/>
    <w:rsid w:val="006D3740"/>
    <w:rsid w:val="006D41FC"/>
    <w:rsid w:val="006D5DD8"/>
    <w:rsid w:val="006D5EEE"/>
    <w:rsid w:val="006D77FA"/>
    <w:rsid w:val="006D79EA"/>
    <w:rsid w:val="006D7F61"/>
    <w:rsid w:val="006E0046"/>
    <w:rsid w:val="006E0250"/>
    <w:rsid w:val="006E0276"/>
    <w:rsid w:val="006E19D2"/>
    <w:rsid w:val="006E1D68"/>
    <w:rsid w:val="006E2B90"/>
    <w:rsid w:val="006E2BF7"/>
    <w:rsid w:val="006E35F0"/>
    <w:rsid w:val="006E3870"/>
    <w:rsid w:val="006E3BDE"/>
    <w:rsid w:val="006E3E3B"/>
    <w:rsid w:val="006E4E3F"/>
    <w:rsid w:val="006E4F11"/>
    <w:rsid w:val="006E4F1A"/>
    <w:rsid w:val="006E52E4"/>
    <w:rsid w:val="006E5942"/>
    <w:rsid w:val="006E5E69"/>
    <w:rsid w:val="006E6010"/>
    <w:rsid w:val="006E6052"/>
    <w:rsid w:val="006E6119"/>
    <w:rsid w:val="006E694B"/>
    <w:rsid w:val="006E6958"/>
    <w:rsid w:val="006E6B0F"/>
    <w:rsid w:val="006E6B39"/>
    <w:rsid w:val="006E6E36"/>
    <w:rsid w:val="006E6E8B"/>
    <w:rsid w:val="006E7C43"/>
    <w:rsid w:val="006F12C5"/>
    <w:rsid w:val="006F2070"/>
    <w:rsid w:val="006F238C"/>
    <w:rsid w:val="006F2A17"/>
    <w:rsid w:val="006F5264"/>
    <w:rsid w:val="006F5438"/>
    <w:rsid w:val="006F622A"/>
    <w:rsid w:val="006F6C6B"/>
    <w:rsid w:val="006F6EC8"/>
    <w:rsid w:val="00701781"/>
    <w:rsid w:val="0070193F"/>
    <w:rsid w:val="0070245B"/>
    <w:rsid w:val="00702D3C"/>
    <w:rsid w:val="00703207"/>
    <w:rsid w:val="00703385"/>
    <w:rsid w:val="00703531"/>
    <w:rsid w:val="007036A6"/>
    <w:rsid w:val="00703E8E"/>
    <w:rsid w:val="007043B9"/>
    <w:rsid w:val="007050E6"/>
    <w:rsid w:val="00705533"/>
    <w:rsid w:val="007059BB"/>
    <w:rsid w:val="00705A66"/>
    <w:rsid w:val="007062A3"/>
    <w:rsid w:val="007063C9"/>
    <w:rsid w:val="00706732"/>
    <w:rsid w:val="0070689D"/>
    <w:rsid w:val="00706D05"/>
    <w:rsid w:val="00706F86"/>
    <w:rsid w:val="00707385"/>
    <w:rsid w:val="007073F6"/>
    <w:rsid w:val="00707845"/>
    <w:rsid w:val="007112B4"/>
    <w:rsid w:val="0071261D"/>
    <w:rsid w:val="007126E1"/>
    <w:rsid w:val="00712AE7"/>
    <w:rsid w:val="00712E5A"/>
    <w:rsid w:val="00712F35"/>
    <w:rsid w:val="00713098"/>
    <w:rsid w:val="007148F4"/>
    <w:rsid w:val="00714E7B"/>
    <w:rsid w:val="00715950"/>
    <w:rsid w:val="00715C20"/>
    <w:rsid w:val="00715E72"/>
    <w:rsid w:val="00716278"/>
    <w:rsid w:val="007163FC"/>
    <w:rsid w:val="007166C2"/>
    <w:rsid w:val="00716A88"/>
    <w:rsid w:val="00717E91"/>
    <w:rsid w:val="0072157B"/>
    <w:rsid w:val="00721AFE"/>
    <w:rsid w:val="0072282B"/>
    <w:rsid w:val="00723B92"/>
    <w:rsid w:val="00724609"/>
    <w:rsid w:val="00725271"/>
    <w:rsid w:val="0072585A"/>
    <w:rsid w:val="00725E1A"/>
    <w:rsid w:val="0072667B"/>
    <w:rsid w:val="00727C15"/>
    <w:rsid w:val="00730036"/>
    <w:rsid w:val="00730D5E"/>
    <w:rsid w:val="007317E1"/>
    <w:rsid w:val="007319C0"/>
    <w:rsid w:val="00731CCE"/>
    <w:rsid w:val="00731FDD"/>
    <w:rsid w:val="00732937"/>
    <w:rsid w:val="00732B61"/>
    <w:rsid w:val="007333E3"/>
    <w:rsid w:val="00733EEE"/>
    <w:rsid w:val="0073433C"/>
    <w:rsid w:val="00734341"/>
    <w:rsid w:val="00734A83"/>
    <w:rsid w:val="00734AC9"/>
    <w:rsid w:val="00734DA8"/>
    <w:rsid w:val="00734FE4"/>
    <w:rsid w:val="00735758"/>
    <w:rsid w:val="007357A9"/>
    <w:rsid w:val="007359BA"/>
    <w:rsid w:val="007372A8"/>
    <w:rsid w:val="0073739E"/>
    <w:rsid w:val="00737B60"/>
    <w:rsid w:val="0074002E"/>
    <w:rsid w:val="00740AFD"/>
    <w:rsid w:val="00740CC9"/>
    <w:rsid w:val="0074177A"/>
    <w:rsid w:val="007418A4"/>
    <w:rsid w:val="00742362"/>
    <w:rsid w:val="007426A7"/>
    <w:rsid w:val="007427F3"/>
    <w:rsid w:val="00742A28"/>
    <w:rsid w:val="00743437"/>
    <w:rsid w:val="0074350E"/>
    <w:rsid w:val="007437ED"/>
    <w:rsid w:val="00743D0C"/>
    <w:rsid w:val="00743ED3"/>
    <w:rsid w:val="00744E87"/>
    <w:rsid w:val="00745069"/>
    <w:rsid w:val="0074546C"/>
    <w:rsid w:val="007462F0"/>
    <w:rsid w:val="00746B9A"/>
    <w:rsid w:val="0074734B"/>
    <w:rsid w:val="00747D80"/>
    <w:rsid w:val="00750CE4"/>
    <w:rsid w:val="00750D8C"/>
    <w:rsid w:val="00750E8E"/>
    <w:rsid w:val="0075112C"/>
    <w:rsid w:val="00751172"/>
    <w:rsid w:val="007519D7"/>
    <w:rsid w:val="00751ECD"/>
    <w:rsid w:val="007523E7"/>
    <w:rsid w:val="00753A33"/>
    <w:rsid w:val="00754156"/>
    <w:rsid w:val="00754569"/>
    <w:rsid w:val="00754A88"/>
    <w:rsid w:val="00754F93"/>
    <w:rsid w:val="007553D3"/>
    <w:rsid w:val="00755C53"/>
    <w:rsid w:val="00757B92"/>
    <w:rsid w:val="00757E12"/>
    <w:rsid w:val="0076002F"/>
    <w:rsid w:val="0076003E"/>
    <w:rsid w:val="00760B71"/>
    <w:rsid w:val="00760F64"/>
    <w:rsid w:val="00761C1D"/>
    <w:rsid w:val="00761C72"/>
    <w:rsid w:val="00761F46"/>
    <w:rsid w:val="00762267"/>
    <w:rsid w:val="00763212"/>
    <w:rsid w:val="00763996"/>
    <w:rsid w:val="007642A1"/>
    <w:rsid w:val="00764680"/>
    <w:rsid w:val="007650BC"/>
    <w:rsid w:val="00765421"/>
    <w:rsid w:val="0076573E"/>
    <w:rsid w:val="007659EF"/>
    <w:rsid w:val="00765D07"/>
    <w:rsid w:val="00766D4F"/>
    <w:rsid w:val="007671F1"/>
    <w:rsid w:val="00770190"/>
    <w:rsid w:val="00770874"/>
    <w:rsid w:val="00770B76"/>
    <w:rsid w:val="00771FDA"/>
    <w:rsid w:val="0077328A"/>
    <w:rsid w:val="007739F0"/>
    <w:rsid w:val="00774393"/>
    <w:rsid w:val="00774B97"/>
    <w:rsid w:val="00775CCB"/>
    <w:rsid w:val="00775E25"/>
    <w:rsid w:val="00776AA3"/>
    <w:rsid w:val="0077700D"/>
    <w:rsid w:val="00777084"/>
    <w:rsid w:val="00777186"/>
    <w:rsid w:val="007806C1"/>
    <w:rsid w:val="00780741"/>
    <w:rsid w:val="0078171B"/>
    <w:rsid w:val="00781A48"/>
    <w:rsid w:val="0078200A"/>
    <w:rsid w:val="00782516"/>
    <w:rsid w:val="00782997"/>
    <w:rsid w:val="00782B10"/>
    <w:rsid w:val="00782C1A"/>
    <w:rsid w:val="00782C40"/>
    <w:rsid w:val="00783AB4"/>
    <w:rsid w:val="007840B7"/>
    <w:rsid w:val="00784ADE"/>
    <w:rsid w:val="00785AA2"/>
    <w:rsid w:val="00786B94"/>
    <w:rsid w:val="00786BE9"/>
    <w:rsid w:val="007874B8"/>
    <w:rsid w:val="007874CB"/>
    <w:rsid w:val="00790822"/>
    <w:rsid w:val="00790E49"/>
    <w:rsid w:val="00790FA2"/>
    <w:rsid w:val="0079139F"/>
    <w:rsid w:val="007914BF"/>
    <w:rsid w:val="00791F38"/>
    <w:rsid w:val="007934CF"/>
    <w:rsid w:val="007938F1"/>
    <w:rsid w:val="00793A60"/>
    <w:rsid w:val="00793CD5"/>
    <w:rsid w:val="0079477B"/>
    <w:rsid w:val="00794DAE"/>
    <w:rsid w:val="00796E0C"/>
    <w:rsid w:val="00797B5D"/>
    <w:rsid w:val="00797BE0"/>
    <w:rsid w:val="00797F08"/>
    <w:rsid w:val="007A0F91"/>
    <w:rsid w:val="007A187D"/>
    <w:rsid w:val="007A29DE"/>
    <w:rsid w:val="007A2A35"/>
    <w:rsid w:val="007A2B06"/>
    <w:rsid w:val="007A37D5"/>
    <w:rsid w:val="007A44E8"/>
    <w:rsid w:val="007A4B7B"/>
    <w:rsid w:val="007A4C93"/>
    <w:rsid w:val="007A6CBE"/>
    <w:rsid w:val="007A707F"/>
    <w:rsid w:val="007A7737"/>
    <w:rsid w:val="007A7873"/>
    <w:rsid w:val="007A7F1D"/>
    <w:rsid w:val="007B01E0"/>
    <w:rsid w:val="007B051E"/>
    <w:rsid w:val="007B0994"/>
    <w:rsid w:val="007B1247"/>
    <w:rsid w:val="007B1A94"/>
    <w:rsid w:val="007B1E64"/>
    <w:rsid w:val="007B290D"/>
    <w:rsid w:val="007B2F70"/>
    <w:rsid w:val="007B3ADC"/>
    <w:rsid w:val="007B43BF"/>
    <w:rsid w:val="007B4E76"/>
    <w:rsid w:val="007B5425"/>
    <w:rsid w:val="007B5692"/>
    <w:rsid w:val="007B6574"/>
    <w:rsid w:val="007B7C33"/>
    <w:rsid w:val="007B7E6C"/>
    <w:rsid w:val="007B7E9E"/>
    <w:rsid w:val="007C0E3F"/>
    <w:rsid w:val="007C14CC"/>
    <w:rsid w:val="007C1D85"/>
    <w:rsid w:val="007C3544"/>
    <w:rsid w:val="007C5200"/>
    <w:rsid w:val="007C5947"/>
    <w:rsid w:val="007C59E1"/>
    <w:rsid w:val="007C62E6"/>
    <w:rsid w:val="007C6C89"/>
    <w:rsid w:val="007C6DAF"/>
    <w:rsid w:val="007C73E5"/>
    <w:rsid w:val="007C78F5"/>
    <w:rsid w:val="007C7D67"/>
    <w:rsid w:val="007D1B5F"/>
    <w:rsid w:val="007D248E"/>
    <w:rsid w:val="007D29E2"/>
    <w:rsid w:val="007D5B09"/>
    <w:rsid w:val="007D5B69"/>
    <w:rsid w:val="007D61C6"/>
    <w:rsid w:val="007D6B6E"/>
    <w:rsid w:val="007D7199"/>
    <w:rsid w:val="007D71BC"/>
    <w:rsid w:val="007D75F2"/>
    <w:rsid w:val="007D7FB9"/>
    <w:rsid w:val="007E08A4"/>
    <w:rsid w:val="007E0D99"/>
    <w:rsid w:val="007E2BA0"/>
    <w:rsid w:val="007E317E"/>
    <w:rsid w:val="007E52F8"/>
    <w:rsid w:val="007E5BBC"/>
    <w:rsid w:val="007E62E1"/>
    <w:rsid w:val="007E673C"/>
    <w:rsid w:val="007E7479"/>
    <w:rsid w:val="007E7CD0"/>
    <w:rsid w:val="007F0031"/>
    <w:rsid w:val="007F0702"/>
    <w:rsid w:val="007F0EE4"/>
    <w:rsid w:val="007F18EE"/>
    <w:rsid w:val="007F2122"/>
    <w:rsid w:val="007F4CF4"/>
    <w:rsid w:val="007F557D"/>
    <w:rsid w:val="007F5C6A"/>
    <w:rsid w:val="007F621A"/>
    <w:rsid w:val="007F712F"/>
    <w:rsid w:val="007F71DE"/>
    <w:rsid w:val="007F75A5"/>
    <w:rsid w:val="00800A8A"/>
    <w:rsid w:val="00800C53"/>
    <w:rsid w:val="008013BF"/>
    <w:rsid w:val="008015F7"/>
    <w:rsid w:val="0080161B"/>
    <w:rsid w:val="008027BB"/>
    <w:rsid w:val="00803344"/>
    <w:rsid w:val="0080378F"/>
    <w:rsid w:val="0080419E"/>
    <w:rsid w:val="00804322"/>
    <w:rsid w:val="008045AB"/>
    <w:rsid w:val="0080487F"/>
    <w:rsid w:val="00804943"/>
    <w:rsid w:val="00804C3A"/>
    <w:rsid w:val="008054B8"/>
    <w:rsid w:val="00805A8A"/>
    <w:rsid w:val="0080615C"/>
    <w:rsid w:val="008061B0"/>
    <w:rsid w:val="00806A55"/>
    <w:rsid w:val="00806CC7"/>
    <w:rsid w:val="00806E6F"/>
    <w:rsid w:val="00807909"/>
    <w:rsid w:val="00807AC7"/>
    <w:rsid w:val="00807F42"/>
    <w:rsid w:val="00810BC3"/>
    <w:rsid w:val="00811578"/>
    <w:rsid w:val="008122B4"/>
    <w:rsid w:val="0081284F"/>
    <w:rsid w:val="00813554"/>
    <w:rsid w:val="00814376"/>
    <w:rsid w:val="0081439A"/>
    <w:rsid w:val="008144F8"/>
    <w:rsid w:val="00814DE9"/>
    <w:rsid w:val="00815332"/>
    <w:rsid w:val="008156EE"/>
    <w:rsid w:val="008167EE"/>
    <w:rsid w:val="00817C5D"/>
    <w:rsid w:val="00820D56"/>
    <w:rsid w:val="00821D12"/>
    <w:rsid w:val="00821E18"/>
    <w:rsid w:val="00822029"/>
    <w:rsid w:val="00822602"/>
    <w:rsid w:val="0082340D"/>
    <w:rsid w:val="0082345E"/>
    <w:rsid w:val="00824241"/>
    <w:rsid w:val="00824344"/>
    <w:rsid w:val="008249A7"/>
    <w:rsid w:val="00825B24"/>
    <w:rsid w:val="0082631E"/>
    <w:rsid w:val="00826395"/>
    <w:rsid w:val="00826E52"/>
    <w:rsid w:val="00826F1F"/>
    <w:rsid w:val="008277C0"/>
    <w:rsid w:val="00830347"/>
    <w:rsid w:val="00831551"/>
    <w:rsid w:val="00831672"/>
    <w:rsid w:val="008327A6"/>
    <w:rsid w:val="008334EC"/>
    <w:rsid w:val="00833E71"/>
    <w:rsid w:val="00833EA4"/>
    <w:rsid w:val="008341DE"/>
    <w:rsid w:val="00834333"/>
    <w:rsid w:val="00834DCB"/>
    <w:rsid w:val="0083593F"/>
    <w:rsid w:val="0083643B"/>
    <w:rsid w:val="00836D5F"/>
    <w:rsid w:val="00840474"/>
    <w:rsid w:val="008410AD"/>
    <w:rsid w:val="008420CB"/>
    <w:rsid w:val="008420F3"/>
    <w:rsid w:val="00842A54"/>
    <w:rsid w:val="008431FC"/>
    <w:rsid w:val="00843F90"/>
    <w:rsid w:val="00844228"/>
    <w:rsid w:val="0084475C"/>
    <w:rsid w:val="008447F6"/>
    <w:rsid w:val="00844AF2"/>
    <w:rsid w:val="0084520E"/>
    <w:rsid w:val="008453EE"/>
    <w:rsid w:val="008455E0"/>
    <w:rsid w:val="00845638"/>
    <w:rsid w:val="00846702"/>
    <w:rsid w:val="00846C4D"/>
    <w:rsid w:val="00847626"/>
    <w:rsid w:val="008502DB"/>
    <w:rsid w:val="00851044"/>
    <w:rsid w:val="00851053"/>
    <w:rsid w:val="008510C1"/>
    <w:rsid w:val="008516E1"/>
    <w:rsid w:val="00851E8E"/>
    <w:rsid w:val="008520C8"/>
    <w:rsid w:val="00852B09"/>
    <w:rsid w:val="00852FE8"/>
    <w:rsid w:val="008533A4"/>
    <w:rsid w:val="008536B6"/>
    <w:rsid w:val="00853F4F"/>
    <w:rsid w:val="00854363"/>
    <w:rsid w:val="008546CD"/>
    <w:rsid w:val="00855828"/>
    <w:rsid w:val="00855A98"/>
    <w:rsid w:val="00855FF6"/>
    <w:rsid w:val="0085608C"/>
    <w:rsid w:val="008560B2"/>
    <w:rsid w:val="008577FB"/>
    <w:rsid w:val="008578E6"/>
    <w:rsid w:val="00857993"/>
    <w:rsid w:val="00857FBF"/>
    <w:rsid w:val="008613ED"/>
    <w:rsid w:val="00861573"/>
    <w:rsid w:val="00861D09"/>
    <w:rsid w:val="008623BC"/>
    <w:rsid w:val="00863236"/>
    <w:rsid w:val="00863527"/>
    <w:rsid w:val="00863EE7"/>
    <w:rsid w:val="008641C5"/>
    <w:rsid w:val="00865909"/>
    <w:rsid w:val="008661E7"/>
    <w:rsid w:val="00866525"/>
    <w:rsid w:val="00866656"/>
    <w:rsid w:val="008670F4"/>
    <w:rsid w:val="0086762D"/>
    <w:rsid w:val="0086773E"/>
    <w:rsid w:val="0087005F"/>
    <w:rsid w:val="0087128E"/>
    <w:rsid w:val="0087131D"/>
    <w:rsid w:val="0087160F"/>
    <w:rsid w:val="00871F79"/>
    <w:rsid w:val="00873FCF"/>
    <w:rsid w:val="008742E9"/>
    <w:rsid w:val="008745AD"/>
    <w:rsid w:val="00875647"/>
    <w:rsid w:val="00876C0E"/>
    <w:rsid w:val="00876D7B"/>
    <w:rsid w:val="00876EAE"/>
    <w:rsid w:val="0087702C"/>
    <w:rsid w:val="008775A2"/>
    <w:rsid w:val="00877758"/>
    <w:rsid w:val="00877C62"/>
    <w:rsid w:val="00877CC0"/>
    <w:rsid w:val="00877F6A"/>
    <w:rsid w:val="00880196"/>
    <w:rsid w:val="008806C5"/>
    <w:rsid w:val="00880C58"/>
    <w:rsid w:val="0088131D"/>
    <w:rsid w:val="008813E7"/>
    <w:rsid w:val="00882432"/>
    <w:rsid w:val="008824B3"/>
    <w:rsid w:val="0088258A"/>
    <w:rsid w:val="00882977"/>
    <w:rsid w:val="00882A93"/>
    <w:rsid w:val="00882E74"/>
    <w:rsid w:val="008834CB"/>
    <w:rsid w:val="00883763"/>
    <w:rsid w:val="008840EB"/>
    <w:rsid w:val="008852EE"/>
    <w:rsid w:val="00885455"/>
    <w:rsid w:val="00885CE6"/>
    <w:rsid w:val="00886BC6"/>
    <w:rsid w:val="008873F5"/>
    <w:rsid w:val="008904B8"/>
    <w:rsid w:val="008909C1"/>
    <w:rsid w:val="00890AC9"/>
    <w:rsid w:val="0089145F"/>
    <w:rsid w:val="008928DA"/>
    <w:rsid w:val="0089355D"/>
    <w:rsid w:val="00893C6E"/>
    <w:rsid w:val="00894BB8"/>
    <w:rsid w:val="00894F3C"/>
    <w:rsid w:val="00894FDC"/>
    <w:rsid w:val="00895156"/>
    <w:rsid w:val="008952FF"/>
    <w:rsid w:val="0089617C"/>
    <w:rsid w:val="00896904"/>
    <w:rsid w:val="00896E77"/>
    <w:rsid w:val="00896EB3"/>
    <w:rsid w:val="008974A9"/>
    <w:rsid w:val="0089761E"/>
    <w:rsid w:val="0089762A"/>
    <w:rsid w:val="00897E2C"/>
    <w:rsid w:val="008A0639"/>
    <w:rsid w:val="008A1B00"/>
    <w:rsid w:val="008A22FF"/>
    <w:rsid w:val="008A2390"/>
    <w:rsid w:val="008A2CA2"/>
    <w:rsid w:val="008A3482"/>
    <w:rsid w:val="008A37E8"/>
    <w:rsid w:val="008A40C1"/>
    <w:rsid w:val="008A4BAB"/>
    <w:rsid w:val="008A5741"/>
    <w:rsid w:val="008A67EE"/>
    <w:rsid w:val="008A7127"/>
    <w:rsid w:val="008A778D"/>
    <w:rsid w:val="008B0053"/>
    <w:rsid w:val="008B1BE9"/>
    <w:rsid w:val="008B1C0C"/>
    <w:rsid w:val="008B2C73"/>
    <w:rsid w:val="008B3010"/>
    <w:rsid w:val="008B30A6"/>
    <w:rsid w:val="008B30A8"/>
    <w:rsid w:val="008B35F2"/>
    <w:rsid w:val="008B4507"/>
    <w:rsid w:val="008B4874"/>
    <w:rsid w:val="008B4CED"/>
    <w:rsid w:val="008B61F4"/>
    <w:rsid w:val="008B6256"/>
    <w:rsid w:val="008B7FC0"/>
    <w:rsid w:val="008C0245"/>
    <w:rsid w:val="008C184C"/>
    <w:rsid w:val="008C1A95"/>
    <w:rsid w:val="008C1C76"/>
    <w:rsid w:val="008C1C84"/>
    <w:rsid w:val="008C1D4F"/>
    <w:rsid w:val="008C1F92"/>
    <w:rsid w:val="008C2ABF"/>
    <w:rsid w:val="008C360E"/>
    <w:rsid w:val="008C3648"/>
    <w:rsid w:val="008C3E1D"/>
    <w:rsid w:val="008C4330"/>
    <w:rsid w:val="008C5198"/>
    <w:rsid w:val="008C6682"/>
    <w:rsid w:val="008C68F7"/>
    <w:rsid w:val="008C6927"/>
    <w:rsid w:val="008C6DED"/>
    <w:rsid w:val="008C7301"/>
    <w:rsid w:val="008C7B53"/>
    <w:rsid w:val="008D020C"/>
    <w:rsid w:val="008D02A8"/>
    <w:rsid w:val="008D0D4A"/>
    <w:rsid w:val="008D0E5F"/>
    <w:rsid w:val="008D0FCF"/>
    <w:rsid w:val="008D1101"/>
    <w:rsid w:val="008D1A1A"/>
    <w:rsid w:val="008D2132"/>
    <w:rsid w:val="008D2173"/>
    <w:rsid w:val="008D2A96"/>
    <w:rsid w:val="008D3880"/>
    <w:rsid w:val="008D3BFF"/>
    <w:rsid w:val="008D441E"/>
    <w:rsid w:val="008D511A"/>
    <w:rsid w:val="008D55F6"/>
    <w:rsid w:val="008D56F7"/>
    <w:rsid w:val="008D5E23"/>
    <w:rsid w:val="008D63B0"/>
    <w:rsid w:val="008D6AC1"/>
    <w:rsid w:val="008D6BE2"/>
    <w:rsid w:val="008D6E4B"/>
    <w:rsid w:val="008D79D2"/>
    <w:rsid w:val="008D7D2E"/>
    <w:rsid w:val="008D7D36"/>
    <w:rsid w:val="008D7E9B"/>
    <w:rsid w:val="008E0485"/>
    <w:rsid w:val="008E0A48"/>
    <w:rsid w:val="008E0EB6"/>
    <w:rsid w:val="008E1024"/>
    <w:rsid w:val="008E1247"/>
    <w:rsid w:val="008E15BF"/>
    <w:rsid w:val="008E371C"/>
    <w:rsid w:val="008E39A3"/>
    <w:rsid w:val="008E3DA7"/>
    <w:rsid w:val="008E55F3"/>
    <w:rsid w:val="008E580E"/>
    <w:rsid w:val="008E5D2B"/>
    <w:rsid w:val="008E633B"/>
    <w:rsid w:val="008E67EF"/>
    <w:rsid w:val="008E6955"/>
    <w:rsid w:val="008F07A5"/>
    <w:rsid w:val="008F0881"/>
    <w:rsid w:val="008F0BE8"/>
    <w:rsid w:val="008F110A"/>
    <w:rsid w:val="008F1194"/>
    <w:rsid w:val="008F17F7"/>
    <w:rsid w:val="008F1E8A"/>
    <w:rsid w:val="008F24E2"/>
    <w:rsid w:val="008F2BE3"/>
    <w:rsid w:val="008F2FE9"/>
    <w:rsid w:val="008F43F9"/>
    <w:rsid w:val="008F4500"/>
    <w:rsid w:val="008F4CC1"/>
    <w:rsid w:val="008F50E2"/>
    <w:rsid w:val="008F53E1"/>
    <w:rsid w:val="008F5462"/>
    <w:rsid w:val="008F5EE3"/>
    <w:rsid w:val="008F629D"/>
    <w:rsid w:val="008F68D7"/>
    <w:rsid w:val="0090180B"/>
    <w:rsid w:val="00901A03"/>
    <w:rsid w:val="009022B0"/>
    <w:rsid w:val="00902324"/>
    <w:rsid w:val="00902A17"/>
    <w:rsid w:val="00903F45"/>
    <w:rsid w:val="00904EB8"/>
    <w:rsid w:val="0090602E"/>
    <w:rsid w:val="00907A92"/>
    <w:rsid w:val="009108F0"/>
    <w:rsid w:val="00910972"/>
    <w:rsid w:val="00911293"/>
    <w:rsid w:val="00911C20"/>
    <w:rsid w:val="00911F46"/>
    <w:rsid w:val="00912A18"/>
    <w:rsid w:val="009134D7"/>
    <w:rsid w:val="00913BC4"/>
    <w:rsid w:val="00914798"/>
    <w:rsid w:val="00914CFE"/>
    <w:rsid w:val="009156F3"/>
    <w:rsid w:val="009159F9"/>
    <w:rsid w:val="00915ABE"/>
    <w:rsid w:val="00916526"/>
    <w:rsid w:val="0091652A"/>
    <w:rsid w:val="00917046"/>
    <w:rsid w:val="0091724F"/>
    <w:rsid w:val="00917CD5"/>
    <w:rsid w:val="009206C9"/>
    <w:rsid w:val="009214D8"/>
    <w:rsid w:val="00921CDF"/>
    <w:rsid w:val="00921D2B"/>
    <w:rsid w:val="0092221F"/>
    <w:rsid w:val="009225AC"/>
    <w:rsid w:val="00922FEB"/>
    <w:rsid w:val="009237D8"/>
    <w:rsid w:val="0092493F"/>
    <w:rsid w:val="00924BDA"/>
    <w:rsid w:val="00925303"/>
    <w:rsid w:val="00925391"/>
    <w:rsid w:val="00925E9F"/>
    <w:rsid w:val="00926060"/>
    <w:rsid w:val="00926A39"/>
    <w:rsid w:val="00927005"/>
    <w:rsid w:val="00927DB5"/>
    <w:rsid w:val="00927E68"/>
    <w:rsid w:val="00930855"/>
    <w:rsid w:val="00930AFD"/>
    <w:rsid w:val="009318E5"/>
    <w:rsid w:val="00932394"/>
    <w:rsid w:val="00932BFD"/>
    <w:rsid w:val="009331B3"/>
    <w:rsid w:val="009332AF"/>
    <w:rsid w:val="00933D63"/>
    <w:rsid w:val="009345FD"/>
    <w:rsid w:val="009346D3"/>
    <w:rsid w:val="00935302"/>
    <w:rsid w:val="00935813"/>
    <w:rsid w:val="00935B29"/>
    <w:rsid w:val="0093648F"/>
    <w:rsid w:val="0093673A"/>
    <w:rsid w:val="009367A6"/>
    <w:rsid w:val="00936AE9"/>
    <w:rsid w:val="00936F32"/>
    <w:rsid w:val="0093700E"/>
    <w:rsid w:val="00937978"/>
    <w:rsid w:val="00937995"/>
    <w:rsid w:val="00940803"/>
    <w:rsid w:val="00940833"/>
    <w:rsid w:val="0094112B"/>
    <w:rsid w:val="00941F0C"/>
    <w:rsid w:val="0094251E"/>
    <w:rsid w:val="009427F0"/>
    <w:rsid w:val="00943216"/>
    <w:rsid w:val="0094552A"/>
    <w:rsid w:val="00945572"/>
    <w:rsid w:val="00945C84"/>
    <w:rsid w:val="00946D6C"/>
    <w:rsid w:val="00947410"/>
    <w:rsid w:val="00947DA9"/>
    <w:rsid w:val="009506B8"/>
    <w:rsid w:val="0095147E"/>
    <w:rsid w:val="009526BE"/>
    <w:rsid w:val="0095332E"/>
    <w:rsid w:val="00953F42"/>
    <w:rsid w:val="009545CB"/>
    <w:rsid w:val="00954BD4"/>
    <w:rsid w:val="00955083"/>
    <w:rsid w:val="00955BE0"/>
    <w:rsid w:val="00955CE1"/>
    <w:rsid w:val="009569DF"/>
    <w:rsid w:val="00956C2E"/>
    <w:rsid w:val="00956DFA"/>
    <w:rsid w:val="009573A3"/>
    <w:rsid w:val="0095779A"/>
    <w:rsid w:val="00957978"/>
    <w:rsid w:val="00957D7F"/>
    <w:rsid w:val="0096011C"/>
    <w:rsid w:val="00960669"/>
    <w:rsid w:val="00961112"/>
    <w:rsid w:val="009612C0"/>
    <w:rsid w:val="0096133E"/>
    <w:rsid w:val="009613DF"/>
    <w:rsid w:val="00961AEB"/>
    <w:rsid w:val="00961BCF"/>
    <w:rsid w:val="00961D0C"/>
    <w:rsid w:val="00961D12"/>
    <w:rsid w:val="00962784"/>
    <w:rsid w:val="0096285D"/>
    <w:rsid w:val="00962A58"/>
    <w:rsid w:val="00962EB8"/>
    <w:rsid w:val="009633BB"/>
    <w:rsid w:val="0096366C"/>
    <w:rsid w:val="009637C0"/>
    <w:rsid w:val="0096393B"/>
    <w:rsid w:val="00963B71"/>
    <w:rsid w:val="0096410D"/>
    <w:rsid w:val="009642AE"/>
    <w:rsid w:val="009646F4"/>
    <w:rsid w:val="00964FEB"/>
    <w:rsid w:val="00965876"/>
    <w:rsid w:val="00965CFD"/>
    <w:rsid w:val="00966098"/>
    <w:rsid w:val="00966ED2"/>
    <w:rsid w:val="00966FC7"/>
    <w:rsid w:val="00970367"/>
    <w:rsid w:val="00970BD5"/>
    <w:rsid w:val="00970F2F"/>
    <w:rsid w:val="00971319"/>
    <w:rsid w:val="0097145E"/>
    <w:rsid w:val="009725D3"/>
    <w:rsid w:val="009729CB"/>
    <w:rsid w:val="00972D30"/>
    <w:rsid w:val="009741F6"/>
    <w:rsid w:val="00974744"/>
    <w:rsid w:val="00974860"/>
    <w:rsid w:val="00976310"/>
    <w:rsid w:val="00976865"/>
    <w:rsid w:val="00976879"/>
    <w:rsid w:val="00976A00"/>
    <w:rsid w:val="00976DE4"/>
    <w:rsid w:val="00980B2E"/>
    <w:rsid w:val="00981510"/>
    <w:rsid w:val="00982874"/>
    <w:rsid w:val="00983C41"/>
    <w:rsid w:val="00984193"/>
    <w:rsid w:val="00984446"/>
    <w:rsid w:val="00984921"/>
    <w:rsid w:val="0098492A"/>
    <w:rsid w:val="00985D0B"/>
    <w:rsid w:val="00987406"/>
    <w:rsid w:val="00987FCF"/>
    <w:rsid w:val="009903BA"/>
    <w:rsid w:val="00990556"/>
    <w:rsid w:val="009912BC"/>
    <w:rsid w:val="009914CA"/>
    <w:rsid w:val="00991909"/>
    <w:rsid w:val="00991E75"/>
    <w:rsid w:val="009924BF"/>
    <w:rsid w:val="00992736"/>
    <w:rsid w:val="0099337A"/>
    <w:rsid w:val="009943BD"/>
    <w:rsid w:val="009947A7"/>
    <w:rsid w:val="00994BB5"/>
    <w:rsid w:val="00995C7C"/>
    <w:rsid w:val="00995F66"/>
    <w:rsid w:val="00996425"/>
    <w:rsid w:val="00996F1C"/>
    <w:rsid w:val="009974D5"/>
    <w:rsid w:val="0099753E"/>
    <w:rsid w:val="00997C96"/>
    <w:rsid w:val="009A048D"/>
    <w:rsid w:val="009A09C6"/>
    <w:rsid w:val="009A199F"/>
    <w:rsid w:val="009A1CA3"/>
    <w:rsid w:val="009A1CC9"/>
    <w:rsid w:val="009A1EDB"/>
    <w:rsid w:val="009A2484"/>
    <w:rsid w:val="009A2612"/>
    <w:rsid w:val="009A265B"/>
    <w:rsid w:val="009A27F2"/>
    <w:rsid w:val="009A3B83"/>
    <w:rsid w:val="009A3B85"/>
    <w:rsid w:val="009A3C42"/>
    <w:rsid w:val="009A3FAB"/>
    <w:rsid w:val="009A419D"/>
    <w:rsid w:val="009A4728"/>
    <w:rsid w:val="009A5554"/>
    <w:rsid w:val="009A5EE8"/>
    <w:rsid w:val="009A66BA"/>
    <w:rsid w:val="009A6A9B"/>
    <w:rsid w:val="009A6B92"/>
    <w:rsid w:val="009A7022"/>
    <w:rsid w:val="009A723B"/>
    <w:rsid w:val="009A7317"/>
    <w:rsid w:val="009A7E51"/>
    <w:rsid w:val="009B02F0"/>
    <w:rsid w:val="009B0391"/>
    <w:rsid w:val="009B0593"/>
    <w:rsid w:val="009B10AA"/>
    <w:rsid w:val="009B10FA"/>
    <w:rsid w:val="009B12CC"/>
    <w:rsid w:val="009B2290"/>
    <w:rsid w:val="009B2DBB"/>
    <w:rsid w:val="009B425A"/>
    <w:rsid w:val="009B43DB"/>
    <w:rsid w:val="009B46C4"/>
    <w:rsid w:val="009B4F0D"/>
    <w:rsid w:val="009B5030"/>
    <w:rsid w:val="009B57A2"/>
    <w:rsid w:val="009B5EB0"/>
    <w:rsid w:val="009B6843"/>
    <w:rsid w:val="009B6B16"/>
    <w:rsid w:val="009B6D0C"/>
    <w:rsid w:val="009B6D62"/>
    <w:rsid w:val="009B6E9B"/>
    <w:rsid w:val="009B70A3"/>
    <w:rsid w:val="009C0000"/>
    <w:rsid w:val="009C00FF"/>
    <w:rsid w:val="009C016B"/>
    <w:rsid w:val="009C0C57"/>
    <w:rsid w:val="009C15AC"/>
    <w:rsid w:val="009C17A5"/>
    <w:rsid w:val="009C1ECF"/>
    <w:rsid w:val="009C28A1"/>
    <w:rsid w:val="009C2921"/>
    <w:rsid w:val="009C324C"/>
    <w:rsid w:val="009C3E12"/>
    <w:rsid w:val="009C4EF4"/>
    <w:rsid w:val="009C51A3"/>
    <w:rsid w:val="009C561E"/>
    <w:rsid w:val="009C65B3"/>
    <w:rsid w:val="009C68EA"/>
    <w:rsid w:val="009C6C16"/>
    <w:rsid w:val="009C7337"/>
    <w:rsid w:val="009C748A"/>
    <w:rsid w:val="009C7534"/>
    <w:rsid w:val="009C7F14"/>
    <w:rsid w:val="009D0E6C"/>
    <w:rsid w:val="009D2139"/>
    <w:rsid w:val="009D24C1"/>
    <w:rsid w:val="009D3662"/>
    <w:rsid w:val="009D5952"/>
    <w:rsid w:val="009D5B8A"/>
    <w:rsid w:val="009D6C7F"/>
    <w:rsid w:val="009D7230"/>
    <w:rsid w:val="009D7956"/>
    <w:rsid w:val="009D7D95"/>
    <w:rsid w:val="009E021F"/>
    <w:rsid w:val="009E118F"/>
    <w:rsid w:val="009E11AC"/>
    <w:rsid w:val="009E179A"/>
    <w:rsid w:val="009E23F9"/>
    <w:rsid w:val="009E2A77"/>
    <w:rsid w:val="009E3991"/>
    <w:rsid w:val="009E39B5"/>
    <w:rsid w:val="009E3D1E"/>
    <w:rsid w:val="009E3EA5"/>
    <w:rsid w:val="009E3F31"/>
    <w:rsid w:val="009E4280"/>
    <w:rsid w:val="009E4E57"/>
    <w:rsid w:val="009E4F2F"/>
    <w:rsid w:val="009E5000"/>
    <w:rsid w:val="009E58DA"/>
    <w:rsid w:val="009E5918"/>
    <w:rsid w:val="009E669F"/>
    <w:rsid w:val="009E68C9"/>
    <w:rsid w:val="009E6D10"/>
    <w:rsid w:val="009E7436"/>
    <w:rsid w:val="009E7A30"/>
    <w:rsid w:val="009E7F7B"/>
    <w:rsid w:val="009F02D8"/>
    <w:rsid w:val="009F086E"/>
    <w:rsid w:val="009F0928"/>
    <w:rsid w:val="009F0DA2"/>
    <w:rsid w:val="009F132B"/>
    <w:rsid w:val="009F16A7"/>
    <w:rsid w:val="009F1966"/>
    <w:rsid w:val="009F2D59"/>
    <w:rsid w:val="009F3E0C"/>
    <w:rsid w:val="009F5230"/>
    <w:rsid w:val="009F5D24"/>
    <w:rsid w:val="009F5ECB"/>
    <w:rsid w:val="009F652C"/>
    <w:rsid w:val="009F706D"/>
    <w:rsid w:val="009F7B41"/>
    <w:rsid w:val="00A001DE"/>
    <w:rsid w:val="00A004E8"/>
    <w:rsid w:val="00A0059E"/>
    <w:rsid w:val="00A007D0"/>
    <w:rsid w:val="00A00874"/>
    <w:rsid w:val="00A00BB1"/>
    <w:rsid w:val="00A01B3E"/>
    <w:rsid w:val="00A0207D"/>
    <w:rsid w:val="00A021A7"/>
    <w:rsid w:val="00A02EEF"/>
    <w:rsid w:val="00A0392B"/>
    <w:rsid w:val="00A03D2F"/>
    <w:rsid w:val="00A043C8"/>
    <w:rsid w:val="00A046E0"/>
    <w:rsid w:val="00A05E2C"/>
    <w:rsid w:val="00A05E96"/>
    <w:rsid w:val="00A06AE1"/>
    <w:rsid w:val="00A07416"/>
    <w:rsid w:val="00A0769D"/>
    <w:rsid w:val="00A076B5"/>
    <w:rsid w:val="00A079F8"/>
    <w:rsid w:val="00A07C09"/>
    <w:rsid w:val="00A07F94"/>
    <w:rsid w:val="00A07F98"/>
    <w:rsid w:val="00A10D11"/>
    <w:rsid w:val="00A113A5"/>
    <w:rsid w:val="00A11546"/>
    <w:rsid w:val="00A115D2"/>
    <w:rsid w:val="00A1195A"/>
    <w:rsid w:val="00A11A52"/>
    <w:rsid w:val="00A123D3"/>
    <w:rsid w:val="00A1251B"/>
    <w:rsid w:val="00A1288D"/>
    <w:rsid w:val="00A138F5"/>
    <w:rsid w:val="00A13D4E"/>
    <w:rsid w:val="00A13D9C"/>
    <w:rsid w:val="00A142C6"/>
    <w:rsid w:val="00A14A5D"/>
    <w:rsid w:val="00A14A7E"/>
    <w:rsid w:val="00A14B43"/>
    <w:rsid w:val="00A151AC"/>
    <w:rsid w:val="00A1578B"/>
    <w:rsid w:val="00A16155"/>
    <w:rsid w:val="00A16187"/>
    <w:rsid w:val="00A161F2"/>
    <w:rsid w:val="00A16408"/>
    <w:rsid w:val="00A168D6"/>
    <w:rsid w:val="00A178F6"/>
    <w:rsid w:val="00A20614"/>
    <w:rsid w:val="00A21771"/>
    <w:rsid w:val="00A23B17"/>
    <w:rsid w:val="00A242AC"/>
    <w:rsid w:val="00A2463F"/>
    <w:rsid w:val="00A2478C"/>
    <w:rsid w:val="00A247E0"/>
    <w:rsid w:val="00A24DBA"/>
    <w:rsid w:val="00A251D3"/>
    <w:rsid w:val="00A2565C"/>
    <w:rsid w:val="00A257E6"/>
    <w:rsid w:val="00A25A24"/>
    <w:rsid w:val="00A26766"/>
    <w:rsid w:val="00A267D4"/>
    <w:rsid w:val="00A26E3E"/>
    <w:rsid w:val="00A27B43"/>
    <w:rsid w:val="00A3001B"/>
    <w:rsid w:val="00A31501"/>
    <w:rsid w:val="00A3230B"/>
    <w:rsid w:val="00A32776"/>
    <w:rsid w:val="00A32A59"/>
    <w:rsid w:val="00A32DBE"/>
    <w:rsid w:val="00A332CF"/>
    <w:rsid w:val="00A34A55"/>
    <w:rsid w:val="00A35217"/>
    <w:rsid w:val="00A35240"/>
    <w:rsid w:val="00A353C6"/>
    <w:rsid w:val="00A36857"/>
    <w:rsid w:val="00A3692F"/>
    <w:rsid w:val="00A37038"/>
    <w:rsid w:val="00A37637"/>
    <w:rsid w:val="00A37EDA"/>
    <w:rsid w:val="00A401FA"/>
    <w:rsid w:val="00A407B0"/>
    <w:rsid w:val="00A40FC8"/>
    <w:rsid w:val="00A4160B"/>
    <w:rsid w:val="00A41620"/>
    <w:rsid w:val="00A4164E"/>
    <w:rsid w:val="00A4181F"/>
    <w:rsid w:val="00A42195"/>
    <w:rsid w:val="00A423CF"/>
    <w:rsid w:val="00A426FD"/>
    <w:rsid w:val="00A42B31"/>
    <w:rsid w:val="00A42E72"/>
    <w:rsid w:val="00A4379B"/>
    <w:rsid w:val="00A4443F"/>
    <w:rsid w:val="00A44688"/>
    <w:rsid w:val="00A44720"/>
    <w:rsid w:val="00A45942"/>
    <w:rsid w:val="00A4677E"/>
    <w:rsid w:val="00A470AC"/>
    <w:rsid w:val="00A47840"/>
    <w:rsid w:val="00A516B7"/>
    <w:rsid w:val="00A52E5B"/>
    <w:rsid w:val="00A53BB6"/>
    <w:rsid w:val="00A53F95"/>
    <w:rsid w:val="00A543E7"/>
    <w:rsid w:val="00A550EB"/>
    <w:rsid w:val="00A602A7"/>
    <w:rsid w:val="00A6080D"/>
    <w:rsid w:val="00A60B39"/>
    <w:rsid w:val="00A61629"/>
    <w:rsid w:val="00A61740"/>
    <w:rsid w:val="00A61B90"/>
    <w:rsid w:val="00A631E8"/>
    <w:rsid w:val="00A643E7"/>
    <w:rsid w:val="00A646C9"/>
    <w:rsid w:val="00A6514E"/>
    <w:rsid w:val="00A6528E"/>
    <w:rsid w:val="00A66CB8"/>
    <w:rsid w:val="00A66ECE"/>
    <w:rsid w:val="00A67CE8"/>
    <w:rsid w:val="00A67EEA"/>
    <w:rsid w:val="00A7024B"/>
    <w:rsid w:val="00A7109D"/>
    <w:rsid w:val="00A713FE"/>
    <w:rsid w:val="00A71EB0"/>
    <w:rsid w:val="00A725C3"/>
    <w:rsid w:val="00A72BA0"/>
    <w:rsid w:val="00A72C4E"/>
    <w:rsid w:val="00A735D9"/>
    <w:rsid w:val="00A74AC5"/>
    <w:rsid w:val="00A74E85"/>
    <w:rsid w:val="00A757AF"/>
    <w:rsid w:val="00A76176"/>
    <w:rsid w:val="00A76665"/>
    <w:rsid w:val="00A76671"/>
    <w:rsid w:val="00A76A68"/>
    <w:rsid w:val="00A76AC2"/>
    <w:rsid w:val="00A7713B"/>
    <w:rsid w:val="00A771CC"/>
    <w:rsid w:val="00A77C30"/>
    <w:rsid w:val="00A80802"/>
    <w:rsid w:val="00A80B21"/>
    <w:rsid w:val="00A81902"/>
    <w:rsid w:val="00A81B86"/>
    <w:rsid w:val="00A81C2A"/>
    <w:rsid w:val="00A82F3A"/>
    <w:rsid w:val="00A83224"/>
    <w:rsid w:val="00A836D0"/>
    <w:rsid w:val="00A840F1"/>
    <w:rsid w:val="00A84260"/>
    <w:rsid w:val="00A846AA"/>
    <w:rsid w:val="00A84C06"/>
    <w:rsid w:val="00A84C75"/>
    <w:rsid w:val="00A85292"/>
    <w:rsid w:val="00A8564F"/>
    <w:rsid w:val="00A85859"/>
    <w:rsid w:val="00A858F0"/>
    <w:rsid w:val="00A85E30"/>
    <w:rsid w:val="00A86A30"/>
    <w:rsid w:val="00A87378"/>
    <w:rsid w:val="00A876E2"/>
    <w:rsid w:val="00A87DC1"/>
    <w:rsid w:val="00A9062C"/>
    <w:rsid w:val="00A90AF6"/>
    <w:rsid w:val="00A90C91"/>
    <w:rsid w:val="00A92267"/>
    <w:rsid w:val="00A9244C"/>
    <w:rsid w:val="00A92956"/>
    <w:rsid w:val="00A92AB7"/>
    <w:rsid w:val="00A933C0"/>
    <w:rsid w:val="00A93688"/>
    <w:rsid w:val="00A9368B"/>
    <w:rsid w:val="00A93B83"/>
    <w:rsid w:val="00A942E7"/>
    <w:rsid w:val="00A95B64"/>
    <w:rsid w:val="00A95CEF"/>
    <w:rsid w:val="00A95EA6"/>
    <w:rsid w:val="00A95F5F"/>
    <w:rsid w:val="00A9609F"/>
    <w:rsid w:val="00A960B5"/>
    <w:rsid w:val="00A96BE4"/>
    <w:rsid w:val="00A96C75"/>
    <w:rsid w:val="00A97F57"/>
    <w:rsid w:val="00AA12AF"/>
    <w:rsid w:val="00AA14FB"/>
    <w:rsid w:val="00AA159E"/>
    <w:rsid w:val="00AA195E"/>
    <w:rsid w:val="00AA2222"/>
    <w:rsid w:val="00AA22FB"/>
    <w:rsid w:val="00AA27BA"/>
    <w:rsid w:val="00AA2C24"/>
    <w:rsid w:val="00AA2C44"/>
    <w:rsid w:val="00AA3648"/>
    <w:rsid w:val="00AA3F52"/>
    <w:rsid w:val="00AA5D6A"/>
    <w:rsid w:val="00AA6561"/>
    <w:rsid w:val="00AA6B1E"/>
    <w:rsid w:val="00AA6E3B"/>
    <w:rsid w:val="00AA6F7B"/>
    <w:rsid w:val="00AA6FE9"/>
    <w:rsid w:val="00AA7188"/>
    <w:rsid w:val="00AA726E"/>
    <w:rsid w:val="00AA7CFA"/>
    <w:rsid w:val="00AA7DAE"/>
    <w:rsid w:val="00AB0622"/>
    <w:rsid w:val="00AB09E2"/>
    <w:rsid w:val="00AB0B42"/>
    <w:rsid w:val="00AB0E68"/>
    <w:rsid w:val="00AB1733"/>
    <w:rsid w:val="00AB231B"/>
    <w:rsid w:val="00AB232C"/>
    <w:rsid w:val="00AB25E7"/>
    <w:rsid w:val="00AB2FC9"/>
    <w:rsid w:val="00AB3B9D"/>
    <w:rsid w:val="00AB42A1"/>
    <w:rsid w:val="00AB46F5"/>
    <w:rsid w:val="00AB58B1"/>
    <w:rsid w:val="00AB65DE"/>
    <w:rsid w:val="00AB7019"/>
    <w:rsid w:val="00AB77EB"/>
    <w:rsid w:val="00AC003F"/>
    <w:rsid w:val="00AC02BB"/>
    <w:rsid w:val="00AC088E"/>
    <w:rsid w:val="00AC0E46"/>
    <w:rsid w:val="00AC1041"/>
    <w:rsid w:val="00AC1572"/>
    <w:rsid w:val="00AC25A4"/>
    <w:rsid w:val="00AC2A3F"/>
    <w:rsid w:val="00AC2C5F"/>
    <w:rsid w:val="00AC334E"/>
    <w:rsid w:val="00AC335F"/>
    <w:rsid w:val="00AC3482"/>
    <w:rsid w:val="00AC3642"/>
    <w:rsid w:val="00AC3A60"/>
    <w:rsid w:val="00AC42D4"/>
    <w:rsid w:val="00AC4FF6"/>
    <w:rsid w:val="00AC52E6"/>
    <w:rsid w:val="00AC52EF"/>
    <w:rsid w:val="00AC5567"/>
    <w:rsid w:val="00AC62E0"/>
    <w:rsid w:val="00AC63CB"/>
    <w:rsid w:val="00AC6C2D"/>
    <w:rsid w:val="00AC6FD5"/>
    <w:rsid w:val="00AC7943"/>
    <w:rsid w:val="00AD0149"/>
    <w:rsid w:val="00AD08B8"/>
    <w:rsid w:val="00AD10A6"/>
    <w:rsid w:val="00AD174C"/>
    <w:rsid w:val="00AD1AD6"/>
    <w:rsid w:val="00AD1BFE"/>
    <w:rsid w:val="00AD21D9"/>
    <w:rsid w:val="00AD31C0"/>
    <w:rsid w:val="00AD359B"/>
    <w:rsid w:val="00AD3B09"/>
    <w:rsid w:val="00AD4477"/>
    <w:rsid w:val="00AD4F2B"/>
    <w:rsid w:val="00AD54C0"/>
    <w:rsid w:val="00AD581E"/>
    <w:rsid w:val="00AD66D3"/>
    <w:rsid w:val="00AD6AC7"/>
    <w:rsid w:val="00AD736A"/>
    <w:rsid w:val="00AE01AA"/>
    <w:rsid w:val="00AE01ED"/>
    <w:rsid w:val="00AE0565"/>
    <w:rsid w:val="00AE07C3"/>
    <w:rsid w:val="00AE0A35"/>
    <w:rsid w:val="00AE0A4F"/>
    <w:rsid w:val="00AE0F56"/>
    <w:rsid w:val="00AE1508"/>
    <w:rsid w:val="00AE25E7"/>
    <w:rsid w:val="00AE27A7"/>
    <w:rsid w:val="00AE2C60"/>
    <w:rsid w:val="00AE3122"/>
    <w:rsid w:val="00AE38E0"/>
    <w:rsid w:val="00AE3F88"/>
    <w:rsid w:val="00AE478F"/>
    <w:rsid w:val="00AE4DB2"/>
    <w:rsid w:val="00AE5020"/>
    <w:rsid w:val="00AE5520"/>
    <w:rsid w:val="00AE5613"/>
    <w:rsid w:val="00AE60B5"/>
    <w:rsid w:val="00AE6AD2"/>
    <w:rsid w:val="00AE7386"/>
    <w:rsid w:val="00AE7D55"/>
    <w:rsid w:val="00AF0E80"/>
    <w:rsid w:val="00AF2370"/>
    <w:rsid w:val="00AF2B14"/>
    <w:rsid w:val="00AF2BB0"/>
    <w:rsid w:val="00AF3302"/>
    <w:rsid w:val="00AF332E"/>
    <w:rsid w:val="00AF4456"/>
    <w:rsid w:val="00AF52C2"/>
    <w:rsid w:val="00AF5746"/>
    <w:rsid w:val="00AF5753"/>
    <w:rsid w:val="00AF5C5C"/>
    <w:rsid w:val="00AF5D0E"/>
    <w:rsid w:val="00AF656D"/>
    <w:rsid w:val="00AF6C00"/>
    <w:rsid w:val="00AF6C49"/>
    <w:rsid w:val="00AF7083"/>
    <w:rsid w:val="00AF70A7"/>
    <w:rsid w:val="00AF776F"/>
    <w:rsid w:val="00B00055"/>
    <w:rsid w:val="00B0008F"/>
    <w:rsid w:val="00B00623"/>
    <w:rsid w:val="00B00820"/>
    <w:rsid w:val="00B00C4B"/>
    <w:rsid w:val="00B00F43"/>
    <w:rsid w:val="00B02D4C"/>
    <w:rsid w:val="00B02D71"/>
    <w:rsid w:val="00B03809"/>
    <w:rsid w:val="00B046C5"/>
    <w:rsid w:val="00B052FF"/>
    <w:rsid w:val="00B055F5"/>
    <w:rsid w:val="00B05C55"/>
    <w:rsid w:val="00B0695A"/>
    <w:rsid w:val="00B073B1"/>
    <w:rsid w:val="00B07755"/>
    <w:rsid w:val="00B07A06"/>
    <w:rsid w:val="00B102B1"/>
    <w:rsid w:val="00B1071E"/>
    <w:rsid w:val="00B10CFC"/>
    <w:rsid w:val="00B10D8B"/>
    <w:rsid w:val="00B10F09"/>
    <w:rsid w:val="00B11F5E"/>
    <w:rsid w:val="00B121D4"/>
    <w:rsid w:val="00B12B4C"/>
    <w:rsid w:val="00B138A6"/>
    <w:rsid w:val="00B141A6"/>
    <w:rsid w:val="00B143B7"/>
    <w:rsid w:val="00B14B50"/>
    <w:rsid w:val="00B14C14"/>
    <w:rsid w:val="00B159A8"/>
    <w:rsid w:val="00B15AC6"/>
    <w:rsid w:val="00B15C46"/>
    <w:rsid w:val="00B16957"/>
    <w:rsid w:val="00B17403"/>
    <w:rsid w:val="00B17692"/>
    <w:rsid w:val="00B178CE"/>
    <w:rsid w:val="00B17ED2"/>
    <w:rsid w:val="00B20528"/>
    <w:rsid w:val="00B20904"/>
    <w:rsid w:val="00B21654"/>
    <w:rsid w:val="00B21792"/>
    <w:rsid w:val="00B21B62"/>
    <w:rsid w:val="00B21BC9"/>
    <w:rsid w:val="00B23759"/>
    <w:rsid w:val="00B23A77"/>
    <w:rsid w:val="00B23A98"/>
    <w:rsid w:val="00B23B2D"/>
    <w:rsid w:val="00B24524"/>
    <w:rsid w:val="00B24886"/>
    <w:rsid w:val="00B2671B"/>
    <w:rsid w:val="00B27757"/>
    <w:rsid w:val="00B27C9C"/>
    <w:rsid w:val="00B27D9D"/>
    <w:rsid w:val="00B31354"/>
    <w:rsid w:val="00B31ED0"/>
    <w:rsid w:val="00B32321"/>
    <w:rsid w:val="00B330DB"/>
    <w:rsid w:val="00B33CBD"/>
    <w:rsid w:val="00B3413A"/>
    <w:rsid w:val="00B346C8"/>
    <w:rsid w:val="00B3491F"/>
    <w:rsid w:val="00B35812"/>
    <w:rsid w:val="00B3723B"/>
    <w:rsid w:val="00B404C7"/>
    <w:rsid w:val="00B41228"/>
    <w:rsid w:val="00B42847"/>
    <w:rsid w:val="00B4317A"/>
    <w:rsid w:val="00B43DD8"/>
    <w:rsid w:val="00B44A45"/>
    <w:rsid w:val="00B45010"/>
    <w:rsid w:val="00B45038"/>
    <w:rsid w:val="00B458F0"/>
    <w:rsid w:val="00B46854"/>
    <w:rsid w:val="00B468D1"/>
    <w:rsid w:val="00B46F9B"/>
    <w:rsid w:val="00B477F6"/>
    <w:rsid w:val="00B50E42"/>
    <w:rsid w:val="00B51517"/>
    <w:rsid w:val="00B51B39"/>
    <w:rsid w:val="00B527DD"/>
    <w:rsid w:val="00B5356A"/>
    <w:rsid w:val="00B539E7"/>
    <w:rsid w:val="00B53FFA"/>
    <w:rsid w:val="00B54098"/>
    <w:rsid w:val="00B546FF"/>
    <w:rsid w:val="00B54914"/>
    <w:rsid w:val="00B5505E"/>
    <w:rsid w:val="00B557EF"/>
    <w:rsid w:val="00B55A63"/>
    <w:rsid w:val="00B55FB0"/>
    <w:rsid w:val="00B56203"/>
    <w:rsid w:val="00B563C0"/>
    <w:rsid w:val="00B57003"/>
    <w:rsid w:val="00B57D38"/>
    <w:rsid w:val="00B6054E"/>
    <w:rsid w:val="00B60D28"/>
    <w:rsid w:val="00B60DA8"/>
    <w:rsid w:val="00B61CAD"/>
    <w:rsid w:val="00B62A6E"/>
    <w:rsid w:val="00B63595"/>
    <w:rsid w:val="00B63AED"/>
    <w:rsid w:val="00B63F9F"/>
    <w:rsid w:val="00B64824"/>
    <w:rsid w:val="00B65262"/>
    <w:rsid w:val="00B6530D"/>
    <w:rsid w:val="00B655BB"/>
    <w:rsid w:val="00B656A6"/>
    <w:rsid w:val="00B657E9"/>
    <w:rsid w:val="00B65E06"/>
    <w:rsid w:val="00B660E9"/>
    <w:rsid w:val="00B66C71"/>
    <w:rsid w:val="00B6796C"/>
    <w:rsid w:val="00B71109"/>
    <w:rsid w:val="00B71480"/>
    <w:rsid w:val="00B71CF7"/>
    <w:rsid w:val="00B71D91"/>
    <w:rsid w:val="00B71DBD"/>
    <w:rsid w:val="00B72FD3"/>
    <w:rsid w:val="00B72FEA"/>
    <w:rsid w:val="00B735EE"/>
    <w:rsid w:val="00B73DEA"/>
    <w:rsid w:val="00B73E47"/>
    <w:rsid w:val="00B748FD"/>
    <w:rsid w:val="00B74CA0"/>
    <w:rsid w:val="00B75CCB"/>
    <w:rsid w:val="00B75E7C"/>
    <w:rsid w:val="00B76888"/>
    <w:rsid w:val="00B7766A"/>
    <w:rsid w:val="00B8004C"/>
    <w:rsid w:val="00B80154"/>
    <w:rsid w:val="00B80556"/>
    <w:rsid w:val="00B80A8F"/>
    <w:rsid w:val="00B814A2"/>
    <w:rsid w:val="00B81C01"/>
    <w:rsid w:val="00B82323"/>
    <w:rsid w:val="00B8262F"/>
    <w:rsid w:val="00B82BCA"/>
    <w:rsid w:val="00B82E42"/>
    <w:rsid w:val="00B832A5"/>
    <w:rsid w:val="00B8409B"/>
    <w:rsid w:val="00B84206"/>
    <w:rsid w:val="00B846F6"/>
    <w:rsid w:val="00B849CD"/>
    <w:rsid w:val="00B84E15"/>
    <w:rsid w:val="00B851EC"/>
    <w:rsid w:val="00B85787"/>
    <w:rsid w:val="00B858E9"/>
    <w:rsid w:val="00B85D97"/>
    <w:rsid w:val="00B862BE"/>
    <w:rsid w:val="00B863C8"/>
    <w:rsid w:val="00B8714D"/>
    <w:rsid w:val="00B87BB0"/>
    <w:rsid w:val="00B9005D"/>
    <w:rsid w:val="00B91043"/>
    <w:rsid w:val="00B91300"/>
    <w:rsid w:val="00B9199E"/>
    <w:rsid w:val="00B919EA"/>
    <w:rsid w:val="00B92F21"/>
    <w:rsid w:val="00B9388B"/>
    <w:rsid w:val="00B94898"/>
    <w:rsid w:val="00B94EF3"/>
    <w:rsid w:val="00B95211"/>
    <w:rsid w:val="00B95271"/>
    <w:rsid w:val="00B95C3A"/>
    <w:rsid w:val="00B963C4"/>
    <w:rsid w:val="00B96A65"/>
    <w:rsid w:val="00B96A80"/>
    <w:rsid w:val="00B96CB7"/>
    <w:rsid w:val="00B9781B"/>
    <w:rsid w:val="00B97C76"/>
    <w:rsid w:val="00BA0069"/>
    <w:rsid w:val="00BA00E7"/>
    <w:rsid w:val="00BA0B24"/>
    <w:rsid w:val="00BA16B2"/>
    <w:rsid w:val="00BA1A75"/>
    <w:rsid w:val="00BA1AA3"/>
    <w:rsid w:val="00BA20C3"/>
    <w:rsid w:val="00BA28D8"/>
    <w:rsid w:val="00BA2C2B"/>
    <w:rsid w:val="00BA2D23"/>
    <w:rsid w:val="00BA34DB"/>
    <w:rsid w:val="00BA377B"/>
    <w:rsid w:val="00BA3A13"/>
    <w:rsid w:val="00BA4046"/>
    <w:rsid w:val="00BA518B"/>
    <w:rsid w:val="00BA52F5"/>
    <w:rsid w:val="00BA550A"/>
    <w:rsid w:val="00BA567C"/>
    <w:rsid w:val="00BA5B79"/>
    <w:rsid w:val="00BA67A0"/>
    <w:rsid w:val="00BA71E1"/>
    <w:rsid w:val="00BA745C"/>
    <w:rsid w:val="00BA7819"/>
    <w:rsid w:val="00BA78CE"/>
    <w:rsid w:val="00BA7FF2"/>
    <w:rsid w:val="00BB06E4"/>
    <w:rsid w:val="00BB0B32"/>
    <w:rsid w:val="00BB0DF3"/>
    <w:rsid w:val="00BB1BF7"/>
    <w:rsid w:val="00BB1DDB"/>
    <w:rsid w:val="00BB331D"/>
    <w:rsid w:val="00BB4C3E"/>
    <w:rsid w:val="00BB5B2D"/>
    <w:rsid w:val="00BB5C19"/>
    <w:rsid w:val="00BB641B"/>
    <w:rsid w:val="00BB65B3"/>
    <w:rsid w:val="00BB6A4F"/>
    <w:rsid w:val="00BB6BA0"/>
    <w:rsid w:val="00BB755D"/>
    <w:rsid w:val="00BB76A1"/>
    <w:rsid w:val="00BB7A69"/>
    <w:rsid w:val="00BC0525"/>
    <w:rsid w:val="00BC1369"/>
    <w:rsid w:val="00BC1670"/>
    <w:rsid w:val="00BC1D99"/>
    <w:rsid w:val="00BC23E1"/>
    <w:rsid w:val="00BC2CE1"/>
    <w:rsid w:val="00BC322E"/>
    <w:rsid w:val="00BC345D"/>
    <w:rsid w:val="00BC3B78"/>
    <w:rsid w:val="00BC555A"/>
    <w:rsid w:val="00BC577B"/>
    <w:rsid w:val="00BC6789"/>
    <w:rsid w:val="00BC6D94"/>
    <w:rsid w:val="00BC7765"/>
    <w:rsid w:val="00BC7DF6"/>
    <w:rsid w:val="00BC7E65"/>
    <w:rsid w:val="00BC7FB8"/>
    <w:rsid w:val="00BD1473"/>
    <w:rsid w:val="00BD14F6"/>
    <w:rsid w:val="00BD1672"/>
    <w:rsid w:val="00BD1F1E"/>
    <w:rsid w:val="00BD29DF"/>
    <w:rsid w:val="00BD3381"/>
    <w:rsid w:val="00BD3D30"/>
    <w:rsid w:val="00BD4873"/>
    <w:rsid w:val="00BD4D64"/>
    <w:rsid w:val="00BD5613"/>
    <w:rsid w:val="00BD5BBB"/>
    <w:rsid w:val="00BD7BF4"/>
    <w:rsid w:val="00BE046D"/>
    <w:rsid w:val="00BE07FF"/>
    <w:rsid w:val="00BE0A61"/>
    <w:rsid w:val="00BE176A"/>
    <w:rsid w:val="00BE194E"/>
    <w:rsid w:val="00BE29F5"/>
    <w:rsid w:val="00BE2EC1"/>
    <w:rsid w:val="00BE2F6E"/>
    <w:rsid w:val="00BE3CA3"/>
    <w:rsid w:val="00BE4304"/>
    <w:rsid w:val="00BE4650"/>
    <w:rsid w:val="00BE5058"/>
    <w:rsid w:val="00BE5118"/>
    <w:rsid w:val="00BE5561"/>
    <w:rsid w:val="00BE5BE6"/>
    <w:rsid w:val="00BE6021"/>
    <w:rsid w:val="00BE7DBD"/>
    <w:rsid w:val="00BF088C"/>
    <w:rsid w:val="00BF0C69"/>
    <w:rsid w:val="00BF0E46"/>
    <w:rsid w:val="00BF119E"/>
    <w:rsid w:val="00BF1547"/>
    <w:rsid w:val="00BF2ED3"/>
    <w:rsid w:val="00BF34D0"/>
    <w:rsid w:val="00BF3BA2"/>
    <w:rsid w:val="00BF4ABD"/>
    <w:rsid w:val="00BF5073"/>
    <w:rsid w:val="00BF5771"/>
    <w:rsid w:val="00BF5928"/>
    <w:rsid w:val="00BF5C33"/>
    <w:rsid w:val="00BF60A6"/>
    <w:rsid w:val="00BF629D"/>
    <w:rsid w:val="00BF6969"/>
    <w:rsid w:val="00BF6AA3"/>
    <w:rsid w:val="00BF6B5E"/>
    <w:rsid w:val="00BF6BA8"/>
    <w:rsid w:val="00BF6EB8"/>
    <w:rsid w:val="00BF760D"/>
    <w:rsid w:val="00BF7861"/>
    <w:rsid w:val="00BF7B31"/>
    <w:rsid w:val="00BF7DFC"/>
    <w:rsid w:val="00C00242"/>
    <w:rsid w:val="00C003A7"/>
    <w:rsid w:val="00C0056D"/>
    <w:rsid w:val="00C01066"/>
    <w:rsid w:val="00C02C65"/>
    <w:rsid w:val="00C0392F"/>
    <w:rsid w:val="00C03EBA"/>
    <w:rsid w:val="00C04012"/>
    <w:rsid w:val="00C0465E"/>
    <w:rsid w:val="00C0467F"/>
    <w:rsid w:val="00C046C5"/>
    <w:rsid w:val="00C04D19"/>
    <w:rsid w:val="00C05883"/>
    <w:rsid w:val="00C05E05"/>
    <w:rsid w:val="00C06BEA"/>
    <w:rsid w:val="00C06CE6"/>
    <w:rsid w:val="00C07C2A"/>
    <w:rsid w:val="00C07C4C"/>
    <w:rsid w:val="00C101D3"/>
    <w:rsid w:val="00C10A3D"/>
    <w:rsid w:val="00C10F39"/>
    <w:rsid w:val="00C11C52"/>
    <w:rsid w:val="00C126A6"/>
    <w:rsid w:val="00C132C1"/>
    <w:rsid w:val="00C1385E"/>
    <w:rsid w:val="00C13B0A"/>
    <w:rsid w:val="00C13C34"/>
    <w:rsid w:val="00C13DD9"/>
    <w:rsid w:val="00C13ECF"/>
    <w:rsid w:val="00C14567"/>
    <w:rsid w:val="00C147BA"/>
    <w:rsid w:val="00C14964"/>
    <w:rsid w:val="00C15877"/>
    <w:rsid w:val="00C15C48"/>
    <w:rsid w:val="00C164BA"/>
    <w:rsid w:val="00C17EBA"/>
    <w:rsid w:val="00C20481"/>
    <w:rsid w:val="00C20952"/>
    <w:rsid w:val="00C20CAA"/>
    <w:rsid w:val="00C21312"/>
    <w:rsid w:val="00C2194E"/>
    <w:rsid w:val="00C21EDD"/>
    <w:rsid w:val="00C227D1"/>
    <w:rsid w:val="00C22962"/>
    <w:rsid w:val="00C22CF8"/>
    <w:rsid w:val="00C22FFC"/>
    <w:rsid w:val="00C23644"/>
    <w:rsid w:val="00C23785"/>
    <w:rsid w:val="00C240C7"/>
    <w:rsid w:val="00C2457C"/>
    <w:rsid w:val="00C253A5"/>
    <w:rsid w:val="00C25926"/>
    <w:rsid w:val="00C25B1D"/>
    <w:rsid w:val="00C26250"/>
    <w:rsid w:val="00C276B4"/>
    <w:rsid w:val="00C3000E"/>
    <w:rsid w:val="00C311F3"/>
    <w:rsid w:val="00C32085"/>
    <w:rsid w:val="00C3346D"/>
    <w:rsid w:val="00C342CA"/>
    <w:rsid w:val="00C349C3"/>
    <w:rsid w:val="00C34A7D"/>
    <w:rsid w:val="00C34F2F"/>
    <w:rsid w:val="00C359E2"/>
    <w:rsid w:val="00C35BAE"/>
    <w:rsid w:val="00C35F59"/>
    <w:rsid w:val="00C3732D"/>
    <w:rsid w:val="00C403FA"/>
    <w:rsid w:val="00C40E59"/>
    <w:rsid w:val="00C41AA8"/>
    <w:rsid w:val="00C41EC8"/>
    <w:rsid w:val="00C43447"/>
    <w:rsid w:val="00C43598"/>
    <w:rsid w:val="00C44432"/>
    <w:rsid w:val="00C446AA"/>
    <w:rsid w:val="00C44EBE"/>
    <w:rsid w:val="00C45D82"/>
    <w:rsid w:val="00C45F06"/>
    <w:rsid w:val="00C45F41"/>
    <w:rsid w:val="00C46482"/>
    <w:rsid w:val="00C46651"/>
    <w:rsid w:val="00C46BAE"/>
    <w:rsid w:val="00C47F76"/>
    <w:rsid w:val="00C505FD"/>
    <w:rsid w:val="00C50792"/>
    <w:rsid w:val="00C50C4B"/>
    <w:rsid w:val="00C50E35"/>
    <w:rsid w:val="00C51395"/>
    <w:rsid w:val="00C518A0"/>
    <w:rsid w:val="00C51F4D"/>
    <w:rsid w:val="00C52504"/>
    <w:rsid w:val="00C52C46"/>
    <w:rsid w:val="00C52CE3"/>
    <w:rsid w:val="00C53FC6"/>
    <w:rsid w:val="00C5418D"/>
    <w:rsid w:val="00C546C1"/>
    <w:rsid w:val="00C54748"/>
    <w:rsid w:val="00C561A2"/>
    <w:rsid w:val="00C563AD"/>
    <w:rsid w:val="00C56668"/>
    <w:rsid w:val="00C57A53"/>
    <w:rsid w:val="00C60BA0"/>
    <w:rsid w:val="00C60D4F"/>
    <w:rsid w:val="00C615BB"/>
    <w:rsid w:val="00C61B1C"/>
    <w:rsid w:val="00C6227B"/>
    <w:rsid w:val="00C626DD"/>
    <w:rsid w:val="00C635F2"/>
    <w:rsid w:val="00C63B13"/>
    <w:rsid w:val="00C640D3"/>
    <w:rsid w:val="00C642CC"/>
    <w:rsid w:val="00C643F9"/>
    <w:rsid w:val="00C64B29"/>
    <w:rsid w:val="00C663EF"/>
    <w:rsid w:val="00C668C8"/>
    <w:rsid w:val="00C67F25"/>
    <w:rsid w:val="00C70187"/>
    <w:rsid w:val="00C70ADE"/>
    <w:rsid w:val="00C71DDA"/>
    <w:rsid w:val="00C7218C"/>
    <w:rsid w:val="00C72511"/>
    <w:rsid w:val="00C72EA5"/>
    <w:rsid w:val="00C733A9"/>
    <w:rsid w:val="00C745FB"/>
    <w:rsid w:val="00C74BA1"/>
    <w:rsid w:val="00C75D09"/>
    <w:rsid w:val="00C768D6"/>
    <w:rsid w:val="00C769B6"/>
    <w:rsid w:val="00C771F4"/>
    <w:rsid w:val="00C773AB"/>
    <w:rsid w:val="00C777BF"/>
    <w:rsid w:val="00C77EE0"/>
    <w:rsid w:val="00C77F29"/>
    <w:rsid w:val="00C80034"/>
    <w:rsid w:val="00C802CD"/>
    <w:rsid w:val="00C80CD6"/>
    <w:rsid w:val="00C80F53"/>
    <w:rsid w:val="00C8194B"/>
    <w:rsid w:val="00C821DC"/>
    <w:rsid w:val="00C82BE0"/>
    <w:rsid w:val="00C8411A"/>
    <w:rsid w:val="00C8489F"/>
    <w:rsid w:val="00C84F2D"/>
    <w:rsid w:val="00C860E5"/>
    <w:rsid w:val="00C860FB"/>
    <w:rsid w:val="00C86B74"/>
    <w:rsid w:val="00C86BC9"/>
    <w:rsid w:val="00C86EF7"/>
    <w:rsid w:val="00C86F44"/>
    <w:rsid w:val="00C8705D"/>
    <w:rsid w:val="00C87D0B"/>
    <w:rsid w:val="00C901C8"/>
    <w:rsid w:val="00C9024B"/>
    <w:rsid w:val="00C90689"/>
    <w:rsid w:val="00C90F68"/>
    <w:rsid w:val="00C92531"/>
    <w:rsid w:val="00C92A2E"/>
    <w:rsid w:val="00C93494"/>
    <w:rsid w:val="00C93C70"/>
    <w:rsid w:val="00C94B71"/>
    <w:rsid w:val="00C94DB0"/>
    <w:rsid w:val="00C95267"/>
    <w:rsid w:val="00C9580D"/>
    <w:rsid w:val="00C96655"/>
    <w:rsid w:val="00C96E84"/>
    <w:rsid w:val="00C972E4"/>
    <w:rsid w:val="00CA0153"/>
    <w:rsid w:val="00CA0883"/>
    <w:rsid w:val="00CA23B1"/>
    <w:rsid w:val="00CA27A5"/>
    <w:rsid w:val="00CA323C"/>
    <w:rsid w:val="00CA4DBC"/>
    <w:rsid w:val="00CA5D1A"/>
    <w:rsid w:val="00CA5E6D"/>
    <w:rsid w:val="00CA728D"/>
    <w:rsid w:val="00CA7403"/>
    <w:rsid w:val="00CB0353"/>
    <w:rsid w:val="00CB0692"/>
    <w:rsid w:val="00CB0BC7"/>
    <w:rsid w:val="00CB214F"/>
    <w:rsid w:val="00CB22A8"/>
    <w:rsid w:val="00CB28FE"/>
    <w:rsid w:val="00CB3064"/>
    <w:rsid w:val="00CB3BFC"/>
    <w:rsid w:val="00CB4694"/>
    <w:rsid w:val="00CB672C"/>
    <w:rsid w:val="00CB69B3"/>
    <w:rsid w:val="00CB6F72"/>
    <w:rsid w:val="00CB7315"/>
    <w:rsid w:val="00CB760A"/>
    <w:rsid w:val="00CB7AAE"/>
    <w:rsid w:val="00CC04AC"/>
    <w:rsid w:val="00CC05C5"/>
    <w:rsid w:val="00CC14F8"/>
    <w:rsid w:val="00CC173F"/>
    <w:rsid w:val="00CC1DEF"/>
    <w:rsid w:val="00CC2611"/>
    <w:rsid w:val="00CC3C52"/>
    <w:rsid w:val="00CC3D1C"/>
    <w:rsid w:val="00CC3E58"/>
    <w:rsid w:val="00CC441F"/>
    <w:rsid w:val="00CC4861"/>
    <w:rsid w:val="00CC513D"/>
    <w:rsid w:val="00CC52AC"/>
    <w:rsid w:val="00CC564A"/>
    <w:rsid w:val="00CC647B"/>
    <w:rsid w:val="00CC69D4"/>
    <w:rsid w:val="00CC6A9C"/>
    <w:rsid w:val="00CC717A"/>
    <w:rsid w:val="00CC7230"/>
    <w:rsid w:val="00CC7821"/>
    <w:rsid w:val="00CC784D"/>
    <w:rsid w:val="00CC7ADF"/>
    <w:rsid w:val="00CC7E4D"/>
    <w:rsid w:val="00CD0260"/>
    <w:rsid w:val="00CD0C6F"/>
    <w:rsid w:val="00CD1A54"/>
    <w:rsid w:val="00CD1C47"/>
    <w:rsid w:val="00CD1C8E"/>
    <w:rsid w:val="00CD3A56"/>
    <w:rsid w:val="00CD3EDE"/>
    <w:rsid w:val="00CD420A"/>
    <w:rsid w:val="00CD4F09"/>
    <w:rsid w:val="00CD53ED"/>
    <w:rsid w:val="00CD5931"/>
    <w:rsid w:val="00CD60BF"/>
    <w:rsid w:val="00CD6522"/>
    <w:rsid w:val="00CD6574"/>
    <w:rsid w:val="00CD6654"/>
    <w:rsid w:val="00CD6BDA"/>
    <w:rsid w:val="00CE0A1D"/>
    <w:rsid w:val="00CE0AB0"/>
    <w:rsid w:val="00CE0DAC"/>
    <w:rsid w:val="00CE12E8"/>
    <w:rsid w:val="00CE18F4"/>
    <w:rsid w:val="00CE19BB"/>
    <w:rsid w:val="00CE1E75"/>
    <w:rsid w:val="00CE2D06"/>
    <w:rsid w:val="00CE2E73"/>
    <w:rsid w:val="00CE301C"/>
    <w:rsid w:val="00CE30AB"/>
    <w:rsid w:val="00CE380F"/>
    <w:rsid w:val="00CE3CC0"/>
    <w:rsid w:val="00CE43F4"/>
    <w:rsid w:val="00CE49BD"/>
    <w:rsid w:val="00CE4E7E"/>
    <w:rsid w:val="00CE5689"/>
    <w:rsid w:val="00CE61CE"/>
    <w:rsid w:val="00CE6872"/>
    <w:rsid w:val="00CE6D82"/>
    <w:rsid w:val="00CE709B"/>
    <w:rsid w:val="00CF08C2"/>
    <w:rsid w:val="00CF241C"/>
    <w:rsid w:val="00CF27D6"/>
    <w:rsid w:val="00CF2E74"/>
    <w:rsid w:val="00CF30C6"/>
    <w:rsid w:val="00CF376A"/>
    <w:rsid w:val="00CF40A6"/>
    <w:rsid w:val="00CF427C"/>
    <w:rsid w:val="00CF4A7F"/>
    <w:rsid w:val="00CF55BE"/>
    <w:rsid w:val="00CF5943"/>
    <w:rsid w:val="00CF5ACB"/>
    <w:rsid w:val="00CF5C6B"/>
    <w:rsid w:val="00CF5EBD"/>
    <w:rsid w:val="00CF7408"/>
    <w:rsid w:val="00CF7C37"/>
    <w:rsid w:val="00D01A44"/>
    <w:rsid w:val="00D0213A"/>
    <w:rsid w:val="00D02220"/>
    <w:rsid w:val="00D02AFD"/>
    <w:rsid w:val="00D02E11"/>
    <w:rsid w:val="00D02FE6"/>
    <w:rsid w:val="00D030ED"/>
    <w:rsid w:val="00D03585"/>
    <w:rsid w:val="00D03A8C"/>
    <w:rsid w:val="00D04336"/>
    <w:rsid w:val="00D04E0C"/>
    <w:rsid w:val="00D04F99"/>
    <w:rsid w:val="00D05A51"/>
    <w:rsid w:val="00D05ECE"/>
    <w:rsid w:val="00D067BD"/>
    <w:rsid w:val="00D06E9B"/>
    <w:rsid w:val="00D07BB7"/>
    <w:rsid w:val="00D07F10"/>
    <w:rsid w:val="00D10507"/>
    <w:rsid w:val="00D109BD"/>
    <w:rsid w:val="00D10E3B"/>
    <w:rsid w:val="00D10F51"/>
    <w:rsid w:val="00D1161F"/>
    <w:rsid w:val="00D11E58"/>
    <w:rsid w:val="00D121B8"/>
    <w:rsid w:val="00D125F1"/>
    <w:rsid w:val="00D1266C"/>
    <w:rsid w:val="00D12BA0"/>
    <w:rsid w:val="00D12E65"/>
    <w:rsid w:val="00D1317E"/>
    <w:rsid w:val="00D135A1"/>
    <w:rsid w:val="00D13AB2"/>
    <w:rsid w:val="00D13F87"/>
    <w:rsid w:val="00D14883"/>
    <w:rsid w:val="00D14AA4"/>
    <w:rsid w:val="00D151CA"/>
    <w:rsid w:val="00D15464"/>
    <w:rsid w:val="00D15883"/>
    <w:rsid w:val="00D15C51"/>
    <w:rsid w:val="00D15F4A"/>
    <w:rsid w:val="00D16380"/>
    <w:rsid w:val="00D1757D"/>
    <w:rsid w:val="00D205AF"/>
    <w:rsid w:val="00D22D52"/>
    <w:rsid w:val="00D239B1"/>
    <w:rsid w:val="00D259FA"/>
    <w:rsid w:val="00D25E28"/>
    <w:rsid w:val="00D26349"/>
    <w:rsid w:val="00D2663A"/>
    <w:rsid w:val="00D2690C"/>
    <w:rsid w:val="00D26BA5"/>
    <w:rsid w:val="00D27812"/>
    <w:rsid w:val="00D27D91"/>
    <w:rsid w:val="00D30138"/>
    <w:rsid w:val="00D30551"/>
    <w:rsid w:val="00D30BF8"/>
    <w:rsid w:val="00D31BC2"/>
    <w:rsid w:val="00D3243D"/>
    <w:rsid w:val="00D330D1"/>
    <w:rsid w:val="00D33488"/>
    <w:rsid w:val="00D340E2"/>
    <w:rsid w:val="00D341F8"/>
    <w:rsid w:val="00D34E1C"/>
    <w:rsid w:val="00D3553A"/>
    <w:rsid w:val="00D35749"/>
    <w:rsid w:val="00D35D5E"/>
    <w:rsid w:val="00D36687"/>
    <w:rsid w:val="00D366F7"/>
    <w:rsid w:val="00D36C57"/>
    <w:rsid w:val="00D36D92"/>
    <w:rsid w:val="00D374AD"/>
    <w:rsid w:val="00D37DB1"/>
    <w:rsid w:val="00D37E7E"/>
    <w:rsid w:val="00D40561"/>
    <w:rsid w:val="00D40874"/>
    <w:rsid w:val="00D40DF6"/>
    <w:rsid w:val="00D40EF4"/>
    <w:rsid w:val="00D415E8"/>
    <w:rsid w:val="00D41EB6"/>
    <w:rsid w:val="00D42407"/>
    <w:rsid w:val="00D4265E"/>
    <w:rsid w:val="00D43033"/>
    <w:rsid w:val="00D437D0"/>
    <w:rsid w:val="00D43BF1"/>
    <w:rsid w:val="00D43C85"/>
    <w:rsid w:val="00D43F06"/>
    <w:rsid w:val="00D444D3"/>
    <w:rsid w:val="00D44839"/>
    <w:rsid w:val="00D448F0"/>
    <w:rsid w:val="00D44FD2"/>
    <w:rsid w:val="00D45033"/>
    <w:rsid w:val="00D4552C"/>
    <w:rsid w:val="00D457FB"/>
    <w:rsid w:val="00D47047"/>
    <w:rsid w:val="00D477FB"/>
    <w:rsid w:val="00D47C1E"/>
    <w:rsid w:val="00D47F09"/>
    <w:rsid w:val="00D50439"/>
    <w:rsid w:val="00D50741"/>
    <w:rsid w:val="00D5078E"/>
    <w:rsid w:val="00D51419"/>
    <w:rsid w:val="00D51882"/>
    <w:rsid w:val="00D51B7C"/>
    <w:rsid w:val="00D5225B"/>
    <w:rsid w:val="00D52528"/>
    <w:rsid w:val="00D52708"/>
    <w:rsid w:val="00D5329D"/>
    <w:rsid w:val="00D5354F"/>
    <w:rsid w:val="00D5493E"/>
    <w:rsid w:val="00D54967"/>
    <w:rsid w:val="00D54D7A"/>
    <w:rsid w:val="00D5534B"/>
    <w:rsid w:val="00D5632F"/>
    <w:rsid w:val="00D567FA"/>
    <w:rsid w:val="00D56D80"/>
    <w:rsid w:val="00D578D1"/>
    <w:rsid w:val="00D6012F"/>
    <w:rsid w:val="00D601A6"/>
    <w:rsid w:val="00D605E0"/>
    <w:rsid w:val="00D60882"/>
    <w:rsid w:val="00D60AED"/>
    <w:rsid w:val="00D6108E"/>
    <w:rsid w:val="00D61529"/>
    <w:rsid w:val="00D61572"/>
    <w:rsid w:val="00D61B62"/>
    <w:rsid w:val="00D62BB1"/>
    <w:rsid w:val="00D62C26"/>
    <w:rsid w:val="00D62E6F"/>
    <w:rsid w:val="00D631EE"/>
    <w:rsid w:val="00D63985"/>
    <w:rsid w:val="00D63A09"/>
    <w:rsid w:val="00D63F3F"/>
    <w:rsid w:val="00D64360"/>
    <w:rsid w:val="00D64B04"/>
    <w:rsid w:val="00D651FF"/>
    <w:rsid w:val="00D65D53"/>
    <w:rsid w:val="00D66F90"/>
    <w:rsid w:val="00D70057"/>
    <w:rsid w:val="00D70792"/>
    <w:rsid w:val="00D71177"/>
    <w:rsid w:val="00D71352"/>
    <w:rsid w:val="00D713BD"/>
    <w:rsid w:val="00D71A27"/>
    <w:rsid w:val="00D72318"/>
    <w:rsid w:val="00D72324"/>
    <w:rsid w:val="00D7240B"/>
    <w:rsid w:val="00D724B3"/>
    <w:rsid w:val="00D727F9"/>
    <w:rsid w:val="00D728FD"/>
    <w:rsid w:val="00D72900"/>
    <w:rsid w:val="00D72EF4"/>
    <w:rsid w:val="00D7344B"/>
    <w:rsid w:val="00D73AE4"/>
    <w:rsid w:val="00D7402D"/>
    <w:rsid w:val="00D74A99"/>
    <w:rsid w:val="00D75321"/>
    <w:rsid w:val="00D75512"/>
    <w:rsid w:val="00D756B6"/>
    <w:rsid w:val="00D76219"/>
    <w:rsid w:val="00D7654D"/>
    <w:rsid w:val="00D765F0"/>
    <w:rsid w:val="00D76A01"/>
    <w:rsid w:val="00D76D1F"/>
    <w:rsid w:val="00D76F0C"/>
    <w:rsid w:val="00D775F9"/>
    <w:rsid w:val="00D77FE0"/>
    <w:rsid w:val="00D8002E"/>
    <w:rsid w:val="00D801BA"/>
    <w:rsid w:val="00D80421"/>
    <w:rsid w:val="00D816AC"/>
    <w:rsid w:val="00D81717"/>
    <w:rsid w:val="00D81913"/>
    <w:rsid w:val="00D81A8B"/>
    <w:rsid w:val="00D81F1A"/>
    <w:rsid w:val="00D82030"/>
    <w:rsid w:val="00D83FC6"/>
    <w:rsid w:val="00D8530E"/>
    <w:rsid w:val="00D8586D"/>
    <w:rsid w:val="00D861DA"/>
    <w:rsid w:val="00D8665B"/>
    <w:rsid w:val="00D86802"/>
    <w:rsid w:val="00D907CF"/>
    <w:rsid w:val="00D9086D"/>
    <w:rsid w:val="00D9101E"/>
    <w:rsid w:val="00D912CE"/>
    <w:rsid w:val="00D9155D"/>
    <w:rsid w:val="00D9223F"/>
    <w:rsid w:val="00D9244A"/>
    <w:rsid w:val="00D92684"/>
    <w:rsid w:val="00D92723"/>
    <w:rsid w:val="00D93198"/>
    <w:rsid w:val="00D93482"/>
    <w:rsid w:val="00D9421E"/>
    <w:rsid w:val="00D944EA"/>
    <w:rsid w:val="00D954D9"/>
    <w:rsid w:val="00D95C10"/>
    <w:rsid w:val="00D96AB3"/>
    <w:rsid w:val="00D973A8"/>
    <w:rsid w:val="00D9749F"/>
    <w:rsid w:val="00D975AD"/>
    <w:rsid w:val="00D97C54"/>
    <w:rsid w:val="00D97F55"/>
    <w:rsid w:val="00DA034D"/>
    <w:rsid w:val="00DA08EC"/>
    <w:rsid w:val="00DA0F79"/>
    <w:rsid w:val="00DA102D"/>
    <w:rsid w:val="00DA1CD4"/>
    <w:rsid w:val="00DA20FA"/>
    <w:rsid w:val="00DA21DC"/>
    <w:rsid w:val="00DA2427"/>
    <w:rsid w:val="00DA26B3"/>
    <w:rsid w:val="00DA30FF"/>
    <w:rsid w:val="00DA3712"/>
    <w:rsid w:val="00DA539C"/>
    <w:rsid w:val="00DA5B58"/>
    <w:rsid w:val="00DA5EE2"/>
    <w:rsid w:val="00DA610F"/>
    <w:rsid w:val="00DA6578"/>
    <w:rsid w:val="00DA67C2"/>
    <w:rsid w:val="00DA6A52"/>
    <w:rsid w:val="00DA6D04"/>
    <w:rsid w:val="00DA727E"/>
    <w:rsid w:val="00DA7B2D"/>
    <w:rsid w:val="00DA7EFA"/>
    <w:rsid w:val="00DB00C1"/>
    <w:rsid w:val="00DB0117"/>
    <w:rsid w:val="00DB0AA9"/>
    <w:rsid w:val="00DB247F"/>
    <w:rsid w:val="00DB2883"/>
    <w:rsid w:val="00DB2C19"/>
    <w:rsid w:val="00DB4155"/>
    <w:rsid w:val="00DB5A92"/>
    <w:rsid w:val="00DB6675"/>
    <w:rsid w:val="00DB6752"/>
    <w:rsid w:val="00DB699B"/>
    <w:rsid w:val="00DB6F8A"/>
    <w:rsid w:val="00DB734F"/>
    <w:rsid w:val="00DB78AE"/>
    <w:rsid w:val="00DC0417"/>
    <w:rsid w:val="00DC09C3"/>
    <w:rsid w:val="00DC0DBF"/>
    <w:rsid w:val="00DC0E02"/>
    <w:rsid w:val="00DC28EC"/>
    <w:rsid w:val="00DC2C0C"/>
    <w:rsid w:val="00DC2EA8"/>
    <w:rsid w:val="00DC385A"/>
    <w:rsid w:val="00DC38A6"/>
    <w:rsid w:val="00DC3A0E"/>
    <w:rsid w:val="00DC4488"/>
    <w:rsid w:val="00DC4977"/>
    <w:rsid w:val="00DC5555"/>
    <w:rsid w:val="00DC57AF"/>
    <w:rsid w:val="00DC5E54"/>
    <w:rsid w:val="00DC63BB"/>
    <w:rsid w:val="00DC6884"/>
    <w:rsid w:val="00DC6D55"/>
    <w:rsid w:val="00DC7114"/>
    <w:rsid w:val="00DC79DD"/>
    <w:rsid w:val="00DC7DB2"/>
    <w:rsid w:val="00DD0950"/>
    <w:rsid w:val="00DD1A7B"/>
    <w:rsid w:val="00DD26D3"/>
    <w:rsid w:val="00DD2A8E"/>
    <w:rsid w:val="00DD2ABD"/>
    <w:rsid w:val="00DD38B6"/>
    <w:rsid w:val="00DD43B6"/>
    <w:rsid w:val="00DD4692"/>
    <w:rsid w:val="00DD51DC"/>
    <w:rsid w:val="00DD52AC"/>
    <w:rsid w:val="00DD538B"/>
    <w:rsid w:val="00DD5433"/>
    <w:rsid w:val="00DD56F8"/>
    <w:rsid w:val="00DD5D11"/>
    <w:rsid w:val="00DD683E"/>
    <w:rsid w:val="00DD704F"/>
    <w:rsid w:val="00DE0462"/>
    <w:rsid w:val="00DE05C7"/>
    <w:rsid w:val="00DE07D7"/>
    <w:rsid w:val="00DE16A2"/>
    <w:rsid w:val="00DE1AC3"/>
    <w:rsid w:val="00DE214B"/>
    <w:rsid w:val="00DE25F8"/>
    <w:rsid w:val="00DE276B"/>
    <w:rsid w:val="00DE2B21"/>
    <w:rsid w:val="00DE2D29"/>
    <w:rsid w:val="00DE2D80"/>
    <w:rsid w:val="00DE2E93"/>
    <w:rsid w:val="00DE2ED9"/>
    <w:rsid w:val="00DE3E6E"/>
    <w:rsid w:val="00DE6684"/>
    <w:rsid w:val="00DE6B8F"/>
    <w:rsid w:val="00DE7390"/>
    <w:rsid w:val="00DE74C7"/>
    <w:rsid w:val="00DE74CB"/>
    <w:rsid w:val="00DE786D"/>
    <w:rsid w:val="00DF00C2"/>
    <w:rsid w:val="00DF0192"/>
    <w:rsid w:val="00DF0214"/>
    <w:rsid w:val="00DF058B"/>
    <w:rsid w:val="00DF0DAD"/>
    <w:rsid w:val="00DF188C"/>
    <w:rsid w:val="00DF1E84"/>
    <w:rsid w:val="00DF1EA6"/>
    <w:rsid w:val="00DF2A99"/>
    <w:rsid w:val="00DF2F2E"/>
    <w:rsid w:val="00DF3A67"/>
    <w:rsid w:val="00DF489D"/>
    <w:rsid w:val="00DF49C6"/>
    <w:rsid w:val="00DF548E"/>
    <w:rsid w:val="00DF57F3"/>
    <w:rsid w:val="00DF592C"/>
    <w:rsid w:val="00DF5EDF"/>
    <w:rsid w:val="00DF7382"/>
    <w:rsid w:val="00DF793C"/>
    <w:rsid w:val="00DF7DEA"/>
    <w:rsid w:val="00E00090"/>
    <w:rsid w:val="00E002B1"/>
    <w:rsid w:val="00E01235"/>
    <w:rsid w:val="00E0155D"/>
    <w:rsid w:val="00E01D5F"/>
    <w:rsid w:val="00E02863"/>
    <w:rsid w:val="00E02949"/>
    <w:rsid w:val="00E02D4A"/>
    <w:rsid w:val="00E032E5"/>
    <w:rsid w:val="00E038C1"/>
    <w:rsid w:val="00E045C0"/>
    <w:rsid w:val="00E047C8"/>
    <w:rsid w:val="00E04F4D"/>
    <w:rsid w:val="00E04F70"/>
    <w:rsid w:val="00E06976"/>
    <w:rsid w:val="00E07011"/>
    <w:rsid w:val="00E0713D"/>
    <w:rsid w:val="00E071F5"/>
    <w:rsid w:val="00E072BE"/>
    <w:rsid w:val="00E10394"/>
    <w:rsid w:val="00E103FC"/>
    <w:rsid w:val="00E105C6"/>
    <w:rsid w:val="00E1080C"/>
    <w:rsid w:val="00E11749"/>
    <w:rsid w:val="00E11C88"/>
    <w:rsid w:val="00E11FDE"/>
    <w:rsid w:val="00E12E64"/>
    <w:rsid w:val="00E13430"/>
    <w:rsid w:val="00E137BE"/>
    <w:rsid w:val="00E139A2"/>
    <w:rsid w:val="00E1413C"/>
    <w:rsid w:val="00E147A9"/>
    <w:rsid w:val="00E1538A"/>
    <w:rsid w:val="00E15676"/>
    <w:rsid w:val="00E158E4"/>
    <w:rsid w:val="00E15E17"/>
    <w:rsid w:val="00E16D1C"/>
    <w:rsid w:val="00E20077"/>
    <w:rsid w:val="00E20248"/>
    <w:rsid w:val="00E20A9F"/>
    <w:rsid w:val="00E20ADF"/>
    <w:rsid w:val="00E2114F"/>
    <w:rsid w:val="00E22470"/>
    <w:rsid w:val="00E22622"/>
    <w:rsid w:val="00E22BB1"/>
    <w:rsid w:val="00E2361A"/>
    <w:rsid w:val="00E24483"/>
    <w:rsid w:val="00E2474B"/>
    <w:rsid w:val="00E247FC"/>
    <w:rsid w:val="00E24A72"/>
    <w:rsid w:val="00E24C21"/>
    <w:rsid w:val="00E255DE"/>
    <w:rsid w:val="00E25648"/>
    <w:rsid w:val="00E269E3"/>
    <w:rsid w:val="00E26F9B"/>
    <w:rsid w:val="00E271B4"/>
    <w:rsid w:val="00E275B6"/>
    <w:rsid w:val="00E27C06"/>
    <w:rsid w:val="00E30049"/>
    <w:rsid w:val="00E304BC"/>
    <w:rsid w:val="00E321BF"/>
    <w:rsid w:val="00E32295"/>
    <w:rsid w:val="00E323DE"/>
    <w:rsid w:val="00E3262E"/>
    <w:rsid w:val="00E3320E"/>
    <w:rsid w:val="00E33240"/>
    <w:rsid w:val="00E336A5"/>
    <w:rsid w:val="00E33EF3"/>
    <w:rsid w:val="00E344E4"/>
    <w:rsid w:val="00E34B12"/>
    <w:rsid w:val="00E34BE5"/>
    <w:rsid w:val="00E358DE"/>
    <w:rsid w:val="00E35B09"/>
    <w:rsid w:val="00E36149"/>
    <w:rsid w:val="00E36AD5"/>
    <w:rsid w:val="00E36D44"/>
    <w:rsid w:val="00E36FD0"/>
    <w:rsid w:val="00E372D5"/>
    <w:rsid w:val="00E37B2C"/>
    <w:rsid w:val="00E37C85"/>
    <w:rsid w:val="00E40AD1"/>
    <w:rsid w:val="00E417FB"/>
    <w:rsid w:val="00E42184"/>
    <w:rsid w:val="00E4225A"/>
    <w:rsid w:val="00E42342"/>
    <w:rsid w:val="00E43208"/>
    <w:rsid w:val="00E43AE2"/>
    <w:rsid w:val="00E440BB"/>
    <w:rsid w:val="00E4411E"/>
    <w:rsid w:val="00E44216"/>
    <w:rsid w:val="00E45AB4"/>
    <w:rsid w:val="00E46CDF"/>
    <w:rsid w:val="00E470E0"/>
    <w:rsid w:val="00E47A34"/>
    <w:rsid w:val="00E51223"/>
    <w:rsid w:val="00E512FD"/>
    <w:rsid w:val="00E517B4"/>
    <w:rsid w:val="00E51B78"/>
    <w:rsid w:val="00E51F04"/>
    <w:rsid w:val="00E5295F"/>
    <w:rsid w:val="00E52A2C"/>
    <w:rsid w:val="00E54476"/>
    <w:rsid w:val="00E54693"/>
    <w:rsid w:val="00E54830"/>
    <w:rsid w:val="00E54970"/>
    <w:rsid w:val="00E54F79"/>
    <w:rsid w:val="00E55054"/>
    <w:rsid w:val="00E55D82"/>
    <w:rsid w:val="00E5687D"/>
    <w:rsid w:val="00E571EB"/>
    <w:rsid w:val="00E577A9"/>
    <w:rsid w:val="00E60155"/>
    <w:rsid w:val="00E6066A"/>
    <w:rsid w:val="00E60859"/>
    <w:rsid w:val="00E60DB4"/>
    <w:rsid w:val="00E61445"/>
    <w:rsid w:val="00E6180E"/>
    <w:rsid w:val="00E61F37"/>
    <w:rsid w:val="00E627B2"/>
    <w:rsid w:val="00E628BC"/>
    <w:rsid w:val="00E63567"/>
    <w:rsid w:val="00E63CBC"/>
    <w:rsid w:val="00E6412E"/>
    <w:rsid w:val="00E64DE1"/>
    <w:rsid w:val="00E64EA6"/>
    <w:rsid w:val="00E6586D"/>
    <w:rsid w:val="00E65906"/>
    <w:rsid w:val="00E65E96"/>
    <w:rsid w:val="00E66193"/>
    <w:rsid w:val="00E6656B"/>
    <w:rsid w:val="00E665D2"/>
    <w:rsid w:val="00E667B7"/>
    <w:rsid w:val="00E66FF3"/>
    <w:rsid w:val="00E70632"/>
    <w:rsid w:val="00E706CF"/>
    <w:rsid w:val="00E70EC1"/>
    <w:rsid w:val="00E7121B"/>
    <w:rsid w:val="00E71986"/>
    <w:rsid w:val="00E72016"/>
    <w:rsid w:val="00E724C7"/>
    <w:rsid w:val="00E72679"/>
    <w:rsid w:val="00E72707"/>
    <w:rsid w:val="00E72B94"/>
    <w:rsid w:val="00E72D53"/>
    <w:rsid w:val="00E72DA1"/>
    <w:rsid w:val="00E73899"/>
    <w:rsid w:val="00E73CEE"/>
    <w:rsid w:val="00E73DE3"/>
    <w:rsid w:val="00E73DF6"/>
    <w:rsid w:val="00E7477B"/>
    <w:rsid w:val="00E748D4"/>
    <w:rsid w:val="00E76C21"/>
    <w:rsid w:val="00E770F7"/>
    <w:rsid w:val="00E77668"/>
    <w:rsid w:val="00E77C8F"/>
    <w:rsid w:val="00E8027E"/>
    <w:rsid w:val="00E80F92"/>
    <w:rsid w:val="00E81397"/>
    <w:rsid w:val="00E822A6"/>
    <w:rsid w:val="00E82914"/>
    <w:rsid w:val="00E835D2"/>
    <w:rsid w:val="00E838B5"/>
    <w:rsid w:val="00E84DCF"/>
    <w:rsid w:val="00E84E26"/>
    <w:rsid w:val="00E85393"/>
    <w:rsid w:val="00E85D80"/>
    <w:rsid w:val="00E86324"/>
    <w:rsid w:val="00E86B22"/>
    <w:rsid w:val="00E86C25"/>
    <w:rsid w:val="00E86CEE"/>
    <w:rsid w:val="00E87EFE"/>
    <w:rsid w:val="00E90BA4"/>
    <w:rsid w:val="00E91043"/>
    <w:rsid w:val="00E92246"/>
    <w:rsid w:val="00E924A5"/>
    <w:rsid w:val="00E92D34"/>
    <w:rsid w:val="00E93054"/>
    <w:rsid w:val="00E93123"/>
    <w:rsid w:val="00E93340"/>
    <w:rsid w:val="00E93475"/>
    <w:rsid w:val="00E942AE"/>
    <w:rsid w:val="00E94D87"/>
    <w:rsid w:val="00E953CC"/>
    <w:rsid w:val="00E9605E"/>
    <w:rsid w:val="00E97AB7"/>
    <w:rsid w:val="00EA0644"/>
    <w:rsid w:val="00EA1D7C"/>
    <w:rsid w:val="00EA1D83"/>
    <w:rsid w:val="00EA1E33"/>
    <w:rsid w:val="00EA2D07"/>
    <w:rsid w:val="00EA2F5D"/>
    <w:rsid w:val="00EA3021"/>
    <w:rsid w:val="00EA36B3"/>
    <w:rsid w:val="00EA3807"/>
    <w:rsid w:val="00EA3D50"/>
    <w:rsid w:val="00EA4ECA"/>
    <w:rsid w:val="00EA505F"/>
    <w:rsid w:val="00EA58FD"/>
    <w:rsid w:val="00EA59AB"/>
    <w:rsid w:val="00EA5C28"/>
    <w:rsid w:val="00EA7296"/>
    <w:rsid w:val="00EA75B5"/>
    <w:rsid w:val="00EB00CB"/>
    <w:rsid w:val="00EB0124"/>
    <w:rsid w:val="00EB0CDE"/>
    <w:rsid w:val="00EB227A"/>
    <w:rsid w:val="00EB395B"/>
    <w:rsid w:val="00EB3EEE"/>
    <w:rsid w:val="00EB452D"/>
    <w:rsid w:val="00EB4884"/>
    <w:rsid w:val="00EB5754"/>
    <w:rsid w:val="00EB61C9"/>
    <w:rsid w:val="00EB6C6F"/>
    <w:rsid w:val="00EB6D68"/>
    <w:rsid w:val="00EB6FD8"/>
    <w:rsid w:val="00EB75DE"/>
    <w:rsid w:val="00EB76DB"/>
    <w:rsid w:val="00EB7E22"/>
    <w:rsid w:val="00EC0A6B"/>
    <w:rsid w:val="00EC0C38"/>
    <w:rsid w:val="00EC186F"/>
    <w:rsid w:val="00EC18F8"/>
    <w:rsid w:val="00EC2F0A"/>
    <w:rsid w:val="00EC30F6"/>
    <w:rsid w:val="00EC354C"/>
    <w:rsid w:val="00EC39E8"/>
    <w:rsid w:val="00EC3DC6"/>
    <w:rsid w:val="00EC3E4A"/>
    <w:rsid w:val="00EC4976"/>
    <w:rsid w:val="00EC4988"/>
    <w:rsid w:val="00EC50C8"/>
    <w:rsid w:val="00EC6A37"/>
    <w:rsid w:val="00EC6E84"/>
    <w:rsid w:val="00EC7222"/>
    <w:rsid w:val="00EC732B"/>
    <w:rsid w:val="00ED10D0"/>
    <w:rsid w:val="00ED16D1"/>
    <w:rsid w:val="00ED17B5"/>
    <w:rsid w:val="00ED1E1B"/>
    <w:rsid w:val="00ED2B5B"/>
    <w:rsid w:val="00ED45C3"/>
    <w:rsid w:val="00ED4649"/>
    <w:rsid w:val="00ED4770"/>
    <w:rsid w:val="00ED4EB7"/>
    <w:rsid w:val="00ED592B"/>
    <w:rsid w:val="00ED664B"/>
    <w:rsid w:val="00ED70C5"/>
    <w:rsid w:val="00ED729D"/>
    <w:rsid w:val="00ED7920"/>
    <w:rsid w:val="00EE00F5"/>
    <w:rsid w:val="00EE056C"/>
    <w:rsid w:val="00EE066C"/>
    <w:rsid w:val="00EE0A8E"/>
    <w:rsid w:val="00EE0D55"/>
    <w:rsid w:val="00EE109E"/>
    <w:rsid w:val="00EE12A3"/>
    <w:rsid w:val="00EE139F"/>
    <w:rsid w:val="00EE1666"/>
    <w:rsid w:val="00EE1CDF"/>
    <w:rsid w:val="00EE21BF"/>
    <w:rsid w:val="00EE2C80"/>
    <w:rsid w:val="00EE32FA"/>
    <w:rsid w:val="00EE33E4"/>
    <w:rsid w:val="00EE3557"/>
    <w:rsid w:val="00EE55BA"/>
    <w:rsid w:val="00EE5F03"/>
    <w:rsid w:val="00EE72CA"/>
    <w:rsid w:val="00EF07E1"/>
    <w:rsid w:val="00EF1F4A"/>
    <w:rsid w:val="00EF24FE"/>
    <w:rsid w:val="00EF2A73"/>
    <w:rsid w:val="00EF315C"/>
    <w:rsid w:val="00EF32BA"/>
    <w:rsid w:val="00EF3F42"/>
    <w:rsid w:val="00EF416C"/>
    <w:rsid w:val="00EF5B9C"/>
    <w:rsid w:val="00EF6090"/>
    <w:rsid w:val="00EF6442"/>
    <w:rsid w:val="00EF65B3"/>
    <w:rsid w:val="00EF69B8"/>
    <w:rsid w:val="00EF6F4B"/>
    <w:rsid w:val="00EF74B2"/>
    <w:rsid w:val="00EF784A"/>
    <w:rsid w:val="00F0038E"/>
    <w:rsid w:val="00F00416"/>
    <w:rsid w:val="00F00C80"/>
    <w:rsid w:val="00F01D7E"/>
    <w:rsid w:val="00F02601"/>
    <w:rsid w:val="00F02BE3"/>
    <w:rsid w:val="00F02FFB"/>
    <w:rsid w:val="00F03086"/>
    <w:rsid w:val="00F03431"/>
    <w:rsid w:val="00F0351A"/>
    <w:rsid w:val="00F036ED"/>
    <w:rsid w:val="00F0453A"/>
    <w:rsid w:val="00F04623"/>
    <w:rsid w:val="00F04718"/>
    <w:rsid w:val="00F05465"/>
    <w:rsid w:val="00F05530"/>
    <w:rsid w:val="00F05591"/>
    <w:rsid w:val="00F060D7"/>
    <w:rsid w:val="00F062BB"/>
    <w:rsid w:val="00F062BF"/>
    <w:rsid w:val="00F065EC"/>
    <w:rsid w:val="00F0735D"/>
    <w:rsid w:val="00F07D60"/>
    <w:rsid w:val="00F10719"/>
    <w:rsid w:val="00F11694"/>
    <w:rsid w:val="00F11840"/>
    <w:rsid w:val="00F1197F"/>
    <w:rsid w:val="00F11B07"/>
    <w:rsid w:val="00F11BFB"/>
    <w:rsid w:val="00F123AB"/>
    <w:rsid w:val="00F12EEC"/>
    <w:rsid w:val="00F13B8C"/>
    <w:rsid w:val="00F13E84"/>
    <w:rsid w:val="00F143CC"/>
    <w:rsid w:val="00F14868"/>
    <w:rsid w:val="00F1517F"/>
    <w:rsid w:val="00F15FD8"/>
    <w:rsid w:val="00F1621A"/>
    <w:rsid w:val="00F16E97"/>
    <w:rsid w:val="00F17FC3"/>
    <w:rsid w:val="00F2121E"/>
    <w:rsid w:val="00F226AD"/>
    <w:rsid w:val="00F22768"/>
    <w:rsid w:val="00F23050"/>
    <w:rsid w:val="00F23503"/>
    <w:rsid w:val="00F24998"/>
    <w:rsid w:val="00F25996"/>
    <w:rsid w:val="00F25CCD"/>
    <w:rsid w:val="00F25E12"/>
    <w:rsid w:val="00F26EDF"/>
    <w:rsid w:val="00F27A97"/>
    <w:rsid w:val="00F30669"/>
    <w:rsid w:val="00F30BE1"/>
    <w:rsid w:val="00F30BF5"/>
    <w:rsid w:val="00F30F3D"/>
    <w:rsid w:val="00F30F58"/>
    <w:rsid w:val="00F31152"/>
    <w:rsid w:val="00F31B10"/>
    <w:rsid w:val="00F31D87"/>
    <w:rsid w:val="00F31FFC"/>
    <w:rsid w:val="00F32A21"/>
    <w:rsid w:val="00F32A9D"/>
    <w:rsid w:val="00F33EC1"/>
    <w:rsid w:val="00F34FAD"/>
    <w:rsid w:val="00F35044"/>
    <w:rsid w:val="00F367FE"/>
    <w:rsid w:val="00F36A5D"/>
    <w:rsid w:val="00F36FF2"/>
    <w:rsid w:val="00F37145"/>
    <w:rsid w:val="00F373BC"/>
    <w:rsid w:val="00F3754A"/>
    <w:rsid w:val="00F37FDD"/>
    <w:rsid w:val="00F40519"/>
    <w:rsid w:val="00F40A03"/>
    <w:rsid w:val="00F40D9E"/>
    <w:rsid w:val="00F40F45"/>
    <w:rsid w:val="00F41127"/>
    <w:rsid w:val="00F411D3"/>
    <w:rsid w:val="00F413B0"/>
    <w:rsid w:val="00F41A30"/>
    <w:rsid w:val="00F41CB1"/>
    <w:rsid w:val="00F41FEC"/>
    <w:rsid w:val="00F42978"/>
    <w:rsid w:val="00F434EA"/>
    <w:rsid w:val="00F435C1"/>
    <w:rsid w:val="00F4371A"/>
    <w:rsid w:val="00F439E5"/>
    <w:rsid w:val="00F43E35"/>
    <w:rsid w:val="00F43E64"/>
    <w:rsid w:val="00F4409F"/>
    <w:rsid w:val="00F44567"/>
    <w:rsid w:val="00F448AB"/>
    <w:rsid w:val="00F45507"/>
    <w:rsid w:val="00F45BFA"/>
    <w:rsid w:val="00F45F60"/>
    <w:rsid w:val="00F46912"/>
    <w:rsid w:val="00F47F82"/>
    <w:rsid w:val="00F509A5"/>
    <w:rsid w:val="00F515E2"/>
    <w:rsid w:val="00F51A9E"/>
    <w:rsid w:val="00F51AE0"/>
    <w:rsid w:val="00F53EF7"/>
    <w:rsid w:val="00F54198"/>
    <w:rsid w:val="00F54719"/>
    <w:rsid w:val="00F54787"/>
    <w:rsid w:val="00F55ADD"/>
    <w:rsid w:val="00F5614A"/>
    <w:rsid w:val="00F56F71"/>
    <w:rsid w:val="00F57536"/>
    <w:rsid w:val="00F57DDD"/>
    <w:rsid w:val="00F60196"/>
    <w:rsid w:val="00F604A4"/>
    <w:rsid w:val="00F60E8A"/>
    <w:rsid w:val="00F61878"/>
    <w:rsid w:val="00F623D1"/>
    <w:rsid w:val="00F628D3"/>
    <w:rsid w:val="00F62B3A"/>
    <w:rsid w:val="00F62FCF"/>
    <w:rsid w:val="00F63278"/>
    <w:rsid w:val="00F634DE"/>
    <w:rsid w:val="00F63963"/>
    <w:rsid w:val="00F63BAD"/>
    <w:rsid w:val="00F63BBD"/>
    <w:rsid w:val="00F63E1B"/>
    <w:rsid w:val="00F63F75"/>
    <w:rsid w:val="00F645C6"/>
    <w:rsid w:val="00F6472F"/>
    <w:rsid w:val="00F64DED"/>
    <w:rsid w:val="00F65144"/>
    <w:rsid w:val="00F65DD8"/>
    <w:rsid w:val="00F6668C"/>
    <w:rsid w:val="00F666C0"/>
    <w:rsid w:val="00F67EAC"/>
    <w:rsid w:val="00F705EB"/>
    <w:rsid w:val="00F70768"/>
    <w:rsid w:val="00F70818"/>
    <w:rsid w:val="00F709A2"/>
    <w:rsid w:val="00F70AD2"/>
    <w:rsid w:val="00F70D76"/>
    <w:rsid w:val="00F7190E"/>
    <w:rsid w:val="00F71FA2"/>
    <w:rsid w:val="00F727B1"/>
    <w:rsid w:val="00F728A4"/>
    <w:rsid w:val="00F735B9"/>
    <w:rsid w:val="00F73F20"/>
    <w:rsid w:val="00F760F5"/>
    <w:rsid w:val="00F76A27"/>
    <w:rsid w:val="00F770F9"/>
    <w:rsid w:val="00F77C7A"/>
    <w:rsid w:val="00F800FD"/>
    <w:rsid w:val="00F8029E"/>
    <w:rsid w:val="00F80442"/>
    <w:rsid w:val="00F806C5"/>
    <w:rsid w:val="00F80874"/>
    <w:rsid w:val="00F80A55"/>
    <w:rsid w:val="00F817CB"/>
    <w:rsid w:val="00F81C99"/>
    <w:rsid w:val="00F827F6"/>
    <w:rsid w:val="00F838A8"/>
    <w:rsid w:val="00F839AA"/>
    <w:rsid w:val="00F84499"/>
    <w:rsid w:val="00F84F2B"/>
    <w:rsid w:val="00F851DE"/>
    <w:rsid w:val="00F8527E"/>
    <w:rsid w:val="00F85A0D"/>
    <w:rsid w:val="00F86832"/>
    <w:rsid w:val="00F87B6E"/>
    <w:rsid w:val="00F87C42"/>
    <w:rsid w:val="00F90115"/>
    <w:rsid w:val="00F90979"/>
    <w:rsid w:val="00F90AD1"/>
    <w:rsid w:val="00F9135F"/>
    <w:rsid w:val="00F94337"/>
    <w:rsid w:val="00F9443F"/>
    <w:rsid w:val="00F94E90"/>
    <w:rsid w:val="00F95941"/>
    <w:rsid w:val="00F95FA8"/>
    <w:rsid w:val="00F96A47"/>
    <w:rsid w:val="00F9711E"/>
    <w:rsid w:val="00F978D9"/>
    <w:rsid w:val="00FA079B"/>
    <w:rsid w:val="00FA0C99"/>
    <w:rsid w:val="00FA22AE"/>
    <w:rsid w:val="00FA417A"/>
    <w:rsid w:val="00FA43E8"/>
    <w:rsid w:val="00FA497B"/>
    <w:rsid w:val="00FA651B"/>
    <w:rsid w:val="00FA697F"/>
    <w:rsid w:val="00FB1245"/>
    <w:rsid w:val="00FB1A44"/>
    <w:rsid w:val="00FB1CF1"/>
    <w:rsid w:val="00FB201E"/>
    <w:rsid w:val="00FB2A4A"/>
    <w:rsid w:val="00FB35DC"/>
    <w:rsid w:val="00FB3761"/>
    <w:rsid w:val="00FB3926"/>
    <w:rsid w:val="00FB4117"/>
    <w:rsid w:val="00FB4120"/>
    <w:rsid w:val="00FB4CC7"/>
    <w:rsid w:val="00FB4D73"/>
    <w:rsid w:val="00FB50F3"/>
    <w:rsid w:val="00FB5446"/>
    <w:rsid w:val="00FB5829"/>
    <w:rsid w:val="00FB6073"/>
    <w:rsid w:val="00FB6100"/>
    <w:rsid w:val="00FB6574"/>
    <w:rsid w:val="00FB69A2"/>
    <w:rsid w:val="00FB6FD3"/>
    <w:rsid w:val="00FC0883"/>
    <w:rsid w:val="00FC0ECD"/>
    <w:rsid w:val="00FC1E3C"/>
    <w:rsid w:val="00FC2EEB"/>
    <w:rsid w:val="00FC2FEC"/>
    <w:rsid w:val="00FC364A"/>
    <w:rsid w:val="00FC53F0"/>
    <w:rsid w:val="00FC55EA"/>
    <w:rsid w:val="00FC577E"/>
    <w:rsid w:val="00FC5BBF"/>
    <w:rsid w:val="00FC6BAE"/>
    <w:rsid w:val="00FC6DC2"/>
    <w:rsid w:val="00FC70D5"/>
    <w:rsid w:val="00FC73F2"/>
    <w:rsid w:val="00FC76D0"/>
    <w:rsid w:val="00FC7F5A"/>
    <w:rsid w:val="00FC7FAA"/>
    <w:rsid w:val="00FD1518"/>
    <w:rsid w:val="00FD185A"/>
    <w:rsid w:val="00FD1EF1"/>
    <w:rsid w:val="00FD2215"/>
    <w:rsid w:val="00FD2277"/>
    <w:rsid w:val="00FD25FF"/>
    <w:rsid w:val="00FD2765"/>
    <w:rsid w:val="00FD28F9"/>
    <w:rsid w:val="00FD2BA1"/>
    <w:rsid w:val="00FD34E9"/>
    <w:rsid w:val="00FD47E4"/>
    <w:rsid w:val="00FD4F16"/>
    <w:rsid w:val="00FD5443"/>
    <w:rsid w:val="00FD5881"/>
    <w:rsid w:val="00FD5C3D"/>
    <w:rsid w:val="00FD6A9D"/>
    <w:rsid w:val="00FE08C4"/>
    <w:rsid w:val="00FE0E3C"/>
    <w:rsid w:val="00FE1490"/>
    <w:rsid w:val="00FE1540"/>
    <w:rsid w:val="00FE172C"/>
    <w:rsid w:val="00FE17BE"/>
    <w:rsid w:val="00FE1979"/>
    <w:rsid w:val="00FE1CEA"/>
    <w:rsid w:val="00FE1FF2"/>
    <w:rsid w:val="00FE258B"/>
    <w:rsid w:val="00FE2DBE"/>
    <w:rsid w:val="00FE3130"/>
    <w:rsid w:val="00FE3D43"/>
    <w:rsid w:val="00FE43F4"/>
    <w:rsid w:val="00FE456C"/>
    <w:rsid w:val="00FE46E3"/>
    <w:rsid w:val="00FE47AC"/>
    <w:rsid w:val="00FE497D"/>
    <w:rsid w:val="00FE5C5F"/>
    <w:rsid w:val="00FE5ECF"/>
    <w:rsid w:val="00FE63B5"/>
    <w:rsid w:val="00FE69F8"/>
    <w:rsid w:val="00FE796F"/>
    <w:rsid w:val="00FE7C1E"/>
    <w:rsid w:val="00FF0E5E"/>
    <w:rsid w:val="00FF0E67"/>
    <w:rsid w:val="00FF0EF7"/>
    <w:rsid w:val="00FF0F97"/>
    <w:rsid w:val="00FF16FC"/>
    <w:rsid w:val="00FF18CA"/>
    <w:rsid w:val="00FF1CED"/>
    <w:rsid w:val="00FF1D34"/>
    <w:rsid w:val="00FF2040"/>
    <w:rsid w:val="00FF22DE"/>
    <w:rsid w:val="00FF2677"/>
    <w:rsid w:val="00FF409D"/>
    <w:rsid w:val="00FF4E1A"/>
    <w:rsid w:val="00FF4F92"/>
    <w:rsid w:val="00FF52D7"/>
    <w:rsid w:val="00FF5B54"/>
    <w:rsid w:val="00FF5CC6"/>
    <w:rsid w:val="00FF62F3"/>
    <w:rsid w:val="00FF675B"/>
    <w:rsid w:val="00FF7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DEFA19"/>
  <w15:chartTrackingRefBased/>
  <w15:docId w15:val="{93BD48BC-1267-486C-858C-00A6F7938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6EB"/>
  </w:style>
  <w:style w:type="paragraph" w:styleId="Heading1">
    <w:name w:val="heading 1"/>
    <w:basedOn w:val="Normal"/>
    <w:next w:val="Normal"/>
    <w:link w:val="Heading1Char"/>
    <w:uiPriority w:val="9"/>
    <w:qFormat/>
    <w:rsid w:val="002316EB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16E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C45911" w:themeColor="accent2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16E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6E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5" w:themeShade="BF"/>
      <w:sz w:val="25"/>
      <w:szCs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6E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6E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385623" w:themeColor="accent6" w:themeShade="80"/>
      <w:sz w:val="23"/>
      <w:szCs w:val="2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6E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6E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833C0B" w:themeColor="accent2" w:themeShade="80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6E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385623" w:themeColor="accent6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6EB"/>
    <w:rPr>
      <w:rFonts w:asciiTheme="majorHAnsi" w:eastAsiaTheme="majorEastAsia" w:hAnsiTheme="majorHAnsi" w:cstheme="majorBidi"/>
      <w:color w:val="2F5496" w:themeColor="accent1" w:themeShade="BF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rsid w:val="002316EB"/>
    <w:rPr>
      <w:rFonts w:asciiTheme="majorHAnsi" w:eastAsiaTheme="majorEastAsia" w:hAnsiTheme="majorHAnsi" w:cstheme="majorBidi"/>
      <w:color w:val="C45911" w:themeColor="accent2" w:themeShade="BF"/>
      <w:sz w:val="28"/>
      <w:szCs w:val="28"/>
    </w:rPr>
  </w:style>
  <w:style w:type="paragraph" w:styleId="NoSpacing">
    <w:name w:val="No Spacing"/>
    <w:uiPriority w:val="1"/>
    <w:qFormat/>
    <w:rsid w:val="002316E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42775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2316EB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316EB"/>
    <w:rPr>
      <w:rFonts w:asciiTheme="majorHAnsi" w:eastAsiaTheme="majorEastAsia" w:hAnsiTheme="majorHAnsi" w:cstheme="majorBidi"/>
      <w:color w:val="2F5496" w:themeColor="accent1" w:themeShade="BF"/>
      <w:spacing w:val="-10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2316EB"/>
    <w:rPr>
      <w:rFonts w:asciiTheme="majorHAnsi" w:eastAsiaTheme="majorEastAsia" w:hAnsiTheme="majorHAnsi" w:cstheme="majorBidi"/>
      <w:color w:val="538135" w:themeColor="accent6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6EB"/>
    <w:rPr>
      <w:rFonts w:asciiTheme="majorHAnsi" w:eastAsiaTheme="majorEastAsia" w:hAnsiTheme="majorHAnsi" w:cstheme="majorBidi"/>
      <w:i/>
      <w:iCs/>
      <w:color w:val="2E74B5" w:themeColor="accent5" w:themeShade="BF"/>
      <w:sz w:val="25"/>
      <w:szCs w:val="2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6EB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6EB"/>
    <w:rPr>
      <w:rFonts w:asciiTheme="majorHAnsi" w:eastAsiaTheme="majorEastAsia" w:hAnsiTheme="majorHAnsi" w:cstheme="majorBidi"/>
      <w:i/>
      <w:iCs/>
      <w:color w:val="385623" w:themeColor="accent6" w:themeShade="80"/>
      <w:sz w:val="23"/>
      <w:szCs w:val="23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6EB"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6EB"/>
    <w:rPr>
      <w:rFonts w:asciiTheme="majorHAnsi" w:eastAsiaTheme="majorEastAsia" w:hAnsiTheme="majorHAnsi" w:cstheme="majorBidi"/>
      <w:color w:val="833C0B" w:themeColor="accent2" w:themeShade="80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6EB"/>
    <w:rPr>
      <w:rFonts w:asciiTheme="majorHAnsi" w:eastAsiaTheme="majorEastAsia" w:hAnsiTheme="majorHAnsi" w:cstheme="majorBidi"/>
      <w:color w:val="385623" w:themeColor="accent6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316EB"/>
    <w:pPr>
      <w:spacing w:line="240" w:lineRule="auto"/>
    </w:pPr>
    <w:rPr>
      <w:b/>
      <w:bCs/>
      <w:smallCaps/>
      <w:color w:val="4472C4" w:themeColor="accent1"/>
      <w:spacing w:val="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6EB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2316EB"/>
    <w:rPr>
      <w:rFonts w:asciiTheme="majorHAnsi" w:eastAsiaTheme="majorEastAsia" w:hAnsiTheme="majorHAnsi" w:cstheme="majorBidi"/>
    </w:rPr>
  </w:style>
  <w:style w:type="character" w:styleId="Strong">
    <w:name w:val="Strong"/>
    <w:basedOn w:val="DefaultParagraphFont"/>
    <w:uiPriority w:val="22"/>
    <w:qFormat/>
    <w:rsid w:val="002316EB"/>
    <w:rPr>
      <w:b/>
      <w:bCs/>
    </w:rPr>
  </w:style>
  <w:style w:type="character" w:styleId="Emphasis">
    <w:name w:val="Emphasis"/>
    <w:basedOn w:val="DefaultParagraphFont"/>
    <w:uiPriority w:val="20"/>
    <w:qFormat/>
    <w:rsid w:val="002316EB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2316EB"/>
    <w:pPr>
      <w:spacing w:before="120"/>
      <w:ind w:left="720" w:right="72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316EB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6EB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6EB"/>
    <w:rPr>
      <w:rFonts w:asciiTheme="majorHAnsi" w:eastAsiaTheme="majorEastAsia" w:hAnsiTheme="majorHAnsi" w:cstheme="majorBidi"/>
      <w:color w:val="4472C4" w:themeColor="accent1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2316E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316EB"/>
    <w:rPr>
      <w:b w:val="0"/>
      <w:bCs w:val="0"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2316EB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316EB"/>
    <w:rPr>
      <w:b/>
      <w:bCs/>
      <w:smallCaps/>
      <w:color w:val="4472C4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2316EB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316EB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2316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16EB"/>
  </w:style>
  <w:style w:type="paragraph" w:styleId="Footer">
    <w:name w:val="footer"/>
    <w:basedOn w:val="Normal"/>
    <w:link w:val="FooterChar"/>
    <w:uiPriority w:val="99"/>
    <w:unhideWhenUsed/>
    <w:rsid w:val="002316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16EB"/>
  </w:style>
  <w:style w:type="paragraph" w:styleId="Revision">
    <w:name w:val="Revision"/>
    <w:hidden/>
    <w:uiPriority w:val="99"/>
    <w:semiHidden/>
    <w:rsid w:val="006A3565"/>
    <w:pPr>
      <w:spacing w:after="0" w:line="240" w:lineRule="auto"/>
    </w:pPr>
  </w:style>
  <w:style w:type="table" w:styleId="TableGrid">
    <w:name w:val="Table Grid"/>
    <w:basedOn w:val="TableNormal"/>
    <w:uiPriority w:val="39"/>
    <w:rsid w:val="00041D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F6B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F6B76"/>
    <w:rPr>
      <w:rFonts w:ascii="Courier New" w:eastAsia="Times New Roman" w:hAnsi="Courier New" w:cs="Courier New"/>
      <w:sz w:val="20"/>
      <w:szCs w:val="20"/>
    </w:rPr>
  </w:style>
  <w:style w:type="paragraph" w:styleId="PlainText">
    <w:name w:val="Plain Text"/>
    <w:basedOn w:val="Normal"/>
    <w:link w:val="PlainTextChar"/>
    <w:uiPriority w:val="99"/>
    <w:unhideWhenUsed/>
    <w:rsid w:val="00A4443F"/>
    <w:pPr>
      <w:spacing w:after="0" w:line="240" w:lineRule="auto"/>
    </w:pPr>
    <w:rPr>
      <w:rFonts w:ascii="Consolas" w:eastAsiaTheme="minorHAnsi" w:hAnsi="Consolas"/>
      <w:kern w:val="2"/>
      <w:sz w:val="21"/>
      <w:szCs w:val="21"/>
      <w14:ligatures w14:val="standardContextual"/>
    </w:rPr>
  </w:style>
  <w:style w:type="character" w:customStyle="1" w:styleId="PlainTextChar">
    <w:name w:val="Plain Text Char"/>
    <w:basedOn w:val="DefaultParagraphFont"/>
    <w:link w:val="PlainText"/>
    <w:uiPriority w:val="99"/>
    <w:rsid w:val="00A4443F"/>
    <w:rPr>
      <w:rFonts w:ascii="Consolas" w:eastAsiaTheme="minorHAnsi" w:hAnsi="Consolas"/>
      <w:kern w:val="2"/>
      <w:sz w:val="21"/>
      <w:szCs w:val="21"/>
      <w14:ligatures w14:val="standardContextua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692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6924"/>
    <w:rPr>
      <w:rFonts w:ascii="Consolas" w:hAnsi="Consolas"/>
      <w:sz w:val="20"/>
      <w:szCs w:val="20"/>
    </w:rPr>
  </w:style>
  <w:style w:type="table" w:styleId="TableGridLight">
    <w:name w:val="Grid Table Light"/>
    <w:basedOn w:val="TableNormal"/>
    <w:uiPriority w:val="40"/>
    <w:rsid w:val="0070338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97145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97145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97145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C147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47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5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7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3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4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3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50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9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2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09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87618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7464632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144043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454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1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1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85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6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02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7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12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0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6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0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19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6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1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1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50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63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6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60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6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1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51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0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90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6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8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50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0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33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5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9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39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3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1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65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4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52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48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68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7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1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84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4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96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1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34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0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6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0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1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00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5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2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33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0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0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02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65131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970195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33886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7754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27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1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1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0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0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43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6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0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2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1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4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6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8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8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9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7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28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68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46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44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75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54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07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0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70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22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3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62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93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9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8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53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04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0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3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67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35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3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12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42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93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52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6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94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14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07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60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04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15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57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4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06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87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64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6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65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0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10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0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84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63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52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31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8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96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1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32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89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6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6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72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5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01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87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46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29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16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0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34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83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6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1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30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3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81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63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82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39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6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13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00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5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10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16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25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65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64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8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34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9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73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2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58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44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82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08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8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63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9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82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4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6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94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94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5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91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14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99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76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38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21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7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13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53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71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6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86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24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8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45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2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84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4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5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4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40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7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42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9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0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62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8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68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4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75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2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96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1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31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40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5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60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0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7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93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8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96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4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59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25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24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4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24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9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45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8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9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0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30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52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68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4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30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58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0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37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21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2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95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4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1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5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04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59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36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26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70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0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64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19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58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36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96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8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1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7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7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3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23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40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30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0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78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85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6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24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7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02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2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42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5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98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5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3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77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2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08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60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6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0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83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97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4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29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5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1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6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34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17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56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79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81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1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26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14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1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44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6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80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00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3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57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84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70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1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9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50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06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97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99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0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7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23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9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15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36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1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6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95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5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21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55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8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78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08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5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04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03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18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84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7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56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1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86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66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9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5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74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7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51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9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02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41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73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64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29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8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40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68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36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05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8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61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51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9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51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96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1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61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04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96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9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7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34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8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2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5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53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45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2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70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14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96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3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65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2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5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10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96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1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41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83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0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8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7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40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60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60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0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72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55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83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56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97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5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9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0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25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07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86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6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48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40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93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25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38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49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35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6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81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67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9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56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26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6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05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7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02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7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0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92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959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85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40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53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9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79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82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2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10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9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23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64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75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93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0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37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68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77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35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10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29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01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9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07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37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2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0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3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31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92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03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92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7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93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86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10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7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1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41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12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43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4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0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27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4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04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26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12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1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54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0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3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57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72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8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2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38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25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3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17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11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4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10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99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3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07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96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9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3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36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26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5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0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0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1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01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37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7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9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87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2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41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2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96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8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73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4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4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97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85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6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4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8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04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5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8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42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7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3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63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6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59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3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0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85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5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13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2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42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7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8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12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7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4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41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0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3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2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8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55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2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8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5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16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3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13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66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8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72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66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45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9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3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2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95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7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86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77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8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29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3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2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0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09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33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62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93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8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78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92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7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74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02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42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28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21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8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29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1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84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03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7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26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54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64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34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1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50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7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0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06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3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1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9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60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83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26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00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1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90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40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69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1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1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3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54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05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38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49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83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3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99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82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63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88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3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55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32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29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4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7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83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84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0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61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4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00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3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23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61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37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0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5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49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29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47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9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50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07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94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9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43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29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7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62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27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4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93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45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88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0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2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90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63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84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5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1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0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4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85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76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24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72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8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79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04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9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25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29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5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10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4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52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1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53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85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83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58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7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06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4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7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12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5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9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83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8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77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30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10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77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8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11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4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39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3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87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20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4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07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4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15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02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3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33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98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97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53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96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29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3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65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50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73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55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77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74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15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4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4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9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8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85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8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55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9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95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66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4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42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19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1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01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65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5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54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97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93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1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14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24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7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18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15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69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7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34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91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5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92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8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29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12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0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28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52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7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34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46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49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93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65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80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3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18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8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96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2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3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24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03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41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46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1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03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7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1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84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40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6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10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03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8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05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40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9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12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17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2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0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6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16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5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49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25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89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0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08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29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80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2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85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7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3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55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82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62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65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22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34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55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59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96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5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37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96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78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09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45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17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03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3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4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91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9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69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63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08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97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1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90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57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7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94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6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00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94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5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28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10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4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03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2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30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0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1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1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67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23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20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47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7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34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37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88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92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2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39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79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6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65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97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8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33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2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6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33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04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2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11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93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15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94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46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49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8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75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86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1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34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9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75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42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03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17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68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6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19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46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4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49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29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47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52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8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8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9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1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72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23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3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58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9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32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60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49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07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9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36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04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65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67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33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90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1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56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50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87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9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57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1.png"/><Relationship Id="rId299" Type="http://schemas.openxmlformats.org/officeDocument/2006/relationships/customXml" Target="ink/ink154.xml"/><Relationship Id="rId21" Type="http://schemas.openxmlformats.org/officeDocument/2006/relationships/image" Target="media/image7.png"/><Relationship Id="rId63" Type="http://schemas.openxmlformats.org/officeDocument/2006/relationships/image" Target="media/image27.png"/><Relationship Id="rId159" Type="http://schemas.openxmlformats.org/officeDocument/2006/relationships/customXml" Target="ink/ink82.xml"/><Relationship Id="rId324" Type="http://schemas.openxmlformats.org/officeDocument/2006/relationships/customXml" Target="ink/ink167.xml"/><Relationship Id="rId366" Type="http://schemas.openxmlformats.org/officeDocument/2006/relationships/image" Target="media/image167.png"/><Relationship Id="rId170" Type="http://schemas.openxmlformats.org/officeDocument/2006/relationships/image" Target="media/image76.png"/><Relationship Id="rId226" Type="http://schemas.openxmlformats.org/officeDocument/2006/relationships/customXml" Target="ink/ink113.xml"/><Relationship Id="rId268" Type="http://schemas.openxmlformats.org/officeDocument/2006/relationships/customXml" Target="ink/ink137.xml"/><Relationship Id="rId32" Type="http://schemas.openxmlformats.org/officeDocument/2006/relationships/customXml" Target="ink/ink13.xml"/><Relationship Id="rId74" Type="http://schemas.openxmlformats.org/officeDocument/2006/relationships/image" Target="media/image32.png"/><Relationship Id="rId128" Type="http://schemas.openxmlformats.org/officeDocument/2006/relationships/customXml" Target="ink/ink66.xml"/><Relationship Id="rId335" Type="http://schemas.openxmlformats.org/officeDocument/2006/relationships/image" Target="media/image152.png"/><Relationship Id="rId377" Type="http://schemas.openxmlformats.org/officeDocument/2006/relationships/customXml" Target="ink/ink194.xml"/><Relationship Id="rId5" Type="http://schemas.openxmlformats.org/officeDocument/2006/relationships/webSettings" Target="webSettings.xml"/><Relationship Id="rId181" Type="http://schemas.openxmlformats.org/officeDocument/2006/relationships/customXml" Target="ink/ink90.xml"/><Relationship Id="rId237" Type="http://schemas.openxmlformats.org/officeDocument/2006/relationships/customXml" Target="ink/ink119.xml"/><Relationship Id="rId279" Type="http://schemas.openxmlformats.org/officeDocument/2006/relationships/customXml" Target="ink/ink143.xml"/><Relationship Id="rId43" Type="http://schemas.openxmlformats.org/officeDocument/2006/relationships/customXml" Target="ink/ink19.xml"/><Relationship Id="rId139" Type="http://schemas.openxmlformats.org/officeDocument/2006/relationships/image" Target="media/image61.png"/><Relationship Id="rId290" Type="http://schemas.openxmlformats.org/officeDocument/2006/relationships/customXml" Target="ink/ink149.xml"/><Relationship Id="rId304" Type="http://schemas.openxmlformats.org/officeDocument/2006/relationships/image" Target="media/image138.png"/><Relationship Id="rId346" Type="http://schemas.openxmlformats.org/officeDocument/2006/relationships/customXml" Target="ink/ink178.xml"/><Relationship Id="rId388" Type="http://schemas.openxmlformats.org/officeDocument/2006/relationships/image" Target="media/image178.png"/><Relationship Id="rId85" Type="http://schemas.openxmlformats.org/officeDocument/2006/relationships/image" Target="media/image36.png"/><Relationship Id="rId150" Type="http://schemas.openxmlformats.org/officeDocument/2006/relationships/customXml" Target="ink/ink77.xml"/><Relationship Id="rId192" Type="http://schemas.openxmlformats.org/officeDocument/2006/relationships/customXml" Target="ink/ink96.xml"/><Relationship Id="rId206" Type="http://schemas.openxmlformats.org/officeDocument/2006/relationships/customXml" Target="ink/ink103.xml"/><Relationship Id="rId248" Type="http://schemas.openxmlformats.org/officeDocument/2006/relationships/customXml" Target="ink/ink126.xml"/><Relationship Id="rId12" Type="http://schemas.openxmlformats.org/officeDocument/2006/relationships/customXml" Target="ink/ink3.xml"/><Relationship Id="rId108" Type="http://schemas.openxmlformats.org/officeDocument/2006/relationships/customXml" Target="ink/ink55.xml"/><Relationship Id="rId315" Type="http://schemas.openxmlformats.org/officeDocument/2006/relationships/image" Target="media/image143.png"/><Relationship Id="rId357" Type="http://schemas.openxmlformats.org/officeDocument/2006/relationships/customXml" Target="ink/ink184.xml"/><Relationship Id="rId54" Type="http://schemas.openxmlformats.org/officeDocument/2006/relationships/customXml" Target="ink/ink25.xml"/><Relationship Id="rId96" Type="http://schemas.openxmlformats.org/officeDocument/2006/relationships/customXml" Target="ink/ink49.xml"/><Relationship Id="rId161" Type="http://schemas.openxmlformats.org/officeDocument/2006/relationships/customXml" Target="ink/ink83.xml"/><Relationship Id="rId217" Type="http://schemas.openxmlformats.org/officeDocument/2006/relationships/image" Target="media/image99.png"/><Relationship Id="rId399" Type="http://schemas.openxmlformats.org/officeDocument/2006/relationships/fontTable" Target="fontTable.xml"/><Relationship Id="rId259" Type="http://schemas.openxmlformats.org/officeDocument/2006/relationships/image" Target="media/image117.png"/><Relationship Id="rId23" Type="http://schemas.openxmlformats.org/officeDocument/2006/relationships/image" Target="media/image8.png"/><Relationship Id="rId119" Type="http://schemas.openxmlformats.org/officeDocument/2006/relationships/image" Target="media/image52.png"/><Relationship Id="rId270" Type="http://schemas.openxmlformats.org/officeDocument/2006/relationships/customXml" Target="ink/ink138.xml"/><Relationship Id="rId326" Type="http://schemas.openxmlformats.org/officeDocument/2006/relationships/customXml" Target="ink/ink168.xml"/><Relationship Id="rId65" Type="http://schemas.openxmlformats.org/officeDocument/2006/relationships/image" Target="media/image28.png"/><Relationship Id="rId130" Type="http://schemas.openxmlformats.org/officeDocument/2006/relationships/customXml" Target="ink/ink67.xml"/><Relationship Id="rId368" Type="http://schemas.openxmlformats.org/officeDocument/2006/relationships/image" Target="media/image168.png"/><Relationship Id="rId172" Type="http://schemas.openxmlformats.org/officeDocument/2006/relationships/image" Target="media/image77.png"/><Relationship Id="rId228" Type="http://schemas.openxmlformats.org/officeDocument/2006/relationships/customXml" Target="ink/ink114.xml"/><Relationship Id="rId281" Type="http://schemas.openxmlformats.org/officeDocument/2006/relationships/customXml" Target="ink/ink144.xml"/><Relationship Id="rId337" Type="http://schemas.openxmlformats.org/officeDocument/2006/relationships/image" Target="media/image153.png"/><Relationship Id="rId34" Type="http://schemas.openxmlformats.org/officeDocument/2006/relationships/image" Target="media/image13.png"/><Relationship Id="rId76" Type="http://schemas.openxmlformats.org/officeDocument/2006/relationships/image" Target="media/image33.png"/><Relationship Id="rId141" Type="http://schemas.openxmlformats.org/officeDocument/2006/relationships/image" Target="media/image62.png"/><Relationship Id="rId379" Type="http://schemas.openxmlformats.org/officeDocument/2006/relationships/customXml" Target="ink/ink195.xml"/><Relationship Id="rId7" Type="http://schemas.openxmlformats.org/officeDocument/2006/relationships/endnotes" Target="endnotes.xml"/><Relationship Id="rId183" Type="http://schemas.openxmlformats.org/officeDocument/2006/relationships/customXml" Target="ink/ink91.xml"/><Relationship Id="rId239" Type="http://schemas.openxmlformats.org/officeDocument/2006/relationships/customXml" Target="ink/ink120.xml"/><Relationship Id="rId390" Type="http://schemas.openxmlformats.org/officeDocument/2006/relationships/image" Target="media/image179.png"/><Relationship Id="rId250" Type="http://schemas.openxmlformats.org/officeDocument/2006/relationships/image" Target="media/image113.png"/><Relationship Id="rId292" Type="http://schemas.openxmlformats.org/officeDocument/2006/relationships/customXml" Target="ink/ink150.xml"/><Relationship Id="rId306" Type="http://schemas.openxmlformats.org/officeDocument/2006/relationships/image" Target="media/image139.png"/><Relationship Id="rId45" Type="http://schemas.openxmlformats.org/officeDocument/2006/relationships/customXml" Target="ink/ink20.xml"/><Relationship Id="rId87" Type="http://schemas.openxmlformats.org/officeDocument/2006/relationships/image" Target="media/image37.png"/><Relationship Id="rId110" Type="http://schemas.openxmlformats.org/officeDocument/2006/relationships/customXml" Target="ink/ink56.xml"/><Relationship Id="rId348" Type="http://schemas.openxmlformats.org/officeDocument/2006/relationships/customXml" Target="ink/ink179.xml"/><Relationship Id="rId152" Type="http://schemas.openxmlformats.org/officeDocument/2006/relationships/customXml" Target="ink/ink78.xml"/><Relationship Id="rId194" Type="http://schemas.openxmlformats.org/officeDocument/2006/relationships/customXml" Target="ink/ink97.xml"/><Relationship Id="rId208" Type="http://schemas.openxmlformats.org/officeDocument/2006/relationships/customXml" Target="ink/ink104.xml"/><Relationship Id="rId261" Type="http://schemas.openxmlformats.org/officeDocument/2006/relationships/image" Target="media/image118.png"/><Relationship Id="rId14" Type="http://schemas.openxmlformats.org/officeDocument/2006/relationships/customXml" Target="ink/ink4.xml"/><Relationship Id="rId56" Type="http://schemas.openxmlformats.org/officeDocument/2006/relationships/customXml" Target="ink/ink26.xml"/><Relationship Id="rId317" Type="http://schemas.openxmlformats.org/officeDocument/2006/relationships/image" Target="media/image144.png"/><Relationship Id="rId359" Type="http://schemas.openxmlformats.org/officeDocument/2006/relationships/customXml" Target="ink/ink185.xml"/><Relationship Id="rId98" Type="http://schemas.openxmlformats.org/officeDocument/2006/relationships/customXml" Target="ink/ink50.xml"/><Relationship Id="rId121" Type="http://schemas.openxmlformats.org/officeDocument/2006/relationships/customXml" Target="ink/ink62.xml"/><Relationship Id="rId163" Type="http://schemas.openxmlformats.org/officeDocument/2006/relationships/customXml" Target="ink/ink84.xml"/><Relationship Id="rId219" Type="http://schemas.openxmlformats.org/officeDocument/2006/relationships/image" Target="media/image100.png"/><Relationship Id="rId370" Type="http://schemas.openxmlformats.org/officeDocument/2006/relationships/image" Target="media/image169.png"/><Relationship Id="rId230" Type="http://schemas.openxmlformats.org/officeDocument/2006/relationships/customXml" Target="ink/ink115.xml"/><Relationship Id="rId25" Type="http://schemas.openxmlformats.org/officeDocument/2006/relationships/image" Target="media/image9.png"/><Relationship Id="rId67" Type="http://schemas.openxmlformats.org/officeDocument/2006/relationships/image" Target="media/image29.png"/><Relationship Id="rId272" Type="http://schemas.openxmlformats.org/officeDocument/2006/relationships/customXml" Target="ink/ink139.xml"/><Relationship Id="rId328" Type="http://schemas.openxmlformats.org/officeDocument/2006/relationships/customXml" Target="ink/ink169.xml"/><Relationship Id="rId132" Type="http://schemas.openxmlformats.org/officeDocument/2006/relationships/customXml" Target="ink/ink68.xml"/><Relationship Id="rId174" Type="http://schemas.openxmlformats.org/officeDocument/2006/relationships/image" Target="media/image78.png"/><Relationship Id="rId381" Type="http://schemas.openxmlformats.org/officeDocument/2006/relationships/customXml" Target="ink/ink196.xml"/><Relationship Id="rId241" Type="http://schemas.openxmlformats.org/officeDocument/2006/relationships/customXml" Target="ink/ink121.xml"/><Relationship Id="rId36" Type="http://schemas.openxmlformats.org/officeDocument/2006/relationships/image" Target="media/image14.png"/><Relationship Id="rId283" Type="http://schemas.openxmlformats.org/officeDocument/2006/relationships/customXml" Target="ink/ink145.xml"/><Relationship Id="rId339" Type="http://schemas.openxmlformats.org/officeDocument/2006/relationships/image" Target="media/image154.png"/><Relationship Id="rId78" Type="http://schemas.openxmlformats.org/officeDocument/2006/relationships/customXml" Target="ink/ink38.xml"/><Relationship Id="rId101" Type="http://schemas.openxmlformats.org/officeDocument/2006/relationships/image" Target="media/image43.png"/><Relationship Id="rId143" Type="http://schemas.openxmlformats.org/officeDocument/2006/relationships/image" Target="media/image63.png"/><Relationship Id="rId185" Type="http://schemas.openxmlformats.org/officeDocument/2006/relationships/customXml" Target="ink/ink92.xml"/><Relationship Id="rId350" Type="http://schemas.openxmlformats.org/officeDocument/2006/relationships/customXml" Target="ink/ink180.xml"/><Relationship Id="rId9" Type="http://schemas.openxmlformats.org/officeDocument/2006/relationships/image" Target="media/image1.png"/><Relationship Id="rId210" Type="http://schemas.openxmlformats.org/officeDocument/2006/relationships/customXml" Target="ink/ink105.xml"/><Relationship Id="rId392" Type="http://schemas.openxmlformats.org/officeDocument/2006/relationships/image" Target="media/image180.png"/><Relationship Id="rId252" Type="http://schemas.openxmlformats.org/officeDocument/2006/relationships/image" Target="media/image114.png"/><Relationship Id="rId294" Type="http://schemas.openxmlformats.org/officeDocument/2006/relationships/customXml" Target="ink/ink151.xml"/><Relationship Id="rId308" Type="http://schemas.openxmlformats.org/officeDocument/2006/relationships/customXml" Target="ink/ink159.xml"/><Relationship Id="rId47" Type="http://schemas.openxmlformats.org/officeDocument/2006/relationships/customXml" Target="ink/ink21.xml"/><Relationship Id="rId89" Type="http://schemas.openxmlformats.org/officeDocument/2006/relationships/image" Target="media/image38.png"/><Relationship Id="rId112" Type="http://schemas.openxmlformats.org/officeDocument/2006/relationships/customXml" Target="ink/ink57.xml"/><Relationship Id="rId154" Type="http://schemas.openxmlformats.org/officeDocument/2006/relationships/customXml" Target="ink/ink79.xml"/><Relationship Id="rId361" Type="http://schemas.openxmlformats.org/officeDocument/2006/relationships/customXml" Target="ink/ink186.xml"/><Relationship Id="rId196" Type="http://schemas.openxmlformats.org/officeDocument/2006/relationships/customXml" Target="ink/ink98.xml"/><Relationship Id="rId16" Type="http://schemas.openxmlformats.org/officeDocument/2006/relationships/customXml" Target="ink/ink5.xml"/><Relationship Id="rId221" Type="http://schemas.openxmlformats.org/officeDocument/2006/relationships/image" Target="media/image101.png"/><Relationship Id="rId242" Type="http://schemas.openxmlformats.org/officeDocument/2006/relationships/customXml" Target="ink/ink122.xml"/><Relationship Id="rId263" Type="http://schemas.openxmlformats.org/officeDocument/2006/relationships/image" Target="media/image119.png"/><Relationship Id="rId284" Type="http://schemas.openxmlformats.org/officeDocument/2006/relationships/image" Target="media/image129.png"/><Relationship Id="rId319" Type="http://schemas.openxmlformats.org/officeDocument/2006/relationships/image" Target="media/image145.png"/><Relationship Id="rId37" Type="http://schemas.openxmlformats.org/officeDocument/2006/relationships/customXml" Target="ink/ink16.xml"/><Relationship Id="rId58" Type="http://schemas.openxmlformats.org/officeDocument/2006/relationships/customXml" Target="ink/ink27.xml"/><Relationship Id="rId79" Type="http://schemas.openxmlformats.org/officeDocument/2006/relationships/customXml" Target="ink/ink39.xml"/><Relationship Id="rId102" Type="http://schemas.openxmlformats.org/officeDocument/2006/relationships/customXml" Target="ink/ink52.xml"/><Relationship Id="rId123" Type="http://schemas.openxmlformats.org/officeDocument/2006/relationships/customXml" Target="ink/ink63.xml"/><Relationship Id="rId144" Type="http://schemas.openxmlformats.org/officeDocument/2006/relationships/customXml" Target="ink/ink74.xml"/><Relationship Id="rId330" Type="http://schemas.openxmlformats.org/officeDocument/2006/relationships/customXml" Target="ink/ink170.xml"/><Relationship Id="rId90" Type="http://schemas.openxmlformats.org/officeDocument/2006/relationships/customXml" Target="ink/ink45.xml"/><Relationship Id="rId186" Type="http://schemas.openxmlformats.org/officeDocument/2006/relationships/image" Target="media/image75.png"/><Relationship Id="rId351" Type="http://schemas.openxmlformats.org/officeDocument/2006/relationships/image" Target="media/image160.png"/><Relationship Id="rId372" Type="http://schemas.openxmlformats.org/officeDocument/2006/relationships/image" Target="media/image170.png"/><Relationship Id="rId393" Type="http://schemas.openxmlformats.org/officeDocument/2006/relationships/customXml" Target="ink/ink202.xml"/><Relationship Id="rId211" Type="http://schemas.openxmlformats.org/officeDocument/2006/relationships/image" Target="media/image96.png"/><Relationship Id="rId232" Type="http://schemas.openxmlformats.org/officeDocument/2006/relationships/customXml" Target="ink/ink116.xml"/><Relationship Id="rId253" Type="http://schemas.openxmlformats.org/officeDocument/2006/relationships/customXml" Target="ink/ink129.xml"/><Relationship Id="rId274" Type="http://schemas.openxmlformats.org/officeDocument/2006/relationships/customXml" Target="ink/ink140.xml"/><Relationship Id="rId295" Type="http://schemas.openxmlformats.org/officeDocument/2006/relationships/image" Target="media/image134.png"/><Relationship Id="rId309" Type="http://schemas.openxmlformats.org/officeDocument/2006/relationships/image" Target="media/image140.png"/><Relationship Id="rId27" Type="http://schemas.openxmlformats.org/officeDocument/2006/relationships/image" Target="media/image10.png"/><Relationship Id="rId48" Type="http://schemas.openxmlformats.org/officeDocument/2006/relationships/customXml" Target="ink/ink22.xml"/><Relationship Id="rId69" Type="http://schemas.openxmlformats.org/officeDocument/2006/relationships/customXml" Target="ink/ink33.xml"/><Relationship Id="rId113" Type="http://schemas.openxmlformats.org/officeDocument/2006/relationships/image" Target="media/image49.png"/><Relationship Id="rId134" Type="http://schemas.openxmlformats.org/officeDocument/2006/relationships/customXml" Target="ink/ink69.xml"/><Relationship Id="rId320" Type="http://schemas.openxmlformats.org/officeDocument/2006/relationships/customXml" Target="ink/ink165.xml"/><Relationship Id="rId80" Type="http://schemas.openxmlformats.org/officeDocument/2006/relationships/customXml" Target="ink/ink40.xml"/><Relationship Id="rId155" Type="http://schemas.openxmlformats.org/officeDocument/2006/relationships/customXml" Target="ink/ink80.xml"/><Relationship Id="rId176" Type="http://schemas.openxmlformats.org/officeDocument/2006/relationships/image" Target="media/image79.png"/><Relationship Id="rId197" Type="http://schemas.openxmlformats.org/officeDocument/2006/relationships/image" Target="media/image89.png"/><Relationship Id="rId341" Type="http://schemas.openxmlformats.org/officeDocument/2006/relationships/image" Target="media/image155.png"/><Relationship Id="rId362" Type="http://schemas.openxmlformats.org/officeDocument/2006/relationships/image" Target="media/image165.png"/><Relationship Id="rId383" Type="http://schemas.openxmlformats.org/officeDocument/2006/relationships/customXml" Target="ink/ink197.xml"/><Relationship Id="rId201" Type="http://schemas.openxmlformats.org/officeDocument/2006/relationships/image" Target="media/image91.png"/><Relationship Id="rId222" Type="http://schemas.openxmlformats.org/officeDocument/2006/relationships/customXml" Target="ink/ink111.xml"/><Relationship Id="rId243" Type="http://schemas.openxmlformats.org/officeDocument/2006/relationships/customXml" Target="ink/ink123.xml"/><Relationship Id="rId264" Type="http://schemas.openxmlformats.org/officeDocument/2006/relationships/customXml" Target="ink/ink135.xml"/><Relationship Id="rId285" Type="http://schemas.openxmlformats.org/officeDocument/2006/relationships/customXml" Target="ink/ink146.xml"/><Relationship Id="rId17" Type="http://schemas.openxmlformats.org/officeDocument/2006/relationships/image" Target="media/image5.png"/><Relationship Id="rId38" Type="http://schemas.openxmlformats.org/officeDocument/2006/relationships/image" Target="media/image15.png"/><Relationship Id="rId59" Type="http://schemas.openxmlformats.org/officeDocument/2006/relationships/image" Target="media/image25.png"/><Relationship Id="rId103" Type="http://schemas.openxmlformats.org/officeDocument/2006/relationships/image" Target="media/image44.png"/><Relationship Id="rId124" Type="http://schemas.openxmlformats.org/officeDocument/2006/relationships/customXml" Target="ink/ink64.xml"/><Relationship Id="rId310" Type="http://schemas.openxmlformats.org/officeDocument/2006/relationships/customXml" Target="ink/ink160.xml"/><Relationship Id="rId70" Type="http://schemas.openxmlformats.org/officeDocument/2006/relationships/image" Target="media/image30.png"/><Relationship Id="rId91" Type="http://schemas.openxmlformats.org/officeDocument/2006/relationships/image" Target="media/image39.png"/><Relationship Id="rId145" Type="http://schemas.openxmlformats.org/officeDocument/2006/relationships/image" Target="media/image64.png"/><Relationship Id="rId187" Type="http://schemas.openxmlformats.org/officeDocument/2006/relationships/customXml" Target="ink/ink93.xml"/><Relationship Id="rId331" Type="http://schemas.openxmlformats.org/officeDocument/2006/relationships/image" Target="media/image151.png"/><Relationship Id="rId352" Type="http://schemas.openxmlformats.org/officeDocument/2006/relationships/customXml" Target="ink/ink181.xml"/><Relationship Id="rId373" Type="http://schemas.openxmlformats.org/officeDocument/2006/relationships/customXml" Target="ink/ink192.xml"/><Relationship Id="rId394" Type="http://schemas.openxmlformats.org/officeDocument/2006/relationships/image" Target="media/image181.png"/><Relationship Id="rId1" Type="http://schemas.openxmlformats.org/officeDocument/2006/relationships/customXml" Target="../customXml/item1.xml"/><Relationship Id="rId212" Type="http://schemas.openxmlformats.org/officeDocument/2006/relationships/customXml" Target="ink/ink106.xml"/><Relationship Id="rId233" Type="http://schemas.openxmlformats.org/officeDocument/2006/relationships/image" Target="media/image107.png"/><Relationship Id="rId254" Type="http://schemas.openxmlformats.org/officeDocument/2006/relationships/image" Target="media/image115.png"/><Relationship Id="rId28" Type="http://schemas.openxmlformats.org/officeDocument/2006/relationships/customXml" Target="ink/ink11.xml"/><Relationship Id="rId49" Type="http://schemas.openxmlformats.org/officeDocument/2006/relationships/image" Target="media/image20.png"/><Relationship Id="rId114" Type="http://schemas.openxmlformats.org/officeDocument/2006/relationships/customXml" Target="ink/ink58.xml"/><Relationship Id="rId275" Type="http://schemas.openxmlformats.org/officeDocument/2006/relationships/image" Target="media/image125.png"/><Relationship Id="rId296" Type="http://schemas.openxmlformats.org/officeDocument/2006/relationships/customXml" Target="ink/ink152.xml"/><Relationship Id="rId300" Type="http://schemas.openxmlformats.org/officeDocument/2006/relationships/image" Target="media/image136.png"/><Relationship Id="rId60" Type="http://schemas.openxmlformats.org/officeDocument/2006/relationships/customXml" Target="ink/ink28.xml"/><Relationship Id="rId81" Type="http://schemas.openxmlformats.org/officeDocument/2006/relationships/image" Target="media/image34.png"/><Relationship Id="rId135" Type="http://schemas.openxmlformats.org/officeDocument/2006/relationships/image" Target="media/image59.png"/><Relationship Id="rId156" Type="http://schemas.openxmlformats.org/officeDocument/2006/relationships/image" Target="media/image69.png"/><Relationship Id="rId177" Type="http://schemas.openxmlformats.org/officeDocument/2006/relationships/customXml" Target="ink/ink88.xml"/><Relationship Id="rId198" Type="http://schemas.openxmlformats.org/officeDocument/2006/relationships/customXml" Target="ink/ink99.xml"/><Relationship Id="rId321" Type="http://schemas.openxmlformats.org/officeDocument/2006/relationships/image" Target="media/image146.png"/><Relationship Id="rId342" Type="http://schemas.openxmlformats.org/officeDocument/2006/relationships/customXml" Target="ink/ink176.xml"/><Relationship Id="rId363" Type="http://schemas.openxmlformats.org/officeDocument/2006/relationships/customXml" Target="ink/ink187.xml"/><Relationship Id="rId384" Type="http://schemas.openxmlformats.org/officeDocument/2006/relationships/image" Target="media/image176.png"/><Relationship Id="rId202" Type="http://schemas.openxmlformats.org/officeDocument/2006/relationships/customXml" Target="ink/ink101.xml"/><Relationship Id="rId223" Type="http://schemas.openxmlformats.org/officeDocument/2006/relationships/image" Target="media/image102.png"/><Relationship Id="rId244" Type="http://schemas.openxmlformats.org/officeDocument/2006/relationships/customXml" Target="ink/ink124.xml"/><Relationship Id="rId18" Type="http://schemas.openxmlformats.org/officeDocument/2006/relationships/customXml" Target="ink/ink6.xml"/><Relationship Id="rId39" Type="http://schemas.openxmlformats.org/officeDocument/2006/relationships/customXml" Target="ink/ink17.xml"/><Relationship Id="rId265" Type="http://schemas.openxmlformats.org/officeDocument/2006/relationships/image" Target="media/image120.png"/><Relationship Id="rId286" Type="http://schemas.openxmlformats.org/officeDocument/2006/relationships/image" Target="media/image130.png"/><Relationship Id="rId50" Type="http://schemas.openxmlformats.org/officeDocument/2006/relationships/customXml" Target="ink/ink23.xml"/><Relationship Id="rId104" Type="http://schemas.openxmlformats.org/officeDocument/2006/relationships/customXml" Target="ink/ink53.xml"/><Relationship Id="rId125" Type="http://schemas.openxmlformats.org/officeDocument/2006/relationships/image" Target="media/image54.png"/><Relationship Id="rId146" Type="http://schemas.openxmlformats.org/officeDocument/2006/relationships/customXml" Target="ink/ink75.xml"/><Relationship Id="rId188" Type="http://schemas.openxmlformats.org/officeDocument/2006/relationships/customXml" Target="ink/ink94.xml"/><Relationship Id="rId311" Type="http://schemas.openxmlformats.org/officeDocument/2006/relationships/image" Target="media/image141.png"/><Relationship Id="rId332" Type="http://schemas.openxmlformats.org/officeDocument/2006/relationships/customXml" Target="ink/ink171.xml"/><Relationship Id="rId353" Type="http://schemas.openxmlformats.org/officeDocument/2006/relationships/image" Target="media/image161.png"/><Relationship Id="rId374" Type="http://schemas.openxmlformats.org/officeDocument/2006/relationships/image" Target="media/image171.png"/><Relationship Id="rId395" Type="http://schemas.openxmlformats.org/officeDocument/2006/relationships/header" Target="header1.xml"/><Relationship Id="rId71" Type="http://schemas.openxmlformats.org/officeDocument/2006/relationships/customXml" Target="ink/ink34.xml"/><Relationship Id="rId92" Type="http://schemas.openxmlformats.org/officeDocument/2006/relationships/customXml" Target="ink/ink46.xml"/><Relationship Id="rId213" Type="http://schemas.openxmlformats.org/officeDocument/2006/relationships/image" Target="media/image97.png"/><Relationship Id="rId234" Type="http://schemas.openxmlformats.org/officeDocument/2006/relationships/customXml" Target="ink/ink117.xml"/><Relationship Id="rId2" Type="http://schemas.openxmlformats.org/officeDocument/2006/relationships/numbering" Target="numbering.xml"/><Relationship Id="rId29" Type="http://schemas.openxmlformats.org/officeDocument/2006/relationships/image" Target="media/image11.png"/><Relationship Id="rId255" Type="http://schemas.openxmlformats.org/officeDocument/2006/relationships/customXml" Target="ink/ink130.xml"/><Relationship Id="rId276" Type="http://schemas.openxmlformats.org/officeDocument/2006/relationships/customXml" Target="ink/ink141.xml"/><Relationship Id="rId297" Type="http://schemas.openxmlformats.org/officeDocument/2006/relationships/image" Target="media/image135.png"/><Relationship Id="rId40" Type="http://schemas.openxmlformats.org/officeDocument/2006/relationships/image" Target="media/image16.png"/><Relationship Id="rId115" Type="http://schemas.openxmlformats.org/officeDocument/2006/relationships/image" Target="media/image50.png"/><Relationship Id="rId136" Type="http://schemas.openxmlformats.org/officeDocument/2006/relationships/customXml" Target="ink/ink70.xml"/><Relationship Id="rId157" Type="http://schemas.openxmlformats.org/officeDocument/2006/relationships/customXml" Target="ink/ink81.xml"/><Relationship Id="rId178" Type="http://schemas.openxmlformats.org/officeDocument/2006/relationships/image" Target="media/image80.png"/><Relationship Id="rId301" Type="http://schemas.openxmlformats.org/officeDocument/2006/relationships/customXml" Target="ink/ink155.xml"/><Relationship Id="rId322" Type="http://schemas.openxmlformats.org/officeDocument/2006/relationships/customXml" Target="ink/ink166.xml"/><Relationship Id="rId343" Type="http://schemas.openxmlformats.org/officeDocument/2006/relationships/image" Target="media/image156.png"/><Relationship Id="rId364" Type="http://schemas.openxmlformats.org/officeDocument/2006/relationships/image" Target="media/image166.png"/><Relationship Id="rId61" Type="http://schemas.openxmlformats.org/officeDocument/2006/relationships/image" Target="media/image26.png"/><Relationship Id="rId82" Type="http://schemas.openxmlformats.org/officeDocument/2006/relationships/customXml" Target="ink/ink41.xml"/><Relationship Id="rId199" Type="http://schemas.openxmlformats.org/officeDocument/2006/relationships/image" Target="media/image90.png"/><Relationship Id="rId203" Type="http://schemas.openxmlformats.org/officeDocument/2006/relationships/image" Target="media/image92.png"/><Relationship Id="rId385" Type="http://schemas.openxmlformats.org/officeDocument/2006/relationships/customXml" Target="ink/ink198.xml"/><Relationship Id="rId19" Type="http://schemas.openxmlformats.org/officeDocument/2006/relationships/image" Target="media/image6.png"/><Relationship Id="rId224" Type="http://schemas.openxmlformats.org/officeDocument/2006/relationships/customXml" Target="ink/ink112.xml"/><Relationship Id="rId245" Type="http://schemas.openxmlformats.org/officeDocument/2006/relationships/image" Target="media/image111.png"/><Relationship Id="rId266" Type="http://schemas.openxmlformats.org/officeDocument/2006/relationships/customXml" Target="ink/ink136.xml"/><Relationship Id="rId287" Type="http://schemas.openxmlformats.org/officeDocument/2006/relationships/customXml" Target="ink/ink147.xml"/><Relationship Id="rId30" Type="http://schemas.openxmlformats.org/officeDocument/2006/relationships/customXml" Target="ink/ink12.xml"/><Relationship Id="rId105" Type="http://schemas.openxmlformats.org/officeDocument/2006/relationships/image" Target="media/image45.png"/><Relationship Id="rId126" Type="http://schemas.openxmlformats.org/officeDocument/2006/relationships/customXml" Target="ink/ink65.xml"/><Relationship Id="rId147" Type="http://schemas.openxmlformats.org/officeDocument/2006/relationships/image" Target="media/image65.png"/><Relationship Id="rId312" Type="http://schemas.openxmlformats.org/officeDocument/2006/relationships/customXml" Target="ink/ink161.xml"/><Relationship Id="rId333" Type="http://schemas.openxmlformats.org/officeDocument/2006/relationships/hyperlink" Target="mailto:two_pattern.student@378fd1ac" TargetMode="External"/><Relationship Id="rId354" Type="http://schemas.openxmlformats.org/officeDocument/2006/relationships/customXml" Target="ink/ink182.xml"/><Relationship Id="rId51" Type="http://schemas.openxmlformats.org/officeDocument/2006/relationships/image" Target="media/image21.png"/><Relationship Id="rId72" Type="http://schemas.openxmlformats.org/officeDocument/2006/relationships/image" Target="media/image31.png"/><Relationship Id="rId93" Type="http://schemas.openxmlformats.org/officeDocument/2006/relationships/customXml" Target="ink/ink47.xml"/><Relationship Id="rId189" Type="http://schemas.openxmlformats.org/officeDocument/2006/relationships/image" Target="media/image85.png"/><Relationship Id="rId375" Type="http://schemas.openxmlformats.org/officeDocument/2006/relationships/customXml" Target="ink/ink193.xml"/><Relationship Id="rId396" Type="http://schemas.openxmlformats.org/officeDocument/2006/relationships/header" Target="header2.xml"/><Relationship Id="rId3" Type="http://schemas.openxmlformats.org/officeDocument/2006/relationships/styles" Target="styles.xml"/><Relationship Id="rId214" Type="http://schemas.openxmlformats.org/officeDocument/2006/relationships/customXml" Target="ink/ink107.xml"/><Relationship Id="rId235" Type="http://schemas.openxmlformats.org/officeDocument/2006/relationships/customXml" Target="ink/ink118.xml"/><Relationship Id="rId256" Type="http://schemas.openxmlformats.org/officeDocument/2006/relationships/image" Target="media/image116.png"/><Relationship Id="rId277" Type="http://schemas.openxmlformats.org/officeDocument/2006/relationships/image" Target="media/image126.png"/><Relationship Id="rId298" Type="http://schemas.openxmlformats.org/officeDocument/2006/relationships/customXml" Target="ink/ink153.xml"/><Relationship Id="rId400" Type="http://schemas.openxmlformats.org/officeDocument/2006/relationships/theme" Target="theme/theme1.xml"/><Relationship Id="rId116" Type="http://schemas.openxmlformats.org/officeDocument/2006/relationships/customXml" Target="ink/ink59.xml"/><Relationship Id="rId137" Type="http://schemas.openxmlformats.org/officeDocument/2006/relationships/image" Target="media/image60.png"/><Relationship Id="rId158" Type="http://schemas.openxmlformats.org/officeDocument/2006/relationships/image" Target="media/image70.png"/><Relationship Id="rId302" Type="http://schemas.openxmlformats.org/officeDocument/2006/relationships/image" Target="media/image137.png"/><Relationship Id="rId323" Type="http://schemas.openxmlformats.org/officeDocument/2006/relationships/image" Target="media/image147.png"/><Relationship Id="rId344" Type="http://schemas.openxmlformats.org/officeDocument/2006/relationships/customXml" Target="ink/ink177.xml"/><Relationship Id="rId20" Type="http://schemas.openxmlformats.org/officeDocument/2006/relationships/customXml" Target="ink/ink7.xml"/><Relationship Id="rId41" Type="http://schemas.openxmlformats.org/officeDocument/2006/relationships/customXml" Target="ink/ink18.xml"/><Relationship Id="rId62" Type="http://schemas.openxmlformats.org/officeDocument/2006/relationships/customXml" Target="ink/ink29.xml"/><Relationship Id="rId83" Type="http://schemas.openxmlformats.org/officeDocument/2006/relationships/image" Target="media/image35.png"/><Relationship Id="rId179" Type="http://schemas.openxmlformats.org/officeDocument/2006/relationships/customXml" Target="ink/ink89.xml"/><Relationship Id="rId365" Type="http://schemas.openxmlformats.org/officeDocument/2006/relationships/customXml" Target="ink/ink188.xml"/><Relationship Id="rId386" Type="http://schemas.openxmlformats.org/officeDocument/2006/relationships/image" Target="media/image177.png"/><Relationship Id="rId190" Type="http://schemas.openxmlformats.org/officeDocument/2006/relationships/customXml" Target="ink/ink95.xml"/><Relationship Id="rId204" Type="http://schemas.openxmlformats.org/officeDocument/2006/relationships/customXml" Target="ink/ink102.xml"/><Relationship Id="rId225" Type="http://schemas.openxmlformats.org/officeDocument/2006/relationships/image" Target="media/image103.png"/><Relationship Id="rId246" Type="http://schemas.openxmlformats.org/officeDocument/2006/relationships/customXml" Target="ink/ink125.xml"/><Relationship Id="rId267" Type="http://schemas.openxmlformats.org/officeDocument/2006/relationships/image" Target="media/image121.png"/><Relationship Id="rId288" Type="http://schemas.openxmlformats.org/officeDocument/2006/relationships/customXml" Target="ink/ink148.xml"/><Relationship Id="rId106" Type="http://schemas.openxmlformats.org/officeDocument/2006/relationships/customXml" Target="ink/ink54.xml"/><Relationship Id="rId127" Type="http://schemas.openxmlformats.org/officeDocument/2006/relationships/image" Target="media/image55.png"/><Relationship Id="rId313" Type="http://schemas.openxmlformats.org/officeDocument/2006/relationships/image" Target="media/image142.png"/><Relationship Id="rId10" Type="http://schemas.openxmlformats.org/officeDocument/2006/relationships/customXml" Target="ink/ink2.xml"/><Relationship Id="rId31" Type="http://schemas.openxmlformats.org/officeDocument/2006/relationships/image" Target="media/image12.png"/><Relationship Id="rId52" Type="http://schemas.openxmlformats.org/officeDocument/2006/relationships/customXml" Target="ink/ink24.xml"/><Relationship Id="rId73" Type="http://schemas.openxmlformats.org/officeDocument/2006/relationships/customXml" Target="ink/ink35.xml"/><Relationship Id="rId94" Type="http://schemas.openxmlformats.org/officeDocument/2006/relationships/image" Target="media/image40.png"/><Relationship Id="rId148" Type="http://schemas.openxmlformats.org/officeDocument/2006/relationships/customXml" Target="ink/ink76.xml"/><Relationship Id="rId334" Type="http://schemas.openxmlformats.org/officeDocument/2006/relationships/customXml" Target="ink/ink172.xml"/><Relationship Id="rId355" Type="http://schemas.openxmlformats.org/officeDocument/2006/relationships/image" Target="media/image162.png"/><Relationship Id="rId376" Type="http://schemas.openxmlformats.org/officeDocument/2006/relationships/image" Target="media/image172.png"/><Relationship Id="rId397" Type="http://schemas.openxmlformats.org/officeDocument/2006/relationships/footer" Target="footer1.xml"/><Relationship Id="rId4" Type="http://schemas.openxmlformats.org/officeDocument/2006/relationships/settings" Target="settings.xml"/><Relationship Id="rId180" Type="http://schemas.openxmlformats.org/officeDocument/2006/relationships/image" Target="media/image81.png"/><Relationship Id="rId215" Type="http://schemas.openxmlformats.org/officeDocument/2006/relationships/image" Target="media/image98.png"/><Relationship Id="rId236" Type="http://schemas.openxmlformats.org/officeDocument/2006/relationships/image" Target="media/image108.png"/><Relationship Id="rId257" Type="http://schemas.openxmlformats.org/officeDocument/2006/relationships/customXml" Target="ink/ink131.xml"/><Relationship Id="rId278" Type="http://schemas.openxmlformats.org/officeDocument/2006/relationships/customXml" Target="ink/ink142.xml"/><Relationship Id="rId303" Type="http://schemas.openxmlformats.org/officeDocument/2006/relationships/customXml" Target="ink/ink156.xml"/><Relationship Id="rId42" Type="http://schemas.openxmlformats.org/officeDocument/2006/relationships/image" Target="media/image17.png"/><Relationship Id="rId84" Type="http://schemas.openxmlformats.org/officeDocument/2006/relationships/customXml" Target="ink/ink42.xml"/><Relationship Id="rId138" Type="http://schemas.openxmlformats.org/officeDocument/2006/relationships/customXml" Target="ink/ink71.xml"/><Relationship Id="rId345" Type="http://schemas.openxmlformats.org/officeDocument/2006/relationships/image" Target="media/image157.png"/><Relationship Id="rId387" Type="http://schemas.openxmlformats.org/officeDocument/2006/relationships/customXml" Target="ink/ink199.xml"/><Relationship Id="rId191" Type="http://schemas.openxmlformats.org/officeDocument/2006/relationships/image" Target="media/image86.png"/><Relationship Id="rId205" Type="http://schemas.openxmlformats.org/officeDocument/2006/relationships/image" Target="media/image93.png"/><Relationship Id="rId247" Type="http://schemas.openxmlformats.org/officeDocument/2006/relationships/image" Target="media/image112.png"/><Relationship Id="rId107" Type="http://schemas.openxmlformats.org/officeDocument/2006/relationships/image" Target="media/image46.png"/><Relationship Id="rId289" Type="http://schemas.openxmlformats.org/officeDocument/2006/relationships/image" Target="media/image131.png"/><Relationship Id="rId11" Type="http://schemas.openxmlformats.org/officeDocument/2006/relationships/image" Target="media/image2.png"/><Relationship Id="rId53" Type="http://schemas.openxmlformats.org/officeDocument/2006/relationships/image" Target="media/image22.png"/><Relationship Id="rId149" Type="http://schemas.openxmlformats.org/officeDocument/2006/relationships/image" Target="media/image66.png"/><Relationship Id="rId314" Type="http://schemas.openxmlformats.org/officeDocument/2006/relationships/customXml" Target="ink/ink162.xml"/><Relationship Id="rId356" Type="http://schemas.openxmlformats.org/officeDocument/2006/relationships/customXml" Target="ink/ink183.xml"/><Relationship Id="rId398" Type="http://schemas.openxmlformats.org/officeDocument/2006/relationships/header" Target="header3.xml"/><Relationship Id="rId95" Type="http://schemas.openxmlformats.org/officeDocument/2006/relationships/customXml" Target="ink/ink48.xml"/><Relationship Id="rId160" Type="http://schemas.openxmlformats.org/officeDocument/2006/relationships/image" Target="media/image71.png"/><Relationship Id="rId216" Type="http://schemas.openxmlformats.org/officeDocument/2006/relationships/customXml" Target="ink/ink108.xml"/><Relationship Id="rId258" Type="http://schemas.openxmlformats.org/officeDocument/2006/relationships/customXml" Target="ink/ink132.xml"/><Relationship Id="rId22" Type="http://schemas.openxmlformats.org/officeDocument/2006/relationships/customXml" Target="ink/ink8.xml"/><Relationship Id="rId64" Type="http://schemas.openxmlformats.org/officeDocument/2006/relationships/customXml" Target="ink/ink30.xml"/><Relationship Id="rId118" Type="http://schemas.openxmlformats.org/officeDocument/2006/relationships/customXml" Target="ink/ink60.xml"/><Relationship Id="rId325" Type="http://schemas.openxmlformats.org/officeDocument/2006/relationships/image" Target="media/image148.png"/><Relationship Id="rId367" Type="http://schemas.openxmlformats.org/officeDocument/2006/relationships/customXml" Target="ink/ink189.xml"/><Relationship Id="rId171" Type="http://schemas.openxmlformats.org/officeDocument/2006/relationships/customXml" Target="ink/ink85.xml"/><Relationship Id="rId227" Type="http://schemas.openxmlformats.org/officeDocument/2006/relationships/image" Target="media/image104.png"/><Relationship Id="rId269" Type="http://schemas.openxmlformats.org/officeDocument/2006/relationships/image" Target="media/image122.png"/><Relationship Id="rId33" Type="http://schemas.openxmlformats.org/officeDocument/2006/relationships/customXml" Target="ink/ink14.xml"/><Relationship Id="rId129" Type="http://schemas.openxmlformats.org/officeDocument/2006/relationships/image" Target="media/image56.png"/><Relationship Id="rId280" Type="http://schemas.openxmlformats.org/officeDocument/2006/relationships/image" Target="media/image127.png"/><Relationship Id="rId336" Type="http://schemas.openxmlformats.org/officeDocument/2006/relationships/customXml" Target="ink/ink173.xml"/><Relationship Id="rId75" Type="http://schemas.openxmlformats.org/officeDocument/2006/relationships/customXml" Target="ink/ink36.xml"/><Relationship Id="rId140" Type="http://schemas.openxmlformats.org/officeDocument/2006/relationships/customXml" Target="ink/ink72.xml"/><Relationship Id="rId182" Type="http://schemas.openxmlformats.org/officeDocument/2006/relationships/image" Target="media/image73.png"/><Relationship Id="rId378" Type="http://schemas.openxmlformats.org/officeDocument/2006/relationships/image" Target="media/image173.png"/><Relationship Id="rId6" Type="http://schemas.openxmlformats.org/officeDocument/2006/relationships/footnotes" Target="footnotes.xml"/><Relationship Id="rId238" Type="http://schemas.openxmlformats.org/officeDocument/2006/relationships/image" Target="media/image109.png"/><Relationship Id="rId291" Type="http://schemas.openxmlformats.org/officeDocument/2006/relationships/image" Target="media/image132.png"/><Relationship Id="rId305" Type="http://schemas.openxmlformats.org/officeDocument/2006/relationships/customXml" Target="ink/ink157.xml"/><Relationship Id="rId347" Type="http://schemas.openxmlformats.org/officeDocument/2006/relationships/image" Target="media/image158.png"/><Relationship Id="rId44" Type="http://schemas.openxmlformats.org/officeDocument/2006/relationships/image" Target="media/image18.png"/><Relationship Id="rId86" Type="http://schemas.openxmlformats.org/officeDocument/2006/relationships/customXml" Target="ink/ink43.xml"/><Relationship Id="rId151" Type="http://schemas.openxmlformats.org/officeDocument/2006/relationships/image" Target="media/image67.png"/><Relationship Id="rId389" Type="http://schemas.openxmlformats.org/officeDocument/2006/relationships/customXml" Target="ink/ink200.xml"/><Relationship Id="rId193" Type="http://schemas.openxmlformats.org/officeDocument/2006/relationships/image" Target="media/image87.png"/><Relationship Id="rId207" Type="http://schemas.openxmlformats.org/officeDocument/2006/relationships/image" Target="media/image94.png"/><Relationship Id="rId249" Type="http://schemas.openxmlformats.org/officeDocument/2006/relationships/customXml" Target="ink/ink127.xml"/><Relationship Id="rId13" Type="http://schemas.openxmlformats.org/officeDocument/2006/relationships/image" Target="media/image3.png"/><Relationship Id="rId109" Type="http://schemas.openxmlformats.org/officeDocument/2006/relationships/image" Target="media/image47.png"/><Relationship Id="rId260" Type="http://schemas.openxmlformats.org/officeDocument/2006/relationships/customXml" Target="ink/ink133.xml"/><Relationship Id="rId316" Type="http://schemas.openxmlformats.org/officeDocument/2006/relationships/customXml" Target="ink/ink163.xml"/><Relationship Id="rId55" Type="http://schemas.openxmlformats.org/officeDocument/2006/relationships/image" Target="media/image23.png"/><Relationship Id="rId97" Type="http://schemas.openxmlformats.org/officeDocument/2006/relationships/image" Target="media/image41.png"/><Relationship Id="rId120" Type="http://schemas.openxmlformats.org/officeDocument/2006/relationships/customXml" Target="ink/ink61.xml"/><Relationship Id="rId358" Type="http://schemas.openxmlformats.org/officeDocument/2006/relationships/image" Target="media/image163.png"/><Relationship Id="rId162" Type="http://schemas.openxmlformats.org/officeDocument/2006/relationships/image" Target="media/image72.png"/><Relationship Id="rId218" Type="http://schemas.openxmlformats.org/officeDocument/2006/relationships/customXml" Target="ink/ink109.xml"/><Relationship Id="rId271" Type="http://schemas.openxmlformats.org/officeDocument/2006/relationships/image" Target="media/image123.png"/><Relationship Id="rId24" Type="http://schemas.openxmlformats.org/officeDocument/2006/relationships/customXml" Target="ink/ink9.xml"/><Relationship Id="rId66" Type="http://schemas.openxmlformats.org/officeDocument/2006/relationships/customXml" Target="ink/ink31.xml"/><Relationship Id="rId131" Type="http://schemas.openxmlformats.org/officeDocument/2006/relationships/image" Target="media/image57.png"/><Relationship Id="rId327" Type="http://schemas.openxmlformats.org/officeDocument/2006/relationships/image" Target="media/image149.png"/><Relationship Id="rId369" Type="http://schemas.openxmlformats.org/officeDocument/2006/relationships/customXml" Target="ink/ink190.xml"/><Relationship Id="rId173" Type="http://schemas.openxmlformats.org/officeDocument/2006/relationships/customXml" Target="ink/ink86.xml"/><Relationship Id="rId229" Type="http://schemas.openxmlformats.org/officeDocument/2006/relationships/image" Target="media/image105.png"/><Relationship Id="rId380" Type="http://schemas.openxmlformats.org/officeDocument/2006/relationships/image" Target="media/image174.png"/><Relationship Id="rId240" Type="http://schemas.openxmlformats.org/officeDocument/2006/relationships/image" Target="media/image110.png"/><Relationship Id="rId35" Type="http://schemas.openxmlformats.org/officeDocument/2006/relationships/customXml" Target="ink/ink15.xml"/><Relationship Id="rId77" Type="http://schemas.openxmlformats.org/officeDocument/2006/relationships/customXml" Target="ink/ink37.xml"/><Relationship Id="rId100" Type="http://schemas.openxmlformats.org/officeDocument/2006/relationships/customXml" Target="ink/ink51.xml"/><Relationship Id="rId282" Type="http://schemas.openxmlformats.org/officeDocument/2006/relationships/image" Target="media/image128.png"/><Relationship Id="rId338" Type="http://schemas.openxmlformats.org/officeDocument/2006/relationships/customXml" Target="ink/ink174.xml"/><Relationship Id="rId8" Type="http://schemas.openxmlformats.org/officeDocument/2006/relationships/customXml" Target="ink/ink1.xml"/><Relationship Id="rId142" Type="http://schemas.openxmlformats.org/officeDocument/2006/relationships/customXml" Target="ink/ink73.xml"/><Relationship Id="rId184" Type="http://schemas.openxmlformats.org/officeDocument/2006/relationships/image" Target="media/image74.png"/><Relationship Id="rId391" Type="http://schemas.openxmlformats.org/officeDocument/2006/relationships/customXml" Target="ink/ink201.xml"/><Relationship Id="rId251" Type="http://schemas.openxmlformats.org/officeDocument/2006/relationships/customXml" Target="ink/ink128.xml"/><Relationship Id="rId46" Type="http://schemas.openxmlformats.org/officeDocument/2006/relationships/image" Target="media/image19.png"/><Relationship Id="rId293" Type="http://schemas.openxmlformats.org/officeDocument/2006/relationships/image" Target="media/image133.png"/><Relationship Id="rId307" Type="http://schemas.openxmlformats.org/officeDocument/2006/relationships/customXml" Target="ink/ink158.xml"/><Relationship Id="rId349" Type="http://schemas.openxmlformats.org/officeDocument/2006/relationships/image" Target="media/image159.png"/><Relationship Id="rId88" Type="http://schemas.openxmlformats.org/officeDocument/2006/relationships/customXml" Target="ink/ink44.xml"/><Relationship Id="rId111" Type="http://schemas.openxmlformats.org/officeDocument/2006/relationships/image" Target="media/image48.png"/><Relationship Id="rId153" Type="http://schemas.openxmlformats.org/officeDocument/2006/relationships/image" Target="media/image68.png"/><Relationship Id="rId195" Type="http://schemas.openxmlformats.org/officeDocument/2006/relationships/image" Target="media/image88.png"/><Relationship Id="rId209" Type="http://schemas.openxmlformats.org/officeDocument/2006/relationships/image" Target="media/image95.png"/><Relationship Id="rId360" Type="http://schemas.openxmlformats.org/officeDocument/2006/relationships/image" Target="media/image164.png"/><Relationship Id="rId220" Type="http://schemas.openxmlformats.org/officeDocument/2006/relationships/customXml" Target="ink/ink110.xml"/><Relationship Id="rId15" Type="http://schemas.openxmlformats.org/officeDocument/2006/relationships/image" Target="media/image4.png"/><Relationship Id="rId57" Type="http://schemas.openxmlformats.org/officeDocument/2006/relationships/image" Target="media/image24.png"/><Relationship Id="rId262" Type="http://schemas.openxmlformats.org/officeDocument/2006/relationships/customXml" Target="ink/ink134.xml"/><Relationship Id="rId318" Type="http://schemas.openxmlformats.org/officeDocument/2006/relationships/customXml" Target="ink/ink164.xml"/><Relationship Id="rId99" Type="http://schemas.openxmlformats.org/officeDocument/2006/relationships/image" Target="media/image42.png"/><Relationship Id="rId122" Type="http://schemas.openxmlformats.org/officeDocument/2006/relationships/image" Target="media/image53.png"/><Relationship Id="rId371" Type="http://schemas.openxmlformats.org/officeDocument/2006/relationships/customXml" Target="ink/ink191.xml"/><Relationship Id="rId26" Type="http://schemas.openxmlformats.org/officeDocument/2006/relationships/customXml" Target="ink/ink10.xml"/><Relationship Id="rId231" Type="http://schemas.openxmlformats.org/officeDocument/2006/relationships/image" Target="media/image106.png"/><Relationship Id="rId273" Type="http://schemas.openxmlformats.org/officeDocument/2006/relationships/image" Target="media/image124.png"/><Relationship Id="rId329" Type="http://schemas.openxmlformats.org/officeDocument/2006/relationships/image" Target="media/image150.png"/><Relationship Id="rId68" Type="http://schemas.openxmlformats.org/officeDocument/2006/relationships/customXml" Target="ink/ink32.xml"/><Relationship Id="rId133" Type="http://schemas.openxmlformats.org/officeDocument/2006/relationships/image" Target="media/image58.png"/><Relationship Id="rId175" Type="http://schemas.openxmlformats.org/officeDocument/2006/relationships/customXml" Target="ink/ink87.xml"/><Relationship Id="rId340" Type="http://schemas.openxmlformats.org/officeDocument/2006/relationships/customXml" Target="ink/ink175.xml"/><Relationship Id="rId200" Type="http://schemas.openxmlformats.org/officeDocument/2006/relationships/customXml" Target="ink/ink100.xml"/><Relationship Id="rId382" Type="http://schemas.openxmlformats.org/officeDocument/2006/relationships/image" Target="media/image17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10T13:34:54.937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0,'14757'0,"-14745"0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10T13:24:27.134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1,'267'7674,"-267"-7661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10T13:36:15.310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1,'159'4525,"-51"-1342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10T13:36:15.300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11555 0,'155'4396,"-33"-814</inkml:trace>
  <inkml:trace contextRef="#ctx0" brushRef="#br0" timeOffset="168826.23">18437 7478</inkml:trace>
  <inkml:trace contextRef="#ctx0" brushRef="#br0" timeOffset="-6322.98">1 7890,'214'0,"-9"0,-75 0</inkml:trace>
  <inkml:trace contextRef="#ctx0" brushRef="#br0" timeOffset="-6321.98">1204 7890,'13464'0,"-13448"0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10T13:36:08.987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1,'268'7745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10T13:36:08.972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0,'288'8363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10T13:36:08.955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1,'281'8091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4T12:58:02.9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175 1 24575,'0'14'0,"-1"-3"0,-1 3 0,-1 0 0,1-2 0,-1-1 0,-3 1 0,1 2 0,0-2 0,-8 13 0,-2 9 0,1-3 0,1-2 0,3 1 0,-11 43 0,18-57 0,3-11 0,0 0 0,-2 0 0,2 0 0,-1 0 0,-1 0 0,0 0 0,1-1 0,-1 1 0,0 0 0,1-2 0,-3 2 0,1 1 0,-1-3 0,1 0 0,1 2 0,-6 2 0,-4 5-1365,2-2-5461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4T12:57:59.8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24575,'3'0'0,"-1"0"0,1 2 0,-1-2 0,2 0 0,-3 0 0,1 1 0,1-1 0,-1 2 0,0 0 0,-1-2 0,5 3 0,7 4 0,52 23 0,-13-8 0,1 2 0,-4 3 0,86 60 0,2 42-1365,-125-123-5461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24T12:59:25.9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53 1 24575,'9'3'0,"5"8"0,9 7 0,9 4 0,2 6 0,5 4 0,-2 0 0,-3-1 0,-1-1 0,-5-3 0,-1-4 0,-8-5 0,0 1 0,-1-4 0,-2 1 0,-6 1 0,0-4 0,-2-3-8191</inkml:trace>
  <inkml:trace contextRef="#ctx0" brushRef="#br0" timeOffset="2198.44">360 25 24575,'-3'1'0,"1"-1"0,-1 0 0,1 0 0,0 2 0,0-2 0,-1 2 0,1 0 0,-1-2 0,1 1 0,1-1 0,-1 4 0,0-4 0,-3 5 0,-24 24 0,21-21 0,-9 9 0,-30 21 0,-14 12 0,22-19 0,-5 3 0,-22 27-1365,52-51-5461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5T14:50:38.6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2057 2458 24575,'-29'-1'0,"0"-2"0,-29-6 0,9 1 0,-125-13 0,22 3 0,-185-47 0,-198-94 0,450 131 0,46 17 0,1-3 0,0-1 0,-65-35 0,90 41 0,-47-27 0,1-3 0,-74-65 0,123 93 0,1 0 0,0 0 0,1-1 0,0 0 0,1 0 0,0-1 0,1 0 0,0 0 0,-6-25 0,1-5 0,-11-80 0,15 49 0,4 0 0,2-1 0,4 1 0,14-87 0,-15 152 0,3-32 0,21-74 0,2-5 0,-7 27 0,4 18 0,3 0 0,71-134 0,-66 146 0,-11 16 0,-13 26 0,1 0 0,1 0 0,1 1 0,1 0 0,29-35 0,-35 50 0,0 0 0,0 1 0,0-1 0,1 1 0,-1 1 0,1-1 0,0 2 0,0-1 0,12-2 0,36-15 0,-43 14 0,1 1 0,-1 0 0,1 1 0,0 0 0,0 2 0,24-3 0,87 4 0,-67 2 0,-37 0 0,0 1 0,24 6 0,-23-3 0,38 2 0,176-8 0,-151-10 0,-49 6 0,52-2 0,-4 8-1365,-66-1-5461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4T10:58:53.6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24575,'0'4'0,"0"4"0,0 6 0,0 2 0,0 3 0,0 2 0,0 1 0,0 0 0,0 0 0,0-3-8191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4T10:58:06.5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24575,'0'4'0,"0"4"0,0 5 0,0 7 0,0 4 0,0 2 0,0-1 0,0 0 0,0-5-8191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4T10:59:00.6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24575,'0'4'0,"0"4"0,0 6 0,0 2 0,0 3 0,0 2 0,0 1 0,0 0 0,0 0 0,0 0 0,0 0 0,0-4-8191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4T10:58:56.8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24575,'4'0'0,"4"4"0,5 0 0,0 5 0,1-1 0,2 3 0,2-1 0,2-1 0,-3-7 0,-1-4 0,-3-4 0,0-2 0,-2-3 0,0 1 0,3 1 0,-2 3-8191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4T10:58:14.4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24575,'0'4'0,"0"4"0,0 16 0,0 7 0,0 2 0,0-1 0,0-2 0,0-3 0,0-3 0,0-1 0,0-4-8191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4T10:58:10.7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24575,'0'4'0,"4"0"0,0 5 0,4-1 0,1 3 0,2-1 0,2-2 0,4-2 0,2-2 0,1-2 0,-3-6 0,-4-4 0,-4-5 0,0-1 0,-2 3-8191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4T10:59:04.8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16 24575,'4'1'0,"1"-1"0,-1 1 0,0 0 0,1 0 0,-1 1 0,0-1 0,0 1 0,0 0 0,0 0 0,5 4 0,27 11 0,15 4 0,-40-16 0,0 0 0,23 7 0,-30-11 0,0-1 0,1 1 0,-1-1 0,0 1 0,0-1 0,1 0 0,-1-1 0,0 1 0,1-1 0,-1 0 0,0 0 0,5-2 0,14-5 0,-17 6 0,0 1 0,-1-1 0,1 0 0,-1-1 0,1 1 0,-1-1 0,0 0 0,0 0 0,0-1 0,0 1 0,-1-1 0,1 0 0,-1 0 0,4-6 0,11-14-1365,-10 15-5461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4T10:58:49.8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24575,'0'0'-8191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4T10:58:47.9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48 24575,'1'4'0,"0"0"0,0-1 0,0 1 0,1-1 0,-1 1 0,1-1 0,2 4 0,3 6 0,-5-8 0,3 6 0,0 0 0,1 0 0,0 0 0,10 13 0,-14-21 0,1-1 0,0 1 0,-1 0 0,1-1 0,0 1 0,1-1 0,-1 0 0,0 0 0,1 0 0,-1-1 0,1 1 0,-1-1 0,1 0 0,0 0 0,0 0 0,0 0 0,7 0 0,3 0 0,1 0 0,0-1 0,0-1 0,0 0 0,25-6 0,-35 5 0,-1 1 0,0-1 0,0 1 0,0-1 0,0 0 0,0-1 0,-1 1 0,1-1 0,-1 0 0,1 1 0,-1-1 0,0-1 0,0 1 0,-1 0 0,1-1 0,0 0 0,-1 1 0,0-1 0,0 0 0,0 0 0,-1 0 0,1 0 0,1-9 0,1-7-341,2 0 0,0 1-1,9-22 1,-9 29-6485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4T10:59:06.8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24575,'0'0'-8191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5T14:38:42.3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126 0 24575,'2'13'0,"0"0"0,1 0 0,0-1 0,1 1 0,1-1 0,6 13 0,-6-13 0,2 3 0,1-1 0,1 0 0,0 0 0,22 24 0,-19-24 0,0 1 0,-1 0 0,12 23 0,-23-37 0,1 1 0,0-1 0,-1 0 0,1 0 0,-1 0 0,0 0 0,1 1 0,-1-1 0,0 0 0,1 0 0,-1 0 0,0 1 0,0-1 0,0 0 0,0 0 0,-1 1 0,1-1 0,0 0 0,0 0 0,-1 1 0,1-1 0,-1 0 0,1 0 0,-1 1 0,-1 0 0,1-1 0,-1 1 0,1-1 0,-1 0 0,1 0 0,-1 0 0,0 0 0,0 0 0,0 0 0,1 0 0,-1 0 0,0-1 0,-3 1 0,-9 2 0,1-2 0,-1 0 0,-22-1 0,28 0 0,-145-3-1365,135 3-5461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5T14:38:38.9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24575,'8'1'0,"0"0"0,0 0 0,-1 0 0,1 1 0,0 0 0,-1 1 0,10 4 0,51 29 0,-49-25 0,112 61 0,-79-42 0,-2 3 0,85 70 0,-125-95-195,1-1 0,0 0 0,1 0 0,0-1 0,0-1 0,15 5 0,-12-5-6631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5T14:38:36.3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0 24575,'0'1'0,"-1"21"0,1 1 0,1-1 0,1 1 0,1-1 0,0 0 0,2 0 0,9 26 0,-10-38 0,-2-4 0,0-1 0,1 1 0,-1-1 0,1 0 0,0 0 0,6 8 0,-7-11 0,0 0 0,1-1 0,-1 1 0,1 0 0,-1-1 0,1 0 0,0 1 0,0-1 0,0 0 0,-1 0 0,1-1 0,0 1 0,0-1 0,0 1 0,6-1 0,44 2 0,66-7 0,-98 1-1365,-3 0-5461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5T14:38:31.7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327 0 24575,'-62'76'0,"31"-39"0,-51 79 0,78-109 0,1 1 0,-1 0 0,1 0 0,-2 10 0,3-10 0,0 0 0,-1 0 0,0-1 0,0 1 0,-7 10 0,-16 22-62,-48 65-1241,64-93-5523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9T14:02:06.5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468 1 24575,'-382'0'0,"379"0"0,1-1 0,-1 1 0,1 0 0,0 0 0,-1 0 0,1 1 0,-1-1 0,1 0 0,-1 1 0,1-1 0,0 1 0,-1 0 0,1 0 0,0 0 0,0 0 0,0 0 0,0 1 0,0-1 0,0 1 0,0-1 0,0 1 0,0 0 0,1 0 0,-1-1 0,1 1 0,-1 0 0,1 0 0,0 1 0,0-1 0,0 0 0,0 0 0,0 1 0,0-1 0,1 0 0,-1 1 0,1-1 0,-1 0 0,1 1 0,0-1 0,0 5 0,1 191 0,2-75 0,-1-33 0,-5 95 0,-7-128 0,7-41 0,0 0 0,-1 22 0,3 296 0,2-159 0,0-157 0,1 0 0,8 33 0,-2-12 0,-7-36 0,-1-1 0,1 1 0,0-1 0,0 0 0,0 1 0,0-1 0,1 0 0,-1 0 0,0 0 0,1 0 0,0 0 0,-1 0 0,1-1 0,0 1 0,0 0 0,0-1 0,0 1 0,0-1 0,0 0 0,0 0 0,1 0 0,-1 0 0,0 0 0,1 0 0,-1-1 0,1 1 0,-1-1 0,4 1 0,10 0 0,-1 0 0,0-1 0,26-3 0,-12 1 0,-11 2 0,120 0 0,-119 2 0,1 0 0,-1 1 0,1 1 0,35 13 0,-34-9-105,-1 1-53,1-1 1,1 0-1,-1-2 1,1 0-1,0-2 1,1 0-1,24 0 1,-29-4-6669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9T14:02:21.5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319 1 24575,'-29'0'0,"1"0"0,-1 2 0,-41 9 0,57-9 0,1-1 0,-25 1 0,28-3 0,-1 1 0,1 1 0,0 0 0,-1 0 0,-17 5 0,25-5 0,0 0 0,1 0 0,-1 1 0,0-1 0,1 0 0,-1 0 0,1 1 0,-1-1 0,1 1 0,0-1 0,-1 1 0,1 0 0,0-1 0,0 1 0,0 0 0,1 0 0,-1 0 0,0 0 0,1 0 0,-1 0 0,1 0 0,0 0 0,-1 0 0,1 0 0,0 0 0,0 0 0,1 3 0,0 9 0,1-1 0,0 0 0,6 17 0,-2-6 0,3 21 0,2-1 0,2 0 0,25 57 0,0-13 0,-5 1 0,37 156 0,-61-204 0,4 19 0,38 107 0,-47-156 0,-1 0 0,-1 0 0,0 1 0,0-1 0,-1 1 0,0 13 0,-1-11 0,1 0 0,0 0 0,5 20 0,0-8 0,-2 1 0,-1-1 0,0 42 0,-2-35 0,8 53 0,-6-60 0,-2-19 0,-1 0 0,1 0 0,1-1 0,-1 1 0,4 8 0,-4-13 0,0-1 0,0 1 0,0 0 0,0 0 0,0-1 0,0 1 0,1-1 0,-1 1 0,1-1 0,-1 1 0,1-1 0,-1 0 0,1 0 0,0 0 0,0 0 0,-1 0 0,1 0 0,0-1 0,0 1 0,0 0 0,0-1 0,2 1 0,18 1 0,0-1 0,0 0 0,28-4 0,4 0 0,-41 2-327,0 0 0,-1-1 0,22-7 0,-34 9 270,14-3-6769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19T14:02:34.8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361 2 24575,'-96'-2'0,"-105"5"0,199-3 0,0 0 0,0 1 0,0-1 0,0 0 0,0 1 0,0 0 0,0-1 0,1 1 0,-1 0 0,0 0 0,0 0 0,1 0 0,-1 1 0,0-1 0,1 0 0,-1 1 0,1-1 0,0 1 0,0-1 0,-1 1 0,1 0 0,0-1 0,0 1 0,0 0 0,1 0 0,-1 0 0,0 0 0,1 0 0,-1 2 0,-1 7 0,1-1 0,0 1 0,1 0 0,1 16 0,0-6 0,-10 477 0,0-138 0,9-358 0,13 667 0,-3-228 0,-11-318 0,1-120 0,0 0 0,0-1 0,0 1 0,0-1 0,0 1 0,0-1 0,1 1 0,0 0 0,-1-1 0,1 0 0,0 1 0,0-1 0,0 1 0,1-1 0,-1 0 0,0 0 0,1 0 0,0 0 0,-1 0 0,1 0 0,3 2 0,-1-2 0,0 0 0,0 0 0,0-1 0,1 1 0,-1-1 0,1 0 0,-1 0 0,1-1 0,-1 1 0,1-1 0,6-1 0,374-3 0,-346 8-1365,-26 1-5461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0T15:46:39.1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24575,'0'368'0,"1"-353"0,0-1 0,1 0 0,5 16 0,-4-15 0,0 1 0,1 21 0,-3-17-1365,-1-2-5461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0T15:46:51.6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24575,'0'4'0,"0"4"0,0 5 0,0 4 0,0 2 0,0 2 0,0 1 0,0 0 0,0 0 0,0-4-8191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0T15:46:42.0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24575,'889'0'-1365,"-871"0"-5461</inkml:trace>
  <inkml:trace contextRef="#ctx0" brushRef="#br0" timeOffset="2727.43">148 468 24575,'1'-1'0,"0"-1"0,0 1 0,-1 0 0,1-1 0,1 1 0,-1 0 0,0 0 0,0 0 0,0 0 0,1 0 0,-1 0 0,0 0 0,1 0 0,1 0 0,3-3 0,133-86 0,52-35 0,-123 78 0,2 3 0,87-40 0,-126 75-1365,-16 6-5461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1T15:20:44.5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1T15:20:27.4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66 0 24575,'-1'13'0,"0"0"0,-1 0 0,-4 15 0,-5 31 0,10-31 0,1-14 0,0 0 0,-1 0 0,-1 0 0,0 0 0,-1 0 0,-1-1 0,0 1 0,-7 13 0,8-20 0,0 0 0,1 0 0,0 0 0,0 0 0,0 0 0,1 1 0,0-1 0,0 14 0,1-19 0,0 1 0,0-1 0,1 0 0,-1 0 0,0 1 0,1-1 0,-1 0 0,1 0 0,0 1 0,0-1 0,0 0 0,0 0 0,0 0 0,0 0 0,1 0 0,-1 0 0,1-1 0,-1 1 0,1 0 0,0-1 0,-1 1 0,1-1 0,0 0 0,0 1 0,0-1 0,0 0 0,0 0 0,1 0 0,-1-1 0,0 1 0,3 0 0,18 2 0,0-2 0,-1 0 0,1-1 0,32-5 0,-52 4 0,-1 1 0,1 0 0,-1-1 0,0 0 0,0 0 0,1 1 0,-1-1 0,0-1 0,0 1 0,0 0 0,0 0 0,0-1 0,0 1 0,0-1 0,-1 0 0,1 1 0,-1-1 0,1 0 0,-1 0 0,1 0 0,-1 0 0,0 0 0,0 0 0,0-1 0,0 1 0,0 0 0,-1 0 0,1-1 0,-1 1 0,1-4 0,0-8 0,0 0 0,-1-1 0,0 1 0,-3-16 0,0-2 0,3 27 0,-1-1 0,0 0 0,0 1 0,0-1 0,-1 1 0,0-1 0,0 1 0,0 0 0,0-1 0,-1 1 0,-6-8 0,-2-1 0,-1 1 0,-20-18 0,20 20 0,1 0 0,0-1 0,-13-17 0,14 14-1365,1 4-5461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1T15:20:36.9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3116 128 24575,'-9'1'0,"1"0"0,0 1 0,-1 0 0,1 0 0,0 1 0,-14 6 0,-32 9 0,7-13 0,-1-2 0,-81-4 0,33-2 0,8 5 0,-99-4 0,129-8 0,42 6 0,0 1 0,-24-1 0,-112 6 0,-74-4 0,169-9 0,42 8 0,-1 0 0,-23-1 0,4 1 0,-39-8 0,15 2 0,-89-12 0,41 1 0,-62-23 0,123 35 0,23 3 0,0 2 0,-33-2 0,-686 6 0,726 1 0,0 0 0,0 0 0,0 2 0,0 0 0,0 1 0,1 1 0,-19 9 0,-15 4 0,47-17 0,-1-1 0,1 0 0,-1 1 0,1 0 0,-1-1 0,1 1 0,0 0 0,0 0 0,0 0 0,0 1 0,0-1 0,0 0 0,1 1 0,-1-1 0,1 1 0,-1 0 0,1-1 0,0 1 0,0 0 0,0 0 0,1-1 0,-1 1 0,0 5 0,0 8 0,0 0 0,1-1 0,3 22 0,-1-6 0,-1-11 0,-1 1 0,-2-1 0,0 1 0,-7 33 0,6-38 0,1-1 0,0 1 0,2 29 0,0-29 0,0 0 0,-1 0 0,-4 22 0,-6-14 0,10-21 0,0-1 0,-1 0 0,1 1 0,0-1 0,0 1 0,1-1 0,-1 1 0,0 0 0,0 2 0,2-4 0,-1 0 0,0 0 0,1 0 0,-1-1 0,1 1 0,-1 0 0,1 0 0,-1 0 0,1-1 0,-1 1 0,1 0 0,0-1 0,-1 1 0,1-1 0,0 1 0,-1-1 0,1 1 0,0-1 0,0 1 0,0-1 0,-1 0 0,1 1 0,0-1 0,0 0 0,0 0 0,0 1 0,0-1 0,0 0 0,0 0 0,0 0 0,-1 0 0,3-1 0,13 4 0,0-2 0,1 0 0,-1-1 0,0-1 0,1 0 0,30-7 0,-45 7 0,0 0 0,0 0 0,-1-1 0,1 1 0,0 0 0,0-1 0,-1 1 0,1-1 0,-1 0 0,1 0 0,-1 1 0,0-1 0,0 0 0,0 0 0,0 0 0,0 0 0,0 0 0,0-5 0,9-46 0,-6 22 0,4 1 0,-3 11 0,0-1 0,-2 0 0,0 0 0,0-22 0,-1 20 0,0 0 0,1 1 0,11-38 0,-8 35 0,-1 0 0,4-38 0,-4 22-1365,0 22-5461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21T15:51:44.8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3455 1399 24575,'3'0'0,"0"0"0,0 1 0,-1-1 0,1 1 0,0 0 0,0-1 0,0 1 0,-1 1 0,5 1 0,8 4 0,277 85 0,-236-78 0,1-4 0,0-2 0,80 2 0,906-12 0,-941-1 0,188-29 0,95-53 0,-11 3 0,-214 50 0,-36 0 0,-1-4 0,139-63 0,-173 57 0,134-86 0,-106 58 0,-95 55 0,0-2 0,-2 0 0,0-1 0,29-34 0,-34 35 0,-6 7 0,0-1 0,-1 0 0,0-1 0,-1 1 0,-1-1 0,0-1 0,0 1 0,-1-1 0,-1 0 0,0 0 0,3-25 0,-2-5 0,-2 0 0,-5-60 0,1 30 0,0 62 0,0 0 0,-1 1 0,-1-1 0,1 1 0,-2-1 0,1 1 0,-1 0 0,-1 1 0,0-1 0,0 1 0,-1 0 0,0 0 0,-1 0 0,-13-13 0,5 7 0,0 1 0,0 0 0,-2 2 0,0 0 0,0 0 0,-35-16 0,16 14 0,0 1 0,-1 2 0,0 1 0,-1 2 0,1 2 0,-1 1 0,-1 2 0,-43 2 0,-1398 3 0,1237 9 0,-6 0 0,-141-28 0,-25 10 0,241 9 0,170-2 0,-708 29 0,383 19 0,259-41 0,0-3 0,-83-6 0,37 0 0,-944 2 0,1020 2 0,0 2 0,-60 14 0,-30 3 0,-35-1 0,52 0 0,78-12 0,-68 6 0,49-13 0,30-2 0,-1 2 0,1 1 0,0 1 0,-29 7 0,-42 16 0,19-7 0,-1 4 0,-89 41 0,102-40 0,49-20 0,-1 2 0,1 0 0,0 0 0,-19 12 0,30-15 0,1 0 0,-1 0 0,0 0 0,1 0 0,-1 1 0,1-1 0,0 1 0,0 0 0,1 0 0,-1 0 0,1 0 0,0 1 0,0-1 0,0 1 0,0-1 0,1 1 0,0 0 0,0-1 0,0 7 0,-3 40 0,3 1 0,7 57 0,-2-77 0,1 1 0,2-1 0,21 62 0,-15-63 0,13 43 0,-9-15 0,-8-30 0,9 52 0,-15-66 0,0 0 0,2 0 0,-1-1 0,2 0 0,0 0 0,1 0 0,12 20 0,4-1 0,44 51 0,-61-78 0,0 0 0,1-1 0,0 1 0,1-1 0,-1-1 0,1 1 0,-1-1 0,1 0 0,1-1 0,-1 0 0,0-1 0,1 1 0,0-2 0,9 2 0,17 1 0,1-2 0,41-3 0,-40 1 0,527-1 0,-541 2 0,45 9 0,-43-6 0,36 3 0,661-6 0,-352-3 0,159 2 0,-508-1 0,1-1 0,23-6 0,-22 4 0,36-2 0,-34 4 0,37-8 0,-2 0 0,-1 1 46,-33 4-752,37-1 1,-44 5-6121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2T08:51:23.8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2892 3061 24575,'772'14'0,"-21"-4"0,-590-10 0,90-14 0,-106 4 0,-32 0 0,0-4 0,191-51 0,-72-20 0,-135 46 0,-13 3 0,86-50 0,-109 48 0,-2-3 0,54-49 0,-105 84 0,21-22 0,-1-1 0,-2-1 0,-1-2 0,26-42 0,-45 65 0,151-250 0,-124 200 0,-14 18 0,-1-1 0,-2-1 0,-1 0 0,9-52 0,-14 45 0,-2 0 0,-2-1 0,-2 1 0,-3-1 0,-2 0 0,-9-63 0,6 84 0,-1-1 0,-2 1 0,-1 0 0,-2 1 0,0 0 0,-2 1 0,-1 0 0,-2 1 0,0 0 0,-2 1 0,0 1 0,-2 1 0,-1 0 0,-1 1 0,-30-24 0,-6 0 0,-2 4 0,-72-41 0,-134-60 0,232 127 0,-53-28 0,-21-12 0,-172-65 0,31 31 0,113 42 0,-99-32 0,78 46 0,106 26 0,-89-27 0,115 28 0,0 1 0,0 2 0,-1 0 0,-41-1 0,-102 6 0,67 3 0,59-4 0,28-1 0,0 1 0,-1 1 0,1 1 0,0 0 0,0 1 0,0 0 0,0 1 0,0 0 0,-14 7 0,-128 82 0,143-83 0,-1-2 0,1-1 0,-2 0 0,1 0 0,-1-1 0,-21 3 0,-22 9 0,-45 21 0,75-27 0,-50 13 0,54-18 0,1 0 0,0 2 0,-38 19 0,40-17 0,1-1 0,-1-1 0,0 0 0,-1-2 0,0 0 0,0-2 0,-36 3 0,-163-5 0,113-4 0,-2600 2-1365,2688 0-5461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2T08:51:28.3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24575,'0'0'-8191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2T09:01:18.4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24575,'0'0'-8191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2T09:01:20.7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24575,'0'0'-8191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2T09:01:15.0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1409 1 24575,'-2'3'0,"1"0"0,-1 0 0,-1-1 0,1 1 0,0-1 0,-1 1 0,1-1 0,-1 0 0,0 0 0,0 0 0,0 0 0,-4 1 0,-6 6 0,-10 11 0,-1-2 0,-1 0 0,0-2 0,-1-1 0,-1-1 0,-1-1 0,-48 16 0,-64 18 0,95-38 0,-1-1 0,0-2 0,-89 0 0,-539-7-1365,655 1-5461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2T09:01:09.2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3502 3859 24575,'0'-551'0,"-2"525"0,-2 0 0,0 0 0,-1 0 0,-2 1 0,-15-40 0,3 8 0,-71-188 0,11 6 0,62 197 0,-24-43 0,21 46 0,-20-53 0,3 0 0,-7-19 0,-33-111 0,18 58 0,53 139 0,0 0 0,1-1 0,-1-31 0,4 31 0,-1 0 0,-2 0 0,-8-28 0,-13-43 0,20 71 0,0 0 0,-2 1 0,0 0 0,-2 1 0,-13-24 0,-11-12 0,-37-58 0,61 104 0,0 0 0,-2 1 0,1 0 0,-2 1 0,-25-20 0,-36-23 0,41 29 0,-2 1 0,0 2 0,-52-25 0,-91-17 0,48 21 0,51 5 0,34 16 0,22 11 0,-29-22 0,-21-11 0,37 27 0,-1 1 0,0 2 0,-78-20 0,45 16 0,-95-39 0,-36-10 0,-111-1 0,299 67 0,-32-8 0,-1-2 0,-52-21 0,68 22 0,-53-31 0,68 35 0,1 1 0,-1 0 0,0 1 0,0 0 0,0 2 0,-1-1 0,1 2 0,-1 0 0,-25 1 0,4-2 0,-29-7 0,48 6 0,-1 0 0,-21 0 0,-53 4-1365,72 0-5461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2T09:01:04.8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2114 11971 24575,'464'-30'0,"-9"-35"0,-324 41 0,154-48 0,-208 47 0,-1-4 0,-1-4 0,88-51 0,200-161 0,-20-31 0,-222 171 0,-6-5 0,139-168 0,-194 201 0,-3-2 0,-4-2 0,-4-3 0,-3-1 0,39-105 0,-4-53 0,-70 197 0,-1 0 0,-3 0 0,2-69 0,-13-94 0,0 168 0,-1 1 0,-2-1 0,-15-43 0,-122-317 0,76 225 0,29 82 0,-5 3 0,-93-148 0,115 204 0,-95-136 0,68 107 0,20 25 0,-54-55 0,-115-90 0,164 150 0,1-1 0,-42-59 0,-40-58 0,6-11 0,71 103 0,28 43 0,-14-34 0,18 37 0,0 0 0,-1 1 0,0 0 0,-1 0 0,-10-12 0,13 19 0,-15-18 0,-26-23 0,10 11 0,-19-16 0,-15-13 0,30 26 0,31 30 0,0-1 0,-12-19 0,-8-8 0,20 27 0,1-1 0,0 1 0,1-1 0,0 0 0,0-1 0,1 0 0,1 0 0,-7-23 0,7 15 0,1-1 0,1 1 0,1-1 0,1-37 0,0 33 0,-1 0 0,-9-39 0,2 12 0,-4-66 0,3-127 0,7 131 0,-17-371-433,-5-265-384,27 627 1057,0 72-38,-1 1 0,-3 0 0,-2 0 0,-12-60 0,-2 13-202,-10-152 0,25 215 0,-3-80 0,3 47 0,-17-101 0,4 68 0,-3-110 0,13 122 0,0-35 0,-6-60 0,4 105 0,6 47 0,-2 0 0,-14-61 0,3 39 0,3-2 0,-6-57 0,12 11 0,6-110 0,3 75 0,-3 73 0,1-26 0,-16-137 0,10 195 0,-1 1 0,-2 0 0,-1 1 0,-1-1 0,-1 2 0,-1 0 0,-2 0 0,-18-27 0,-1 6 0,-39-46 0,52 73 0,0 1 0,-1 1 0,-1 0 0,-28-17 0,9 13 0,-2 1 0,0 2 0,-2 2 0,-70-21 0,74 27 0,16 3 0,0 0 0,1-1 0,0-1 0,1-2 0,1 0 0,0-1 0,1-2 0,-35-34 0,50 45 0,1-1 0,-1 0 0,1 0 0,0-1 0,1 0 0,0 0 0,-6-15 0,-12-63 0,17 61 0,-14-40 0,17 61 0,1 0 0,-1 0 0,0 1 0,0-1 0,0 1 0,0 0 0,-1 0 0,1 0 0,-1 0 0,0 0 0,0 0 0,0 1 0,0-1 0,-1 1 0,1 0 0,-6-3 0,4 3 0,-1 0 0,0 0 0,0 1 0,0 0 0,0 0 0,1 1 0,-1-1 0,0 1 0,-12 2 0,-7 2 0,1 2 0,0 0 0,0 2 0,-28 13 0,39-15 0,-36 13 0,20-9 0,1 1 0,-1 2 0,2 1 0,0 1 0,-25 19 0,6 6 0,1 1 0,-40 50 0,-72 102 0,45-53 0,80-102 0,4-7 0,1 1 0,2 2 0,2 1 0,-31 57 0,47-73 0,5-14 0,0 0 0,0 0 0,0-1 0,-1 1 0,1-1 0,-1 1 0,-4 4 0,5-7 0,-1-1 0,1 1 0,0-1 0,-1 1 0,1-1 0,-1 0 0,1 0 0,-1 0 0,0 0 0,1 0 0,-1 0 0,0-1 0,1 1 0,-1-1 0,0 0 0,0 0 0,-3-1 0,-5 1 0,1-1 0,-1-1 0,1 0 0,0 0 0,0-1 0,0 0 0,0-1 0,0 0 0,-9-6 0,-9-7 0,-40-32 0,52 35 0,-1 2 0,0 0 0,-1 0 0,0 2 0,-1 0 0,-28-10 0,8 11 0,-1 2 0,1 1 0,-1 2 0,0 2 0,-41 3 0,-295-1-1365,356 0-5461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0T11:32:01.70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24575,'0'0'-8191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0T11:31:51.473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0 0 24575,'14'6'0,"0"0"0,0-1 0,26 6 0,3 0 0,231 60 0,-51-14 0,-180-44 0,0-3 0,1-2 0,0-1 0,75 1 0,-73-8 0,0-3 0,90-16 0,-90 11 0,2 2 0,65 1 0,-37 2 0,-17-4 0,-1-1 0,59-18 0,46-8 0,102-1 0,-194 18 0,-54 11 0,1 2 0,0 0 0,37-3 0,380 6 0,-193 3 0,-237-2 0,-2 0 0,-1 0 0,1-1 0,0 1 0,-1 1 0,1-1 0,0 0 0,-1 1 0,1-1 0,0 1 0,-1 0 0,1 0 0,-1 0 0,5 2 0,-7-2 4,0 0 0,0-1 0,-1 1 1,1 0-1,0-1 0,-1 1 0,1-1 0,0 1 0,-1-1 0,1 1 0,-1-1 0,1 1 0,-1-1 0,1 1 0,-1-1 0,1 0 0,-1 1 0,1-1 1,-1 0-1,0 1 0,1-1 0,-1 0 0,1 0 0,-2 1 0,-18 8-1430,20-9 1385,-13 6-6785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0T11:31:59.87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45 24575,'692'0'0,"-653"-2"0,0-2 0,55-12 0,-56 8 0,0 2 0,66-2 0,758 9 0,-853 0-3,1 0-1,-1 1 0,0 0 1,0 0-1,0 1 0,-1 0 0,1 1 1,14 8-1,10 3-1328,-17-8-5494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1T14:02:44.6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1 0 24575</inkml:trace>
  <inkml:trace contextRef="#ctx0" brushRef="#br0" timeOffset="406.95">1 0 24575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1T14:02:51.60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854 298 24575,'0'-7'0,"-1"0"0,1 1 0,-2-1 0,1 0 0,0 1 0,-1-1 0,-1 1 0,1 0 0,-1-1 0,0 1 0,0 0 0,0 1 0,-1-1 0,-6-7 0,0 3 0,1 1 0,-1 0 0,0 0 0,-1 1 0,0 1 0,-17-9 0,-9-10 0,32 22 0,0 0 0,0 0 0,0 0 0,0 1 0,-1 0 0,1 0 0,-1 0 0,0 1 0,0 0 0,-9-2 0,-4 1 0,9 2 0,0 0 0,0-1 0,0-1 0,1 0 0,-1 0 0,-14-8 0,9 5 0,1-1 0,-1 2 0,0 0 0,0 1 0,-1 0 0,1 1 0,-21-1 0,-113 3 0,75 3 0,64-2 0,0 1 0,1 0 0,-1 1 0,0 0 0,1 0 0,0 1 0,-15 6 0,21-8 0,-1 1 0,0 0 0,1-1 0,0 2 0,-1-1 0,1 0 0,0 1 0,0-1 0,0 1 0,1 0 0,-1 0 0,1 0 0,-1 0 0,1 1 0,0-1 0,0 1 0,1-1 0,-1 1 0,1-1 0,-3 9 0,2 5 0,0 0 0,0 0 0,2 0 0,0 1 0,1-1 0,1 0 0,0 1 0,2-1 0,0-1 0,0 1 0,2 0 0,0-1 0,1 0 0,0-1 0,1 1 0,11 13 0,-12-21 0,0-1 0,0 0 0,1 0 0,10 6 0,-11-7 0,0-1 0,0 1 0,0 0 0,-1 0 0,12 15 0,-9-9 0,2-1 0,-1 0 0,2-1 0,-1 0 0,1-1 0,18 11 0,-12-8 0,-12-8 0,1 0 0,0-1 0,0 0 0,0 0 0,0-1 0,0 0 0,0 0 0,1-1 0,-1 1 0,9-1 0,14 0 0,36-3 0,-17-1 0,-20 3 0,-1-2 0,0-1 0,-1-2 0,1 0 0,-1-2 0,0-1 0,43-19 0,-63 23 0,0 0 0,-1-1 0,0 0 0,0-1 0,0 1 0,-1-1 0,0 0 0,8-14 0,16-15 0,-21 27 0,0 0 0,0-1 0,-1 0 0,-1-1 0,1 1 0,-1-1 0,7-17 0,-11 20 0,0 0 0,0 0 0,-1 0 0,0 0 0,0 0 0,0 0 0,-1-1 0,0 1 0,-1 0 0,0 0 0,0 0 0,0 0 0,-4-10 0,4 14-105,1-1 0,-2 1 0,1 0 0,0 0 0,0 0 0,-1 0 0,0 0 0,1 1 0,-1-1 0,0 0 0,-1 1 0,-3-4 0,-5-2-6721</inkml:trace>
  <inkml:trace contextRef="#ctx0" brushRef="#br0" timeOffset="2380.81">876 193 24575,'288'13'0,"-228"-7"0,-1-2 0,0-3 0,1-3 0,70-11 0,-52 4 0,-42 5 0,1 0 0,43-13 0,-43 9 0,0 2 0,-1 2 0,1 1 0,1 2 0,44 4 0,-35 0 0,-1-3 0,76-9 0,-77 3 0,71 1 0,-24 2 0,-9-7 0,-50 5 0,42-1 0,132 8 0,133-4 0,-204-7 0,75-3 0,-157 11 0,-32-1 0,1 2 0,0 0 0,0 1 0,24 6 0,-32-3 0,-1 1 0,0 1 0,17 9 0,27 11 0,-54-24 0,1 1 0,-1-1 0,0 1 0,0 0 0,0 0 0,0 0 0,-1 0 0,1 1 0,-1 0 0,0-1 0,0 1 0,0 0 0,0 1 0,-1-1 0,1 0 0,-1 1 0,0-1 0,-1 1 0,1 0 0,-1 0 0,1 5 0,3 14 0,-1 0 0,1 45 0,-5-64 0,1 236 0,-4-203 0,-1 0 0,-2-1 0,-2 1 0,-17 49 0,19-68 0,1 1 0,1-1 0,1 1 0,-1 35 0,8 80 0,12-51-1365,-13-66-5461</inkml:trace>
  <inkml:trace contextRef="#ctx0" brushRef="#br0" timeOffset="4214.49">3564 934 24575,'3'2'0,"0"0"0,0 0 0,0 1 0,0-1 0,0 1 0,-1-1 0,1 1 0,-1 0 0,0 0 0,0 0 0,4 7 0,-1-1 0,55 72 0,77 81 0,-136-161 0,0 0 0,1 0 0,-1 0 0,0 0 0,0 0 0,1-1 0,-1 1 0,1 0 0,-1-1 0,1 1 0,-1-1 0,0 1 0,1-1 0,0 0 0,-1 0 0,1 1 0,-1-1 0,1 0 0,-1 0 0,1-1 0,-1 1 0,1 0 0,-1 0 0,1-1 0,-1 1 0,1-1 0,-1 1 0,1-1 0,-1 0 0,0 0 0,1 1 0,-1-1 0,2-2 0,7-5 0,0 0 0,-1 0 0,13-16 0,8-6 0,-15 20 0,1 0 0,1 1 0,-1 1 0,1 1 0,22-6 0,-21 7 0,1-1 0,-2-1 0,1 0 0,-1-1 0,17-12 0,34-32 0,54-39 0,-109 85-1365,0 1-5461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1T14:03:35.58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1 0 24575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5T13:54:18.6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2061 217 24575,'-10'-1'0,"-1"0"0,1-2 0,-1 1 0,1-1 0,0-1 0,0 1 0,-10-7 0,-22-7 0,-80-29 0,-36-11 0,-30 1 0,166 52 0,0 0 0,-1 1 0,0 1 0,1 1 0,-45 4 0,1 0 0,-42-5 0,-112 4 0,202 1 0,0 0 0,-33 11 0,-16 4 0,-70 20 0,101-31 0,0-1 0,-62 2 0,88-7 0,0 0 0,-1 1 0,1 0 0,0 1 0,1 0 0,-1 0 0,1 1 0,-1 1 0,-15 9 0,15-8 0,0 0 0,-1-1 0,1-1 0,-1 1 0,0-2 0,0 0 0,-14 3 0,16-5 0,0 1 0,0 0 0,1 0 0,-1 1 0,0 0 0,1 1 0,0-1 0,0 2 0,0-1 0,0 1 0,1 1 0,0-1 0,0 1 0,0 0 0,1 1 0,-1-1 0,2 1 0,-9 12 0,-7 12 0,17-26 0,0-1 0,0 2 0,1-1 0,-1 0 0,1 1 0,1-1 0,-1 1 0,1 0 0,0 0 0,0 0 0,1 0 0,0 0 0,-1 7 0,2-8 0,-1 1 0,1 0 0,1-1 0,-1 1 0,1 0 0,0-1 0,1 1 0,-1-1 0,1 1 0,0-1 0,0 0 0,1 1 0,2 4 0,0-4 0,0 0 0,1 0 0,-1 0 0,1-1 0,0 0 0,0 0 0,1 0 0,13 7 0,6 3 0,1-2 0,0 0 0,1-1 0,32 8 0,-31-13 0,-1-2 0,1-1 0,55 1 0,862-6 0,-925 0 0,0-2 0,0 0 0,36-10 0,-36 7 0,1 1 0,0 1 0,29-1 0,92 7 0,74-4 0,-202 0 0,0-2 0,0 0 0,-1-1 0,27-11 0,-6 1 0,2-1 0,47-28 0,-5 3 0,-68 35 0,1 0 0,18-14 0,-27 18 0,-1 1 0,0-1 0,0 0 0,1 0 0,-1 0 0,-1 0 0,1 0 0,0 0 0,0 0 0,-1-1 0,0 1 0,1-1 0,-1 1 0,0-1 0,0 1 0,0-1 0,0 0 0,-1 0 0,1-3 0,-2 2 0,0 0 0,0 0 0,0 0 0,-1 0 0,0 0 0,0 0 0,0 1 0,0-1 0,0 1 0,-1-1 0,0 1 0,1 0 0,-7-5 0,-48-39 0,47 39 0,-114-67 0,119 72-136,0-1-1,0 1 1,0 0-1,0 0 1,0 1-1,-1-1 1,1 1-1,-1 1 0,-11-3 1,2 2-6690</inkml:trace>
  <inkml:trace contextRef="#ctx0" brushRef="#br0" timeOffset="1921.4">2426 427 24575,'0'0'-8191</inkml:trace>
  <inkml:trace contextRef="#ctx0" brushRef="#br0" timeOffset="4054.6">2426 429 24575,'20'17'0,"1"-1"0,1-1 0,0-1 0,1-1 0,35 14 0,451 187 0,74 34 0,-518-216 0,-1 3 0,-1 3 0,-3 2 0,-1 3 0,-2 2 0,53 55 0,-37-27 0,-5-7 0,-2 4 0,82 112 0,64 93 0,-96-118 0,2 2 0,-71-98 0,51 86 0,-82-122 0,-3 0 0,0 0 0,-2 1 0,13 45 0,0 0 0,-17-52 0,2 5 0,22 42 0,-23-50 0,-1 0 0,-1 0 0,9 33 0,5 17 0,51 103 0,-63-151 0,1-1 0,0 0 0,17 23 0,-15-24 0,-1 1 0,0-1 0,10 29 0,-11-23 0,1 0 0,0 0 0,2-1 0,0-1 0,26 33 0,-5-9 0,-15-19 0,40 42 0,-43-50 0,0 0 0,20 32 0,13 17 0,-15-22-1365,-25-34-5461</inkml:trace>
  <inkml:trace contextRef="#ctx0" brushRef="#br0" timeOffset="5946.37">5622 3892 24575,'10'2'0,"0"0"0,0 0 0,-1 1 0,1 0 0,-1 1 0,0 0 0,0 1 0,0 0 0,-1 0 0,12 10 0,9 3 0,165 104 0,-192-120 0,1-1 0,0 1 0,0 0 0,1-1 0,-1 1 0,0-1 0,0 0 0,1 0 0,-1 0 0,0-1 0,1 1 0,-1-1 0,1 0 0,-1 0 0,1 0 0,-1 0 0,1-1 0,-1 1 0,0-1 0,4-1 0,-4 0 0,0 1 0,-1-1 0,1 0 0,-1 0 0,0 0 0,0 0 0,0-1 0,0 1 0,0-1 0,0 1 0,0-1 0,-1 0 0,1 1 0,-1-1 0,0 0 0,0 0 0,0 0 0,0 0 0,-1 0 0,1 0 0,-1 0 0,1-5 0,0-19-30,-2-35 0,0 32-1275,0 13-5521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5T13:54:03.7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1 211 24575,'33'2'0,"54"9"0,-50-5 0,100 17 0,-67-9 0,0-4 0,98 3 0,145-3 0,10 33 0,-208-25 0,-73-14 0,0-1 0,49-5 0,-17 0 0,-53 1 0,0-1 0,0-1 0,33-10 0,-29 7 0,0 1 0,27-3 0,262 6 0,-158 4 0,-132-3 0,0-1 0,30-6 0,-36 4 0,27-1 0,1 2 0,77 5 0,-33 0 0,-83-2 0,0 0 0,0 0 0,0-1 0,-1 0 0,1 0 0,0-1 0,0 0 0,-1 0 0,1-1 0,-1 0 0,0 0 0,0 0 0,8-6 0,-3 3-14,0 1 1,0 0-1,1 1 0,0 0 0,0 0 0,22-2 0,0-1-1254,-21 4-5558</inkml:trace>
  <inkml:trace contextRef="#ctx0" brushRef="#br0" timeOffset="2433.71">2599 0 24575,'22'10'0,"-1"1"0,0 1 0,0 1 0,-1 1 0,-1 0 0,0 2 0,-1 0 0,16 20 0,-23-24 0,1-1 0,0 0 0,25 16 0,0 0 0,-35-24 0,0-1 0,1 0 0,-1 1 0,0-1 0,0 1 0,-1 0 0,1 0 0,-1 0 0,1 0 0,-1 0 0,0 0 0,0 0 0,0 0 0,-1 0 0,1 0 0,-1 1 0,1-1 0,-1 0 0,0 0 0,0 0 0,-1 4 0,-2 10 0,0-2 0,-1 1 0,-6 18 0,-3 10 0,-5 27-9,10-41-443,1 0 0,-5 51 0,11-65-6374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2-05T13:53:57.542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1 1,'13'0,"30"3,35 5,26 4,19 0,4-2,-9-3,-15-2,-15-3,-13-1,-12 0,-14-2,-12 1,-9-1,-6 1,-3-1,-3 1,1 0,0 0,0 0,1 0,1 0,3 0,5 0,0 0,7 0,3 0,2 0,1 0,3 0,-1 0,-3 0,-4 0,-1 0,-4 0,0 0,-1 0,-4 0,2 0,-1 0,-2 0,-1 0,-2 0,-4 3,-2 2,0 2,1 1,0-2,2-1,0 1,1 0,0-1,0-1,1-2,-1-1,1 0,-1-1,0-1,0 1,1 0,-1 0,0 0,1-1,-1 1,0 0,0 0,0 0,1-3,-1-1,0 0,0 0,1 2,-1 1,-3-3,-1-1,0 1,-2-3,-1 1,1-3,3 1,0 1,2 2,1 2,0 1,-3 1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5T13:54:27.3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211 1 24575,'0'43'0,"2"-2"0,-3 0 0,-1-1 0,-2 1 0,-13 56 0,11-66-56,1 0 0,1 0 0,2 0 0,2 53 0,1-37-1029,-1-30-5741</inkml:trace>
  <inkml:trace contextRef="#ctx0" brushRef="#br0" timeOffset="1728.86">0 366 24575,'54'100'0,"30"68"0,-75-143 0,8 40 0,-9-32 0,-4-25 0,0 1 0,1 0 0,0-1 0,0 0 0,1 0 0,0-1 0,0 1 0,1-1 0,13 10 0,-19-16 0,1 0 0,-1-1 0,1 1 0,0 0 0,-1-1 0,1 1 0,0-1 0,-1 0 0,1 0 0,0 1 0,0-1 0,-1 0 0,1-1 0,0 1 0,0 0 0,-1 0 0,1-1 0,0 1 0,-1-1 0,1 1 0,0-1 0,-1 0 0,1 0 0,-1 0 0,1 0 0,-1 0 0,1 0 0,-1 0 0,0 0 0,0 0 0,1-1 0,-1 1 0,2-3 0,5-7 0,0-1 0,-1 1 0,9-18 0,-8 14 0,14-24 0,77-128 0,-78 136 0,2 1 0,0 1 0,33-31 0,-47 52-341,2 0 0,-1 1-1,20-11 1,-18 12-6485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5T13:54:08.9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24575,'4'0'0,"0"1"0,-1 0 0,1 0 0,0 0 0,0 1 0,-1-1 0,1 1 0,-1 0 0,7 3 0,1 2 0,213 127 0,45 24 0,-189-122 0,1-3 0,165 42 0,-188-61 0,2-2 0,82 5 0,8 3 0,-24-2 0,-29-4 0,-2 5 0,116 38 0,-167-45 0,94 24 0,-55-3 0,-69-28 0,0 0 0,25 14 0,-14-7 0,1 2-23,-21-11-144,0 1-1,1-2 0,0 1 0,0 0 0,0-1 1,0 0-1,8 1 0,1-1-6658</inkml:trace>
  <inkml:trace contextRef="#ctx0" brushRef="#br0" timeOffset="2490.36">2424 541 24575,'1'2'0,"0"1"0,0 0 0,0-1 0,0 0 0,1 1 0,-1-1 0,1 0 0,-1 1 0,1-1 0,3 3 0,7 11 0,47 103 0,-49-100 0,-2-2 0,1 1 0,1-2 0,1 1 0,22 26 0,-31-41 0,0 0 0,-1 1 0,1-1 0,0 0 0,-1 1 0,1-1 0,-1 1 0,0 0 0,0-1 0,0 1 0,0 0 0,-1-1 0,1 1 0,-1 0 0,1 0 0,-1 0 0,0 0 0,0-1 0,0 1 0,-1 0 0,1 0 0,-1 0 0,1 0 0,-1-1 0,0 1 0,0 0 0,0-1 0,0 1 0,-1-1 0,1 1 0,-1-1 0,-1 3 0,-2 1 0,1-1 0,-1 0 0,1 0 0,-1 0 0,-1-1 0,1 0 0,-1 0 0,0 0 0,0 0 0,0-1 0,0 0 0,-10 3 0,-59 12 0,51-13 0,-1 1 0,1 1 0,-35 15 0,51-18-170,0-1-1,0 0 0,-1 0 1,1-1-1,-1 0 0,0 0 1,-12 0-1,6-2-6655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6T08:21:49.111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1014 109 24575,'-41'-3'0,"1"-1"0,0-2 0,0-2 0,-41-14 0,-79-14 0,99 26 0,-75-8 0,122 17 0,-1 1 0,1 0 0,0 1 0,0 1 0,-1 1 0,2 0 0,-20 6 0,-88 44 0,98-45-273,0-1 0,0-1 0,-1 0 0,-26 1 0,32-5-6553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6T08:21:59.634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0 0 24575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6T08:21:52.865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21 0 24575,'-1'0'0,"0"1"0,1-1 0,-1 0 0,0 1 0,0-1 0,0 0 0,1 1 0,-1-1 0,0 1 0,1 0 0,-1-1 0,0 1 0,1-1 0,-1 1 0,1 0 0,-1-1 0,1 1 0,-1 0 0,1 0 0,-1-1 0,1 1 0,0 0 0,-1 0 0,1 0 0,0 0 0,0-1 0,0 1 0,0 0 0,0 1 0,-4 33 0,4-28 0,-2 187 0,7 31 0,13 127-604,191 2353-7275,6-1365 8745,-145-968-733,23 396 0,-81-532-141,-10 1 1,-52 434 0,7-399 2080,26-190-810,-31 93 0,43-161-962,-1 0 0,0 0-1,-16 24 1,22-38-261,0 1 0,-1-1 0,1 0 0,0 1 0,0-1 0,-1 1-1,1-1 1,0 1 0,0-1 0,0 0 0,0 1 0,0-1 0,0 1 0,-1-1 0,1 1 0,0-1 0,0 1 0,0-1 0,0 1-1,1-1 1,-1 0 0,0 1 0,0-1 0,0 1 0,0-1 0,0 1 0,0-1 0,1 0 0,-1 1 0,0-1 0,0 1 0,1 0-1,17 5 331,32-6-601,-41-1 346,4 1-115,1 1 0,0 0 0,-1 0 0,0 1 0,1 1 0,-1 1 0,0 0 0,-1 0 0,1 1 0,-1 1 0,15 8 0,-15-7 0,1-2 0,0 0 0,1 0 0,18 4 0,13 3 0,-30-8 0,0 0 0,1-1 0,26 1 0,-33-4 0,1 0 0,0 1 0,-1 0 0,1 1 0,-1 0 0,0 0 0,1 1 0,-1 1 0,0-1 0,-1 1 0,1 1 0,10 6 0,-14-7 7,-1-1 0,1 0-1,0 0 1,0-1 0,0 1-1,1-1 1,-1 0-1,0-1 1,1 1 0,-1-1-1,6 0 1,9 1-314,35-2 0,-34-1-524,-3 1-5995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7T12:55:06.38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254 686 24575,'2'-118'0,"-5"-125"0,0 226 0,-1-1 0,0 0 0,-2 1 0,-9-21 0,2 2 0,3 4-1365,6 18-5461</inkml:trace>
  <inkml:trace contextRef="#ctx0" brushRef="#br0" timeOffset="2372.98">0 325 24575,'18'-32'0,"1"1"0,29-36 0,-29 42 0,57-90 0,-68 106 0,0 0 0,0 1 0,0 0 0,13-9 0,-21 17 0,1-1 0,0 1 0,-1 0 0,1-1 0,0 1 0,-1 0 0,1-1 0,0 1 0,0 0 0,0 0 0,-1 0 0,1 0 0,0 0 0,0 0 0,0 0 0,-1 0 0,1 0 0,0 0 0,0 0 0,-1 1 0,1-1 0,0 0 0,0 0 0,-1 1 0,1-1 0,0 0 0,-1 1 0,1-1 0,0 1 0,-1-1 0,1 1 0,-1 0 0,1-1 0,-1 1 0,1-1 0,-1 1 0,1 0 0,0 1 0,18 34 0,-14-26 0,5 10 0,1 0 0,1 0 0,1-1 0,29 33 0,-32-44-120,-2 0-129,0-1 0,0 1 0,-1 1 0,12 16 0,-12-14-6577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6T08:22:28.579"/>
    </inkml:context>
    <inkml:brush xml:id="br0">
      <inkml:brushProperty name="width" value="0.035" units="cm"/>
      <inkml:brushProperty name="height" value="0.035" units="cm"/>
      <inkml:brushProperty name="color" value="#849398"/>
    </inkml:brush>
  </inkml:definitions>
  <inkml:trace contextRef="#ctx0" brushRef="#br0">0 0 24575,'0'0'-8191</inkml:trace>
  <inkml:trace contextRef="#ctx0" brushRef="#br0" timeOffset="385.08">0 0 24575,'0'0'-8191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6T08:22:02.672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1612 0 24575,'-403'13'0,"44"12"0,308-22 0,12 2 0,-57 12 0,64-9 0,0-2 0,-62 3 0,51-6 0,1 1 0,0 2 0,-42 12 0,38-7 0,-96 9 0,139-20 0,-1 0 0,0 1 0,1-1 0,-1 1 0,1-1 0,-1 1 0,1 0 0,-1 0 0,1 1 0,0-1 0,0 1 0,-1 0 0,1-1 0,0 1 0,0 1 0,-5 4 0,5-2 0,0-1 0,0 2 0,0-1 0,0 0 0,1 1 0,-1-1 0,2 1 0,-1 0 0,-1 10 0,-6 45 0,3 0 0,3 1 0,7 100 0,-3-121 0,25 499-415,8 344 51,-33-487 364,5 215 0,9-401-108,9 0 0,54 214 0,146 400 1211,-132-561-1103,-3-28 0,-52-144 0,27 99 0,-47-125 0,-4 1 0,7 91 0,-2 18 0,5 122 0,-24 158 0,2-448 0,-1-1 0,2 0 0,-1 1 0,1-1 0,0 0 0,1 0 0,-1 0 0,6 8 0,-4-7 0,-1 0 0,0 1 0,0-1 0,0 1 0,1 12 0,1 154 0,-4-44 0,17 1198 0,-19-970 0,-10-111 0,1 16 0,10 122 0,0-382 0,0-1 0,0 1 0,1 0 0,-1 0 0,1 0 0,0-1 0,0 1 0,0 0 0,4 6 0,-5-9 0,1 0 0,0 0 0,0 0 0,0 0 0,0 0 0,0 0 0,0 0 0,0 0 0,0-1 0,0 1 0,0 0 0,1-1 0,-1 1 0,0-1 0,0 0 0,1 1 0,-1-1 0,0 0 0,0 1 0,1-1 0,-1 0 0,0 0 0,1 0 0,-1 0 0,0-1 0,1 1 0,-1 0 0,0-1 0,1 1 0,-1 0 0,0-1 0,0 1 0,0-1 0,0 0 0,2 0 0,10-7 0,-1 0 0,0 0 0,0-1 0,-1 0 0,0-1 0,-1-1 0,10-12 0,-12 14 0,154-180 0,-93 104 0,3 3 0,97-85 0,-156 156 0,-1 2 0,1-1 0,0 2 0,1 0 0,0 0 0,0 1 0,1 1 0,-1 1 0,1 0 0,19-3 0,-25 6 0,0 1 0,0 1 0,0 0 0,0 0 0,-1 1 0,1 0 0,0 0 0,0 1 0,0 0 0,-1 1 0,1 0 0,-1 0 0,0 1 0,0 0 0,0 0 0,0 1 0,-1 0 0,1 0 0,6 7 0,-7-4 0,1 0 0,-1 0 0,-1 1 0,11 16 0,-1 0 0,-16-24 0,1 0 0,0 0 0,0 1 0,0-1 0,0 0 0,0 0 0,0 0 0,0 0 0,0 0 0,0 0 0,0 0 0,1 0 0,-1-1 0,0 1 0,1 0 0,-1-1 0,0 1 0,1-1 0,-1 0 0,1 1 0,-1-1 0,1 0 0,2 0 0,-2 0 0,0-1 0,0 1 0,0-1 0,0 0 0,0 0 0,0 0 0,0 0 0,-1 0 0,1 0 0,0-1 0,0 1 0,-1-1 0,1 1 0,1-3 0,5-7 0,0 0 0,-1 0 0,0-1 0,5-12 0,-11 21 0,48-103-1365,-43 93-5461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6T08:22:30.270"/>
    </inkml:context>
    <inkml:brush xml:id="br0">
      <inkml:brushProperty name="width" value="0.035" units="cm"/>
      <inkml:brushProperty name="height" value="0.035" units="cm"/>
      <inkml:brushProperty name="color" value="#849398"/>
    </inkml:brush>
  </inkml:definitions>
  <inkml:trace contextRef="#ctx0" brushRef="#br0">0 0 24575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6T08:22:29.867"/>
    </inkml:context>
    <inkml:brush xml:id="br0">
      <inkml:brushProperty name="width" value="0.035" units="cm"/>
      <inkml:brushProperty name="height" value="0.035" units="cm"/>
      <inkml:brushProperty name="color" value="#849398"/>
    </inkml:brush>
  </inkml:definitions>
  <inkml:trace contextRef="#ctx0" brushRef="#br0">0 0 24575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7T12:55:00.59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317 726 24575,'1'-26'0,"-2"0"0,0 0 0,-2 0 0,-1 0 0,-11-38 0,10 42 0,0 1 0,-2-26 0,4 28 0,0 0 0,-1 0 0,-9-28 0,7 26-72,0-1 0,2 1-1,0-1 1,2 0 0,0 0-1,1 0 1,3-25 0,-1 19-715,-1 10-6039</inkml:trace>
  <inkml:trace contextRef="#ctx0" brushRef="#br0" timeOffset="2029.91">0 346 24575,'12'-21'0,"1"1"0,27-35 0,10-13 0,33-56 0,-76 115 0,1 1 0,-1 0 0,1 0 0,17-12 0,-23 19 0,1 0 0,-1 1 0,0-1 0,0 0 0,0 1 0,1 0 0,-1-1 0,0 1 0,1 0 0,-1 0 0,0 0 0,1 1 0,-1-1 0,0 1 0,0-1 0,1 1 0,-1 0 0,0-1 0,2 3 0,43 21 0,-44-23 0,14 11 0,30 26 0,-15-12 0,-28-22-78,5 2-83,0 1 0,-1-1 0,0 2 0,-1-1 0,0 1 1,0 0-1,10 16 0,-12-11-6665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6T08:22:21.316"/>
    </inkml:context>
    <inkml:brush xml:id="br0">
      <inkml:brushProperty name="width" value="0.035" units="cm"/>
      <inkml:brushProperty name="height" value="0.035" units="cm"/>
      <inkml:brushProperty name="color" value="#849398"/>
    </inkml:brush>
  </inkml:definitions>
  <inkml:trace contextRef="#ctx0" brushRef="#br0">0 0 24575,'0'0'-8191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6T08:22:13.804"/>
    </inkml:context>
    <inkml:brush xml:id="br0">
      <inkml:brushProperty name="width" value="0.035" units="cm"/>
      <inkml:brushProperty name="height" value="0.035" units="cm"/>
      <inkml:brushProperty name="color" value="#849398"/>
    </inkml:brush>
  </inkml:definitions>
  <inkml:trace contextRef="#ctx0" brushRef="#br0">2499 38 24575,'-315'-20'0,"78"2"0,-273 30 0,3 37 0,355-33 0,53-6 0,-367 54 0,404-49 0,26-6 0,-41 5 0,75-14 0,0 0 0,1 0 0,-1 1 0,0-1 0,1 1 0,-1-1 0,1 1 0,-1-1 0,0 1 0,1 0 0,0 0 0,-1 0 0,1 0 0,-1 0 0,1 0 0,0 0 0,0 0 0,0 0 0,0 1 0,0-1 0,0 0 0,0 1 0,0-1 0,0 1 0,1-1 0,-1 1 0,0-1 0,1 1 0,-1 0 0,1-1 0,0 1 0,0 0 0,0-1 0,-1 1 0,1 0 0,1-1 0,-1 3 0,1 7 0,1 0 0,0 0 0,1-1 0,6 17 0,-8-24 0,139 334 5,-65-168-120,-24-51-220,160 412 111,-179-427 196,31 187-1,-10 112 36,-47-348-10,45 1299 551,-56-1285-465,-25 131 0,12-102-75,-84 346-8,78-353 0,-24 97 0,45-173 0,1-1 0,0 1 0,1 0 0,1 0 0,0 0 0,1-1 0,0 1 0,1 0 0,0-1 0,2 1 0,-1-1 0,9 19 0,7 11 0,2 0 0,34 50 0,-28-49 0,7 14 0,2-2 0,-3 1 0,-3 3 0,36 96 0,-50-98 0,-2 0 0,-3 1 0,-2 1 0,-3-1 0,-4 105 0,-5 788 0,5-502 0,-2-409 0,0 77 0,17 138 0,9 10 0,0-6 0,12-64 0,-34-174 0,12 38 0,-10-42 0,-1 1 0,-1 0 0,2 24 0,-3 34 0,-2-37 0,8 63 0,4 20 0,-4-26 0,0-1 0,-8 157 0,-3-117 0,2 878 0,1-996 0,1 0 0,1-1 0,0 1 0,8 23 0,-4-18 0,6 39 0,6 68 0,-8-75 0,4 112 0,-16 187 0,-21-820 0,-25-3 0,19 210 0,18-167-23,12 267-1319,-2 141-5484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6T08:22:45.986"/>
    </inkml:context>
    <inkml:brush xml:id="br0">
      <inkml:brushProperty name="width" value="0.035" units="cm"/>
      <inkml:brushProperty name="height" value="0.035" units="cm"/>
      <inkml:brushProperty name="color" value="#849398"/>
    </inkml:brush>
  </inkml:definitions>
  <inkml:trace contextRef="#ctx0" brushRef="#br0">0 0 24575,'2'70'0,"13"75"0,-13-126 0,28 211 0,230 1485-2632,-222-1445 2800,59 297 163,-67-423 202,-7 1 0,-5 1 1,-3 219-1,-15-267-533,-5-1 0,-3 0 0,-23 97 0,21-143 0,3 0 0,-1 66 0,9 105 0,2-85 0,-2-72 0,1-33 0,-1 0 0,-2 0 0,-2 0 0,0 0 0,-10 38 0,5-39 0,1 0 0,2 0 0,-2 44 0,7 97 0,1-77 0,-1-90 0,0-1 0,0 0 0,0 0 0,1 0 0,0 0 0,-1 0 0,2 0 0,-1 0 0,0 0 0,1 0 0,-1-1 0,1 1 0,0 0 0,1-1 0,-1 0 0,0 1 0,6 4 0,-3-4 0,0-1 0,0 0 0,0 0 0,0 0 0,0-1 0,1 1 0,-1-1 0,1 0 0,-1-1 0,1 0 0,0 0 0,7 1 0,58 3 0,104-6 0,-58-2 0,135 3-1365,-233 0-5461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7T13:03:09.086"/>
    </inkml:context>
    <inkml:brush xml:id="br0">
      <inkml:brushProperty name="width" value="0.025" units="cm"/>
      <inkml:brushProperty name="height" value="0.025" units="cm"/>
      <inkml:brushProperty name="color" value="#DA0C07"/>
      <inkml:brushProperty name="inkEffects" value="lava"/>
      <inkml:brushProperty name="anchorX" value="-4899.3457"/>
      <inkml:brushProperty name="anchorY" value="1247.54333"/>
      <inkml:brushProperty name="scaleFactor" value="0.5"/>
    </inkml:brush>
  </inkml:definitions>
  <inkml:trace contextRef="#ctx0" brushRef="#br0">0 0 24575,'0'0'0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7T13:03:57.448"/>
    </inkml:context>
    <inkml:brush xml:id="br0">
      <inkml:brushProperty name="width" value="0.035" units="cm"/>
      <inkml:brushProperty name="height" value="0.035" units="cm"/>
      <inkml:brushProperty name="color" value="#DA0C07"/>
      <inkml:brushProperty name="inkEffects" value="lava"/>
      <inkml:brushProperty name="anchorX" value="-9839.01367"/>
      <inkml:brushProperty name="anchorY" value="-2639.58765"/>
      <inkml:brushProperty name="scaleFactor" value="0.5"/>
    </inkml:brush>
    <inkml:brush xml:id="br1">
      <inkml:brushProperty name="width" value="0.035" units="cm"/>
      <inkml:brushProperty name="height" value="0.035" units="cm"/>
      <inkml:brushProperty name="color" value="#DA0C07"/>
      <inkml:brushProperty name="inkEffects" value="lava"/>
      <inkml:brushProperty name="anchorX" value="-11656.25391"/>
      <inkml:brushProperty name="anchorY" value="-3489.62183"/>
      <inkml:brushProperty name="scaleFactor" value="0.5"/>
    </inkml:brush>
  </inkml:definitions>
  <inkml:trace contextRef="#ctx0" brushRef="#br0">0 360 24575,'0'0'0,"7"0"0,16 0 0,11-4 0,8-1 0,0 1 0,1 0 0,0 1 0,-4-3 0,-5 1 0,-4-4 0,-4 1 0,-3 2 0,-2 1 0,0 1 0,4 3 0,-1 0 0,1 1 0,-5-4 0,-1 0 0,-1 0 0,1 0 0,0-2 0,0 0 0,-3-3 0,0 1 0,1 1 0,5 2 0,-3-3 0,0 2 0,1-4 0,0 2 0,0 1 0,-4 2 0</inkml:trace>
  <inkml:trace contextRef="#ctx0" brushRef="#br1" timeOffset="1653.49">529 0 24575,'0'0'0,"7"0"0,24 13 0,16 12 0,12 2 0,12 5 0,2-1 0,-7-5 0,-10-7 0,-12 2 0,-9-5 0,-7-4 0,-5-4 0,-2 0 0,-2-1 0,-4 2 0,0-2 0,-4 4 0,-3 2 0,-3 2 0,-7 3 0,-5 2 0,-10 9 0,-13 5 0,-11 14 0,-14 2 0,-15 6 0,-1 0 0,3-3 0,9-11 0,12-3 0,9-11 0,8-4 0,5-4 0,4-5 0,6-1 0,4-4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7T13:03:54.127"/>
    </inkml:context>
    <inkml:brush xml:id="br0">
      <inkml:brushProperty name="width" value="0.035" units="cm"/>
      <inkml:brushProperty name="height" value="0.035" units="cm"/>
      <inkml:brushProperty name="color" value="#DA0C07"/>
      <inkml:brushProperty name="inkEffects" value="lava"/>
      <inkml:brushProperty name="anchorX" value="-5915.3457"/>
      <inkml:brushProperty name="anchorY" value="231.54337"/>
      <inkml:brushProperty name="scaleFactor" value="0.5"/>
    </inkml:brush>
    <inkml:brush xml:id="br1">
      <inkml:brushProperty name="width" value="0.035" units="cm"/>
      <inkml:brushProperty name="height" value="0.035" units="cm"/>
      <inkml:brushProperty name="color" value="#DA0C07"/>
      <inkml:brushProperty name="inkEffects" value="lava"/>
      <inkml:brushProperty name="anchorX" value="-8324.41309"/>
      <inkml:brushProperty name="anchorY" value="-827.4599"/>
      <inkml:brushProperty name="scaleFactor" value="0.5"/>
    </inkml:brush>
  </inkml:definitions>
  <inkml:trace contextRef="#ctx0" brushRef="#br0">0 231 24575,'0'0'0,"4"0"0,17 0 0,22 0 0,21 4 0,13 1 0,13 3 0,4 0 0,6 0 0,-6-3 0,-6-2 0,-8 0 0,-11-3 0,-4 1 0,-9-1 0,-5-1 0,-8 1 0,-8 0 0,-5-1 0,-6 1 0,-1 0 0,-3 0 0,0 0 0,-1 0 0,1 0 0,1 0 0,3 0 0,1 0 0,1 0 0,-2 0 0,0 0 0,-5 0 0</inkml:trace>
  <inkml:trace contextRef="#ctx0" brushRef="#br1" timeOffset="1568.12">718 0 24575,'0'0'0,"4"4"0,17 1 0,10 8 0,7 3 0,4 8 0,8 3 0,4 0 0,0-1 0,-1-1 0,-7-1 0,5-2 0,-5-4 0,-1-1 0,2 0 0,-5 1 0,0-4 0,-6 1 0,1-4 0,-1 2 0,-2-3 0,-4-3 0,-3-2 0,-6 2 0,-3-1 0,0 3 0,-1-2 0,1 0 0,1-2 0,-4 2 0,-3 4 0,-8 2 0,-8 4 0,-11 1 0,-13 11 0,-13 1 0,-6 5 0,-2-6 0,-1 6 0,-2-6 0,5-3 0,6-2 0,6-1 0,6-7 0,4 1 0,7-1 0,1-3 0,6-4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7T13:03:04.014"/>
    </inkml:context>
    <inkml:brush xml:id="br0">
      <inkml:brushProperty name="width" value="0.025" units="cm"/>
      <inkml:brushProperty name="height" value="0.025" units="cm"/>
      <inkml:brushProperty name="color" value="#DA0C07"/>
      <inkml:brushProperty name="inkEffects" value="lava"/>
      <inkml:brushProperty name="anchorX" value="-5383.9209"/>
      <inkml:brushProperty name="anchorY" value="-603.80811"/>
      <inkml:brushProperty name="scaleFactor" value="0.5"/>
    </inkml:brush>
    <inkml:brush xml:id="br1">
      <inkml:brushProperty name="width" value="0.025" units="cm"/>
      <inkml:brushProperty name="height" value="0.025" units="cm"/>
      <inkml:brushProperty name="color" value="#DA0C07"/>
      <inkml:brushProperty name="inkEffects" value="lava"/>
      <inkml:brushProperty name="anchorX" value="-3281.91333"/>
      <inkml:brushProperty name="anchorY" value="1992.91333"/>
      <inkml:brushProperty name="scaleFactor" value="0.5"/>
    </inkml:brush>
  </inkml:definitions>
  <inkml:trace contextRef="#ctx0" brushRef="#br0">1143 1664 24575,'0'0'0,"0"-3"0,0-11 0,-8-3 0,-5-12 0,-9-11 0,-6-5 0,-7-3 0,-4-4 0,2 0 0,2 10 0,5 3 0,2 9 0,4 5 0,1 9 0,6 1 0,1 0 0,0 0 0,-1 3 0,3-2 0,-1 3 0,4-1 0,3-2 0,-2 2 0,3-2 0,-4-1 0,3-2 0,-3 3 0,2-2 0,-2 4 0,1-1 0,3-2 0,-3 3 0,3-1 0,1-2 0,-2 2 0,1-1 0,-3 3 0,2-2 0,-4 3 0,3-2 0,1-1 0,-1 1 0,1-2 0,-2 3 0,1-1 0,-2 2 0,2-2 0,-2-2 0,1-2 0,-2 2 0,3-1 0,-7 3 0,2-5 0,2-6 0,-9-11 0,-7-17 0,-5-14 0,-1-6 0,2 7 0,2 4 0,3 10 0,2 6 0,2 11 0,6 7 0,0 8 0,5 3 0,3 1 0,0 3 0,2-1 0,-2 3 0,1 1 0</inkml:trace>
  <inkml:trace contextRef="#ctx0" brushRef="#br1" timeOffset="1915.61">0 480 24575,'0'0'0,"0"-7"0,0-16 0,0-7 0,0-8 0,0 1 0,0 2 0,0 3 0,0-1 0,0 3 0,0 3 0,0 2 0,0 1 0,0 2 0,0 0 0,0 1 0,0 1 0,0-1 0,4 5 0,5 3 0,12 9 0,4 8 0,8 3 0,3 5 0,4 3 0,-3-2 0,-2-1 0,-1 0 0,2 2 0,-3-2 0,-3-3 0,-3 1 0,-2-2 0,-6 3 0,-2-3 0,0-1 0,0-2 0,-3 2 0,0-1 0,2-1 0,1 2 0,1 0 0,-2 3 0,-5-1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7T13:02:58.048"/>
    </inkml:context>
    <inkml:brush xml:id="br0">
      <inkml:brushProperty name="width" value="0.025" units="cm"/>
      <inkml:brushProperty name="height" value="0.025" units="cm"/>
      <inkml:brushProperty name="color" value="#DA0C07"/>
      <inkml:brushProperty name="inkEffects" value="lava"/>
      <inkml:brushProperty name="anchorX" value="-4679.59961"/>
      <inkml:brushProperty name="anchorY" value="-2216.42749"/>
      <inkml:brushProperty name="scaleFactor" value="0.5"/>
    </inkml:brush>
    <inkml:brush xml:id="br1">
      <inkml:brushProperty name="width" value="0.025" units="cm"/>
      <inkml:brushProperty name="height" value="0.025" units="cm"/>
      <inkml:brushProperty name="color" value="#DA0C07"/>
      <inkml:brushProperty name="inkEffects" value="lava"/>
      <inkml:brushProperty name="anchorX" value="-3535.69385"/>
      <inkml:brushProperty name="anchorY" value="277.47144"/>
      <inkml:brushProperty name="scaleFactor" value="0.5"/>
    </inkml:brush>
  </inkml:definitions>
  <inkml:trace contextRef="#ctx0" brushRef="#br0">318 1788 24575,'0'0'0,"0"-3"0,0-19 0,0-17 0,0-24 0,0-27 0,0-27 0,0-8 0,0 4 0,-4 8 0,-1 13 0,1 16 0,1 15 0,-4 20 0,1 14 0,0 4 0,2 6 0,-3 3 0,1 1 0,1 2 0,-3 3 0,1 1 0,2-1 0,1-1 0,-3-2 0,1 0 0,1-1 0,1-1 0,2 0 0,-4 4 0,1-1 0,1 1 0,1 0 0,0-2 0,2-1 0,0 0 0,1-1 0,0 4 0</inkml:trace>
  <inkml:trace contextRef="#ctx0" brushRef="#br1" timeOffset="1687.11">0 688 24575,'0'0'0,"4"-3"0,1-11 0,12-11 0,3-13 0,9-6 0,9-17 0,4-9 0,-1 5 0,1-1 0,-4 6 0,-10 9 0,-3 10 0,-8 7 0,-2 7 0,-1 8 0,-2 2 0,-4 2 0,1 3 0,-1 0 0,2 2 0,2 7 0,4 7 0,1 10 0,7 10 0,1 8 0,9 14 0,0 8 0,3-2 0,-7-1 0,-2-7 0,-4-6 0,-6-7 0,-1-4 0,-5-3 0,0-7 0,1-1 0,-2-1 0,-2 1 0,1-2 0,-2 0 0,3-3 0,-3-3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7T13:02:54.049"/>
    </inkml:context>
    <inkml:brush xml:id="br0">
      <inkml:brushProperty name="width" value="0.025" units="cm"/>
      <inkml:brushProperty name="height" value="0.025" units="cm"/>
      <inkml:brushProperty name="color" value="#DA0C07"/>
      <inkml:brushProperty name="inkEffects" value="lava"/>
      <inkml:brushProperty name="anchorX" value="-1016"/>
      <inkml:brushProperty name="anchorY" value="-1016"/>
      <inkml:brushProperty name="scaleFactor" value="0.5"/>
    </inkml:brush>
    <inkml:brush xml:id="br1">
      <inkml:brushProperty name="width" value="0.025" units="cm"/>
      <inkml:brushProperty name="height" value="0.025" units="cm"/>
      <inkml:brushProperty name="color" value="#DA0C07"/>
      <inkml:brushProperty name="inkEffects" value="lava"/>
      <inkml:brushProperty name="anchorX" value="-2879.60083"/>
      <inkml:brushProperty name="anchorY" value="-883.32922"/>
      <inkml:brushProperty name="scaleFactor" value="0.5"/>
    </inkml:brush>
  </inkml:definitions>
  <inkml:trace contextRef="#ctx0" brushRef="#br0">0 1269 24575,'0'0'0,"0"-3"0,0-7 0,4-7 0,9-4 0,4-11 0,8-13 0,7-6 0,4-1 0,0-4 0,1 6 0,-2 3 0,-4 2 0,-3 6 0,2 1 0,-7 5 0,-1 0 0,-2 7 0,-5 2 0,1 3 0,-1 1 0,2 4 0,-4-3 0,2-1 0,-3-1 0,0 4 0,3-1 0,1 5 0,-2-1 0,1-1 0,1-1 0,-3-2 0,1 3 0,-2 0 0,0-2 0,-2-1 0,2 3 0,-2 0 0,1 3 0,-1-1 0,1-1 0,3 2 0,-3-2 0,3-1 0,1 2 0,-2-1 0,1 3 0,-2-2 0,-4-1 0,2 2 0,-2-1 0,2 2 0,3-2 0,-2 3 0</inkml:trace>
  <inkml:trace contextRef="#ctx0" brushRef="#br1" timeOffset="1835.06">402 168 24575,'0'0'0,"4"0"0,5 0 0,8-4 0,8 0 0,12-5 0,4-3 0,8 1 0,2-3 0,-5 3 0,3-3 0,-6 4 0,-1-3 0,-5 4 0,-1 1 0,-4 3 0,-3-2 0,-4 1 0,-5-3 0,-2 1 0,3 2 0,0 1 0,1 2 0,-3 6 0,-1 4 0,-5 10 0,1 9 0,1 6 0,-3 5 0,-3 0 0,-3 6 0,-2-4 0,-2 2 0,-1-5 0,-2-4 0,1-3 0,-1-4 0,1-2 0,-1-2 0,1 0 0,0-5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7T13:02:51.811"/>
    </inkml:context>
    <inkml:brush xml:id="br0">
      <inkml:brushProperty name="width" value="0.025" units="cm"/>
      <inkml:brushProperty name="height" value="0.025" units="cm"/>
      <inkml:brushProperty name="color" value="#DA0C07"/>
      <inkml:brushProperty name="inkEffects" value="lava"/>
      <inkml:brushProperty name="anchorX" value="0"/>
      <inkml:brushProperty name="anchorY" value="0"/>
      <inkml:brushProperty name="scaleFactor" value="0.5"/>
    </inkml:brush>
  </inkml:definitions>
  <inkml:trace contextRef="#ctx0" brushRef="#br0">0 0 24575,'0'0'0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7T14:45:48.9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1565 381 24575,'-49'-25'0,"-65"-24"0,7 16 0,-193-32 0,237 53 0,14 1 0,-1 3 0,-83-2 0,43 9 0,-99 4 0,117 7 0,45-6 0,-44 3 0,-46 4 121,2-1-1607,97-10-5340</inkml:trace>
  <inkml:trace contextRef="#ctx0" brushRef="#br0" timeOffset="1706.56">188 0 24575,'-12'15'0,"0"0"0,1 0 0,1 1 0,-12 23 0,-4 8 0,5-17 0,10-16 0,1 2 0,-11 19 0,20-31 0,-1-1 0,1 0 0,-1 0 0,1 0 0,0 1 0,0-1 0,1 1 0,-1-1 0,1 1 0,0-1 0,-1 1 0,2-1 0,-1 1 0,0-1 0,1 1 0,-1-1 0,3 6 0,-1-5 0,1-1 0,-1 1 0,1-1 0,0 1 0,0-1 0,0 0 0,1-1 0,-1 1 0,0 0 0,1-1 0,0 0 0,0 0 0,7 3 0,4 1 0,1 0 0,20 4 0,-12-6-170,-1-1-1,1-1 1,38-2-1,-48-1-512,6 1-6143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7T14:45:44.2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318 733 24575,'0'-699'-1365,"0"681"-5461</inkml:trace>
  <inkml:trace contextRef="#ctx0" brushRef="#br0" timeOffset="1999.87">0 330 24575,'0'-3'0,"1"0"0,-1 0 0,1-1 0,0 1 0,0 0 0,0 0 0,0 0 0,0 0 0,1 0 0,-1 0 0,1 1 0,0-1 0,0 0 0,4-4 0,39-32 0,-25 23 0,94-93 0,-44 40 0,-53 49 0,-15 17 0,0 0 0,0 0 0,0 1 0,1-1 0,-1 1 0,1-1 0,4-3 0,-5 6 0,-1-1 0,0 1 0,1-1 0,-1 1 0,1 0 0,-1-1 0,1 1 0,-1 0 0,1 0 0,-1 0 0,1 0 0,-1 0 0,1 1 0,-1-1 0,1 0 0,-1 1 0,1-1 0,-1 1 0,1-1 0,-1 1 0,0 0 0,3 1 0,24 17 0,-1 2 0,-1 0 0,0 2 0,35 41 0,-41-43 0,-15-16-151,1 0-1,0 0 0,1 0 0,-1-1 1,1 0-1,0 0 0,0 0 1,8 2-1,-2-2-6674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7T14:45:33.8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0 897 24575,'7'-6'0,"1"0"0,0 0 0,0 1 0,1 0 0,11-5 0,9-6 0,-21 12 0,52-33 0,1 2 0,89-34 0,-86 51 0,-52 15 0,1 1 0,-1-2 0,0 0 0,-1 0 0,1-1 0,-1 0 0,0-1 0,19-13 0,29-25 0,-43 35 0,-1-2 0,-1 0 0,0 0 0,20-22 0,-9 2 0,1 1 0,2 1 0,1 1 0,37-26 0,-44 32 59,-20 19-201,0 1 0,1-1-1,-1 0 1,1 1-1,0 0 1,0-1-1,0 1 1,0 0-1,6-3 1,5 1-6684</inkml:trace>
  <inkml:trace contextRef="#ctx0" brushRef="#br0" timeOffset="2975.82">3218 1043 24575,'-48'0'0,"0"-2"0,0-2 0,0-2 0,-84-22 0,-20-24 0,-201-98 0,260 114 0,-16-9 0,80 32 0,-1 1 0,-33-8 0,-5-1 0,36 10 0,0-2 0,1 0 0,0-2 0,2-1 0,-48-34 0,48 29 0,-1 1 0,-51-24 0,43 27 0,21 9 0,-1 0 0,-15-11 0,15 8 0,-1 1 0,-26-10 0,26 13 0,1-2 0,-32-19 0,-66-52 0,54 37-1365,50 35-5461</inkml:trace>
  <inkml:trace contextRef="#ctx0" brushRef="#br0" timeOffset="4923">656 388 24575,'33'-2'0,"1"-1"0,60-15 0,-29 5 0,-11 1 0,-35 7 0,1 1 0,-1 1 0,1 0 0,0 2 0,29 0 0,-47 2 0,0-1 0,-1 0 0,1 1 0,0-1 0,0 1 0,0-1 0,0 1 0,-1 0 0,1 0 0,0 0 0,-1 0 0,1 0 0,-1 0 0,1 1 0,-1-1 0,0 0 0,1 1 0,-1-1 0,0 1 0,0-1 0,0 1 0,0 0 0,0-1 0,0 1 0,-1 0 0,1 0 0,0 0 0,-1 0 0,0-1 0,1 1 0,-1 0 0,0 0 0,0 0 0,0 0 0,0 3 0,-1 8 0,-1 0 0,1 0 0,-2 1 0,-4 13 0,2-10 0,-4 18 6,-5 28-1377,13-42-5455</inkml:trace>
  <inkml:trace contextRef="#ctx0" brushRef="#br0" timeOffset="7051.78">1165 409 24575,'-1'-3'0,"-1"0"0,1 0 0,-1 1 0,1-1 0,-1 0 0,0 1 0,0-1 0,0 1 0,-1-1 0,-4-3 0,-1-2 0,5 4 0,-1 0 0,1-1 0,0 1 0,1-1 0,-1 0 0,1 0 0,0 0 0,0 0 0,1-1 0,-2-6 0,-3-57 0,1 1 0,0 47 0,2-1 0,0 0 0,2 0 0,1-34 0,0 54 0,0 1 0,0 0 0,1 0 0,-1-1 0,0 1 0,1 0 0,-1 0 0,1 0 0,-1 0 0,1-1 0,0 1 0,0 0 0,-1 0 0,1 0 0,0 0 0,0 1 0,0-1 0,0 0 0,0 0 0,0 0 0,0 1 0,0-1 0,0 1 0,0-1 0,1 1 0,-1-1 0,0 1 0,0-1 0,0 1 0,1 0 0,-1 0 0,0 0 0,0 0 0,1 0 0,-1 0 0,0 0 0,1 0 0,-1 0 0,0 1 0,0-1 0,0 0 0,3 2 0,8 1 0,0 1 0,0 0 0,17 9 0,-16-7 0,196 97 0,-197-96-112,4 3-139,1-1 1,0-1-1,0 0 1,24 7-1,-26-12-6575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7T14:47:09.133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1818 22 24575,'-539'0'0,"510"-1"0,-46-9 0,-20 0 0,-205 10 0,280 1 0,0 2 0,0 0 0,1 1 0,-24 7 0,23-5 0,0-1 0,-1-1 0,-37 3 0,-71-9 0,-73 4 0,132 8 0,43-6 0,-45 3 0,51-7-1365,3 0-5461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7T14:47:18.034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0 40 24575,'1'19'0,"1"1"0,4 18 0,2 16 0,-2 199 0,-3-229 0,1-1 0,9 29 0,-7-30 0,0 0 0,3 43 0,-9-40 0,0-18 0,0 0 0,0 1 0,1-1 0,-1 0 0,4 10 0,-4-15 0,1 0 0,0-1 0,-1 1 0,1 0 0,0-1 0,0 1 0,0 0 0,0-1 0,1 0 0,-1 1 0,0-1 0,1 1 0,-1-1 0,1 0 0,-1 0 0,1 0 0,0 0 0,-1 0 0,1 0 0,0-1 0,-1 1 0,1 0 0,0-1 0,0 0 0,2 1 0,22 2 0,0-2 0,0 0 0,33-5 0,7 1 0,0 2 0,111 3 0,-49 18 0,-104-16 0,42 11 0,-33-7 0,53 6 0,-59-11 0,-1 2 0,36 10 0,-31-6 0,34 4 0,28 7 0,-68-14 0,0 0 0,1-2 0,42 3 0,7-6 0,133-4 0,-52-18 0,-96 12 0,111-33 0,-72 16 0,-18 1 0,-1-2 0,148-75 0,-48 27 0,-164 69 0,-11 4 0,0 0 0,0 0 0,0-1 0,0 0 0,0 0 0,-1-1 0,1 1 0,-1-1 0,0 0 0,0 0 0,0-1 0,-1 1 0,1-1 0,-1 1 0,0-1 0,-1 0 0,1 0 0,-1-1 0,0 1 0,0 0 0,0-1 0,-1 1 0,0-1 0,0-5 0,9-61 0,-1-113 0,-9 18-1365,0 149-5461</inkml:trace>
  <inkml:trace contextRef="#ctx0" brushRef="#br0" timeOffset="2275.85">1631 1055 24575,'0'7'0,"0"7"0,0 3 0,0 4 0,4-3 0,0 0 0,1 0 0,-2 0 0,0 2 0,2-4 0,1 0 0,-1 1 0,-1 0 0,-1 2 0,-2 1 0,4-4 0,-1-3-8191</inkml:trace>
  <inkml:trace contextRef="#ctx0" brushRef="#br0" timeOffset="2684.34">1695 1353 24575,'0'0'-8191</inkml:trace>
  <inkml:trace contextRef="#ctx0" brushRef="#br0" timeOffset="4580.53">1695 1353 24575,'-1'-14'0,"0"1"0,-1-1 0,0 1 0,-1-1 0,-1 1 0,0 0 0,-1 0 0,0 0 0,-1 1 0,0 0 0,-1 0 0,-15-20 0,17 23 0,1 0 0,1 0 0,-1 0 0,1-1 0,1 0 0,0 1 0,-1-13 0,-2-8 0,2 12-455,0 0 0,1-22 0,2 22-6371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7T14:47:12.338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1480 26 24575,'-27'0'0,"-1"-1"0,-52-11 0,32 6 0,0 2 0,0 1 0,-64 6 0,15-1 0,-242-2 0,323 1 0,0 1 0,-28 6 0,27-4 0,0-1 0,-21 1 0,19-4 0,-173-1 0,135-10 0,41 8 0,0 0 0,-22-1 0,-110 4-1365,130 0-5461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7T14:52:18.034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0 0 24575,'0'0'-8191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7T14:52:14.830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402 404 24575</inkml:trace>
  <inkml:trace contextRef="#ctx0" brushRef="#br0" timeOffset="1864.87">0 532 24575,'2'-52'0,"2"1"0,3 0 0,2 0 0,1 0 0,22-57 0,-25 81 0,-1-1 0,5-43 0,-11 69 0,0 0 0,1 0 0,-1 0 0,1 1 0,-1-1 0,1 0 0,0 0 0,0 0 0,-1 1 0,1-1 0,1 0 0,-1 1 0,0-1 0,0 1 0,0-1 0,1 1 0,-1 0 0,1 0 0,-1-1 0,1 1 0,0 0 0,-1 0 0,1 0 0,0 1 0,0-1 0,0 0 0,-1 1 0,1-1 0,0 1 0,0 0 0,0-1 0,3 1 0,7 0 0,0 0 0,0 1 0,-1 0 0,17 5 0,-8-3 0,8 1-195,0 1 0,0 2 0,0 0 0,-1 2 0,-1 1 0,49 25 0,-65-28-6631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7T14:52:11.554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0 430 24575,'3'-1'0,"0"-1"0,0 0 0,0 0 0,0 0 0,-1-1 0,1 1 0,-1-1 0,1 1 0,-1-1 0,0 0 0,0 0 0,0 0 0,0 0 0,1-4 0,3-3 0,74-90 0,12-20 0,-69 81 0,-17 27 0,0 0 0,1 0 0,14-16 0,22-17-1365,-35 35-5461</inkml:trace>
  <inkml:trace contextRef="#ctx0" brushRef="#br0" timeOffset="1618.4">148 27 24575,'68'-1'0,"76"3"0,-142-2 0,0 1 0,1-1 0,-1 1 0,0-1 0,0 1 0,0 0 0,0 0 0,0 0 0,0 0 0,0 1 0,0-1 0,0 0 0,0 1 0,-1-1 0,1 1 0,0 0 0,-1-1 0,0 1 0,1 0 0,-1 0 0,0 0 0,0 0 0,0 0 0,0 0 0,0 1 0,-1-1 0,1 0 0,-1 0 0,1 1 0,-1 3 0,2 10 0,-1-1 0,-1 1 0,-4 25 0,2-11 0,1 12-1365,1-23-5461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7T14:52:09.436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456 699 24575,'-2'-12'0,"0"0"0,-1 1 0,0-1 0,-1 1 0,0 0 0,-1 0 0,-10-19 0,3 6 0,-17-31 0,-3 0 0,-50-62 0,25 35 0,25 39 0,-71-77 0,85 99-682,-25-37-1,33 45-6143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7T15:03:23.466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1548 257 24575,'-20'-20'0,"5"3"0,0 2 0,-1 0 0,-1 0 0,0 2 0,-1 0 0,0 1 0,-37-18 0,-165-45 0,183 65 0,0 3 0,0 1 0,-1 1 0,1 2 0,-1 2 0,-48 5 0,30 6 0,40-7 0,1 0 0,-25 2 0,15-5 0,3 0 0,1 0 0,-1 2 0,0 0 0,0 2 0,1 0 0,0 1 0,-23 9 0,-15 8 0,-94 23 0,134-41 0,0 1 0,1 1 0,-1 0 0,1 2 0,1 0 0,-1 1 0,1 0 0,-15 13 0,1-2 0,25-17 0,-1 1 0,1 0 0,0 1 0,1-1 0,-1 1 0,-4 6 0,8-9 0,0 1 0,1-1 0,-1 1 0,1-1 0,0 1 0,0 0 0,0 0 0,0-1 0,1 1 0,-1 0 0,1 0 0,-1 0 0,1 0 0,0 0 0,0-1 0,1 1 0,-1 0 0,0 0 0,2 5 0,0-3 0,0 0 0,0 0 0,0-1 0,0 1 0,1 0 0,0-1 0,0 0 0,0 0 0,0 0 0,1 0 0,4 5 0,53 37 0,-13-10 0,-36-26 0,1 0 0,0-1 0,1 0 0,-1-1 0,29 11 0,79 21 0,-70-25 0,-14-6 0,-1-1 0,2-2 0,39 1 0,-22-2 0,347 3 0,-243-10 0,-142 1 0,-1 0 0,1-2 0,0 0 0,30-10 0,63-30 0,-72 29 0,-29 12 0,1-2 0,-1 1 0,0-1 0,0-1 0,0 0 0,-1 0 0,1-1 0,7-6 0,-10 5 11,1 0 0,-1 0 0,-1 0 0,1-1 0,-1 1 0,-1-2-1,1 1 1,-1 0 0,-1-1 0,5-13 0,-4 4-308,0-1 0,-1 1 0,-1-1 0,-1-22 0,-1 22-6529</inkml:trace>
  <inkml:trace contextRef="#ctx0" brushRef="#br0" timeOffset="2812.82">1356 362 24575,'28'-1'0,"-1"-2"0,1-1 0,30-9 0,-29 6 0,-1 1 0,52-3 0,-62 8 0,0-1 0,19-5 0,-18 3 0,35-2 0,158 6-1365,-194 0-5461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9T08:29:21.034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1529 45 24575,'-636'0'0,"623"-1"0,1 0 0,0-1 0,0-1 0,0 0 0,0 0 0,-12-6 0,12 4 0,0 1 0,-1 0 0,1 1 0,-1 1 0,-19-2 0,-307 5 0,314 2 0,0 0 0,-1 2 0,1 1 0,1 0 0,0 2 0,-46 22 0,28-13 0,36-15 0,0 1 0,0 0 0,1 0 0,-1 0 0,1 1 0,-1 0 0,1 0 0,1 0 0,-1 1 0,0-1 0,1 1 0,0 0 0,0 0 0,1 1 0,-1-1 0,1 1 0,0 0 0,1 0 0,-1 0 0,1 0 0,0 0 0,1 0 0,0 1 0,0-1 0,-1 12 0,-1 34 0,2 1 0,6 53 0,-4-99 0,1-1 0,-1 0 0,1 1 0,0-1 0,0 0 0,1 0 0,0 0 0,0-1 0,0 1 0,1-1 0,0 0 0,0 0 0,0 0 0,1 0 0,-1-1 0,8 6 0,8 5 0,1-1 0,42 21 0,-27-15 0,-26-15 0,0-1 0,1 0 0,-1 0 0,1-1 0,0-1 0,0 1 0,0-2 0,12 1 0,94-3 0,-50-2 0,-11 3 0,85-13 0,-69 6 0,0 3 0,84 5 0,-42 1 0,881-2 0,-982 1 0,1 1 0,-1 0 0,0 1 0,0 0 0,20 8 0,-19-6 0,1 0 0,0-1 0,0-1 0,15 2 0,58 5 0,-50-5 0,50 1 0,-12-5 0,-39 1 0,1-2 0,-1-1 0,0-2 0,50-10 0,-83 12 0,1-1 0,-1 0 0,1 0 0,-1 0 0,0 0 0,0 0 0,0-1 0,0 0 0,0 0 0,-1 0 0,1 0 0,-1-1 0,0 1 0,0-1 0,4-5 0,0-4 0,0 0 0,-1-1 0,7-20 0,9-19 0,-16 40 0,-1-1 0,0 1 0,-1-1 0,0 1 0,-1-1 0,2-24 0,-4-86 0,-2 66 0,1 54 0,0 0 0,0-1 0,0 1 0,-1-1 0,0 1 0,0 0 0,0-1 0,0 1 0,-1 0 0,0 0 0,0 0 0,0 0 0,0 0 0,0 0 0,-1 1 0,-5-6 0,4 5 0,0 1 0,0 0 0,0 0 0,-1 1 0,0-1 0,1 1 0,-1 0 0,0 0 0,0 1 0,0-1 0,0 1 0,-1 0 0,-9 0 0,-208 0 0,104 3 0,94-2 0,3 1 0,0-1 0,1 0 0,-1-2 0,0-1 0,1-1 0,0 0 0,-22-8 0,28 7 0,0 0 0,0 1 0,0 1 0,0 1 0,-23-1 0,-81 5 0,41 0 0,10-3 0,-75 3 0,130 0 0,1 1 0,-1 0 0,0 1 0,1 0 0,-20 11 0,20-10 0,0 1 0,0-1 0,-1-1 0,0 0 0,-20 3 0,1-1-94,25-4 130,-1-1-1,1 1 1,0-1-1,-1-1 0,-11 1 1,17-2-89,0 1 0,0 0 0,1-1 0,-1 1 0,0-1 0,0 0 0,1 1 0,-1-1 0,1 0 0,-1 0 0,1 0 0,-1 0 0,1 0 0,-1 0 0,1-1 0,0 1 0,0 0 0,0-1 0,-1 1 0,2-1 0,-1 1 0,0-1 0,0 0 0,0 1 0,1-1 0,-1 0 0,0-3 0,-2-9-6773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9T08:30:13.6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1935 2144 24575,'10'1'0,"0"0"0,0 1 0,0 0 0,0 1 0,11 4 0,29 7 0,24-6 0,0-2 0,114-7 0,54 2 0,-110 19 0,-90-12 0,69 6 0,417-13 0,-260-3 0,-246 1 0,1-1 0,0-1 0,-1-1 0,32-10 0,-51 13 0,0 0 0,0-1 0,-1 1 0,1-1 0,0 1 0,-1-1 0,1 0 0,-1 0 0,0 0 0,1 0 0,-1-1 0,0 1 0,0 0 0,-1-1 0,1 1 0,0-1 0,-1 0 0,0 0 0,1 0 0,-1 1 0,0-1 0,-1 0 0,1 0 0,0-5 0,1-8 0,-1 0 0,-1 1 0,-3-29 0,1 8 0,2 24 0,0-1 0,-1 1 0,0-1 0,0 1 0,-2 0 0,0-1 0,0 1 0,-1 0 0,0 1 0,-1-1 0,0 1 0,-12-18 0,6 14 0,1-1 0,0 0 0,2 0 0,0 0 0,-9-27 0,-50-170 0,61 186 0,1-1 0,1 0 0,1 0 0,2 0 0,3-52 0,0 18 0,-1-461 0,-2 505 0,-1-1 0,-1 1 0,-1 0 0,-8-24 0,-4-16 0,7 7 0,1-1 0,3 1 0,1-68 0,6 62 0,-4-95 0,2 149 0,0 1 0,-1 0 0,0-1 0,1 1 0,-1 0 0,0 0 0,0 0 0,0 0 0,-1 0 0,1 0 0,0 0 0,-1 0 0,1 1 0,-1-1 0,0 0 0,1 1 0,-1-1 0,0 1 0,0 0 0,0-1 0,0 1 0,0 0 0,0 0 0,-1 1 0,1-1 0,0 0 0,0 1 0,-1-1 0,1 1 0,0 0 0,-3 0 0,-10-2 0,0 2 0,0 0 0,-26 4 0,33-3 0,-200 40 0,10-1 0,111-33 0,-123-7 0,81-3 0,16 2 0,-123 3 0,221 0 0,0 0 0,0 1 0,0 1 0,-14 6 0,14-5 0,0 0 0,0-1 0,-28 4 0,21-6 0,0 1 0,0 0 0,0 2 0,0 1 0,1 1 0,-28 12 0,39-14 0,-1-1 0,-1-1 0,1 0 0,0-1 0,-1 0 0,-17 1 0,-75-5 0,42-1 0,-435 3 0,466 2 0,-1 0 0,0 3 0,-46 11 0,49-7 0,-49 23 0,-9 4 0,37-18 0,36-12 0,0-1 0,0-1 0,-1 0 0,1 0 0,-1-1 0,-22 0 0,-324-4 0,342 0-227,0-1-1,1-1 1,-1-1-1,1-1 1,-28-10-1,33 10-6598</inkml:trace>
  <inkml:trace contextRef="#ctx0" brushRef="#br0" timeOffset="2493.96">179 450 24575,'-1'-7'0,"-1"1"0,0-1 0,-1 1 0,1-1 0,-1 1 0,0 0 0,-1 0 0,1 0 0,-1 1 0,0-1 0,-7-6 0,-5-9 0,-14-20 0,-19-32 0,34 52 0,-4-10 0,19 30 0,0 0 0,0 1 0,0-1 0,0 1 0,0-1 0,0 0 0,1 1 0,-1-1 0,0 1 0,0-1 0,1 1 0,-1-1 0,0 1 0,1-1 0,-1 1 0,0-1 0,1 1 0,-1-1 0,1 1 0,-1-1 0,1 1 0,-1 0 0,1-1 0,-1 1 0,1 0 0,0-1 0,20-9 0,-15 7 0,5-2-136,0 1-1,0 0 1,1 1-1,0 0 1,-1 1-1,1 0 1,0 1-1,0 0 0,18 2 1,-11-1-6690</inkml:trace>
  <inkml:trace contextRef="#ctx0" brushRef="#br0" timeOffset="5317.5">201 301 24575,'0'-3'0,"-4"-2"0,-4 0 0,-5-2 0,-4-4 0,-2 0 0,2-2 0,0 2 0,-1 2 0,0 3 0,-2 2 0,0 2 0,3-2 0,5-1-8191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9T08:36:30.065"/>
    </inkml:context>
    <inkml:brush xml:id="br0">
      <inkml:brushProperty name="width" value="0.035" units="cm"/>
      <inkml:brushProperty name="height" value="0.035" units="cm"/>
      <inkml:brushProperty name="color" value="#F6630D"/>
    </inkml:brush>
  </inkml:definitions>
  <inkml:trace contextRef="#ctx0" brushRef="#br0">0 231 24575,'109'-33'0,"1"5"0,2 5 0,0 4 0,2 6 0,126 0 0,99 14 0,-135 0 0,-155 3 0,0 1 0,-1 3 0,82 23 0,-97-22 0,10 0 0,1-1 0,0-2 0,0-3 0,57-1 0,858-3 0,-915 4 0,1 1 0,83 21 0,-77-14 0,87 9 0,-34-17 0,80 8 0,-127-6 0,75-4 0,20 2 0,-63 5 0,125 5 0,-126-12 0,139-3 0,-143-8 0,-48 4 0,51 0 0,187 7-1365,-255-1-5461</inkml:trace>
  <inkml:trace contextRef="#ctx0" brushRef="#br0" timeOffset="1913.35">4849 0 24575,'2'0'0,"0"1"0,0-1 0,0 1 0,1 0 0,-1-1 0,0 1 0,-1 0 0,1 0 0,0 0 0,0 1 0,0-1 0,0 0 0,-1 1 0,3 1 0,21 26 0,-21-24 0,5 6 0,12 15 0,0 1 0,-1 1 0,-2 0 0,17 36 0,-31-57 0,0 1 0,0-1 0,1 0 0,7 8 0,-7-9 0,-1-1 0,1 1 0,-2 0 0,1 0 0,0 1 0,2 6 0,-6-11 0,1 1 0,-1-1 0,0 1 0,0-1 0,0 0 0,0 1 0,0-1 0,-1 0 0,1 1 0,-1-1 0,1 0 0,-1 1 0,0-1 0,0 0 0,0 0 0,0 0 0,0 0 0,-1 0 0,1 0 0,-4 3 0,-38 37 0,31-32 0,-63 54 0,26-24 0,-62 67 0,87-81 0,-2-2 0,-1 0 0,-43 28 0,56-43-1365,0-3-5461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9T08:36:09.8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1187 2246 24575,'13'2'0,"0"0"0,0 0 0,-1 1 0,1 1 0,14 7 0,-5-4 0,24 7 0,1-2 0,0-3 0,92 8 0,147-13 0,-174-6 0,311-35 0,-191 10 0,-176 19 0,103-28 0,-18 2 0,-93 28 0,0 2 0,0 2 0,49 5 0,-2-1 0,-55-4 0,-1-2 0,66-15 0,-12 1 0,-46 10 0,-25 3 0,1 2 0,32-2 0,6 4 0,90 4 0,-101 7 0,-44-7 0,1-1 0,-1 0 0,1-1 0,-1 0 0,1 0 0,-1 0 0,1-1 0,0 0 0,-1 0 0,1-1 0,0 1 0,8-3 0,-13 2 0,0 0 0,-1 0 0,1-1 0,0 1 0,0 0 0,-1-1 0,1 1 0,-1-1 0,1 1 0,-1-1 0,0 0 0,1 0 0,-1 0 0,0 1 0,0-1 0,0 0 0,-1 0 0,1 0 0,0-1 0,-1 1 0,1 0 0,-1-3 0,1-8 0,0 1 0,-2-24 0,0 8 0,19-179 0,-12 130 0,27-136 0,-22 153 0,12-46 0,-12 61 0,10-88 0,18-160 0,-31 243 0,20-69 0,-19 88 0,-2 0 0,-1-1 0,-1 1 0,1-37 0,-7-314 0,1 376 0,0 0 0,-1-1 0,0 1 0,0 0 0,0 0 0,-1 0 0,0 0 0,0 0 0,0 0 0,-1 1 0,0-1 0,-6-9 0,6 12 0,0-1 0,0 1 0,0 0 0,-1 0 0,1 0 0,-1 0 0,1 1 0,-1 0 0,0-1 0,0 1 0,0 0 0,0 1 0,0-1 0,-1 1 0,1 0 0,0 0 0,-1 0 0,-5 0 0,-27 1 0,0 2 0,-56 9 0,9-1 0,19 0 0,1 3 0,1 2 0,-74 28 0,65-22 0,-1-4 0,-115 13 0,85-18 0,-129-3 0,162-10 0,-96 3 0,155-1 0,0 2 0,0-1 0,1 1 0,-19 9 0,20-8 0,-1 0 0,0-1 0,0 0 0,0-1 0,-17 3 0,9-3 30,1 1 0,-1 0 0,-24 10 0,25-8-401,0 0 0,-1-1-1,-25 2 1,26-5-6455</inkml:trace>
  <inkml:trace contextRef="#ctx0" brushRef="#br0" timeOffset="2568.4">2392 46 24575,'-1'15'0,"-1"1"0,0-1 0,-2 0 0,-5 18 0,-5 20 0,5-8 0,1-3 0,-6 66 0,14-104 6,0 0 0,0 0 0,0-1 0,1 1 0,0 0 0,0-1 0,0 1 0,0 0 0,0-1 0,1 1 0,0-1 0,-1 0 0,1 1 0,1-1 0,-1 0 0,0 0 0,1 0 0,-1-1 0,5 4 0,-3-2-130,1-1 0,0 1 1,0-1-1,1 0 0,-1-1 0,1 1 1,-1-1-1,1 0 0,0-1 0,0 1 1,9 0-1,2 0-6702</inkml:trace>
  <inkml:trace contextRef="#ctx0" brushRef="#br0" timeOffset="4195.42">0 1672 24575,'0'0'-8191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9T08:50:43.0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3637 24575,'179'11'0,"-17"0"0,70 5 0,-152-8 0,380 63 0,-399-60 0,11 5 0,-34-7 0,0-2 0,55 3 0,343-9 0,-203-3 0,-201 4 0,44 7 0,24 2 0,290-11 0,-183-1 0,-168-1 0,1-2 0,-1-2 0,48-14 0,-48 10 0,0 2 0,1 2 0,52-2 0,-58 10 0,-24-1 0,-1 0 0,1-1 0,-1 0 0,1-1 0,-1 0 0,1 0 0,11-3 0,-19 3 0,0-1 0,0 1 0,0 0 0,0-1 0,0 0 0,0 1 0,0-1 0,0 0 0,-1 0 0,1 0 0,-1 0 0,1 0 0,-1 0 0,0 0 0,0-1 0,0 1 0,1-3 0,11-49 0,-8 27 0,17-60 0,-4-1 0,-4-1 0,3-91 0,-10-230-369,-17-1-1,-95-621 1,102 1016 368,-10-62 94,-4-154 0,21-752 830,-4 982-923,0 0 0,0 0 0,0 1 0,0-1 0,0 0 0,0 1 0,-1-1 0,1 0 0,-1 0 0,1 1 0,-1-1 0,0 1 0,1-1 0,-1 1 0,0-1 0,0 1 0,-1-2 0,1 2 0,0 1 0,0-1 0,0 1 0,0-1 0,0 1 0,0-1 0,0 1 0,0 0 0,0 0 0,0-1 0,0 1 0,0 0 0,0 0 0,0 0 0,0 0 0,0 0 0,-1 0 0,1 0 0,0 1 0,-1 0 0,-7 2 0,0 1 0,0 0 0,0 1 0,1 0 0,-8 6 0,-5 3 0,-11 1 0,-1-1 0,-1-1 0,-52 11 0,51-16 0,-65 5 0,19-4 0,-45 4 0,-2-5 0,-127-9 0,-84 3 0,297 2 0,-1 3 0,-48 14 0,-20 3 0,38-10 0,1 3 0,0 3 0,-137 58 0,155-56 0,-80 21 0,-11 4 0,-44 16 0,117-39 0,39-14 0,-45 21 0,69-28 25,0 1 0,0-2-1,-1 1 1,-11 1 0,-16 5-1514,23-5-5337</inkml:trace>
  <inkml:trace contextRef="#ctx0" brushRef="#br0" timeOffset="1682.22">508 460 24575,'-2'12'0,"0"0"0,0-1 0,-1 1 0,-1-1 0,-6 15 0,5-14 0,-13 25 0,14-31 0,0 1 0,1-1 0,0 1 0,0-1 0,1 1 0,0 0 0,0 0 0,0 1 0,0 7 0,2-13 0,0-1 0,1 0 0,-1 0 0,0 1 0,1-1 0,-1 0 0,1 0 0,0 0 0,-1 0 0,1 0 0,0 0 0,0 0 0,-1 0 0,1 0 0,0 0 0,0 0 0,0 0 0,0-1 0,0 1 0,0 0 0,1-1 0,-1 1 0,0-1 0,0 1 0,0-1 0,0 1 0,1-1 0,-1 0 0,3 0 0,41 3 0,-37-3 0,-7 0 0,32 0 0,0 1 0,46 7 0,-22-2 66,-43-5-424,0 0 1,1 1-1,19 5 0,-20-2-6468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9T08:50:36.0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192 0 24575,'0'4'0,"0"4"0,0 5 0,0 3 0,0 7 0,0 3 0,0 0 0,0 0 0,0-1 0,0-2 0,0 0 0,0-1 0,0-1 0,0 0 0,0 0 0,0 0 0,0-3-8191</inkml:trace>
  <inkml:trace contextRef="#ctx0" brushRef="#br0" timeOffset="1792.16">0 210 24575,'0'3'0,"1"-1"0,0 1 0,-1-1 0,1 1 0,0-1 0,0 0 0,0 1 0,1-1 0,-1 0 0,0 0 0,1 0 0,-1 0 0,4 3 0,29 27 0,-20-20 0,75 73 0,-87-83 0,-1-1 0,1 1 0,-1 0 0,1-1 0,0 1 0,0-1 0,0 1 0,0-1 0,0 0 0,0 0 0,0 0 0,0 0 0,0 0 0,0 0 0,1 0 0,-1-1 0,0 1 0,5-1 0,-5 0 0,0-1 0,0 1 0,0-1 0,0 0 0,0 0 0,0 0 0,-1 0 0,1 0 0,0 0 0,-1 0 0,1 0 0,-1-1 0,1 1 0,-1-1 0,0 1 0,1-1 0,-1 1 0,0-1 0,0 0 0,0 0 0,0 1 0,0-4 0,11-23 0,15-56 0,5-16 0,-28 89 34,-1 0-1,0 0 0,2-15 1,5-19-1533,-6 32-5327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9T08:50:29.0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2182 3620 24575,'-65'0'0,"0"-2"0,-103-19 0,4-9 0,-83-17 0,183 36 0,-113-6 0,147 15 0,18 1 0,-1-1 0,1-1 0,0 0 0,-14-6 0,13 4 0,0 1 0,-28-5 0,-42 3 0,-107 7 0,66 1 0,-285-2 0,406 0 0,0 0 0,0 0 0,0 0 0,0 0 0,0-1 0,0 0 0,0 1 0,1-1 0,-1 0 0,0 0 0,0-1 0,1 1 0,-1 0 0,1-1 0,-1 0 0,1 1 0,-1-1 0,1 0 0,0 0 0,-3-4 0,2 1 0,0-1 0,0 1 0,1-1 0,0 1 0,0-1 0,0 0 0,0 0 0,1 0 0,-1-8 0,-3-47 0,6-113 0,1 77 0,0-133 0,-4-629 0,-5 763 0,-5 0 0,-29-113 0,34 177 0,-3-13 0,-18-105 0,22 103 0,-2-8 0,0-75 0,9 104 0,-1 1 0,-1 0 0,-2 0 0,-6-30 0,4 31 0,2-1 0,1 1 0,1 0 0,3-39 0,-3-43 0,-9 48 0,7 43 0,0-1 0,-1-23 0,3 34 0,1 0 0,0-1 0,0 1 0,0-1 0,1 1 0,0 0 0,0-1 0,1 1 0,2-8 0,-2 11 0,-1 0 0,1 0 0,-1 0 0,1 0 0,0 1 0,0-1 0,0 0 0,0 1 0,0-1 0,0 1 0,0 0 0,1 0 0,-1 0 0,0 0 0,1 0 0,-1 0 0,1 1 0,-1-1 0,1 1 0,-1 0 0,1-1 0,3 2 0,79-2 0,0 5 0,160 27 0,-148-16 0,166 5 0,-157-19 0,114-4 0,-181-2 0,0-2 0,42-13 0,31-5 0,-67 16 0,57-20 0,-23 5 0,-32 13 0,-27 7 0,-1 0 0,26-11 0,-26 7 0,0 1 0,1 1 0,0 1 0,0 0 0,1 2 0,-1 0 0,41 1 0,-11 4-80,-30 0-135,0-1 1,0-1 0,0-1 0,0-1 0,34-7 0,-40 4-6612</inkml:trace>
  <inkml:trace contextRef="#ctx0" brushRef="#br0" timeOffset="2710.75">1886 0 24575,'12'1'0,"1"0"0,-1 1 0,0 1 0,1 0 0,-1 0 0,-1 1 0,1 1 0,-1 0 0,1 0 0,-1 1 0,-1 1 0,1 0 0,-1 0 0,0 1 0,9 10 0,5 7 0,-1 0 0,-2 1 0,21 32 0,-38-51 0,19 17 0,-20-22 0,0 0 0,-1 1 0,1-1 0,-1 1 0,0-1 0,0 1 0,0 0 0,0 0 0,0 0 0,-1 0 0,1 0 0,-1 0 0,0 0 0,0 0 0,1 5 0,-1-4 0,0 1 0,-1-1 0,1 1 0,-1 0 0,0-1 0,-1 1 0,1 0 0,-1-1 0,0 1 0,0-1 0,0 1 0,-1-1 0,-3 7 0,0-2 0,-1 0 0,-1 0 0,0 0 0,-10 9 0,3-2 0,-68 88-1365,72-92-5461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9T08:50:19.3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7017 4446 24575,'1'-351'0,"-3"-368"0,-2 577 0,-33-209 0,20 275 0,-51-138 0,3 14 0,-18-120 0,16 64 0,65 251 0,-66-271 0,66 268 0,-6-16 0,1 0 0,1 0 0,2 0 0,-3-28 0,4 10 0,-15-63 0,10 66 0,2 0 0,-1-42 0,4 39 0,-15-77 0,10 81 0,2-1 0,-1-55 0,8 75 0,-1 12 0,1-1 0,-1 1 0,-1-1 0,0 1 0,-2-11 0,3 16 0,-1 0 0,0 0 0,1 1 0,-1-1 0,0 0 0,0 0 0,0 1 0,-1-1 0,1 1 0,0-1 0,0 1 0,-1-1 0,1 1 0,-1 0 0,0 0 0,1-1 0,-1 1 0,0 0 0,1 1 0,-1-1 0,0 0 0,0 0 0,0 1 0,0-1 0,-2 1 0,-20-3 0,1 1 0,-1 2 0,-35 3 0,-4 0 0,-57-3 0,-324 17 0,238 13 0,-116 9 0,139-30 0,-155 3 0,150-15 0,-288 6 0,142 30 0,91-6 0,150-16 0,53-5 0,-64 2 0,-530-9 0,618 0 0,0 0 0,-28-8 0,27 6 0,0 0 0,-21-1 0,-67 5 0,-43-2 0,90-9 0,43 6 0,-1 1 0,-23-1 0,28 4 0,0-1 0,0 0 0,0-1 0,-13-3 0,21 4 0,-1 0 0,0-1 0,1 1 0,-1-1 0,1 0 0,-1 0 0,1-1 0,0 1 0,0 0 0,0-1 0,0 0 0,1 0 0,-1 0 0,1 0 0,-3-5 0,-2-5 0,1-1 0,0 0 0,1 0 0,1-1 0,0 1 0,1-1 0,-2-22 0,2 14 0,-12-44 0,4 37 0,7 18 0,-1-1 0,2 1 0,0 0 0,0-1 0,1 0 0,0-13 0,2 18 0,-1 0 0,1 0 0,-1 0 0,0 0 0,-1 0 0,-4-11 0,5 17 0,0 0 0,0-1 0,0 1 0,-1 0 0,1 0 0,-1 0 0,1 0 0,-1 0 0,0 0 0,0 0 0,0 1 0,0-1 0,0 1 0,0-1 0,-1 1 0,1 0 0,0 0 0,-1 0 0,1 0 0,-1 0 0,1 1 0,-1-1 0,-4 0 0,-56-1 0,-11-2 0,54 0 0,-1 0 0,1-1 0,0-1 0,-34-16 0,40 17 0,0 0 0,0 2 0,-1-1 0,-24-2 0,4 1 0,-60-4 0,62 7 0,-35-7 0,-79-16 0,87 20 0,0 2 0,-64 5 0,19 0 0,7-4 0,-108 5 0,100 17 0,73-11-1365,20-4-5461</inkml:trace>
  <inkml:trace contextRef="#ctx0" brushRef="#br0" timeOffset="2585.79">158 0 24575,'-8'1'0,"-1"0"0,1 0 0,-1 1 0,1 0 0,0 1 0,0 0 0,0 0 0,0 1 0,1 0 0,-1 0 0,1 1 0,0-1 0,0 2 0,1-1 0,0 1 0,0 0 0,0 0 0,0 1 0,1-1 0,-7 13 0,12-18 0,-1 0 0,1 0 0,0 0 0,0 0 0,0 0 0,0 1 0,0-1 0,0 0 0,0 0 0,0 0 0,1 0 0,-1 0 0,0 0 0,1 0 0,-1 0 0,1 0 0,-1 0 0,1 0 0,-1 0 0,1 0 0,0 0 0,-1-1 0,1 1 0,0 0 0,0 0 0,-1-1 0,1 1 0,0 0 0,0-1 0,0 1 0,0-1 0,0 1 0,2 0 0,41 16 0,-32-13 0,22 11 0,0 2 0,-2 1 0,0 2 0,30 23 0,-9-5 0,53 22-1116,-102-58 867,8 5-6577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9T08:50:11.3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5054 24575,'70'0'0,"-1"-3"0,92-15 0,14-5 0,-47 7 0,-6 5 0,1 4 0,125 9 0,-74 0 0,-68-4 0,119 5 0,-213-2 0,-1 2 0,0-1 0,0 1 0,18 8 0,16 4 0,-12-8 0,0-1 0,1-2 0,36 1 0,105-5 0,-68-2 0,-15 0 0,102 4 0,-64 16 0,-15-9 0,35 1 0,-89-9 0,0 2 0,88 16 0,-96-12 0,93 1 0,8 1 0,-75-3 0,102-4 0,-99-2 0,-81 0 0,0 0 0,0 0 0,0 0 0,1 0 0,-1 0 0,0-1 0,0 1 0,0 0 0,0-1 0,0 1 0,0 0 0,0-1 0,0 1 0,0-1 0,0 1 0,0-1 0,0 0 0,0 1 0,0-1 0,0 0 0,0-1 0,1-1 0,0 0 0,0-1 0,-1 1 0,1-1 0,-1 1 0,2-8 0,4-32 0,-1 0 0,-1-70 0,-4 65 0,-17-1362-2765,-79 623 2177,-59 8-291,83 440 742,38 177 218,-51-267 628,31-4-31,52 407-111,0-1 0,2 1 0,1 0 1,10-44-1,-4 38-523,44-157-23,-36 155 2,-13 29-177,0 0 0,0 0 0,-1-1-1,1 1 1,-1-1 0,-1 1 0,1-1-1,0-8 1,-2 0-6672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9T08:50:55.6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24575,'0'4'0,"0"4"0,0 5 0,0 3 0,0 3 0,0 2 0,0 1 0,0 0 0,0 0 0,0-3-8191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9T09:05:52.86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1000 300 24575,'-14'1'0,"-1"1"0,1 0 0,0 1 0,-27 9 0,-25 6 0,-9-7 0,0-2 0,-80-2 0,134-6 0,0 2 0,-1 0 0,1 2 0,1 0 0,-1 1 0,1 2 0,-32 15 0,18-9 0,-50 15 0,29-18 0,40-10 0,-1 2 0,1 0 0,0 1 0,-25 10 0,36-13 0,1 1 0,-1 0 0,1 0 0,0 1 0,0-1 0,-1 1 0,2-1 0,-1 1 0,0 0 0,0 0 0,1 0 0,0 1 0,-1-1 0,1 1 0,1-1 0,-1 1 0,0 0 0,1-1 0,0 1 0,0 0 0,0 0 0,0 0 0,0 4 0,-1 14 0,1 0 0,0 0 0,2 0 0,0 0 0,2 0 0,0 0 0,2-1 0,0 1 0,1-1 0,17 37 0,7-2 0,2-2 0,39 51 0,-63-96 0,-1-1 0,1 0 0,0 0 0,1-1 0,-1 0 0,2-1 0,-1 0 0,1 0 0,10 4 0,17 6 0,42 13 0,-37-16 0,1-3 0,1-1 0,-1-2 0,75 2 0,179-18 0,-182 2 0,265-21 0,-151 9 0,218 13 0,-251 8 0,223-23 0,-51 0 0,-214 22 0,76-2 0,-203-3 0,0 0 0,0-1 0,0-2 0,0-1 0,-1-1 0,-1-1 0,27-15 0,163-105 0,-202 122 0,108-89 0,-117 94 0,-1 0 0,0 0 0,-1-1 0,1 0 0,0 1 0,-1-1 0,0 0 0,0 0 0,0 0 0,-1-1 0,1 1 0,-1 0 0,0-1 0,0 1 0,0 0 0,-1-1 0,0 1 0,0-1 0,0 1 0,0-1 0,-1 1 0,-1-7 0,-1-7 0,0 1 0,-2-1 0,0 1 0,-9-20 0,10 25 0,-1 1 0,0 0 0,-1 0 0,0 0 0,-1 1 0,0 0 0,-1 0 0,0 0 0,0 1 0,-1 1 0,0-1 0,-1 1 0,0 1 0,0 0 0,-21-11 0,-8 0 0,-505-204 0,367 153 0,32 10 0,116 50 0,-54-8 0,57 13 0,1-1 0,0-1 0,-29-11 0,39 12 0,1 0 0,-1 1 0,0 1 0,0 0 0,-26-1 0,-80 6 0,46 0 0,60-2 0,9 0 0,0-1 0,-1 1 0,1 1 0,-1-1 0,1 1 0,0 0 0,0 0 0,-1 1 0,1 0 0,0 0 0,0 1 0,-5 2 0,-58 39 0,-81 45 0,-11-17 0,123-45 0,30-21 0,0 0 0,0-1 0,-1 0 0,-12 6 0,-103 29 0,84-23 0,33-13 0,0-1 0,0 0 0,0 0 0,0-1 0,-1 0 0,1 0 0,-12 1 0,-69 7 0,50-5 0,-49 1 0,-251-7-1365,320 1-5461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9T09:04:51.777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1335 256 24575,'-575'0'0,"551"-1"0,-47-9 0,47 6 0,-45-3 0,2 6 0,-120 4 0,176-1 0,-1 1 0,0 0 0,1 0 0,-1 2 0,1-1 0,0 1 0,0 1 0,1 0 0,0 1 0,0 0 0,-17 15 0,-29 19 0,44-34 0,1 1 0,0 0 0,0 1 0,1 0 0,-14 16 0,20-20 0,0 0 0,0 1 0,1 0 0,0 0 0,0 0 0,0 0 0,1 0 0,0 1 0,0-1 0,1 1 0,-1-1 0,1 1 0,0 8 0,1-8 0,0 0 0,1 0 0,-1 0 0,1 0 0,1 0 0,-1 0 0,1 0 0,1 0 0,-1 0 0,4 6 0,2-1 0,0 1 0,0-1 0,21 20 0,29 34 0,-16-17 0,2-1 0,75 61 0,-106-100 0,1 0 0,0-1 0,1 0 0,0-1 0,0-1 0,1-1 0,17 5 0,0-3 0,0-1 0,50 2 0,441-7 0,-309-11 0,94-1 0,928 11 0,-1231 0 0,-1-1 0,1 1 0,0-1 0,0-1 0,0 1 0,0-1 0,-1 0 0,1 0 0,-1-1 0,0 0 0,1 0 0,-1 0 0,0 0 0,-1-1 0,1 0 0,-1 0 0,1 0 0,-1 0 0,5-9 0,5-8 0,-1 0 0,0 0 0,13-36 0,-11 24 0,-7 15 0,-2 0 0,0 0 0,-1 0 0,-1 0 0,3-28 0,-1-94 0,-7 132 0,1 0 0,-1 0 0,-1 0 0,0 1 0,0-1 0,0 0 0,-1 1 0,0 0 0,0 0 0,-1-1 0,0 2 0,0-1 0,-1 0 0,0 1 0,0 0 0,0 0 0,-10-8 0,-8-4 0,-2 0 0,1 2 0,-39-19 0,9 5 0,-140-67 0,148 79 0,0 2 0,-1 2 0,-1 2 0,-54-6 0,-84-18 0,101 15 0,65 15 0,-1 1 0,0 0 0,-28-1 0,-143 5 0,89 2 0,93-1 0,0 1 0,0 0 0,0 1 0,0 0 0,0 0 0,0 1 0,1 0 0,-1 1 0,1 0 0,0 0 0,0 1 0,-11 8 0,4 0 0,1 0 0,0 0 0,1 2 0,0 0 0,-12 19 0,10-17 0,0 1 0,-36 28 0,7-6 0,36-31 0,0 1 0,1 0 0,0 1 0,-9 17 0,4-8 0,4-6-455,-2 0 0,-22 23 0,21-25-6371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9T09:04:42.796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2163 2477 24575,'-125'10'0,"20"-1"0,-463-20 0,240-42 0,94 10 0,102 24 0,-197-1 0,308 21 0,0 2 0,0 0 0,-36 11 0,-23 3 0,-42 1 0,121-18 0,1 0 0,-1 0 0,0 0 0,0 0 0,1 0 0,-1 0 0,0 0 0,1-1 0,-1 1 0,0 0 0,0 0 0,1-1 0,-1 1 0,0 0 0,1-1 0,-1 1 0,1 0 0,-1-1 0,0 1 0,1-1 0,-1 1 0,1-1 0,-1 0 0,1 1 0,0-1 0,-1 1 0,1-1 0,0 0 0,-1 1 0,1-1 0,0 0 0,0 1 0,-1-1 0,1 0 0,0 0 0,0 1 0,0-1 0,0-1 0,-1-33 0,1 27 0,5-1231 0,-6 746 0,2 483 0,0 0 0,1 0 0,0 0 0,0 0 0,1 1 0,7-17 0,-5 16 0,-1 0 0,-1-1 0,0 0 0,0 1 0,1-21 0,-4 6 0,0 12 0,0 0 0,1 0 0,3-20 0,-3 31 0,-1-1 0,1 1 0,0-1 0,0 1 0,0-1 0,0 1 0,0-1 0,0 1 0,1 0 0,-1 0 0,1-1 0,0 1 0,-1 0 0,1 0 0,0 1 0,0-1 0,0 0 0,1 1 0,-1-1 0,0 1 0,1 0 0,3-2 0,21-5 0,-1 2 0,1 1 0,52-3 0,84 9 0,-65 1 0,-74-1 0,-1-2 0,1-1 0,42-9 0,176-58 0,-192 56 0,1 2 0,0 2 0,97-4 0,-45 15 0,132-3 0,-193-7-1365,-24 3-5461</inkml:trace>
  <inkml:trace contextRef="#ctx0" brushRef="#br0" timeOffset="2397.67">1463 0 24575,'14'1'0,"0"0"0,-1 1 0,1 0 0,-1 1 0,1 1 0,19 8 0,76 41 0,-69-32 0,-38-21 0,-1 1 0,1-1 0,-1 1 0,1 0 0,-1 0 0,0 0 0,1 0 0,-1 0 0,0 0 0,0 0 0,0 0 0,0 0 0,0 0 0,0 1 0,0-1 0,0 0 0,0 1 0,0-1 0,-1 1 0,1-1 0,-1 1 0,1-1 0,-1 1 0,0-1 0,1 1 0,-1 0 0,0-1 0,0 1 0,0-1 0,0 1 0,0 0 0,-1-1 0,1 1 0,0-1 0,-1 1 0,1-1 0,-1 1 0,1-1 0,-1 1 0,0-1 0,0 1 0,0-1 0,0 0 0,0 0 0,0 1 0,0-1 0,-1 1 0,-4 4 0,0 0 0,0 0 0,0-1 0,-1 1 0,0-2 0,0 1 0,0-1 0,-8 4 0,-53 22 0,31-12 0,-2-2 0,-49 14 0,33-11-1365,42-13-5461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9T09:05:23.37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24575,'0'0'-8191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9T09:05:46.40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5858 24575,'185'-44'0,"-66"12"0,696-144 0,-472 133 0,-211 29 0,8 4 0,144 10 0,-121 2 0,279-13 0,-17 0 0,39-11 9,-1-24-74,-325 31-25,547-71-713,184-19 875,-36 41-72,-748 54 309,0-4-1,108-32 1,-6 2-358,-96 23 49,-53 10 0,1 3 0,0 1 0,77-3 0,-81 8 0,0-1 0,67-15 0,-57 8 0,4 1 0,-19 2 0,1 1 0,-1 2 0,33 0 0,-60 4 0,0 0 0,-1 0 0,1 0 0,0 0 0,0-1 0,-1 1 0,1-1 0,0 1 0,-1-1 0,1 0 0,-1 0 0,1 0 0,-1-1 0,1 1 0,-1 0 0,4-4 0,-4 2 0,0 1 0,-1-1 0,1 1 0,-1-1 0,1 0 0,-1 0 0,0 0 0,0 0 0,0 0 0,-1 0 0,1 0 0,-1 0 0,0 0 0,1-6 0,-2-20 0,-1-1 0,-2 1 0,0 0 0,-14-46 0,-1-7 0,-2-61 0,-4-168 16,7 64-264,-67-717-914,82 943 1386,0 1 1,-1 0-1,-9-25 0,-10-42 273,-27-131-497,-46-170-761,-384-1540-3048,469 1880 3809,2 10 0,-1 0 0,-16-38 0,26 75 17,-1 0-1,1 0 1,0 0-1,-1 0 1,1 0 0,-1 0-1,0 0 1,1 0-1,-1 0 1,0 0-1,1 0 1,-1 0-1,0 0 1,0 1 0,0-1-1,-1-1 1,2 3 8,-1-1 0,1 0 0,-1 0 0,1 0 0,0 0 0,-1 0 0,1 1 0,0-1 0,-1 0 0,1 0 0,0 1 0,-1-1 0,1 0 0,0 0 0,-1 1 0,1-1 0,0 0 1,0 1-1,0-1 0,-1 0 0,1 1 0,0-1 0,0 1 0,0-1 0,0 0 0,0 1 0,-1-1 0,1 1 0,-7 45 2057,6-36-1363,-1 1-601,1 0 0,-2-1 1,0 1-1,0-1 0,-1 0 1,-6 13-1,6-18-123,1 0 0,0 0 0,-1 0-1,0 0 1,0-1 0,-1 0 0,1 0 0,-1 0 0,0 0 0,0-1 0,0 0-1,-10 5 1,-40 14 5,-62 17 0,1-2 0,82-27 0,-1-1 0,0-2 0,-46 4 0,-26 4 0,-100 35 0,176-42 0,14-4 0,-1 1 0,1 0 0,0 1 0,0 1 0,0 0 0,-15 11 0,-74 41 0,67-39 0,-37 26 0,58-36 0,0 0 0,-1-2 0,0 0 0,0 0 0,0-2 0,-40 7 0,27-6 0,-47 18 0,36-11 0,0-1 0,-66 9 0,-15 5 0,-43 7 0,58-12 0,87-18 0,-40 14 0,-1 0 0,5-4 0,25-5 0,0-2 0,-1-1 0,-41 2 0,54-6 0,-1 0 0,-23 7 0,6-2 0,1 0 0,6-1 0,-65 4 0,-1122-9 0,585-3 0,520 0 0,-123 5 0,204 1 0,-47 13 0,55-11 0,-1-1 0,0 0 0,-38 0 0,26-3 0,-39 7 0,39-4 0,-42 0 0,60-5-1365,1 0-5461</inkml:trace>
  <inkml:trace contextRef="#ctx0" brushRef="#br0" timeOffset="1711.58">1356 757 24575,'-1'5'0,"0"-1"0,-1 1 0,1-1 0,-1 0 0,0 1 0,0-1 0,-1 0 0,1 0 0,-1-1 0,0 1 0,-5 5 0,-4 6 0,-39 56 0,-75 111 0,123-176 0,0-2 0,0 1 0,0-1 0,0 1 0,1 0 0,0 0 0,0 0 0,-2 8 0,4-12 0,-1-1 0,1 1 0,0 0 0,0 0 0,1 0 0,-1 0 0,0 0 0,0 0 0,0-1 0,0 1 0,1 0 0,-1 0 0,0 0 0,1-1 0,-1 1 0,1 0 0,-1 0 0,1-1 0,-1 1 0,2 1 0,0-1 0,0 0 0,0 0 0,0 0 0,0 0 0,0 0 0,0 0 0,0 0 0,0-1 0,0 1 0,0-1 0,4 1 0,50 2 38,86-4 0,-43-2-1479,-81 3-5385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9T09:04:35.759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0 0 24575,'0'4'0,"0"4"0,0 5 0,0 4 0,0 2 0,0 2 0,0 1 0,0 0 0,0 0 0,0 0 0,0 0 0,0-4-8191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9T09:05:16.822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1678 447 24575,'-175'12'0,"-3"-1"0,-508-12 0,661 0 0,-49-9 0,47 5 0,-37-1 0,-233 6 0,287 0 0,1 1 0,-1 0 0,0 1 0,0 0 0,1 0 0,-1 1 0,-13 6 0,19-8 0,1 1 0,-1-1 0,1 1 0,0 0 0,-1 0 0,1 1 0,0-1 0,0 1 0,0 0 0,1-1 0,-1 1 0,1 0 0,-1 1 0,1-1 0,0 0 0,0 1 0,1-1 0,-1 1 0,1 0 0,-1-1 0,0 7 0,0 13 0,1 1 0,1-1 0,1 0 0,1 1 0,1-1 0,1 0 0,1 0 0,1-1 0,1 1 0,20 41 0,-25-61 0,0 0 0,0 0 0,0 0 0,0 0 0,1 0 0,-1 0 0,1 0 0,0-1 0,0 1 0,0-1 0,0 0 0,0 0 0,1 0 0,-1 0 0,1-1 0,-1 1 0,1-1 0,-1 0 0,1 0 0,0 0 0,6 0 0,10 1 0,-1-2 0,1 0 0,22-3 0,-2 1 0,37 0 0,288 3 0,-296 7 0,0 3 0,131 39 0,-90-21 0,-84-24 0,1-1 0,0-2 0,0-1 0,43-3 0,-8 0 0,142-10 0,26 0 0,-55 2 0,-24 0 0,-65 9 0,-28 2 0,-1-3 0,82-12 0,29-10 0,24-4 0,-148 21 0,0 1 0,0 2 0,1 2 0,-1 2 0,0 2 0,1 2 0,43 10 0,-44-4 0,-23-5 0,0-1 0,1-1 0,28 1 0,-44-3 0,0-1 0,-1 0 0,1-1 0,0 1 0,-1-1 0,1 0 0,0-1 0,9-3 0,-13 3 0,0 1 0,0-1 0,0 1 0,0-1 0,0 0 0,0 0 0,-1 0 0,1 0 0,-1 0 0,0 0 0,0 0 0,1 0 0,-1-1 0,-1 1 0,1 0 0,0-1 0,-1 1 0,1-1 0,-1 1 0,1-1 0,-1 1 0,0-5 0,-1-179 0,-2 68 0,3 88 0,-1 0 0,-2 0 0,0 1 0,-3-1 0,0 1 0,-2 0 0,0 1 0,-3 0 0,-17-37 0,3 15 0,-24-43 0,46 89 0,1 0 0,0 1 0,-1-1 0,1 0 0,-1 1 0,0 0 0,0 0 0,-1 0 0,1 0 0,-1 0 0,1 1 0,-1 0 0,0-1 0,0 1 0,0 0 0,0 1 0,0-1 0,0 1 0,0 0 0,-1 0 0,1 0 0,0 1 0,-1-1 0,1 1 0,-5 0 0,-17 0 0,0 1 0,1 1 0,-1 1 0,1 1 0,-1 2 0,1 0 0,-28 12 0,-18 11 0,-71 42 0,111-55 0,-5 3 0,-1-2 0,-1-2 0,0-2 0,-1-1 0,-1-2 0,-48 6 0,79-14 0,0 0 0,1 1 0,-1 0 0,-16 8 0,18-8 0,0 1 0,-1-1 0,0 0 0,0-1 0,0 0 0,-13 2 0,-15-1 0,0 3 0,-68 18 0,38-12 0,53-11 0,1 1 0,0 0 0,0 1 0,0 0 0,0 1 0,0 0 0,-13 7 0,12-3 0,0 0 0,-1-1 0,0-1 0,0 0 0,0-1 0,-1 0 0,-22 3 0,28-7 0,-1 1 0,1 0 0,0 0 0,1 0 0,-1 2 0,0-1 0,1 1 0,0 0 0,0 0 0,-12 9 0,15-9-105,0-1 0,0-1 0,-1 1 0,1-1 0,-1 0 0,0 0 0,0-1 0,0 1 0,0-1 0,0-1 0,0 1 0,-9-1 0,-2 0-6721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9T09:04:30.180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327 5441 24575,'73'-4'0,"-1"-3"0,75-17 0,-132 21 0,366-49 0,-281 43 0,-28 3 0,-1-2 0,110-28 0,159-66 0,-150 54 0,-57 16 0,-91 21 0,114-34 0,-99 29 0,0 3 0,1 2 0,72-3 0,-3 8 0,43-5 0,50-14 0,-170 20 0,-18 2 0,-1-1 0,33-8 0,-8 0 0,0 2 0,61-1 0,-41 4 0,23 0 0,53-7 0,-87 3 0,1 4 0,91 0 0,-95 4 0,-1-2 0,75-16 0,-65 9 0,-20 1 0,-35 7 0,1 1 0,33-3 0,-11 3 0,-1-1 0,45-11 0,32-5 0,-100 17 0,-1 0 0,1 0 0,0-1 0,-1-1 0,0-1 0,16-8 0,77-51 0,-95 58 0,-9 5 0,0-1 0,0 1 0,0-1 0,0 0 0,0 0 0,-1 0 0,1 0 0,-1 0 0,0-1 0,0 1 0,0 0 0,0-1 0,-1 0 0,0 1 0,1-1 0,-1 0 0,-1 0 0,2-6 0,-1-6 0,-1 0 0,0-1 0,-3-21 0,2 28 0,-112-767-1077,65 487 834,41 240 243,-3-15 0,-2 0 0,-25-76 0,30 122 265,-2 1 0,-17-29-1,-6-13 262,23 35-526,1 0 0,-8-43 0,12 46 0,0 0 0,-2 1 0,-1 0 0,-15-33 0,17 44 0,1-1 0,0 0 0,0-1 0,1 1 0,1 0 0,0-1 0,-1-18 0,4-87 0,1 55 0,-2-1015 0,3 1017 0,17-98 0,-3 34 0,-14 82 0,-4-56 0,2-33 0,1 118 0,0 0 0,1 0 0,1 1 0,6-15 0,-4 13 0,-1 0 0,5-29 0,8-51 0,-9 59 0,-3-1 0,4-53 0,-7 55 0,-2 27 0,0 0 0,0 1 0,-1-1 0,0 0 0,0 1 0,-2-13 0,1 17 0,1 0 0,-1 0 0,0 0 0,0 0 0,0 0 0,0 1 0,-1-1 0,1 0 0,0 1 0,-1-1 0,1 1 0,-1-1 0,0 1 0,1 0 0,-1-1 0,0 1 0,0 0 0,0 0 0,0 0 0,0 1 0,0-1 0,0 0 0,0 1 0,0-1 0,0 1 0,-3 0 0,-16-3 0,0 2 0,-28 1 0,27 1 0,-1-2 0,-23-2 0,-35-6 0,1 5 0,-86 5 0,-52-2 0,87-18 0,3 0 0,-307-15 0,-132 19 0,370 17 0,-187-2 0,351 2 0,-49 8 0,16-1 0,-9 1 0,26-4 0,-58 1 0,96-7 0,-467-14 0,119 5 0,310 9 0,29 2 0,0 0 0,1 1 0,0 2 0,0-1 0,0 2 0,0 1 0,-19 10 0,-42 13 0,54-25 0,1-1 0,-1-1 0,1-1 0,-1-1 0,-46-4 0,-4 0 0,10 2 0,-79 3 0,128 1-1365,4 1-5461</inkml:trace>
  <inkml:trace contextRef="#ctx0" brushRef="#br0" timeOffset="2256.16">179 0 24575,'-3'1'0,"1"-1"0,-1 1 0,1 0 0,-1 0 0,1 0 0,-1 0 0,1 1 0,0-1 0,0 0 0,-1 1 0,1 0 0,0-1 0,0 1 0,1 0 0,-3 3 0,-24 32 0,-10 16 0,17-24 0,-29 53 0,49-81 0,1 1 0,-1-1 0,1 0 0,-1 1 0,1-1 0,0 0 0,0 1 0,0-1 0,0 0 0,0 1 0,0-1 0,0 1 0,0-1 0,0 0 0,1 1 0,-1-1 0,1 0 0,-1 0 0,1 1 0,-1-1 0,1 0 0,0 0 0,-1 0 0,1 1 0,0-1 0,0 0 0,0 0 0,0 0 0,0-1 0,0 1 0,0 0 0,0 0 0,0 0 0,1-1 0,-1 1 0,0-1 0,2 1 0,8 5 0,0-2 0,1 1 0,17 3 0,-6-1 0,-9-2 0,1-1 0,0-1 0,0 0 0,0-1 0,21 0 0,-12 0 0,-15 0 17,0 0-1,0 0 1,0 1 0,-1 0-1,1 1 1,-1 0-1,11 6 1,-9-4-317,0-1 1,0 0-1,1-1 1,15 5-1,-8-6-6526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9T09:05:58.56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2079 322 24575,'-1'-2'0,"-1"0"0,1 1 0,0-1 0,-1 0 0,0 1 0,1-1 0,-1 1 0,0-1 0,0 1 0,0 0 0,0 0 0,0 0 0,0 0 0,0 0 0,0 0 0,-2 0 0,-2-1 0,-85-38 0,-124-34 0,-102-11 0,304 82 0,-106-30 0,67 17 0,0 2 0,-2 3 0,-94-9 0,-110 21 0,95 1 0,133 0 0,-55 9 0,29-2 0,28-4 0,-40 13 0,-7 0 0,60-15 0,0 0 0,0 1 0,-26 11 0,36-12 0,-1 0 0,0 0 0,1 1 0,0-1 0,0 1 0,0 1 0,0-1 0,1 1 0,-1 0 0,1 0 0,-5 8 0,-2 6 0,2 1 0,0 0 0,1 0 0,1 1 0,1 0 0,1 0 0,1 0 0,1 1 0,0 0 0,2-1 0,1 1 0,0 0 0,4 24 0,-1-35 0,-1-1 0,2 1 0,-1-1 0,1 0 0,1 0 0,0-1 0,7 12 0,4 2 0,30 35 0,-33-46 0,1 0 0,0-1 0,1-1 0,0 0 0,1-1 0,0-1 0,18 7 0,26 15 0,-23-13 0,0-2 0,1-1 0,1-2 0,0-2 0,48 7 0,39 10 0,-55-11 0,0-3 0,128 6 0,149-18 0,-161-4 0,-108 5 0,-38 0 0,1-2 0,67-8 0,-96 6 0,-1-1 0,0 0 0,0-1 0,0 0 0,-1-1 0,1 0 0,-1-1 0,-1-1 0,1 1 0,12-11 0,-17 11 0,0 0 0,0 0 0,-1 0 0,0 0 0,0-1 0,0 0 0,-1 0 0,0 0 0,0-1 0,-1 1 0,0-1 0,0 0 0,-1 0 0,0 0 0,0 0 0,0-12 0,0-242 0,-4 128 0,2 92-1365,0 24-5461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9T09:05:30.84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1064 2710 24575,'-60'0'0,"-423"-19"0,462 15 0,-1-1 0,-23-8 0,29 7 0,-1 1 0,0 1 0,0 1 0,-27-2 0,-66 7 0,-54-3 0,161 0 0,1 1 0,0-1 0,0 1 0,0-1 0,0 0 0,0 0 0,0 1 0,0-2 0,0 1 0,0 0 0,1 0 0,-1 0 0,0-1 0,1 1 0,-1-1 0,1 0 0,-1 1 0,1-1 0,0 0 0,0 0 0,-1 0 0,1 0 0,1 0 0,-1 0 0,0 0 0,0 0 0,1 0 0,-1 0 0,1-4 0,-2-7 0,1 0 0,0-1 0,2-23 0,0 17 0,4-226 0,7-236 0,-3-431 0,-10 592 0,1 307 0,1-1 0,0 1 0,1 0 0,1 0 0,0 0 0,6-16 0,-6 22 0,0 0 0,1 0 0,0 1 0,0 0 0,1 0 0,0 0 0,0 0 0,1 0 0,0 1 0,0 0 0,11-8 0,-2 5 0,0-1 0,1 2 0,0 0 0,0 1 0,1 0 0,0 2 0,0 0 0,26-4 0,1 3 0,1 2 0,53 2 0,-69 1 0,48-8 0,16-1 0,321 10-1365,-396 0-5461</inkml:trace>
  <inkml:trace contextRef="#ctx0" brushRef="#br0" timeOffset="2384.49">915 0 24575,'6'1'0,"1"0"0,-1 0 0,0 0 0,1 1 0,-1 0 0,0 0 0,0 1 0,0 0 0,6 4 0,51 35 0,-53-35 0,106 75 0,-112-79 0,0-1 0,0 1 0,-1 0 0,1 0 0,-1 0 0,0 0 0,1 0 0,-2 1 0,1-1 0,0 1 0,-1 0 0,0 0 0,1 0 0,-2 0 0,1 0 0,2 8 0,-4-8 0,1 0 0,-1 0 0,0 0 0,0-1 0,0 1 0,-1 0 0,1 0 0,-1 0 0,0 0 0,0-1 0,0 1 0,-1 0 0,1-1 0,-1 1 0,0-1 0,0 0 0,0 1 0,0-1 0,-6 5 0,-20 20 0,-1-2 0,-1-1 0,-48 31 0,39-30 0,-67 61 0,94-77-1365,2-1-5461</inkml:trace>
  <inkml:trace contextRef="#ctx0" brushRef="#br0" timeOffset="5019.92">1867 446 24575,'0'4'0,"0"4"0,0 5 0,0 3 0,0 3 0,0 2 0,0 1 0,0 0 0,0 0 0,0-3-8191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9T09:14:22.27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24575,'74'68'0,"-2"-9"0,-70-57 0,0 0 0,0 0 0,0 0 0,-1 0 0,1 0 0,0 0 0,-1 0 0,1 1 0,-1-1 0,0 0 0,0 1 0,0-1 0,0 1 0,0 0 0,-1-1 0,1 1 0,-1 0 0,0-1 0,1 1 0,-1 0 0,0-1 0,-1 1 0,1 0 0,0-1 0,-1 1 0,0 0 0,1-1 0,-1 1 0,0-1 0,0 1 0,-1-1 0,1 1 0,0-1 0,-4 4 0,-6 8 0,1-1 0,-2-1 0,0 0 0,-21 16 0,12-10 0,8-4-1365,2-1-5461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9T09:14:25.28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512 0 24575,'2'97'0,"-5"105"0,3-200 0,0 0 0,0 0 0,-1 0 0,1 0 0,-1-1 0,1 1 0,-1 0 0,0 0 0,0 0 0,0-1 0,0 1 0,0 0 0,0-1 0,0 1 0,-1-1 0,1 1 0,-1-1 0,1 0 0,-1 1 0,1-1 0,-1 0 0,0 0 0,1 0 0,-1 0 0,0-1 0,0 1 0,0 0 0,0-1 0,0 1 0,1-1 0,-1 0 0,0 0 0,0 1 0,0-1 0,0-1 0,0 1 0,-3 0 0,-9-2 0,1 0 0,-1-1 0,0 0 0,-15-6 0,22 7 0,-143-54 0,25 9 0,77 24 127,17 6-1619,19 12-5334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9T09:14:16.4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190 443 24575,'0'4'0,"4"4"0,4 2 0,1 2 0,3-1 0,-1-2-8191</inkml:trace>
  <inkml:trace contextRef="#ctx0" brushRef="#br0" timeOffset="2317.63">0 0 24575,'1'3'0,"0"-1"0,0 0 0,1 0 0,-1 1 0,1-1 0,0 0 0,-1 0 0,1-1 0,0 1 0,0 0 0,0 0 0,0-1 0,3 2 0,7 7 0,12 15 0,81 91 0,-104-114 0,1 0 0,-1 0 0,0 0 0,0 0 0,0 0 0,0 0 0,0 0 0,-1 0 0,1 0 0,0 0 0,-1 0 0,0 1 0,1-1 0,-1 0 0,0 0 0,0 1 0,0-1 0,-1 0 0,0 3 0,0-1 0,0 0 0,-1 0 0,0 0 0,1-1 0,-1 1 0,-1-1 0,1 1 0,0-1 0,-1 0 0,-3 4 0,0-2 0,1 0 0,-1 0 0,0 0 0,-1-1 0,1 0 0,-1 0 0,0 0 0,0-1 0,0 0 0,0-1 0,-12 3 0,0-3-1365,1-1-5461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9T09:14:04.30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3053 2647 24575,'-836'-27'0,"757"21"0,-282-30 0,256 25 0,0 3 0,-127 9 0,86 1 0,13-4 0,-145 5 0,181 7 0,-51 1 0,-318-12 0,464 2 0,-1-1 0,1 0 0,-1 0 0,1 0 0,0 0 0,-1 0 0,1-1 0,-1 1 0,1 0 0,0-1 0,-1 0 0,1 0 0,0 0 0,0 0 0,0 0 0,-1 0 0,1 0 0,0-1 0,1 1 0,-1-1 0,0 1 0,0-1 0,1 0 0,-1 0 0,1 0 0,-1 0 0,1 0 0,0 0 0,0 0 0,0 0 0,0 0 0,0-1 0,0 1 0,0 0 0,1-1 0,0 1 0,-1-1 0,1 1 0,0 0 0,0-1 0,0-2 0,0-31 0,1-1 0,1 0 0,3 1 0,16-68 0,66-258 0,-67 273 0,20-109 0,-35 173 0,0-1 0,17-42 0,4-21 0,-20 66 0,17-41 0,3-11 0,-15 22 0,-3-1 0,3-94 0,-8 84 0,0 37 0,2 1 0,8-32 0,-6 29 0,5-43 0,-7 40 0,12-49 0,-10 56 0,-2 1 0,0-1 0,1-44 0,-5 47 0,0 0 0,6-31 0,-6 44 0,1 0 0,1 1 0,-1 0 0,1-1 0,1 1 0,0 0 0,0 0 0,0 1 0,6-8 0,-5 10 0,1 0 0,0 0 0,-1 0 0,2 1 0,-1 0 0,0 0 0,1 0 0,0 1 0,0 0 0,0 1 0,0-1 0,14-2 0,10 0 0,55-3 0,-51 5 0,89-18 0,-91 14 0,0 1 0,64-3 0,8 10 0,94-1 0,-183-3 0,1 1 0,-1-2 0,32-11 0,7-2 0,50-6 0,-57 16 0,-10 1 0,67-2 0,-89 8 0,1 0 0,0-1 0,0-1 0,-1-1 0,0 0 0,1-2 0,15-5 0,-16 5 0,1 1 0,0 1 0,0 0 0,0 1 0,32 1 0,-26 1 0,0-2 0,31-4 0,120-24 0,-137 26-1365,-20 4-5461</inkml:trace>
  <inkml:trace contextRef="#ctx0" brushRef="#br0" timeOffset="2727.83">4046 21 24575,'23'1'0,"0"0"0,0 2 0,-1 1 0,42 12 0,-39-11 0,-1 0 0,1-2 0,0-1 0,38-1 0,24 1 0,18 19 0,-56-15 0,-1 2 0,64 19 0,-53-11 0,139 42 0,-161-44 0,8 3 0,0-2 0,73 14 0,-99-25 0,0 2 0,1-1 0,20 11 0,-24-9 0,0-1 0,0-1 0,1 0 0,31 5 0,-36-9 0,-3-1 0,1 0 0,-1 2 0,1-1 0,-1 1 0,0 0 0,1 1 0,-1 0 0,16 8 0,-15-7 0,-1 0 0,1-1 0,-1 0 0,1-1 0,0 0 0,0-1 0,0 0 0,19 0 0,35 4 0,21 7-1365,-66-11-5461</inkml:trace>
  <inkml:trace contextRef="#ctx0" brushRef="#br0" timeOffset="4858.92">6650 1037 24575,'1'23'0,"1"-1"0,2 1 0,0-1 0,9 29 0,-3-15 0,107 365 0,-15-59 0,-27 4 0,-64-225 0,-8 234 0,-6-169 0,3-165-1365,0-3-5461</inkml:trace>
  <inkml:trace contextRef="#ctx0" brushRef="#br0" timeOffset="6821.77">6923 3537 24575,'4'10'0,"0"1"0,-1-1 0,0 1 0,0-1 0,1 21 0,1 5 0,30 146 0,91 533 0,-122-684-455,-2 0 0,-2 39 0,-1-54-6371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9T09:14:28.05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0 167 24575,'5'1'0,"0"0"0,0 0 0,0 0 0,0 1 0,0-1 0,0 1 0,-1 0 0,1 1 0,-1-1 0,1 1 0,-1 0 0,0 0 0,5 5 0,-4-4 0,0 0 0,1 0 0,-1 0 0,1-1 0,0 0 0,8 3 0,-11-5 0,-1-1 0,1 1 0,0-1 0,0 0 0,0 0 0,0 0 0,-1 0 0,1 0 0,0-1 0,0 1 0,0-1 0,-1 0 0,1 0 0,0 0 0,-1 0 0,1 0 0,-1-1 0,1 1 0,2-3 0,1 0 0,0-2 0,-1 1 0,0 0 0,0-1 0,0 0 0,0 0 0,-1 0 0,4-8 0,26-56 0,-33 66 0,3-5-273,0-1 0,-1 0 0,0 0 0,1-16 0,-2 7-6553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9T09:13:59.31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2374 2690 24575,'-603'-13'0,"161"-16"0,-4 27 0,223 4 0,-223-2 0,443 0 0,0 1 0,0-1 0,0-1 0,0 1 0,0 0 0,0-1 0,1 1 0,-1-1 0,0 0 0,0 0 0,1 0 0,-1 0 0,1-1 0,-1 1 0,-4-4 0,5 3 0,0-1 0,0 0 0,0 0 0,1 0 0,-1 0 0,1 0 0,0 0 0,-1-1 0,1 1 0,1 0 0,-1-1 0,0 1 0,1-4 0,-9-38 0,-20-61 0,-6-29 0,-16-175 0,44 262 0,1 18 0,-2-61 0,7-49 0,4-229 0,10 237 0,-6 78 0,4-12 0,31-104 0,-23 101 0,13-79 0,-31 139 0,9-65 0,28-104 0,26-73 0,-55 198 0,-8 42 0,1 1 0,0-1 0,6-19 0,-7 28 0,0 0 0,0 0 0,1 0 0,-1 0 0,1 0 0,-1 1 0,1-1 0,0 1 0,0-1 0,0 1 0,0-1 0,0 1 0,0 0 0,0 0 0,0 0 0,0 0 0,0 1 0,0-1 0,1 0 0,-1 1 0,0 0 0,5-1 0,7 0 0,-1 1 0,25 2 0,-18-1 0,55 1 0,-29-2 0,1 2 0,51 10 0,92 31 0,-162-38 0,48 3 0,11 0 0,-28-1 0,1-2 0,95-7 0,-49 0 0,-82 2 0,0 0 0,0-2 0,40-9 0,24-1 0,-16 2 0,11 1 0,-56 7 0,42-8 0,-67 9 0,34-7 0,-1 0 0,1 3 0,57-3 0,-87 8 0,20 1 0,0-1 0,0-2 0,48-8 0,-48 5-46,1 2-1,0 1 1,52 2 0,-36 1-1134,-25-1-5646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9T09:14:30.6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0 287 24575,'2'0'0,"0"0"0,-1 1 0,1-1 0,0 0 0,0 1 0,-1 0 0,1-1 0,0 1 0,-1 0 0,1 0 0,0 0 0,-1 0 0,1 0 0,-1 0 0,0 0 0,1 0 0,-1 0 0,2 3 0,20 31 0,-20-28 0,0-1 0,1 0 0,0 0 0,7 7 0,8 7 0,-13-13 0,0 0 0,1 0 0,0-1 0,0 0 0,16 10 0,-21-15 0,0-1 0,0 1 0,0 0 0,0-1 0,1 1 0,-1-1 0,0 1 0,0-1 0,0 0 0,0 0 0,1 0 0,-1 0 0,0 0 0,0-1 0,0 1 0,0-1 0,0 1 0,0-1 0,0 0 0,0 0 0,0 0 0,0 0 0,0 0 0,0 0 0,0 0 0,-1-1 0,1 1 0,0-1 0,-1 1 0,0-1 0,2-1 0,10-14 0,-1 0 0,0-1 0,-2 0 0,11-24 0,9-16 0,105-177 0,-125 221-1365,0 3-5461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9T09:13:47.34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1293 1612 24575,'168'-10'0,"-35"1"0,529 6 0,-366 4 0,-244-4 0,0-2 0,101-25 0,-28 5 0,-62 14 0,82-25 0,-98 24 0,1 3 0,1 1 0,76-1 0,373 6 0,-262 5 0,-206 0 0,49 8 0,-49-5 0,46 1 0,-69-6 0,1 1 0,-1-2 0,0 1 0,0-1 0,0 0 0,13-4 0,-17 3 0,0 0 0,1 0 0,-1 0 0,0 0 0,0 0 0,-1-1 0,1 1 0,0-1 0,-1 0 0,0 0 0,1 0 0,-1 0 0,0 0 0,0 0 0,1-5 0,6-12 0,-1 0 0,-1-1 0,-1 0 0,-1 0 0,0-1 0,2-40 0,-7-140 0,-3 100 0,3-571 0,0 669 0,0 0 0,0 0 0,0 0 0,0 0 0,-1 0 0,0 0 0,0 0 0,0 0 0,0 0 0,-1 1 0,1-1 0,-1 0 0,-4-6 0,3 7 0,0 1 0,0-1 0,0 1 0,-1-1 0,1 1 0,-1 0 0,1 0 0,-1 1 0,0-1 0,0 1 0,0-1 0,0 1 0,-8-1 0,-63-10 0,-116-4 0,-79 14 0,142 3 0,103 1 0,1 0 0,-1 2 0,1 0 0,-32 11 0,34-9 0,-64 15 0,-50 15 0,117-31 0,0 0 0,-1-1 0,1-1 0,-28 0 0,-83-4 0,45-2 0,-432 3 0,493 1 0,-47 9 0,46-6 0,-44 3 0,-460-8 0,507 3 0,0 0 0,1 1 0,-40 12 0,40-9 0,0-1 0,-1-1 0,-41 2 0,-446-7 0,490 0 0,1-2 0,0 0 0,0-1 0,0 0 0,0-2 0,1 0 0,-26-13 0,-27-10 0,41 22 0,1 0 0,-1 2 0,-43-3 0,26 4 0,-9-6 0,39 6 0,-1 1 0,-24-1 0,-106 4-1365,128 0-5461</inkml:trace>
  <inkml:trace contextRef="#ctx0" brushRef="#br0" timeOffset="2355.12">276 0 24575,'-4'1'0,"-1"1"0,1-1 0,0 1 0,0 0 0,0 0 0,0 0 0,0 1 0,1 0 0,-1-1 0,-6 8 0,-1-2 0,-119 103 0,53-44 0,76-66 0,1-1 0,-1 0 0,1 1 0,-1-1 0,1 0 0,-1 1 0,1-1 0,0 1 0,-1-1 0,1 1 0,-1-1 0,1 1 0,0-1 0,0 1 0,-1-1 0,1 1 0,0-1 0,0 1 0,0-1 0,-1 1 0,1 0 0,0-1 0,0 1 0,0-1 0,0 1 0,0 0 0,0-1 0,0 1 0,0-1 0,1 1 0,-1 0 0,0-1 0,0 1 0,0-1 0,1 1 0,-1 0 0,2 0 0,-1 1 0,1-1 0,0 0 0,0 0 0,-1 0 0,1 0 0,0 0 0,0 0 0,0-1 0,0 1 0,2 0 0,53 6 0,95-9 0,59 4 0,-194 1-1365,-3 1-5461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9T12:34:18.88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4965 24575,'20'-1'0,"35"-6"0,0-1 0,425 1 0,-281 9 0,-172-2 0,32 1 0,0-2 0,-1-3 0,102-19 0,42-19 0,-110 23 0,-50 11 0,74-23 0,-81 20 0,2 2 0,-1 2 0,42-4 0,-66 10 0,63-5 0,116 6 0,-74 2 0,-5-1 0,140 19 0,-108 0 0,232 4 0,109-25 0,-444-1 0,55-10 0,-38 4 0,-2-1 0,-35 5 0,0 0 0,29 0 0,-40 5 0,0-1 0,0-1 0,-1 0 0,1 0 0,0-1 0,14-5 0,-21 6 0,0 0 0,-1-1 0,1 1 0,0-1 0,-1 0 0,1 0 0,-1 0 0,0 0 0,0 0 0,1-1 0,-1 1 0,-1-1 0,1 1 0,0-1 0,-1 1 0,1-1 0,-1 0 0,0 0 0,0 0 0,0 0 0,0 0 0,-1 0 0,1 0 0,-1 0 0,0-4 0,0-10 0,-1 0 0,-1 0 0,0-1 0,-10-32 0,8 33 0,-9-35 0,2-1 0,-5-70 0,12-86 0,-8-99 0,8 280 0,-2 0 0,-1 1 0,-16-40 0,-39-77 0,46 110 0,2 5 0,-33-49 0,39 63 0,0-1 0,1 1 0,1-1 0,0-1 0,1 1 0,-3-21 0,-11-34 0,-32-54 0,29 73 0,-19-60 0,36 88 0,2 0 0,0-1 0,1 1 0,3-50 0,1 44 0,-2-1 0,-6-44 0,-3 14 0,5 28 0,-2-1 0,-12-41 0,1-2 0,14 58 0,-1 0 0,-1 0 0,-7-18 0,7 22 0,0 1 0,1-1 0,1 0 0,0-1 0,-1-24 0,6-81 0,0 47 0,-2-1247 0,-2 1297 0,-1-1 0,-1 0 0,-2 1 0,0 0 0,-1 0 0,-2 1 0,-13-28 0,-14-40 0,29 66 0,-5-36 0,9 42 0,-1 0 0,0 0 0,-1 0 0,-12-25 0,15 39 0,-1 0 0,0 0 0,0 0 0,-1 0 0,0 1 0,1-1 0,-1 1 0,-1 0 0,1 0 0,-1 0 0,1 1 0,-1 0 0,0 0 0,0 0 0,-1 0 0,1 1 0,-1 0 0,-10-3 0,5 2 0,1 2 0,-1 0 0,1 0 0,-1 1 0,1 0 0,-1 0 0,1 1 0,-1 1 0,-9 3 0,-14 4 0,-44 19 0,64-22 0,-299 142-1,11 23-454,270-152 340,-590 385 0,592-380 275,17-13 15,0-1 1,-27 15-1,27-17-175,0 1 0,0 1 0,1 0 0,0 0 0,1 1 0,-12 15 0,8-9 0,-35 29 0,46-43 0,-1 0 0,0-1 0,-1 1 0,1-1 0,0 0 0,-1 0 0,1-1 0,-1 1 0,0-1 0,1 0 0,-8-1 0,-70-2 0,42 0 0,-58 3 0,-55-3 0,116-3 0,1-2 0,-52-15 0,45 10 0,-47-7 0,79 16 0,0 0 0,0-1 0,0-1 0,1 0 0,0 0 0,0-1 0,-17-12 0,-18-9 0,31 18 0,0 0 0,-16-15 0,18 14 0,-1 0 0,-24-14 0,31 21 0,1-1 0,0-1 0,0 1 0,-9-9 0,11 9 0,0 0 0,0 0 0,0 1 0,-1-1 0,1 1 0,-1 1 0,0-1 0,0 1 0,0-1 0,-8-1 0,-28-1-1365,23 4-5461</inkml:trace>
  <inkml:trace contextRef="#ctx0" brushRef="#br0" timeOffset="1976.93">276 878 24575,'-1'-10'0,"-1"0"0,0 0 0,-1 0 0,0 0 0,0 1 0,-1-1 0,0 1 0,-11-16 0,5 6 0,10 18 0,-1 1 0,1-1 0,0 0 0,0 1 0,-1-1 0,1 0 0,0 1 0,0-1 0,0 0 0,0 1 0,0-1 0,0 0 0,0 0 0,0 1 0,0-1 0,0 0 0,0 1 0,0-1 0,1 0 0,-1 0 0,0 1 0,1-1 0,-1 1 0,0-1 0,1 0 0,-1 1 0,1-1 0,-1 1 0,0-1 0,1 1 0,0-1 0,-1 1 0,1-1 0,-1 1 0,1-1 0,-1 1 0,1 0 0,0-1 0,-1 1 0,1 0 0,0 0 0,0 0 0,-1-1 0,1 1 0,0 0 0,-1 0 0,1 0 0,1 0 0,42-3 0,-37 3 0,123 2 0,59-2 0,-171-4-1365,-4 0-5461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9T12:33:40.11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2075 5122 24575,'-1927'0'0,"1924"1"0,1-1 0,-1 0 0,1 0 0,-1 0 0,1 0 0,0 0 0,-1 0 0,1-1 0,-1 1 0,1-1 0,0 0 0,-1 0 0,1 0 0,0 0 0,0 0 0,0 0 0,0 0 0,0-1 0,0 1 0,0-1 0,0 0 0,0 1 0,1-1 0,-1 0 0,1 0 0,-1 0 0,1 0 0,0 0 0,0 0 0,0 0 0,0-1 0,0 1 0,0 0 0,1-1 0,-1 1 0,1 0 0,-1-1 0,1 1 0,0-1 0,0-4 0,-8-75 0,3 46 0,0-39 0,6-604 0,-2 668 0,0-1 0,-1 0 0,-1 0 0,0 0 0,-8-19 0,6 17 0,1 0 0,0-1 0,-2-16 0,1-36 0,6-88 0,1 50 0,-2-1932 0,-11 1872 0,0 3 0,12-876-1365,-1 1012-5461</inkml:trace>
  <inkml:trace contextRef="#ctx0" brushRef="#br0" timeOffset="2624.26">2 230 24575,'731'0'0,"-716"-1"0,-1 0 0,1-2 0,-1 0 0,0 0 0,18-7 0,-18 4 0,1 2 0,1 0 0,-1 1 0,23-2 0,41-5 0,-56 6 0,43-3 0,505 8-1365,-552-1-5461</inkml:trace>
  <inkml:trace contextRef="#ctx0" brushRef="#br0" timeOffset="4926.07">1671 0 24575,'3'2'0,"0"-1"0,0 1 0,0 0 0,-1 0 0,1 0 0,-1 0 0,1 1 0,-1-1 0,0 1 0,0-1 0,0 1 0,3 5 0,10 10 0,27 24 0,-25-25 0,36 30 0,-51-46 0,0 0 0,0 1 0,0-1 0,-1 1 0,1 0 0,0 0 0,-1-1 0,0 1 0,1 0 0,-1 0 0,0 0 0,0 1 0,0-1 0,0 0 0,0 0 0,0 1 0,-1-1 0,1 0 0,-1 1 0,1-1 0,-1 0 0,0 1 0,0-1 0,0 0 0,-1 1 0,1-1 0,0 1 0,-1-1 0,0 0 0,1 0 0,-1 1 0,0-1 0,0 0 0,0 0 0,0 0 0,-1 0 0,1 0 0,-2 2 0,-8 9 0,1 0 0,-2 0 0,0-2 0,-19 16 0,11-10 0,-64 45 0,75-54 28,0-1 1,0-1-1,-13 7 0,13-8-398,0 0 1,0 1-1,-15 13 1,15-10-6457</inkml:trace>
  <inkml:trace contextRef="#ctx0" brushRef="#br0" timeOffset="7573.11">1926 908 24575,'-4'0'0,"-4"0"0,-5 0 0,-4 0 0,-2 0 0,-2 0 0,3 4 0,1 0 0,-1 1 0,0-1 0,-1-2 0,-1 0 0,-1-1 0,1-1 0,2 4 0,5 0-8191</inkml:trace>
  <inkml:trace contextRef="#ctx0" brushRef="#br0" timeOffset="27677.9">1798 803 24575,'-25'2'0,"-1"0"0,-26 7 0,11-2 0,-93 16 0,106-18 0,-33 11 0,41-10 0,-1-1 0,0-1 0,-39 4 0,47-8 0,7-1 0,1 1 0,-1 1 0,0-1 0,1 1 0,-1 0 0,-5 2 0,9-3 0,0 1 0,1 0 0,-1 0 0,1 0 0,-1 0 0,1 0 0,-1 0 0,1 1 0,0-1 0,-1 0 0,1 1 0,0-1 0,0 0 0,0 1 0,0 0 0,0-1 0,1 1 0,-1 0 0,0-1 0,1 1 0,-1 0 0,1 0 0,-1 2 0,-1 14 0,0 1 0,2-1 0,0 1 0,1-1 0,6 35 0,28 91 0,-25-108 0,71 223 0,-10-38 0,-61-179 0,6 59 0,-12-71 0,2 42 0,-5-48 0,1 0 0,6 31 0,-6-43 0,2 1 0,-1-1 0,1 0 0,1 0 0,11 20 0,-1 4 0,-14-32 0,1 1 0,0-1 0,-1 0 0,1 0 0,1 0 0,-1 0 0,4 5 0,-5-8 0,1 1 0,0-1 0,0 1 0,0-1 0,0 0 0,0 0 0,0 0 0,0 0 0,1 0 0,-1 0 0,0 0 0,0-1 0,1 1 0,-1-1 0,0 0 0,1 0 0,-1 0 0,4 0 0,4-1 0,0 0 0,0-1 0,0-1 0,0 1 0,-1-2 0,13-5 0,-11 5 0,0-1 0,1 2 0,-1-1 0,14-1 0,21 2 0,1 1 0,72 7 0,-102-2-1365,-4 2-5461</inkml:trace>
  <inkml:trace contextRef="#ctx0" brushRef="#br0" timeOffset="29636.06">1905 2092 24575,'2'1'0,"0"-1"0,0 1 0,-1 0 0,1 0 0,0 0 0,0 0 0,-1 0 0,1 1 0,-1-1 0,1 0 0,2 3 0,2 2 0,130 100 0,-130-102 0,0 1 0,0-1 0,-1 1 0,0 1 0,0-1 0,0 1 0,0 0 0,5 11 0,-9-15 0,1 0 0,-2 0 0,1 1 0,0-1 0,0 0 0,-1 1 0,1-1 0,-1 1 0,0-1 0,0 1 0,0-1 0,0 0 0,0 1 0,0-1 0,-1 1 0,1-1 0,-1 1 0,1-1 0,-1 0 0,0 0 0,0 1 0,0-1 0,-1 0 0,1 0 0,0 0 0,-1 0 0,1 0 0,-1 0 0,-2 2 0,-9 6-341,0 0 0,0 0-1,-16 7 1,15-8-6485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9T12:33:30.71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1801 4447 24575,'-33'-2'0,"-1"-1"0,-57-13 0,56 8 0,0 2 0,-46-2 0,-555 7 0,289 3 0,251 0 0,-104-4 0,198 1 0,0 1 0,0-1 0,-1 1 0,1-1 0,0 1 0,0-1 0,0 0 0,0 0 0,0 0 0,0-1 0,1 1 0,-1 0 0,0-1 0,0 1 0,1-1 0,-1 1 0,1-1 0,-1 0 0,1 1 0,0-1 0,0 0 0,0 0 0,0 0 0,0 0 0,0 0 0,1 0 0,-1-1 0,0 1 0,1 0 0,-1-3 0,0-9 0,0 0 0,1 0 0,2-26 0,0 14 0,0-63 0,-14-129 0,-4 92 0,-19-204 0,-23-196 0,39 337 0,13 131 0,2-1 0,5-73 0,-1-37 0,-10 68 0,0-27 0,9-615 0,2 358 0,0 369 0,1 0 0,6-28 0,-5 27 0,1 0 0,-1-21 0,-1-408 0,-4 215 0,2 228 0,-1 1 0,1-1 0,0 1 0,0 0 0,0-1 0,0 1 0,1-1 0,-1 1 0,1-1 0,-1 1 0,1 0 0,0 0 0,0-1 0,0 1 0,0 0 0,0 0 0,1 0 0,-1 0 0,1 0 0,-1 0 0,1 0 0,0 0 0,-1 1 0,1-1 0,0 1 0,0-1 0,0 1 0,0 0 0,1 0 0,-1 0 0,0 0 0,0 0 0,1 0 0,-1 1 0,1-1 0,-1 1 0,0-1 0,1 1 0,-1 0 0,5 0 0,191 1 0,-74 2 0,806-3-1365,-912 0-5461</inkml:trace>
  <inkml:trace contextRef="#ctx0" brushRef="#br0" timeOffset="2453.65">1293 0 24575,'2'5'0,"0"-1"0,0 0 0,1 0 0,0 0 0,0 0 0,0 0 0,0-1 0,0 1 0,1-1 0,3 3 0,3 4 0,0 0 0,-1-1 0,0 1 0,0 0 0,-1 0 0,-1 1 0,9 15 0,-15-24 0,0 0 0,0 0 0,0 0 0,0 0 0,-1 0 0,1 0 0,-1 1 0,0-1 0,1 0 0,-1 0 0,0 0 0,0 0 0,-1 1 0,1-1 0,0 0 0,-1 0 0,1 0 0,-1 0 0,0 0 0,1 0 0,-1 0 0,0 0 0,-1 0 0,1 0 0,0 0 0,0 0 0,-1-1 0,1 1 0,-1 0 0,1-1 0,-1 0 0,0 1 0,1-1 0,-1 0 0,0 0 0,0 0 0,0 0 0,-4 1 0,-22 13-118,9-4-38,-1-1 0,0-1 0,0 0 0,-1-1 0,0-2 1,0 0-1,-40 5 0,42-10-6670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9T12:33:01.82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9998 633 24575,'1'-61'0,"-3"-69"0,2 128 0,0 0 0,-1-1 0,0 1 0,1 0 0,-1 0 0,0 0 0,0 0 0,0 0 0,0 0 0,0 0 0,-1 0 0,1 0 0,-1 0 0,1 1 0,-1-1 0,0 1 0,1-1 0,-1 1 0,0-1 0,0 1 0,0 0 0,0 0 0,0 0 0,0 0 0,-1 0 0,1 1 0,0-1 0,0 1 0,-1-1 0,-3 1 0,-9-2 0,-1 2 0,0 0 0,-25 3 0,10-1 0,-121-2 0,-59 2 0,138 8 0,49-6 0,-45 3 0,34-8 0,19 1 0,0 0 0,-27 3 0,38-2 0,0 0 0,0 0 0,0 1 0,0 0 0,0 0 0,0 0 0,0 0 0,1 1 0,0 0 0,-1 0 0,1 0 0,-5 5 0,3-3 0,-1 0 0,1 0 0,-1-1 0,0 0 0,-1 0 0,1 0 0,-1-1 0,0 0 0,1-1 0,-1 1 0,0-2 0,-12 2 0,-12 0 0,-59-1 0,73-3 0,-11 0 0,-2 0 0,-1 1 0,1 1 0,0 2 0,-35 7 0,32-5 0,-1 0 0,0-3 0,0-1 0,-41-4 0,-5 1 0,30 2 0,2-2 0,1 3 0,-1 1 0,0 3 0,-79 18 0,89-14 0,-48 5 0,41-7 0,-6-2 0,0-2 0,-68-5 0,26 0 0,78 2 0,-12 1 0,0-2 0,-1-1 0,-44-9 0,38 6 0,-1 1 0,0 1 0,0 2 0,-41 4 0,-3-1 0,-11 0 0,31 0 0,-106-10 0,64-9 0,-29-5 0,-3 4 0,-37-3 0,84 17 0,39 2 0,-50-7 0,22 1 0,-1 3 0,-93 7 0,46 0 0,-1863-2 0,1975-1 0,0-1 0,0 0 0,0-1 0,0 0 0,1-1 0,0 0 0,-1-1 0,1 0 0,1-1 0,-1 0 0,-14-12 0,12 9 0,1 3 0,0 0 0,0 1 0,-18-6 0,17 7 0,-1-1 0,-20-11 0,1-2-1365,18 13-5461</inkml:trace>
  <inkml:trace contextRef="#ctx0" brushRef="#br0" timeOffset="2079.93">3309 0 24575,'-1'8'0,"0"-1"0,-1 0 0,0 0 0,-1 0 0,1 0 0,-1 0 0,0 0 0,-1-1 0,0 1 0,-7 8 0,-7 16 0,1 2 0,-62 108 0,77-137 0,-1 1 0,1-1 0,0 0 0,0 1 0,0 0 0,1-1 0,0 1 0,0 0 0,0 0 0,0 0 0,1-1 0,0 1 0,0 0 0,0 0 0,0 0 0,1 0 0,0 0 0,0 0 0,0-1 0,1 1 0,0 0 0,-1-1 0,2 1 0,-1-1 0,0 0 0,4 5 0,6 12 0,-8-14 0,0 0 0,0-1 0,0 0 0,0 0 0,1 0 0,0 0 0,6 5 0,12 8-1365,-12-12-5461</inkml:trace>
  <inkml:trace contextRef="#ctx0" brushRef="#br0" timeOffset="7347.99">1636 868 24575,'-26'1'0,"-1"1"0,1 1 0,0 2 0,-26 7 0,-99 38 0,32-9 0,101-36 0,-39 14 0,0-3 0,-2-2 0,1-3 0,-64 3 0,12-4 0,-17-1 0,-319-10 0,436 1 0,0 1 0,-1 0 0,1 1 0,0-1 0,0 2 0,0 0 0,-12 5 0,19-7 0,-1 1 0,1-1 0,-1 1 0,1 0 0,0 0 0,-1 1 0,1-1 0,1 1 0,-1-1 0,0 1 0,0 0 0,1 0 0,0 0 0,-1 0 0,1 1 0,1-1 0,-1 1 0,0-1 0,1 1 0,0 0 0,-2 6 0,0 29 0,2 1 0,6 67 0,18 27 0,-3-17 0,-12-53 0,-2-25 0,1 57 0,-6-83 0,0 1 0,1-1 0,1 0 0,0 0 0,8 19 0,-6-17 0,0-1 0,-1 1 0,-1 0 0,1 17 0,-2-3 0,-2-15 0,0 0 0,1 0 0,1 0 0,0 0 0,1 0 0,1-1 0,9 25 0,-10-30 0,0 0 0,-1 0 0,0 1 0,0-1 0,0 16 0,-2-17 0,1 0 0,0 0 0,0 0 0,1 1 0,0-1 0,0-1 0,0 1 0,5 9 0,-2-8 0,-2 0 0,1 0 0,-1 1 0,0-1 0,-1 1 0,0 0 0,-1-1 0,2 14 0,-2-11 0,-1-9 0,1 1 0,-1-1 0,1 0 0,0 1 0,0-1 0,0 0 0,0 0 0,0 0 0,0 0 0,1 0 0,-1 0 0,1 0 0,-1 0 0,1 0 0,0-1 0,0 1 0,0-1 0,0 1 0,0-1 0,0 0 0,0 0 0,0 0 0,0 0 0,0 0 0,1 0 0,-1-1 0,0 1 0,1-1 0,3 1 0,9 0 0,0 0 0,0-1 0,27-3 0,-13 1 0,284 1 21,-182 1-1407,-111 0-5440</inkml:trace>
  <inkml:trace contextRef="#ctx0" brushRef="#br0" timeOffset="9622.48">831 2240 24575,'12'2'0,"1"0"0,-1 1 0,0 0 0,0 1 0,0 0 0,13 8 0,-10-6 0,-12-5 0,1 1 0,-1-1 0,0 1 0,1 0 0,-1 0 0,0 0 0,0 0 0,0 1 0,-1-1 0,1 1 0,0 0 0,-1 0 0,0 0 0,0 0 0,0 0 0,0 0 0,0 0 0,-1 1 0,2 3 0,-1 3 0,0 1 0,0-1 0,-1 1 0,-1-1 0,-1 17 0,2-19 0,-2 0 0,1 0 0,-1 0 0,-1 0 0,0 0 0,0 0 0,0 0 0,-1-1 0,0 1 0,0-1 0,-1 1 0,0-1 0,-8 11 0,2-5-120,6-5-18,-1 0-1,-1-1 1,1 0 0,-1 0-1,-1 0 1,1-1 0,-1 0-1,-14 10 1,7-10-6688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9T12:32:54.83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403 3999 24575,'-2'-42'0,"-7"-42"0,4 42 0,-1-45 0,6 52 0,-1 0 0,-10-64 0,6 75 0,1 1 0,-2 0 0,-10-30 0,-47-150 0,56 179 0,2 1 0,1-1 0,1 0 0,1 0 0,1 0 0,3-43 0,-3-53 0,-2 94 0,-2 0 0,-8-26 0,7 32 0,1-1 0,1 1 0,1-1 0,-1-25 0,2 20 0,-1 1 0,-1 0 0,-1-1 0,-11-28 0,-4-28 0,8 31 0,5 23 0,1 0 0,-3-52 0,7 58 0,-7-39 0,5 38 0,-2-37 0,5 2 0,1 12 0,-12-84 0,8 95 0,0-61 0,4 66 0,-1 1 0,-1-1 0,-7-33 0,-43-228 0,43 242 0,5 27 0,1 0 0,-2-31 0,6-1070-1365,-1 1104-5461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0T09:57: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24575,'0'0'-8191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0T09:57:27.88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190 108 24575</inkml:trace>
  <inkml:trace contextRef="#ctx0" brushRef="#br0" timeOffset="1799.14">0 1 24575,'592'0'0,"-588"0"0,-1 0 0,0 0 0,0 0 0,1 0 0,-1 1 0,0 0 0,0-1 0,0 1 0,0 0 0,0 0 0,0 1 0,0-1 0,0 1 0,4 3 0,-5-3 0,0 0 0,-1 0 0,1 0 0,-1 0 0,1 1 0,-1-1 0,0 1 0,0-1 0,0 1 0,0-1 0,-1 1 0,1-1 0,-1 1 0,1 0 0,-1-1 0,0 1 0,0 0 0,-1 4 0,0 4 0,0 1 0,-1 0 0,-1 0 0,0-1 0,-1 1 0,-6 15 0,-38 65 0,37-71 0,-51 73 124,4-4-1613,52-78-5337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0T09:57:16.7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0 866 24575,'12'-15'0,"0"0"0,19-32 0,-5 4 0,73-109 0,14-21 0,-80 116 0,-27 45 0,0 0 0,1 1 0,0 0 0,17-20 0,-19 25 0,0 0 0,0-1 0,-1 0 0,0 0 0,5-13 0,-6 12 0,1 1 0,0-1 0,1 1 0,-1-1 0,7-6 0,59-64 0,-39 50-8,-26 25-96,-1 0-1,0-1 1,0 1-1,0-1 1,0 0 0,0 0-1,-1 0 1,1-1 0,-1 0-1,0 1 1,-1-1-1,4-7 1,-3-3-6722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0T09:57:11.61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552 953 24575,'-1'-5'0,"-1"0"0,0 0 0,0 1 0,0-1 0,-1 0 0,0 1 0,1 0 0,-1-1 0,-1 1 0,1 0 0,-8-6 0,-2-6 0,-167-210 0,106 135 0,59 70 0,11 16 0,0 0 0,0-1 0,0 1 0,0-1 0,1 0 0,0 0 0,0 0 0,1 0 0,0-1 0,0 1 0,0-1 0,1 1 0,-1-11 0,0-5 0,-1 0 0,-1 0 0,-11-37 0,5 37 0,-1-1 0,-1 1 0,-23-33 0,29 48 0,2 0 0,-1-1 0,1 0 0,0 0 0,1 0 0,-5-18 0,3 11-1365,-1 2-5461</inkml:trace>
  <inkml:trace contextRef="#ctx0" brushRef="#br0" timeOffset="1735.7">1 406 24575,'0'-362'0,"0"361"0,0-1 0,0 0 0,0 1 0,0-1 0,0 0 0,0 1 0,0-1 0,1 0 0,-1 1 0,1-1 0,-1 1 0,1-1 0,0 1 0,-1-1 0,1 1 0,0-1 0,0 1 0,0 0 0,0-1 0,0 1 0,1 0 0,-1 0 0,0 0 0,0 0 0,1 0 0,-1 0 0,1 0 0,-1 1 0,1-1 0,-1 0 0,1 1 0,-1-1 0,1 1 0,-1-1 0,1 1 0,0 0 0,-1 0 0,1 0 0,0 0 0,-1 0 0,1 0 0,0 0 0,-1 1 0,1-1 0,2 1 0,9 2 0,0 1 0,-1 0 0,1 1 0,17 9 0,151 85 0,-123-66-1365,-46-28-5461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0T10:05:56.18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24575,'0'0'-8191</inkml:trace>
  <inkml:trace contextRef="#ctx0" brushRef="#br0" timeOffset="382.97">1 0 24575,'0'0'-8191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0T10:05:54.99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24575,'0'0'-8191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0T10:05:51.49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24575,'0'0'-8191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0T10:05:48.50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0 899 24575,'2'-21'0,"1"-1"0,1 1 0,1 0 0,0 1 0,13-30 0,-3 8 0,11-32 0,71-136 0,-78 163 0,-16 38 0,0-1 0,1 1 0,0-1 0,9-13 0,-6 13-115,0 1-63,-1 0-1,0 0 0,0 0 1,-1-1-1,-1 0 1,6-17-1,-7 12-6647</inkml:trace>
  <inkml:trace contextRef="#ctx0" brushRef="#br0" timeOffset="1790.95">64 308 24575,'15'-9'0,"-1"-1"0,0-1 0,0-1 0,-1 1 0,20-25 0,-7 8 0,119-106 0,-136 124 0,-3 3 0,0 1 0,1-1 0,-1 1 0,15-9 0,-20 15 0,0-1 0,0 0 0,0 1 0,0-1 0,0 1 0,0-1 0,0 1 0,0 0 0,0-1 0,1 1 0,-1 0 0,0 0 0,0 0 0,0 0 0,0 0 0,1 0 0,-1 0 0,0 0 0,0 0 0,0 1 0,1-1 0,-1 0 0,0 1 0,0-1 0,0 1 0,0-1 0,0 1 0,0 0 0,0-1 0,0 1 0,0 0 0,0 0 0,-1 0 0,1-1 0,0 1 0,0 0 0,-1 0 0,1 0 0,0 0 0,-1 1 0,1-1 0,-1 0 0,1 2 0,5 13 10,0 1 0,-1 0 1,-1 0-1,0 1 0,1 30 0,-4 92-394,-2-83-658,1-39-5784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0T10:05:42.21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468 704 24575,'1'-16'0,"-1"0"0,-1 0 0,0 0 0,-2 1 0,1-1 0,-2 0 0,-7-20 0,7 26 0,-8-19 0,-15-61 0,23 79 0,1 0 0,-2 0 0,1 1 0,-2-1 0,1 1 0,-2 0 0,-10-14 0,8 13 0,1-1 0,1-1 0,-1 1 0,-6-19 0,11 24 0,0 0 0,-1-1 0,0 2 0,-1-1 0,1 0 0,-1 1 0,0 0 0,-1 0 0,0 0 0,0 1 0,-8-6 0,13 10 0,-2-2-3,0 0-1,1-1 1,-1 1 0,1 0-1,0-1 1,-1 1 0,2-1-1,-4-7 1,-2-4-1332,1 3-5491</inkml:trace>
  <inkml:trace contextRef="#ctx0" brushRef="#br0" timeOffset="2202.75">2 366 24575,'-2'-104'0,"5"-111"0,-3 213 0,0 0 0,1 0 0,-1 0 0,1 0 0,0 0 0,-1 0 0,1 0 0,0 0 0,0 0 0,0 0 0,1 1 0,-1-1 0,0 0 0,1 1 0,-1-1 0,1 1 0,-1-1 0,1 1 0,0 0 0,0-1 0,-1 1 0,1 0 0,0 0 0,0 0 0,0 1 0,0-1 0,0 0 0,0 1 0,1 0 0,2-1 0,8-1 0,0 2 0,0-1 0,0 1 0,13 3 0,-3-2 0,4 2 0,37 7 0,-40-6 0,1 0 0,27 0 0,-30-4-66,-13-1-194,0 1 0,1 0 1,-1 1-1,13 2 0,-9 2-6566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0T10:08:36.11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24575,'0'0'-8191</inkml:trace>
  <inkml:trace contextRef="#ctx0" brushRef="#br0" timeOffset="954.06">1 0 24575,'0'0'-8191</inkml:trace>
  <inkml:trace contextRef="#ctx0" brushRef="#br0" timeOffset="1345.5">1 0 24575,'0'0'-8191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0T10:08:34.42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1029 24575,'156'-90'0,"-56"30"0,-68 42 0,-12 5 0,2 2 0,0 0 0,40-14 0,-38 18 0,1 1 0,0 1 0,0 1 0,0 1 0,31 1 0,369 3 0,-388-3 0,50-8 0,-34 3 0,-2 0 0,17-1 0,81-1 0,781 11 0,-507-3 0,-392 0 0,51-10 0,-18 2 0,150-25 0,-40 5 0,-131 21 0,64-21 0,-17 5 0,126-26 0,32-16 0,-185 52 0,-45 12 0,-1-2 0,1-1 0,28-11 0,-9 0 0,-10 6 0,0-2 0,-1-1 0,-1-1 0,0-1 0,43-36 0,-53 39 0,1 0 0,32-18 0,10-7 0,51-55 0,-80 66 0,-7 7 0,-9 9 0,-1-1 0,17-20 0,-19 21-1365,-1 1-5461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0T10:27:33.65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0 594 24575,'262'-9'0,"354"-57"0,-483 55 0,3 0 0,-59 3 0,152 6 0,-111 4 0,8-8 0,186-32 0,9-3 0,-241 37 0,52-5 0,-91 4 0,160-27 0,-46 5 0,-57 12 0,-20 3 0,70-16 0,-13 6 0,-12 2 0,-53 3 0,110-22 0,-124 34 0,-1 2 0,63 6 0,-18-1 0,-16-3 0,93 3 0,-160 1-1365,-3 1-5461</inkml:trace>
  <inkml:trace contextRef="#ctx0" brushRef="#br0" timeOffset="2375.67">4337 0 24575,'2'1'0,"0"-1"0,1 1 0,-1-1 0,0 1 0,0 0 0,0 0 0,0 0 0,0 0 0,0 0 0,-1 0 0,1 1 0,0-1 0,2 2 0,23 26 0,-16-17 0,-1-2 0,-1 0 0,0 0 0,-1 1 0,0 0 0,-1 1 0,11 23 0,-16-31 0,0 1 0,-1-1 0,1 1 0,-1-1 0,0 1 0,0-1 0,-1 1 0,0 0 0,0-1 0,0 1 0,0 0 0,0-1 0,-1 1 0,0 0 0,0-1 0,0 1 0,-1-1 0,0 0 0,0 1 0,0-1 0,0 0 0,0 0 0,-4 5 0,1-3-105,1 0 0,-1 0 0,0 0 0,-1 0 0,1-1 0,-1 0 0,0 0 0,0-1 0,-1 1 0,1-1 0,-1-1 0,-11 5 0,2-4-6721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0T10:26:10.50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0 128 24575,'11'2'0,"-1"0"0,1 0 0,-1 1 0,0 0 0,0 1 0,0 0 0,15 9 0,6 1 0,349 150 0,-361-156 0,-1 0 0,1-2 0,1 0 0,-1-1 0,1-1 0,-1-1 0,37 2 0,-9-5 0,-27 2 0,-1-2 0,0-1 0,1 0 0,22-5 0,-38 5 0,0-1 0,1 0 0,-1-1 0,0 1 0,-1 0 0,1-1 0,0 0 0,-1 0 0,0 0 0,1 0 0,-1-1 0,0 1 0,-1-1 0,1 0 0,2-5 0,-1 3 0,0 0 0,0 1 0,0 0 0,1 0 0,-1 0 0,9-6 0,31-29 0,-11 8 0,-27 28-80,-1 0 0,0-1-1,0 0 1,0 0 0,-1 0-1,0-1 1,0 0 0,0 0-1,-1 0 1,0 0 0,0 0 0,0-1-1,-1 1 1,0-1 0,0 1-1,1-11 1,-2 1-6746</inkml:trace>
  <inkml:trace contextRef="#ctx0" brushRef="#br0" timeOffset="1977.1">972 1 24575,'340'0'0,"-334"0"0,0 0 0,0 0 0,0 1 0,0 0 0,0 0 0,-1 0 0,1 1 0,0-1 0,-1 2 0,1-1 0,5 3 0,-8-3 0,-1 1 0,1-1 0,-1 0 0,1 0 0,-1 1 0,0 0 0,0-1 0,0 1 0,0 0 0,-1 0 0,1 0 0,-1 0 0,0 0 0,0 0 0,0 0 0,0 1 0,0-1 0,-1 0 0,1 1 0,-1 5 0,1 14 0,-4 43 0,3-59 0,-2 0 0,1 1 0,-1-1 0,0 0 0,0 0 0,-1 0 0,0-1 0,0 1 0,-1-1 0,-4 7 0,0-2-118,-8 10-506,-22 36 1,31-42-6203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0T11:00:50.041"/>
    </inkml:context>
    <inkml:brush xml:id="br0">
      <inkml:brushProperty name="width" value="0.035" units="cm"/>
      <inkml:brushProperty name="height" value="0.035" units="cm"/>
      <inkml:brushProperty name="color" value="#849398"/>
    </inkml:brush>
  </inkml:definitions>
  <inkml:trace contextRef="#ctx0" brushRef="#br0">1 0 24575,'0'15'0,"-1"15"0,2 0 0,1 0 0,9 44 0,10 74 0,-16-124 0,1 36 0,-5-36 0,8 37 0,21 99 0,-27-138 0,1 0 0,1 0 0,1-1 0,11 27 0,-16-47 0,0 1 0,0-1 0,0 1 0,1-1 0,-1 0 0,0 0 0,1 1 0,-1-1 0,1 0 0,-1 0 0,1 0 0,-1-1 0,1 1 0,0 0 0,-1-1 0,1 1 0,0-1 0,0 1 0,-1-1 0,1 0 0,0 0 0,0 0 0,0 0 0,-1 0 0,1 0 0,0 0 0,0 0 0,0-1 0,-1 1 0,4-2 0,8-2 0,1 0 0,23-12 0,-25 11 0,206-83 0,-175 64 0,-35 19 0,0 0 0,0 0 0,1 1 0,0 0 0,13-4 0,-5 3 0,0-1 0,-1-1 0,0-1 0,0 0 0,20-14 0,19-11 0,-43 28-50,0 2-1,0-1 0,1 1 1,-1 1-1,0 0 1,1 1-1,-1 0 0,1 1 1,19 2-1,-11-1-808,-3-1-5967</inkml:trace>
  <inkml:trace contextRef="#ctx0" brushRef="#br0" timeOffset="1071.08">845 487 24575</inkml:trace>
  <inkml:trace contextRef="#ctx0" brushRef="#br0" timeOffset="2949.52">825 273 24575,'1'10'0,"1"1"0,0-1 0,0 0 0,1 0 0,6 12 0,1 10 0,3 7 0,-8-24 0,0 0 0,-1 0 0,-1 0 0,0 1 0,0 19 0,-2-27 0,-1-1 0,-1 1 0,1-1 0,-1 1 0,0-1 0,-1 1 0,0-1 0,0 0 0,-1 0 0,0 0 0,-5 10 0,-3 5-273,1 0 0,1 1 0,1 1 0,-6 28 0,9-30-6553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0T11:01:49.008"/>
    </inkml:context>
    <inkml:brush xml:id="br0">
      <inkml:brushProperty name="width" value="0.035" units="cm"/>
      <inkml:brushProperty name="height" value="0.035" units="cm"/>
      <inkml:brushProperty name="color" value="#849398"/>
    </inkml:brush>
  </inkml:definitions>
  <inkml:trace contextRef="#ctx0" brushRef="#br0">0 0 24575,'0'0'-8191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0T11:00:45.361"/>
    </inkml:context>
    <inkml:brush xml:id="br0">
      <inkml:brushProperty name="width" value="0.035" units="cm"/>
      <inkml:brushProperty name="height" value="0.035" units="cm"/>
      <inkml:brushProperty name="color" value="#849398"/>
    </inkml:brush>
  </inkml:definitions>
  <inkml:trace contextRef="#ctx0" brushRef="#br0">1550 7602 24575,'-21'-19'0,"-1"2"0,-28-19 0,6 5 0,-107-71 0,94 66 0,1-2 0,2-3 0,-69-67 0,-38-72 0,66 72 0,42 42 0,3-2 0,-60-111 0,94 153 0,-10-19 0,-104-158 0,112 177 0,2-1 0,-24-52 0,7 12 0,4 5 0,3-2 0,-28-98 0,7 16 0,35 106 0,-14-74 0,17 65 0,-1-20 0,3 1 0,4-1 0,5-79 0,0 32 0,-2-2799 0,12 2755 0,-2 64 0,27-190 0,-33 239 0,2 1 0,20-77 0,-19 99 0,1 1 0,1-1 0,1 2 0,1-1 0,2 1 0,24-33 0,4 1 0,2 3 0,3 2 0,82-70 0,-101 99 0,-1-2 0,-1 0 0,-1-2 0,-1-1 0,33-45 0,-38 44 0,-2-1 0,-1 0 0,0-1 0,-3 0 0,0-1 0,12-50 0,-5 3 0,3-31 0,-15 62 0,1 0 0,23-69 0,-21 92-1365,0 4-5461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0T11:01:00.080"/>
    </inkml:context>
    <inkml:brush xml:id="br0">
      <inkml:brushProperty name="width" value="0.035" units="cm"/>
      <inkml:brushProperty name="height" value="0.035" units="cm"/>
      <inkml:brushProperty name="color" value="#849398"/>
    </inkml:brush>
  </inkml:definitions>
  <inkml:trace contextRef="#ctx0" brushRef="#br0">1182 5110 24575,'-764'0'0,"753"2"0,0-1 0,0 2 0,0 0 0,1 0 0,-1 1 0,1 0 0,0 1 0,0 0 0,0 0 0,-11 9 0,-30 14 0,37-19 0,0 0 0,1 1 0,-1 0 0,2 1 0,0 1 0,0 0 0,1 0 0,0 1 0,-10 17 0,2-4 0,-25 25 0,40-47 0,1 0 0,0 0 0,0 1 0,1-1 0,-1 1 0,1 0 0,0 0 0,0 0 0,0 0 0,1 0 0,0 0 0,0 0 0,-1 9 0,1 10 0,3 42 0,0-27 0,-1-20 0,0 0 0,1 0 0,1 1 0,0-2 0,2 1 0,11 31 0,-10-32 0,-1 0 0,4 30 0,-6-30 0,1 1 0,10 28 0,55 133 0,-64-169 0,1 0 0,1-1 0,-1 0 0,1 0 0,1-1 0,0 0 0,14 13 0,-3-6 0,1 0 0,34 20 0,-54-36 0,34 22 0,1-2 0,1-2 0,0-1 0,54 17 0,99 31 0,-174-60 0,1 0 0,0-1 0,1 0 0,-1-1 0,27 1 0,88-6 0,-52 0 0,-72 2 0,23 0 0,0 0 0,43-8 0,-62 6 0,0-1 0,-1 0 0,1-1 0,-1 0 0,0-1 0,0 0 0,-1 0 0,1-1 0,-1 0 0,10-9 0,60-50 0,51-45 0,-46 35 0,-62 58 0,0-1 0,-1-1 0,-1-1 0,-1-1 0,31-46 0,-15 15 0,-25 38 0,-1 0 0,0-1 0,0 0 0,-2-1 0,0 1 0,6-22 0,-3-3 0,5-55 0,-13 76 0,-1 0 0,-1 0 0,-1 0 0,0 0 0,-5-22 0,3 32 0,1 1 0,-2 0 0,1-1 0,-1 2 0,0-1 0,-1 0 0,0 1 0,-6-9 0,-52-51 0,48 52 0,2 4 0,-1 1 0,1 1 0,-2 0 0,1 1 0,-1 0 0,-1 1 0,-26-8 0,-11-6 0,26 12 0,1 1 0,-1 1 0,-47-6 0,-35-4 0,91 14 0,1 1 0,-1 1 0,-29 1 0,30 1 0,0-1 0,-1-1 0,-30-5 0,41 4-80,0-1 0,0 0-1,0 0 1,1-1 0,0 0-1,-1 0 1,2-1 0,-1 1-1,0-1 1,1 0 0,0-1 0,0 1-1,0-1 1,1 0 0,0-1-1,-5-8 1,3 1-6746</inkml:trace>
  <inkml:trace contextRef="#ctx0" brushRef="#br0" timeOffset="809.21">1013 5087 24575,'0'0'-8191</inkml:trace>
  <inkml:trace contextRef="#ctx0" brushRef="#br0" timeOffset="33978.71">1119 878 24575,'-6'-1'0,"1"-1"0,0 0 0,-1-1 0,1 1 0,0-1 0,0 0 0,0 0 0,1-1 0,-1 1 0,1-1 0,-6-6 0,2 2 0,1 3 0,-270-245 0,103 72 0,166 171 0,0 1 0,-1 0 0,0 1 0,1 0 0,-1 0 0,-1 1 0,1 0 0,-20-5 0,8 3 0,-1 2 0,0 0 0,-25 0 0,31 3 0,0 1 0,0 0 0,0 1 0,-24 5 0,34-4 0,0-1 0,0 2 0,0-1 0,0 1 0,0-1 0,1 2 0,-1-1 0,1 0 0,0 1 0,0 0 0,0 0 0,1 1 0,-1 0 0,-4 6 0,4-4 0,-35 46 0,-33 60 0,69-106 0,-10 16 0,2 1 0,-16 41 0,25-57 0,1 1 0,0-1 0,0 1 0,1 0 0,0-1 0,0 1 0,1 0 0,1 0 0,-1-1 0,1 1 0,1 0 0,2 10 0,7 13 0,2 1 0,0-2 0,2 0 0,34 52 0,-7-11 0,-30-49 0,1-1 0,1 0 0,21 25 0,-22-33 0,0 0 0,1-1 0,1-1 0,0 0 0,1-1 0,0-1 0,0 0 0,1-1 0,0-1 0,1-1 0,33 10 0,4-1 0,-14-3 0,1-1 0,0-3 0,1-1 0,0-2 0,50 1 0,-66-8 0,-7 2 0,1-2 0,33-5 0,-47 4 0,-1 0 0,1 0 0,0 0 0,-1-1 0,1 0 0,-1 0 0,0-1 0,0 1 0,0-1 0,0-1 0,7-7 0,2-2 0,0-2 0,-1 1 0,-1-2 0,-1 0 0,0 0 0,-1-1 0,-1 0 0,11-27 0,-15 27 0,0 0 0,-1 1 0,-1-2 0,-1 1 0,0 0 0,-1-1 0,-1-28 0,-3-40-1365,2 69-5461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0T11:01:46.696"/>
    </inkml:context>
    <inkml:brush xml:id="br0">
      <inkml:brushProperty name="width" value="0.035" units="cm"/>
      <inkml:brushProperty name="height" value="0.035" units="cm"/>
      <inkml:brushProperty name="color" value="#849398"/>
    </inkml:brush>
  </inkml:definitions>
  <inkml:trace contextRef="#ctx0" brushRef="#br0">0 0 24575,'1'3'0,"-1"0"0,1 0 0,0 0 0,0 0 0,0 0 0,1 0 0,-1 0 0,3 3 0,3 8 0,79 178 0,75 249 0,-2 43 0,-149-457 0,-2 1 0,-1 0 0,-1 0 0,3 38 0,27 186 0,-31-212 0,0 51 0,5 31 0,-3-48 0,-2 0 0,-7 89 0,0-44 0,2 740 0,-1-827 0,-9 45 0,5-45 0,-1 42 0,7 306-1365,-1-362-5461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0T11:00:41.746"/>
    </inkml:context>
    <inkml:brush xml:id="br0">
      <inkml:brushProperty name="width" value="0.035" units="cm"/>
      <inkml:brushProperty name="height" value="0.035" units="cm"/>
      <inkml:brushProperty name="color" value="#849398"/>
    </inkml:brush>
  </inkml:definitions>
  <inkml:trace contextRef="#ctx0" brushRef="#br0">1517 171 24575,'-11'-1'0,"1"-1"0,0 0 0,-1-1 0,1 0 0,0 0 0,-13-7 0,-6-2 0,-290-77 0,260 73 0,32 8 0,0 1 0,0 2 0,-55-5 0,-322 11 0,390 0 0,0 1 0,0 1 0,1 0 0,0 1 0,-1 0 0,2 1 0,-19 9 0,-35 11 0,52-19 0,-1 1 0,1 0 0,0 1 0,1 1 0,0 0 0,0 1 0,-17 17 0,-8 5 0,27-24 0,1 0 0,0 2 0,1-1 0,0 1 0,0 0 0,1 1 0,0 0 0,1 0 0,0 1 0,-7 16 0,14-25 0,0 0 0,-1 0 0,1 0 0,0-1 0,0 1 0,1 0 0,-1 0 0,1 0 0,-1 0 0,1-1 0,0 1 0,0 0 0,0-1 0,0 1 0,1-1 0,-1 1 0,1-1 0,-1 0 0,1 1 0,0-1 0,0 0 0,3 3 0,6 5 0,1 0 0,23 16 0,-27-21 0,106 63 0,-4-3 0,-99-58 0,0-2 0,0 0 0,1 0 0,-1-1 0,1 0 0,19 3 0,-16-4 0,1 1 0,29 12 0,-32-11 0,0 0 0,1 0 0,0-2 0,-1 0 0,1 0 0,22 0 0,90-3 0,-62-2 0,455 1 0,-489-1 0,-1-1 0,1-1 0,36-11 0,13-2 0,-58 12 0,-1 0 0,20-9 0,30-8 0,9 8 0,-43 9 0,58-17 0,14-6 0,-33 10 0,-33 7 0,5-1 0,0-3 0,62-27 0,-58 23 0,-41 16 0,1-1 0,0 0 0,-1 0 0,0-2 0,13-7 0,38-22 0,-51 30 0,0 0 0,0-1 0,0 0 0,-1 0 0,0-1 0,0 0 0,-1 0 0,16-18 0,-23 24 0,0-1 0,0 0 0,0 0 0,0 0 0,0 1 0,0-1 0,0 0 0,0 0 0,-1-1 0,1 1 0,-1 0 0,0 0 0,1 0 0,-1 0 0,0 0 0,0 0 0,-1 0 0,1-1 0,0 1 0,-2-3 0,1 1 0,-1 1 0,0-1 0,0 1 0,0 0 0,0-1 0,0 1 0,-1 1 0,1-1 0,-1 0 0,-6-4 0,0 0 0,-1 1 0,0 0 0,0 0 0,0 1 0,-1 1 0,-20-7 0,5 7 0,-1 1 0,0 0 0,1 2 0,-48 5 0,2-2 0,-882-2-1365,936 0-5461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8T10:28:54.381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 0 24575,'0'0'-8191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8T10:28:22.708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0 154 24575,'170'9'0,"9"1"0,647-10-1365,-809 0-5461</inkml:trace>
  <inkml:trace contextRef="#ctx0" brushRef="#br0" timeOffset="2136.56">1078 0 24575,'1'6'0,"-1"-1"0,1 1 0,0-1 0,0 1 0,1-1 0,-1 1 0,1-1 0,1 0 0,3 7 0,33 46 0,-30-47 0,-1 1 0,0 0 0,-1 0 0,8 17 0,-11-19 0,1 3 0,0 0 0,-1 1 0,3 19 0,-6-30 0,-1 0 0,0 0 0,1 0 0,-1 1 0,-1-1 0,1 0 0,0 0 0,-1 0 0,0 1 0,1-1 0,-1 0 0,0 0 0,-1 0 0,1 0 0,0 0 0,-1-1 0,0 1 0,0 0 0,0-1 0,-3 4 0,-8 6-1365,-1 0-5461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8T10:28:42.801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868 2114 24575,'-14'-1'0,"1"-1"0,0-1 0,0 0 0,1-1 0,-1 0 0,1-1 0,-16-8 0,-20-7 0,-9-2 0,1-3 0,-96-57 0,-89-86 0,230 160 0,-1-1 0,1 0 0,0 0 0,1-1 0,0-1 0,1 0 0,0 0 0,0 0 0,1-1 0,1-1 0,0 1 0,1-1 0,-5-15 0,-1-5 0,3 6 0,0 0 0,-6-40 0,12 45 0,-4-22 0,-2-67 0,9 81 0,-1-20 0,3 0 0,10-68 0,-2 66 0,2 1 0,28-76 0,-18 68 0,-9 25 0,0 1 0,35-61 0,-31 71 0,1 1 0,30-28 0,4-6 0,86-92 0,-131 142 0,0 1 0,0-1 0,1 1 0,-1 1 0,1-1 0,0 1 0,0 1 0,1 0 0,-1 0 0,1 0 0,0 1 0,13-1 0,11-1 0,64 2 0,-93 2 0,19-1 0,1-1 0,37-7 0,-49 7 0,26-3 0,-32 5 0,1 0 0,0-1 0,-1 0 0,1 0 0,-1 0 0,1-1 0,-1 0 0,0-1 0,0 1 0,0-1 0,0 0 0,10-8 0,42-27 0,-45 31 0,-1-1 0,0 0 0,0-1 0,12-11 0,-14 12-136,0 0-1,1 1 1,0 0-1,1 1 1,0 0-1,0 1 1,0 0-1,0 1 0,23-5 1,-19 5-6690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8T10:28:38.578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311 1476 24575,'-15'-14'0,"0"2"0,-1 0 0,-27-15 0,25 17 0,1-1 0,0-1 0,-19-18 0,27 22 0,0 0 0,0-1 0,1 0 0,1-1 0,0 1 0,0-1 0,1-1 0,0 1 0,-8-21 0,-7-13 0,17 37 0,0-1 0,0 0 0,1 0 0,0 0 0,1 0 0,-1 0 0,0-10 0,0-23 0,1 1 0,6-59 0,0 79 0,1 0 0,0 0 0,15-35 0,-14 39 0,20-32 0,-20 39 0,0-1 0,-1-1 0,5-13 0,-1 1 0,20-36 0,-17 35 0,1 4 0,1 0 0,0 0 0,2 2 0,0 0 0,28-25 0,-23 24 0,15-13 0,3 1 0,75-44 0,-102 68 0,0 0 0,0-1 0,-1 0 0,0-1 0,0 0 0,-1-1 0,0 0 0,0 0 0,-1-1 0,-1-1 0,0 1 0,8-18 0,-10 20 0,0-1 0,1 1 0,0 0 0,0 0 0,1 1 0,13-13 0,16-16 0,0-3-1365,-28 33-5461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8T10:28:27.608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 74 24575,'32'2'0,"41"6"0,-40-3 0,42 0 0,675-6-1365,-734 1-5461</inkml:trace>
  <inkml:trace contextRef="#ctx0" brushRef="#br0" timeOffset="2209.42">885 1 24575,'1'4'0,"0"1"0,0-1 0,0 0 0,0 0 0,1 0 0,-1 0 0,1 0 0,0 0 0,1 0 0,-1 0 0,1-1 0,-1 1 0,1-1 0,0 0 0,5 4 0,-5-4 0,0-1 0,0 1 0,-1 0 0,1 0 0,-1 1 0,1-1 0,-1 0 0,0 1 0,0-1 0,-1 1 0,1 0 0,-1-1 0,0 1 0,1 0 0,-2 0 0,2 8 0,-3-10 0,1 1 0,-1-1 0,0 0 0,0 0 0,0 0 0,0 0 0,0 0 0,0 0 0,0 0 0,-1 0 0,1 0 0,-1 0 0,0-1 0,1 1 0,-1-1 0,0 1 0,0-1 0,0 0 0,0 1 0,0-1 0,-4 1 0,-56 20 0,40-15 0,-34 17-1365,44-20-5461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18T10:28:32.591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1 115 24575,'16'2'0,"1"0"0,0 1 0,19 5 0,-13-2 0,32 10 0,-40-11 0,1 0 0,-1-1 0,1-1 0,29 2 0,370-5 0,-176-1 0,-232 1-273,0-1 0,0 0 0,0 0 0,14-4 0,-9 1-6553</inkml:trace>
  <inkml:trace contextRef="#ctx0" brushRef="#br0" timeOffset="1964">905 1 24575,'1'69'0,"-2"74"0,0-136 7,0-1-1,-1 0 1,1 0-1,-1-1 1,0 1-1,-1 0 0,1 0 1,-1-1-1,0 0 1,-1 0-1,1 1 1,-1-2-1,-6 7 1,-6 5-266,-1-1 1,-24 17-1,25-20-421,7-5-6146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24T13:53:21.952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0 0 24575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24T13:53:18.194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1146 1251 24575,'-3'-1'0,"0"0"0,1 0 0,-1 0 0,0-1 0,1 1 0,-1-1 0,1 1 0,0-1 0,-1 0 0,1 0 0,0 0 0,0-1 0,0 1 0,1 0 0,-4-5 0,-4-4 0,-72-89 0,48 58 0,-67-69 0,85 96 0,1 0 0,-15-24 0,15 20 0,-24-25 0,-4-9 0,33 40 0,-1 0 0,-13-14 0,-60-44 0,-8-7 0,73 60 0,-31-20 0,-13-13 0,-72-63 0,77 68 0,-4-4 0,-23-27 0,71 66-1365,0 3-5461</inkml:trace>
  <inkml:trace contextRef="#ctx0" brushRef="#br0" timeOffset="2286.23">2 362 24575,'-2'-103'0,"5"-113"0,-3 214 0,0 0 0,0 1 0,0-1 0,1 0 0,-1 0 0,1 0 0,-1 0 0,1 1 0,0-1 0,0 0 0,0 1 0,0-1 0,0 0 0,0 1 0,0-1 0,0 1 0,1 0 0,-1-1 0,0 1 0,1 0 0,-1 0 0,1 0 0,0 0 0,-1 0 0,1 0 0,0 0 0,-1 1 0,1-1 0,0 1 0,0-1 0,0 1 0,0-1 0,0 1 0,-1 0 0,1 0 0,0 0 0,0 0 0,0 1 0,0-1 0,3 1 0,8 2 0,1 0 0,-1 1 0,0 0 0,17 9 0,-23-9 0,158 79-1365,-154-77-5461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24T13:53:12.950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318 1034 24575,'-17'-44'0,"-13"-81"0,7 67 0,-6-20 0,-16-44 0,6 20 0,31 73 0,1-1 0,2 1 0,0-1 0,2 0 0,2-56 0,2-104-1365,-1 172-5461</inkml:trace>
  <inkml:trace contextRef="#ctx0" brushRef="#br0" timeOffset="1618.44">1 251 24575,'0'-8'0,"0"0"0,0 0 0,1 1 0,0-1 0,1 0 0,-1 0 0,1 1 0,1-1 0,0 1 0,5-11 0,39-75 0,-38 75 0,-7 13 0,0 1 0,1-1 0,-1 1 0,1 0 0,-1-1 0,6-5 0,-7 9 0,0 0 0,1 1 0,-1-1 0,0 0 0,0 1 0,0-1 0,0 1 0,0-1 0,1 1 0,-1-1 0,0 1 0,0 0 0,1 0 0,-1 0 0,0-1 0,1 1 0,-1 0 0,0 1 0,0-1 0,1 0 0,-1 0 0,0 0 0,0 1 0,1-1 0,-1 1 0,0-1 0,0 1 0,0-1 0,0 1 0,0 0 0,2 1 0,8 6 0,1 1 0,-1 0 0,-1 1 0,11 11 0,-12-10 0,1-1 0,0-1 0,0 0 0,22 14 0,-21-16-227,0-1-1,1 0 1,0-1-1,0-1 1,20 6-1,-17-8-6598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24T13:53:07.20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0 615 24575,'0'-1'0,"1"-1"0,0 0 0,-1 1 0,1-1 0,0 1 0,-1-1 0,1 1 0,0 0 0,0-1 0,0 1 0,1 0 0,-1 0 0,0-1 0,0 1 0,1 0 0,-1 0 0,2 0 0,30-20 0,-22 15 0,17-12 0,1 2 0,0 1 0,2 2 0,-1 0 0,42-9 0,-54 17 0,-1-1 0,0-1 0,0 0 0,-1-1 0,0-1 0,0 0 0,24-19 0,-26 19 0,0 1 0,0 1 0,1 0 0,0 1 0,0 1 0,0 0 0,21-3 0,5-3 0,-34 8 0,1 0 0,-1-1 0,0 0 0,0 0 0,7-6 0,15-9 0,19-8 0,51-25 0,-86 47 0,-1 0 0,1 1 0,-1 1 0,1 0 0,0 0 0,20 0 0,-19 1 0,1 0 0,0-1 0,0 0 0,-1-1 0,0-1 0,0 0 0,0-1 0,0-1 0,14-9 0,-27 15 0,173-79-1365,-162 74-5461</inkml:trace>
  <inkml:trace contextRef="#ctx0" brushRef="#br0" timeOffset="2384.47">1185 0 24575,'4'0'0,"4"0"0,5 0 0,4 0 0,2 0 0,2 0 0,-3 4 0,-4 4 0,-5 6 0,-4 2 0,-3 3 0,-1 2 0,-1 1 0,-1 0 0,0 0 0,0 0 0,1-4-8191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24T13:55:49.410"/>
    </inkml:context>
    <inkml:brush xml:id="br0">
      <inkml:brushProperty name="width" value="0.025" units="cm"/>
      <inkml:brushProperty name="height" value="0.025" units="cm"/>
      <inkml:brushProperty name="color" value="#AB008B"/>
    </inkml:brush>
  </inkml:definitions>
  <inkml:trace contextRef="#ctx0" brushRef="#br0">0 0 24575,'0'0'-8191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24T13:55:55.240"/>
    </inkml:context>
    <inkml:brush xml:id="br0">
      <inkml:brushProperty name="width" value="0.025" units="cm"/>
      <inkml:brushProperty name="height" value="0.025" units="cm"/>
      <inkml:brushProperty name="color" value="#AB008B"/>
    </inkml:brush>
  </inkml:definitions>
  <inkml:trace contextRef="#ctx0" brushRef="#br0">1 0 24575,'0'0'-8191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24T13:55:46.415"/>
    </inkml:context>
    <inkml:brush xml:id="br0">
      <inkml:brushProperty name="width" value="0.025" units="cm"/>
      <inkml:brushProperty name="height" value="0.025" units="cm"/>
      <inkml:brushProperty name="color" value="#AB008B"/>
    </inkml:brush>
  </inkml:definitions>
  <inkml:trace contextRef="#ctx0" brushRef="#br0">0 233 24575,'13'5'0,"0"-1"0,0 2 0,-1 0 0,0 1 0,23 15 0,-1 0 0,539 306 0,-471-275 0,-90-48 0,0 0 0,1 0 0,-1-2 0,1 1 0,0-1 0,14 1 0,18 4 0,3 4 0,-20-4 0,0-1 0,0-2 0,48 4 0,-49-9 0,-12-1 0,1 1 0,0 1 0,-1 0 0,1 2 0,-1-1 0,0 2 0,22 7 0,-14-1-455,0-2 0,41 11 0,-49-17-6371</inkml:trace>
  <inkml:trace contextRef="#ctx0" brushRef="#br0" timeOffset="1575.34">233 952 24575,'1'-2'0,"1"0"0,-1 1 0,1-1 0,-1 0 0,1 1 0,-1-1 0,1 1 0,0 0 0,0-1 0,0 1 0,0 0 0,0 0 0,0 0 0,0 0 0,5-1 0,-2 0 0,145-64 0,74-36 0,-103 44 0,618-315 0,-667 338 0,119-40 0,6-2 0,-121 33 0,-58 33 0,0 0 0,0 1 0,28-10 0,-4 2 42,-28 12-511,-1 1 0,26-7 0,-24 9-6357</inkml:trace>
  <inkml:trace contextRef="#ctx0" brushRef="#br0" timeOffset="4811.34">2119 208 24575</inkml:trace>
  <inkml:trace contextRef="#ctx0" brushRef="#br0" timeOffset="5191.55">2119 208 24575</inkml:trace>
  <inkml:trace contextRef="#ctx0" brushRef="#br0" timeOffset="6227.86">2118 210 24575,'-73'24'0,"2"2"0,-119 63 0,161-74 0,-455 232 0,311-171 0,78-36 0,-18-4 0,50-13 0,0-1 0,-87 15 0,77-18 36,52-12-386,0-2-1,0 0 1,-32 3 0,34-8-6476</inkml:trace>
  <inkml:trace contextRef="#ctx0" brushRef="#br0" timeOffset="7688.2">106 295 24575,'32'1'0,"0"2"0,-1 1 0,50 13 0,91 36 0,-127-38 0,257 94 0,6 2 0,-107-54 0,-76-14 0,-56-17 0,-56-20-124,-1 0 0,0 1 0,-1 0 0,0 1 0,0 0 0,0 0-1,-1 2 1,-1-1 0,1 1 0,11 18 0,-13-18-6702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25T16:19:35.202"/>
    </inkml:context>
    <inkml:brush xml:id="br0">
      <inkml:brushProperty name="width" value="0.025" units="cm"/>
      <inkml:brushProperty name="height" value="0.025" units="cm"/>
      <inkml:brushProperty name="color" value="#AB008B"/>
    </inkml:brush>
  </inkml:definitions>
  <inkml:trace contextRef="#ctx0" brushRef="#br0">177 0 24575,'-1'4'0,"-1"0"0,0 0 0,0-1 0,0 1 0,0-1 0,0 0 0,-1 1 0,0-1 0,1 0 0,-1 0 0,0 0 0,-1-1 0,-3 3 0,-4 5 0,-16 22 0,21-24 0,0-1 0,-1 1 0,0-1 0,-12 9 0,13-12 0,0 1 0,0 0 0,0 1 0,1-1 0,0 1 0,-9 12 0,13-16 0,0-1 0,1 1 0,-1-1 0,0 1 0,0-1 0,1 1 0,-1-1 0,1 1 0,-1 0 0,1-1 0,0 1 0,-1 0 0,1-1 0,0 1 0,0 0 0,0 0 0,0-1 0,1 1 0,-1 0 0,0-1 0,1 1 0,-1 0 0,1-1 0,0 1 0,-1-1 0,1 1 0,0-1 0,0 1 0,0-1 0,0 0 0,0 1 0,0-1 0,1 0 0,-1 0 0,0 0 0,3 2 0,10 6 0,1-1 0,0-1 0,28 10 0,-28-11 0,1 0 0,-1 1 0,0 1 0,16 11 0,-24-15-97,0 0-1,1 0 1,0 0-1,0-1 1,0 0-1,0 0 1,0-1-1,0 0 1,1 0-1,-1-1 1,1 0-1,-1-1 0,15-1 1,-5 1-6729</inkml:trace>
  <inkml:trace contextRef="#ctx0" brushRef="#br0" timeOffset="2620.71">792 21 24575,'7'1'0,"0"0"0,0 0 0,-1 0 0,1 1 0,0 0 0,-1 1 0,1-1 0,-1 1 0,0 0 0,7 5 0,57 44 0,-66-49 0,-1-1 0,0 0 0,-1 0 0,1 1 0,-1-1 0,0 1 0,1-1 0,-1 1 0,-1 0 0,1 0 0,0 0 0,-1 0 0,1 0 0,-1 0 0,0 0 0,0 0 0,0 1 0,0-1 0,-1 0 0,1 1 0,-1-1 0,0 0 0,0 1 0,0-1 0,-1 1 0,1-1 0,-1 0 0,0 1 0,0-1 0,0 0 0,0 0 0,0 0 0,-1 0 0,1 0 0,-1 0 0,0 0 0,0 0 0,0-1 0,0 1 0,-1-1 0,1 1 0,-1-1 0,1 0 0,-4 2 0,-43 33 11,36-29-286,0 1 0,1 1-1,0 0 1,-20 23 0,23-23-6551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25T16:19:08.556"/>
    </inkml:context>
    <inkml:brush xml:id="br0">
      <inkml:brushProperty name="width" value="0.025" units="cm"/>
      <inkml:brushProperty name="height" value="0.025" units="cm"/>
      <inkml:brushProperty name="color" value="#AB008B"/>
    </inkml:brush>
  </inkml:definitions>
  <inkml:trace contextRef="#ctx0" brushRef="#br0">0 0 24575,'61'19'0,"174"67"0,113 45-781,525 189-2190,-841-310 2989,217 69 934,-199-66-682,2-2 1,94 7-1,-81-18 604,-46-1-508,0 1 0,37 4-1,-36 1-365,-1 1 0,0 0 0,0 2 0,-1 0 0,26 15 0,31 14 0,-48-25-170,1-1-1,0-1 0,1-2 1,0-1-1,0-1 0,0-1 1,42 0-1,-53-5-6655</inkml:trace>
  <inkml:trace contextRef="#ctx0" brushRef="#br0" timeOffset="2308.86">2540 41 24575,'-55'32'0,"2"1"0,-65 55 0,61-45 0,-221 152 0,187-133 0,48-33 0,2-1 0,-41 34 0,-100 82 0,172-134 0,-2-2 0,1 0 0,-1 0 0,0-1 0,-1 0 0,-17 6 0,24-10 15,-1 1 0,1-1 0,0 1 0,0 1 0,0-1 0,1 1 0,-9 9 0,9-9-201,-1 1 0,1-1 1,-1 0-1,0-1 1,0 0-1,0 0 1,-12 6-1,5-6-6640</inkml:trace>
  <inkml:trace contextRef="#ctx0" brushRef="#br0" timeOffset="4771.13">2076 507 24575,'17'-1'0,"1"-1"0,24-5 0,25-3 0,349 7 0,-213 5 0,-34-2-1365,-151 0-5461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27T13:51:18.590"/>
    </inkml:context>
    <inkml:brush xml:id="br0">
      <inkml:brushProperty name="width" value="0.025" units="cm"/>
      <inkml:brushProperty name="height" value="0.025" units="cm"/>
      <inkml:brushProperty name="color" value="#AB008B"/>
    </inkml:brush>
  </inkml:definitions>
  <inkml:trace contextRef="#ctx0" brushRef="#br0">1 0 24575,'1'5'0,"0"1"0,1-1 0,0 0 0,0 0 0,0 0 0,0-1 0,1 1 0,0 0 0,0-1 0,0 0 0,6 6 0,8 14 0,-8-12 0,1 1 0,0-1 0,14 12 0,-5-3 0,104 91 0,-110-100 0,-3-5 0,-7-4 0,1-1 0,-1 1 0,1 0 0,-1 0 0,0 1 0,0-1 0,4 7 0,-7-9 0,-1-1 0,1 1 0,0-1 0,0 1 0,0-1 0,-1 1 0,1-1 0,0 1 0,-1-1 0,1 1 0,0-1 0,-1 1 0,1-1 0,-1 0 0,1 1 0,0-1 0,-1 1 0,1-1 0,-1 0 0,1 0 0,-1 1 0,1-1 0,-1 0 0,0 0 0,1 0 0,-1 1 0,-19 6 0,19-7 0,-130 53 0,60-23 0,31-8-1365,26-10-5461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27T13:51:06.539"/>
    </inkml:context>
    <inkml:brush xml:id="br0">
      <inkml:brushProperty name="width" value="0.025" units="cm"/>
      <inkml:brushProperty name="height" value="0.025" units="cm"/>
      <inkml:brushProperty name="color" value="#AB008B"/>
    </inkml:brush>
  </inkml:definitions>
  <inkml:trace contextRef="#ctx0" brushRef="#br0">1289 127 24575,'-72'-2'0,"39"0"0,0 2 0,0 1 0,-39 6 0,57-4 0,1 2 0,0 0 0,-21 10 0,24-9 0,1-1 0,-1-1 0,0 0 0,0-1 0,-1 0 0,1 0 0,-15 1 0,-351-3 0,182-3 0,-80 2-1365,257 0-5461</inkml:trace>
  <inkml:trace contextRef="#ctx0" brushRef="#br0" timeOffset="2566.61">124 0 24575,'1'3'0,"0"0"0,1 0 0,-1-1 0,1 1 0,0 0 0,0-1 0,0 1 0,0-1 0,0 0 0,1 0 0,2 3 0,3 3 0,12 13 0,-10-11 0,-1 0 0,0 0 0,-1 1 0,0 0 0,11 20 0,-17-27 0,-1 0 0,1 0 0,-1 0 0,0 0 0,-1 1 0,1-1 0,-1 0 0,0 0 0,0 0 0,0 1 0,0-1 0,-1 0 0,1 0 0,-1 0 0,0 0 0,-1 0 0,1 0 0,-1 0 0,1 0 0,-1 0 0,0-1 0,-1 1 0,-2 3 0,-3 3 34,0 0-1,-1-1 0,-15 14 1,-14 14-1533,30-27-5327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29T04:20:28.769"/>
    </inkml:context>
    <inkml:brush xml:id="br0">
      <inkml:brushProperty name="width" value="0.025" units="cm"/>
      <inkml:brushProperty name="height" value="0.025" units="cm"/>
      <inkml:brushProperty name="color" value="#AB008B"/>
    </inkml:brush>
  </inkml:definitions>
  <inkml:trace contextRef="#ctx0" brushRef="#br0">0 0 24575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29T04:20:37.666"/>
    </inkml:context>
    <inkml:brush xml:id="br0">
      <inkml:brushProperty name="width" value="0.025" units="cm"/>
      <inkml:brushProperty name="height" value="0.025" units="cm"/>
      <inkml:brushProperty name="color" value="#AB008B"/>
    </inkml:brush>
  </inkml:definitions>
  <inkml:trace contextRef="#ctx0" brushRef="#br0">1801 65 24575,'-13'-1'0,"1"0"0,0-1 0,-18-5 0,-29-3 0,-29 9 0,58 2 0,1-1 0,-1-2 0,-29-5 0,-5-2 0,0 3 0,0 3 0,-72 6 0,20-1 0,-432-2 0,531-1 0,1 0 0,-29-8 0,28 6 0,-1 0 0,-19-1 0,18 3 0,-195 3 0,212-2 0,-1 1 0,1-1 0,0 1 0,0 0 0,-1 0 0,1 0 0,0 0 0,0 0 0,0 1 0,0-1 0,1 0 0,-1 1 0,0 0 0,0-1 0,1 1 0,-1 0 0,1 0 0,0 0 0,-1 0 0,1 0 0,0 0 0,0 0 0,0 0 0,1 0 0,-1 1 0,0-1 0,1 0 0,0 1 0,-1-1 0,1 3 0,-2 12 0,1 0 0,1 1 0,2 19 0,-1-13 0,-10 184 0,0-10 0,22 165 0,-4-51 0,-9-266 0,1-23 0,2 0 0,0-1 0,11 36 0,-7-31 0,6 48 0,-13-29 0,-1-37 0,0 1 0,1-1 0,1 1 0,0-1 0,0 1 0,4 14 0,-4-22 0,0 0 0,1 0 0,-1 0 0,1 0 0,-1-1 0,1 1 0,0 0 0,-1-1 0,1 1 0,0-1 0,0 0 0,0 0 0,0 0 0,0 0 0,0 0 0,1 0 0,-1 0 0,0-1 0,0 1 0,1-1 0,-1 1 0,0-1 0,3 0 0,11 1 0,-1-1 0,23-2 0,-18 1 0,716 7 0,-575 9 0,131 6 0,-94-11 0,-125-3 0,1-4 0,140-12 0,-151 1 0,158-27 0,-36 3 0,279-12 0,-341 42 0,-44 1 0,89-12 0,127-16 0,67-10 0,-305 29 0,1 2 0,0 3 0,0 2 0,0 3 0,0 2 0,0 3 0,0 2 0,89 24 0,-90-12 0,22 6 0,42-3 0,-95-18 0,38 12 0,-41-10 0,0-1 0,30 4 0,37-4 0,41 4 0,124 1 0,2 1 0,-141-2 0,162-8 0,-127-3 0,589 2 0,-735 0 0,0 0 0,0 0 0,0-1 0,0 0 0,0 0 0,-1 0 0,1 0 0,0-1 0,0 0 0,-1 0 0,1 0 0,-1 0 0,0-1 0,0 0 0,0 0 0,0 0 0,0 0 0,5-7 0,0-2 0,0-1 0,-1 0 0,-1 0 0,11-25 0,-12 25 0,-4 7 0,1 0 0,1 0 0,-1 0 0,1 1 0,0-1 0,1 1 0,-1 0 0,1 0 0,0 0 0,0 1 0,0 0 0,1 0 0,-1 0 0,1 1 0,0 0 0,11-5 0,-14 7 0,0-1 0,-1 1 0,1-1 0,-1 0 0,1 0 0,-1 0 0,0 0 0,1-1 0,-1 1 0,-1 0 0,1-1 0,0 0 0,0 1 0,-1-1 0,0 0 0,1 0 0,-1 0 0,0 0 0,-1 0 0,1 0 0,0 0 0,-1 0 0,0 0 0,1 0 0,-2-5 0,1-9 0,-2 1 0,0-1 0,-8-27 0,3 12 0,0 2 0,-1 0 0,-2 1 0,-1 1 0,-16-31 0,15 35 0,0-1 0,2-1 0,1 1 0,1-2 0,-7-43 0,7 23 0,-2 0 0,-2 0 0,-28-70 0,39 114 0,-5-18 0,1 0 0,1 0 0,-3-40 0,-1-7 0,5 5 0,3 52 0,0 0 0,-1 0 0,0 0 0,0 0 0,-1 0 0,-7-21 0,3 21 0,-1 0 0,-1 0 0,0 1 0,-15-16 0,20 23 0,0 1 0,0 0 0,0 0 0,0 0 0,0 0 0,0 0 0,-1 1 0,1-1 0,-1 1 0,1 0 0,-1 0 0,0 0 0,1 1 0,-1-1 0,0 1 0,1 0 0,-1 0 0,0 0 0,-4 1 0,-9 2 0,-1 1 0,-30 10 0,18-5 0,-131 34 0,-169 41 0,-123 10 0,400-84 0,0-2 0,-84 2 0,-106-15 0,196-1 0,0-1 0,1-3 0,-82-27 0,-8-3 0,-50-15 0,110 30 0,-46-18 0,-28-9 0,125 45 0,0 2 0,0 0 0,0 2 0,-34 0 0,-510 4 0,547-2 0,0-1 0,0-2 0,-40-11 0,41 9 0,-1 1 0,1 1 0,-44-2 0,41 6 0,0-1 0,0 0 0,-38-9 0,31 5 0,-49-4 0,6 2 0,-121-14 0,106 13 0,-153 6 0,113 4 0,96-2 0,3 1 0,0-1 0,-1-1 0,1-2 0,0-1 0,-46-12 0,54 9 0,0 2 0,-1 1 0,1 0 0,-27 1 0,-95 4 0,52 1 0,82-2-114,1 1 1,-1 0-1,0 0 0,0 1 0,1 0 1,-1 0-1,1 1 0,-1 1 0,1 0 1,0 0-1,-16 11 0,15-6-6712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29T04:20:43.962"/>
    </inkml:context>
    <inkml:brush xml:id="br0">
      <inkml:brushProperty name="width" value="0.025" units="cm"/>
      <inkml:brushProperty name="height" value="0.025" units="cm"/>
      <inkml:brushProperty name="color" value="#AB008B"/>
    </inkml:brush>
  </inkml:definitions>
  <inkml:trace contextRef="#ctx0" brushRef="#br0">87 108 24575,'26'-2'0,"0"-1"0,-1-1 0,1-1 0,38-14 0,-25 8 0,1-1 0,-17 5 0,0 0 0,1 2 0,0 0 0,41-2 0,542 9 0,-574-3 0,44-9 0,-44 5 0,41-1 0,-70 6 0,16 0 0,0 0 0,30 5 0,-43-3 0,1 0 0,0 0 0,-1 1 0,0 0 0,1 0 0,-1 1 0,-1 0 0,1 0 0,8 7 0,-9-5 0,1 0 0,-2 1 0,1 0 0,-1 0 0,1 1 0,-2-1 0,1 1 0,-1 0 0,5 15 0,22 79 0,-31-99 0,16 55 0,-5-19 0,-2 0 0,9 76 0,-8 12 0,2 109 0,-10-211 0,0 1 0,6 24 0,-3-23 0,2 49 0,-7-68 0,0 0 0,-1 0 0,0 0 0,0 1 0,-1-1 0,0 0 0,-1-1 0,1 1 0,-1 0 0,-6 8 0,8-13 0,-1 0 0,0-1 0,0 1 0,0-1 0,0 0 0,0 0 0,-1 1 0,1-2 0,-1 1 0,1 0 0,-1 0 0,0-1 0,0 0 0,0 1 0,-4 0 0,-4 1 0,0-1 0,0 0 0,-12 0 0,-19 4 0,12 2 0,0 2 0,1 1 0,-50 27 0,41-19 0,15-9 0,-1-1 0,-1-1 0,1-1 0,-1-1 0,-1-1 0,1-2 0,0 0 0,-50-2 0,42 0 0,1-3 0,0 0 0,0-2 0,-49-13 0,49 10 0,0 1 0,-1 1 0,1 2 0,-1 1 0,0 2 0,-47 5 0,66-3 0,0 2 0,0 0 0,0 0 0,1 2 0,-1-1 0,-21 14 0,-37 15 0,54-27 0,-33 19 0,36-18 0,0 0 0,-1-1 0,-18 6 0,26-10 0,1 1 0,-1 0 0,1 0 0,0 1 0,0 0 0,0 1 0,1-1 0,0 1 0,-8 10 0,-13 10 0,2 2-1365,16-14-5461</inkml:trace>
  <inkml:trace contextRef="#ctx0" brushRef="#br0" timeOffset="2769.4">3 1334 24575,'-1'32'0,"0"-21"0,0 1 0,1-1 0,1 1 0,2 13 0,-2-22 0,-1 0 0,1 0 0,0-1 0,0 1 0,0 0 0,1 0 0,-1-1 0,1 1 0,-1-1 0,1 1 0,0-1 0,0 0 0,0 0 0,0 1 0,1-2 0,-1 1 0,0 0 0,1 0 0,-1-1 0,6 3 0,11 3 0,1-1 0,32 7 0,-29-8 0,-6-2-455,-1-1 0,28 0 0,-26-2-6371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30T14:16:19.290"/>
    </inkml:context>
    <inkml:brush xml:id="br0">
      <inkml:brushProperty name="width" value="0.025" units="cm"/>
      <inkml:brushProperty name="height" value="0.025" units="cm"/>
      <inkml:brushProperty name="color" value="#AB008B"/>
    </inkml:brush>
  </inkml:definitions>
  <inkml:trace contextRef="#ctx0" brushRef="#br0">0 62 24575,'1038'0'0,"-1006"2"0,0 2 0,-1 1 0,0 1 0,52 18 0,-29-8 0,-33-12 0,1 0 0,28 1 0,18 2 0,80 15 0,-95-16 0,1-2 0,99-5 0,-52-1 0,-68 2 0,-1-2 0,50-9 0,-36 4 0,-27 4 0,-1 0 0,0-1 0,34-12 0,-26 8 0,1 0 0,-1 2 0,1 1 0,34-1 0,-51 5 0,38-3-1365,-28 3-5461</inkml:trace>
  <inkml:trace contextRef="#ctx0" brushRef="#br0" timeOffset="1989.96">2371 0 24575,'8'1'0,"-1"1"0,0 0 0,1 0 0,-1 0 0,0 1 0,0 0 0,0 1 0,0-1 0,9 8 0,-2-2 0,9 3 0,-15-8 0,0 1 0,0-1 0,-1 2 0,13 9 0,-17-12 0,0 0 0,-1 0 0,0 0 0,0 1 0,0-1 0,0 0 0,-1 1 0,1-1 0,-1 1 0,0-1 0,0 1 0,0 0 0,0 0 0,0-1 0,-1 6 0,1-5 0,-1-1 0,0 1 0,0 0 0,0 0 0,0 0 0,0 0 0,-1 0 0,0 0 0,1 0 0,-2-1 0,1 1 0,0 0 0,-1-1 0,1 1 0,-1-1 0,0 1 0,-1-1 0,1 0 0,0 0 0,-1 0 0,0 0 0,1 0 0,-1-1 0,0 1 0,-1-1 0,1 0 0,0 0 0,-1 0 0,-5 3 0,-17 7-341,1 2 0,0 1-1,-37 30 1,49-34-6485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30T14:16:23.852"/>
    </inkml:context>
    <inkml:brush xml:id="br0">
      <inkml:brushProperty name="width" value="0.025" units="cm"/>
      <inkml:brushProperty name="height" value="0.025" units="cm"/>
      <inkml:brushProperty name="color" value="#AB008B"/>
    </inkml:brush>
  </inkml:definitions>
  <inkml:trace contextRef="#ctx0" brushRef="#br0">0 381 24575,'256'-20'0,"-144"8"0,449-63 0,85-6 0,-318 77 0,-177 6 0,-134-1 43,-1 1-1,28 6 1,-27-4-541,1-1 1,18 1-1,-19-4-6328</inkml:trace>
  <inkml:trace contextRef="#ctx0" brushRef="#br0" timeOffset="1946.97">2116 0 24575,'3'1'0,"0"0"0,0 0 0,0 0 0,0 1 0,0-1 0,0 1 0,0 0 0,-1 0 0,4 2 0,6 5 0,19 8 0,2 1 0,-1 2 0,0 1 0,30 27 0,-59-46 0,0 1 0,-1-1 0,1 1 0,0 0 0,-1 0 0,0 0 0,0 0 0,0 1 0,0-1 0,0 0 0,-1 1 0,0-1 0,1 1 0,0 6 0,-2-8 0,0 1 0,-1-1 0,1 1 0,0-1 0,-1 0 0,0 1 0,1-1 0,-1 0 0,0 1 0,0-1 0,0 0 0,-1 0 0,1 0 0,0 0 0,-1 0 0,1 0 0,-1 0 0,0-1 0,0 1 0,1 0 0,-1-1 0,0 1 0,-4 1 0,-14 8 0,0 0 0,0-2 0,-27 9 0,27-11 0,0 1 0,0 1 0,-30 19 0,37-19-341,1-1 0,-1 0-1,-20 8 1,20-12-6485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30T14:16:14.858"/>
    </inkml:context>
    <inkml:brush xml:id="br0">
      <inkml:brushProperty name="width" value="0.025" units="cm"/>
      <inkml:brushProperty name="height" value="0.025" units="cm"/>
      <inkml:brushProperty name="color" value="#AB008B"/>
    </inkml:brush>
  </inkml:definitions>
  <inkml:trace contextRef="#ctx0" brushRef="#br0">1 0 24575,'0'0'-8191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30T14:16:28.237"/>
    </inkml:context>
    <inkml:brush xml:id="br0">
      <inkml:brushProperty name="width" value="0.025" units="cm"/>
      <inkml:brushProperty name="height" value="0.025" units="cm"/>
      <inkml:brushProperty name="color" value="#AB008B"/>
    </inkml:brush>
  </inkml:definitions>
  <inkml:trace contextRef="#ctx0" brushRef="#br0">0 316 24575,'147'0'0,"159"-22"0,248-45 0,-430 50 0,-62 8 0,109-4 0,519 14-1365,-672-1-5461</inkml:trace>
  <inkml:trace contextRef="#ctx0" brushRef="#br0" timeOffset="2069.75">1714 0 24575,'9'1'0,"0"-1"0,0 1 0,-1 1 0,1 0 0,0 0 0,-1 1 0,13 5 0,55 33 0,-55-28 0,40 18 0,-48-25 0,-1 0 0,1 1 0,-1 1 0,0 0 0,-1 0 0,15 15 0,-25-22 0,0 0 0,-1 0 0,1 0 0,0 0 0,-1 0 0,1 0 0,-1 0 0,1 0 0,-1 0 0,0 0 0,1 1 0,-1-1 0,0 0 0,0 0 0,0 0 0,0 1 0,0-1 0,0 0 0,0 0 0,0 0 0,0 1 0,-1-1 0,1 0 0,0 0 0,-1 0 0,1 0 0,-1 0 0,1 0 0,-1 0 0,0 0 0,1 0 0,-1 0 0,-1 2 0,-34 32 0,30-29 0,-220 174 0,46-39 0,139-109 53,-16 14-1471,45-34-5408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30T15:25:12.449"/>
    </inkml:context>
    <inkml:brush xml:id="br0">
      <inkml:brushProperty name="width" value="0.025" units="cm"/>
      <inkml:brushProperty name="height" value="0.025" units="cm"/>
      <inkml:brushProperty name="color" value="#AB008B"/>
    </inkml:brush>
  </inkml:definitions>
  <inkml:trace contextRef="#ctx0" brushRef="#br0">0 23 24575,'1'3'0,"0"0"0,1 0 0,-1 0 0,1 0 0,-1 0 0,1 0 0,0-1 0,0 1 0,0 0 0,0-1 0,4 3 0,0 1 0,17 23 0,-14-18 0,0 0 0,0-1 0,1 0 0,18 14 0,-26-23 0,1 1 0,-1-1 0,1 0 0,0 0 0,0 0 0,-1-1 0,1 1 0,0-1 0,0 1 0,0-1 0,0 0 0,0 0 0,0-1 0,0 1 0,-1 0 0,1-1 0,5-1 0,50-23 0,-36 15 0,168-75 0,-174 77-227,0 1-1,1 0 1,1 1-1,-1 1 1,32-5-1,-34 9-6598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30T15:25:42.373"/>
    </inkml:context>
    <inkml:brush xml:id="br0">
      <inkml:brushProperty name="width" value="0.025" units="cm"/>
      <inkml:brushProperty name="height" value="0.025" units="cm"/>
      <inkml:brushProperty name="color" value="#AB008B"/>
    </inkml:brush>
  </inkml:definitions>
  <inkml:trace contextRef="#ctx0" brushRef="#br0">0 209 24575,'8'2'0,"-1"0"0,0 0 0,1 1 0,-1 0 0,0 0 0,0 1 0,-1-1 0,13 10 0,-8-5 0,28 19 0,-2 3 0,67 67 0,-66-60 0,39 46 0,-75-81 0,0 0 0,0-1 0,0 1 0,0 0 0,0-1 0,0 1 0,0-1 0,0 0 0,1 1 0,-1-1 0,1 0 0,-1-1 0,1 1 0,-1 0 0,1-1 0,-1 1 0,1-1 0,-1 0 0,1 0 0,0 0 0,-1 0 0,1 0 0,-1-1 0,1 1 0,-1-1 0,1 1 0,2-2 0,6-3 0,0-1 0,0 1 0,-1-2 0,17-12 0,-3 2 0,264-166 0,-217 143 0,3 3 0,91-32 0,9 16 0,17-8 0,-118 26-1365,-61 30-5461</inkml:trace>
  <inkml:trace contextRef="#ctx0" brushRef="#br0" timeOffset="1613.85">508 1121 24575,'1'2'0,"1"1"0,-1-1 0,1 0 0,0 0 0,-1 0 0,1-1 0,0 1 0,0 0 0,0-1 0,1 1 0,-1-1 0,4 2 0,1 1 0,243 142 0,-192-114 0,-35-20 0,-6-3 0,-1 0 0,0 1 0,20 17 0,-9-2 0,-21-18 0,1 0 0,0 0 0,0-1 0,1 0 0,-1-1 0,13 7 0,-17-11 0,0 0 0,-1 0 0,1-1 0,0 1 0,0-1 0,-1 1 0,1-1 0,0 0 0,0 0 0,0 0 0,0-1 0,-1 1 0,1-1 0,0 1 0,0-1 0,-1 0 0,1 0 0,-1 0 0,1 0 0,-1-1 0,1 1 0,-1-1 0,0 0 0,1 1 0,-1-1 0,3-3 0,5-5 0,-1 0 0,-1-1 0,15-21 0,-11 14 0,65-87 12,105-110 0,110-80-820,-179 190 730,151-110-1,-171 158-1129,-61 40-4834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30T15:25:14.455"/>
    </inkml:context>
    <inkml:brush xml:id="br0">
      <inkml:brushProperty name="width" value="0.025" units="cm"/>
      <inkml:brushProperty name="height" value="0.025" units="cm"/>
      <inkml:brushProperty name="color" value="#AB008B"/>
    </inkml:brush>
  </inkml:definitions>
  <inkml:trace contextRef="#ctx0" brushRef="#br0">0 61 24575,'1'5'0,"1"-1"0,0 0 0,0 0 0,0 0 0,1 0 0,-1 0 0,1 0 0,0 0 0,0-1 0,0 1 0,6 3 0,4 8 0,17 25 0,-13-16 0,2 0 0,29 28 0,-45-49 0,1 0 0,0 0 0,0-1 0,0 1 0,0-1 0,0 0 0,1 0 0,-1 0 0,1-1 0,-1 1 0,1-1 0,0 0 0,0-1 0,-1 1 0,1-1 0,0 0 0,0 0 0,0 0 0,-1-1 0,1 1 0,0-1 0,-1-1 0,1 1 0,0 0 0,6-4 0,9-5 0,0-1 0,0-1 0,-2 0 0,22-19 0,-15 12 0,239-156 0,-248 168-1365,-2 1-5461</inkml:trace>
  <inkml:trace contextRef="#ctx0" brushRef="#br0" timeOffset="1699.71">233 1416 24575,'2'4'0,"1"-1"0,-1 1 0,1-1 0,0 0 0,0 0 0,0 0 0,1-1 0,-1 1 0,8 4 0,0 1 0,-8-6 0,11 11 0,1-1 0,0-1 0,0 0 0,34 16 0,-46-26 0,1 0 0,0-1 0,-1 1 0,1-1 0,0 0 0,0 0 0,-1 0 0,1-1 0,0 1 0,-1-1 0,1 0 0,0 0 0,-1 0 0,1-1 0,-1 1 0,0-1 0,1 0 0,-1 1 0,0-2 0,4-2 0,10-8 0,0-2 0,20-20 0,-16 14 0,454-478 0,-243 244 0,-198 216-85,25-26 284,-53 59-383,0 1-1,1-1 0,-1 1 0,1 1 0,0 0 0,0 0 0,15-6 0,-10 6-6641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30T15:25:45.800"/>
    </inkml:context>
    <inkml:brush xml:id="br0">
      <inkml:brushProperty name="width" value="0.025" units="cm"/>
      <inkml:brushProperty name="height" value="0.025" units="cm"/>
      <inkml:brushProperty name="color" value="#AB008B"/>
    </inkml:brush>
  </inkml:definitions>
  <inkml:trace contextRef="#ctx0" brushRef="#br0">0 110 24575,'20'9'0,"-1"1"0,0 1 0,0 1 0,-1 0 0,-1 1 0,23 23 0,-24-22 0,88 71 0,-83-69 0,-18-13 0,0 0 0,1 0 0,0 0 0,0 0 0,-1 0 0,2-1 0,-1 0 0,0 0 0,0 0 0,1 0 0,-1-1 0,1 1 0,0-1 0,-1 0 0,1-1 0,0 1 0,-1-1 0,1 0 0,0 0 0,6-1 0,4-3 0,0 0 0,0-1 0,0 0 0,-1-1 0,15-9 0,70-46 0,-50 29 0,269-171 0,-297 190-1365,-4 1-5461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30T15:25:18.253"/>
    </inkml:context>
    <inkml:brush xml:id="br0">
      <inkml:brushProperty name="width" value="0.025" units="cm"/>
      <inkml:brushProperty name="height" value="0.025" units="cm"/>
      <inkml:brushProperty name="color" value="#AB008B"/>
    </inkml:brush>
  </inkml:definitions>
  <inkml:trace contextRef="#ctx0" brushRef="#br0">0 59 24575,'2'7'0,"0"0"0,0 0 0,0 0 0,1 0 0,1-1 0,-1 1 0,1-1 0,0 0 0,0 0 0,0 0 0,7 5 0,5 11 0,-11-15 0,0 0 0,0 0 0,1-1 0,0 1 0,0-2 0,0 1 0,1 0 0,-1-1 0,1-1 0,1 1 0,-1-1 0,14 6 0,-14-8 0,0 0 0,0-1 0,0 0 0,0 0 0,1-1 0,-1 1 0,0-2 0,0 1 0,0-1 0,0 0 0,0 0 0,0-1 0,0 0 0,0 0 0,10-5 0,23-14 0,-1-2 0,54-40 0,-37 24 0,-16 13-682,62-29-1,-89 49-6143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30T15:25:20.158"/>
    </inkml:context>
    <inkml:brush xml:id="br0">
      <inkml:brushProperty name="width" value="0.025" units="cm"/>
      <inkml:brushProperty name="height" value="0.025" units="cm"/>
      <inkml:brushProperty name="color" value="#AB008B"/>
    </inkml:brush>
  </inkml:definitions>
  <inkml:trace contextRef="#ctx0" brushRef="#br0">0 154 24575,'1'9'0,"1"1"0,0-1 0,1 0 0,0-1 0,0 1 0,1 0 0,0-1 0,6 10 0,3 6 0,47 83 0,-53-97 0,6 18 0,-10-22 0,0 1 0,0-1 0,0 0 0,1 0 0,0 0 0,5 6 0,-8-11 0,1 1 0,0-1 0,-1 0 0,1 0 0,-1 0 0,1 0 0,0 0 0,0 0 0,0 0 0,-1-1 0,1 1 0,0-1 0,0 1 0,0-1 0,0 0 0,0 0 0,0 0 0,0 0 0,0 0 0,0 0 0,0 0 0,0-1 0,0 1 0,0-1 0,0 1 0,-1-1 0,3-1 0,6-4 0,0 0 0,-1-1 0,0 0 0,-1-1 0,1 1 0,-1-2 0,-1 1 0,13-19 0,-1 2 0,8-8 0,2 1 0,1 1 0,1 1 0,1 2 0,57-38 0,-77 59-89,15-8-166,-2-2 0,0 0-1,-1-1 1,35-34 0,-49 40-6571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30T15:25:58.158"/>
    </inkml:context>
    <inkml:brush xml:id="br0">
      <inkml:brushProperty name="width" value="0.025" units="cm"/>
      <inkml:brushProperty name="height" value="0.025" units="cm"/>
      <inkml:brushProperty name="color" value="#AB008B"/>
    </inkml:brush>
  </inkml:definitions>
  <inkml:trace contextRef="#ctx0" brushRef="#br0">0 255 24575,'26'23'0,"1"-1"0,1-1 0,36 20 0,-26-17 0,41 33 0,-70-49 0,1-1 0,0 0 0,0 0 0,1-1 0,0 0 0,0-1 0,15 5 0,-21-9 0,1 1 0,-1-1 0,0 0 0,1 0 0,-1-1 0,1 0 0,-1 0 0,1 0 0,-1-1 0,0 1 0,1-1 0,-1-1 0,0 1 0,1-1 0,-1 0 0,0 0 0,0 0 0,6-4 0,502-388 0,-459 359 86,-43 29-376,-1-1 0,1 0-1,-1 0 1,12-12 0,-12 8-6536</inkml:trace>
  <inkml:trace contextRef="#ctx0" brushRef="#br0" timeOffset="1928.66">191 913 24575,'8'7'0,"1"0"0,0-1 0,0 0 0,1-1 0,12 6 0,16 9 0,-6-1 0,-15-10 0,-2 0 0,1 2 0,25 21 0,-15-9 0,2-2 0,0-1 0,35 18 0,-34-21 0,-25-15 0,0 0 0,0 0 0,1-1 0,-1 1 0,1-1 0,-1 0 0,1 0 0,-1-1 0,1 1 0,0-1 0,-1 0 0,1-1 0,0 1 0,-1-1 0,1 1 0,0-1 0,-1-1 0,0 1 0,1-1 0,4-2 0,11-6 0,0 0 0,-2-2 0,21-15 0,-1 1 0,28-16 0,494-335 0,-484 310 61,-41 35-1487,-23 22-5400</inkml:trace>
  <inkml:trace contextRef="#ctx0" brushRef="#br0" timeOffset="4046.61">273 1632 24575,'10'9'0,"1"-2"0,-1 1 0,2-1 0,-1-1 0,20 9 0,7 4 0,50 28 0,150 88 0,-208-113 0,-21-15 0,0-1 0,0 0 0,17 8 0,-22-12 0,1-1 0,-1 1 0,0-1 0,1 0 0,-1 0 0,1-1 0,-1 0 0,1 1 0,0-1 0,-1-1 0,1 1 0,7-2 0,9-4 0,-1-1 0,0 0 0,0-2 0,-1 0 0,24-15 0,87-66 0,276-234 0,-204 162-1365,-192 154-5461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30T15:25:21.932"/>
    </inkml:context>
    <inkml:brush xml:id="br0">
      <inkml:brushProperty name="width" value="0.025" units="cm"/>
      <inkml:brushProperty name="height" value="0.025" units="cm"/>
      <inkml:brushProperty name="color" value="#AB008B"/>
    </inkml:brush>
  </inkml:definitions>
  <inkml:trace contextRef="#ctx0" brushRef="#br0">0 250 24575,'0'3'0,"1"0"0,0-1 0,-1 1 0,1 0 0,0-1 0,1 1 0,-1-1 0,0 1 0,1-1 0,-1 1 0,1-1 0,0 0 0,2 2 0,29 29 0,-25-25 0,93 88 0,-81-76 0,-16-16 0,0 1 0,0-1 0,0 0 0,1 0 0,0-1 0,0 1 0,8 3 0,-11-6 0,0 0 0,1-1 0,-1 0 0,1 1 0,-1-1 0,1 0 0,-1 0 0,1 0 0,-1 0 0,1 0 0,-1-1 0,1 1 0,-1-1 0,1 0 0,-1 0 0,0 0 0,1 0 0,-1 0 0,0 0 0,0-1 0,0 1 0,4-4 0,15-12 0,-1-2 0,-1 0 0,17-24 0,14-12 0,171-156 0,-134 145 0,-54 39-1365,-19 19-5461</inkml:trace>
  <inkml:trace contextRef="#ctx0" brushRef="#br0" timeOffset="1862.52">83 800 24575,'1'2'0,"0"-1"0,-1 0 0,1 1 0,0-1 0,0 0 0,0 0 0,1 1 0,-1-1 0,0 0 0,0 0 0,1 0 0,2 1 0,0 1 0,27 20 0,2-2 0,56 27 0,16 10 0,-101-56 0,-1 0 0,1 0 0,0-1 0,0 1 0,1-1 0,-1 0 0,0 0 0,0-1 0,0 1 0,1-1 0,-1 0 0,0 0 0,1 0 0,-1-1 0,0 1 0,0-1 0,0 0 0,1 0 0,-1-1 0,0 1 0,0-1 0,5-3 0,10-6 0,-2 0 0,1-1 0,22-22 0,-9 9 0,32-24 0,112-66 0,-146 98-2,28-13-1361,-41 24-5463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30T15:25:25.996"/>
    </inkml:context>
    <inkml:brush xml:id="br0">
      <inkml:brushProperty name="width" value="0.025" units="cm"/>
      <inkml:brushProperty name="height" value="0.025" units="cm"/>
      <inkml:brushProperty name="color" value="#AB008B"/>
    </inkml:brush>
  </inkml:definitions>
  <inkml:trace contextRef="#ctx0" brushRef="#br0">0 0 24575,'2'9'0,"-1"-1"0,2 0 0,-1 1 0,1-1 0,1 0 0,-1-1 0,1 1 0,1-1 0,0 1 0,5 6 0,6 11 0,187 273 0,-137-214 0,-64-82 0,-1 1 0,1-1 0,0 0 0,1 0 0,-1 0 0,0 0 0,0 0 0,1-1 0,-1 1 0,1-1 0,0 0 0,-1 1 0,1-1 0,0 0 0,0-1 0,0 1 0,0 0 0,-1-1 0,1 1 0,0-1 0,0 0 0,0 0 0,0 0 0,0-1 0,0 1 0,0-1 0,0 0 0,0 1 0,4-3 0,7-3 0,0 0 0,0-1 0,-1-1 0,18-13 0,-19 14 0,311-247 0,-322 253 0,84-60 0,-75 52 0,1 2 0,-1 0 0,2 0 0,14-6 0,21-13 0,-16 11-1365,-16 10-5461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30T15:25:31.974"/>
    </inkml:context>
    <inkml:brush xml:id="br0">
      <inkml:brushProperty name="width" value="0.025" units="cm"/>
      <inkml:brushProperty name="height" value="0.025" units="cm"/>
      <inkml:brushProperty name="color" value="#AB008B"/>
    </inkml:brush>
  </inkml:definitions>
  <inkml:trace contextRef="#ctx0" brushRef="#br0">0 0 24575,'13'2'0,"1"1"0,-1 0 0,0 1 0,0 0 0,0 1 0,-1 0 0,1 1 0,19 14 0,44 36 0,-55-39 0,0-1 0,36 20 0,-50-33 0,-1 0 0,1-1 0,0 0 0,0 0 0,0 0 0,0-1 0,0 0 0,0-1 0,0 1 0,0-1 0,1-1 0,12-2 0,5-2 0,0-2 0,31-12 0,10-3 0,-42 16 0,0-1 0,-1-1 0,0-1 0,34-19 0,-45 22-273,-1 1 0,2 0 0,-1 0 0,22-4 0,-15 5-6553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30T15:25:28.001"/>
    </inkml:context>
    <inkml:brush xml:id="br0">
      <inkml:brushProperty name="width" value="0.025" units="cm"/>
      <inkml:brushProperty name="height" value="0.025" units="cm"/>
      <inkml:brushProperty name="color" value="#AB008B"/>
    </inkml:brush>
  </inkml:definitions>
  <inkml:trace contextRef="#ctx0" brushRef="#br0">0 150 24575,'556'34'0,"-386"-19"0,-161-14 0,543 35 0,-72 5 0,-357-27 0,311 15 0,-415-28 0,0 1 0,0 1 0,-1 1 0,1 0 0,29 13 0,-27-10 0,0 0 0,1-2 0,39 6 0,-36-9-1365,-3-2-5461</inkml:trace>
  <inkml:trace contextRef="#ctx0" brushRef="#br0" timeOffset="1531.83">2433 0 24575,'-20'8'0,"0"1"0,1 1 0,-32 21 0,20-12 0,-403 278-336,11 27-330,-116 85 161,529-402 519,-26 19 549,-49 26-1,74-46-673,-1 0 1,0-1-1,0-1 0,0 0 0,-1 0 0,0-1 1,0-1-1,-21 2 0,17-4-6715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30T15:26:08.881"/>
    </inkml:context>
    <inkml:brush xml:id="br0">
      <inkml:brushProperty name="width" value="0.025" units="cm"/>
      <inkml:brushProperty name="height" value="0.025" units="cm"/>
      <inkml:brushProperty name="color" value="#AB008B"/>
    </inkml:brush>
  </inkml:definitions>
  <inkml:trace contextRef="#ctx0" brushRef="#br0">0 0 24575,'0'0'-8191</inkml:trace>
  <inkml:trace contextRef="#ctx0" brushRef="#br0" timeOffset="1043.75">0 0 24575,'0'0'-8191</inkml:trace>
  <inkml:trace contextRef="#ctx0" brushRef="#br0" timeOffset="1248.08">0 0 24575,'0'0'-8191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03:53:21.441"/>
    </inkml:context>
    <inkml:brush xml:id="br0">
      <inkml:brushProperty name="width" value="0.025" units="cm"/>
      <inkml:brushProperty name="height" value="0.025" units="cm"/>
      <inkml:brushProperty name="color" value="#AB008B"/>
    </inkml:brush>
  </inkml:definitions>
  <inkml:trace contextRef="#ctx0" brushRef="#br0">0 0 24575,'0'4'0,"0"4"0,0 5 0,4 3 0,0 4 0,1 1 0,-1 0 0,-2 1 0,0 0 0,-1 0 0,-1 0 0,0-4-8191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03:53:18.346"/>
    </inkml:context>
    <inkml:brush xml:id="br0">
      <inkml:brushProperty name="width" value="0.025" units="cm"/>
      <inkml:brushProperty name="height" value="0.025" units="cm"/>
      <inkml:brushProperty name="color" value="#AB008B"/>
    </inkml:brush>
  </inkml:definitions>
  <inkml:trace contextRef="#ctx0" brushRef="#br0">146 0 24575,'-4'4'0,"0"4"0,-5 2 0,1 2 0,-3-1 0,1 1 0,2 3 0,-2-2 0,-1-3 0,-1 1 0,0-2 0,1 1 0,3 3 0,2 2 0,-1-1 0,1 1 0,1 1 0,1-2-8191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03:53:10.491"/>
    </inkml:context>
    <inkml:brush xml:id="br0">
      <inkml:brushProperty name="width" value="0.025" units="cm"/>
      <inkml:brushProperty name="height" value="0.025" units="cm"/>
      <inkml:brushProperty name="color" value="#AB008B"/>
    </inkml:brush>
  </inkml:definitions>
  <inkml:trace contextRef="#ctx0" brushRef="#br0">135 62 24575,'-24'-1'0,"15"1"0,-1-1 0,0 1 0,1 1 0,-17 2 0,24-2 0,0-1 0,0 1 0,0 0 0,0-1 0,0 1 0,0 0 0,0 0 0,0 1 0,0-1 0,1 0 0,-1 1 0,0-1 0,1 1 0,-1-1 0,1 1 0,-1 0 0,1-1 0,0 1 0,0 0 0,0 0 0,0 0 0,0 0 0,0 0 0,1 0 0,-2 4 0,0 7 0,0 0 0,1 1 0,0-1 0,1 1 0,0-1 0,1 1 0,1-1 0,0 0 0,1 1 0,5 13 0,-5-21 0,1-1 0,-1 1 0,1-1 0,1 0 0,-1 0 0,1-1 0,-1 1 0,1-1 0,1 0 0,-1-1 0,1 1 0,-1-1 0,1 0 0,0 0 0,0-1 0,7 2 0,4 2 0,1-1 0,0-1 0,0-1 0,26 2 0,-5-3 0,1-2 0,0-1 0,0-3 0,0-1 0,43-11 0,-80 16 0,1-1 0,-1 0 0,0-1 0,0 1 0,0 0 0,0-1 0,0 0 0,0 0 0,0 0 0,-1 0 0,1 0 0,-1 0 0,1-1 0,-1 1 0,0-1 0,0 1 0,3-6 0,-4 5 0,0 0 0,0 1 0,0-1 0,-1 0 0,1 0 0,-1 0 0,0 1 0,1-1 0,-1 0 0,-1 0 0,1 0 0,0 0 0,-1 0 0,1 1 0,-1-1 0,0 0 0,0 0 0,0 1 0,0-1 0,-1 1 0,-1-4 0,-1 1 0,1 0 0,-1 0 0,-1 0 0,1 0 0,-1 1 0,1 0 0,-1 0 0,0 0 0,-1 0 0,1 1 0,-1 0 0,0 0 0,1 0 0,-1 1 0,0 0 0,0 0 0,-1 1 0,-10-2 0,-10 0 0,0 1 0,0 2 0,-33 3 0,-1 0 0,40-3-1365,3 0-5461</inkml:trace>
  <inkml:trace contextRef="#ctx0" brushRef="#br0" timeOffset="1803.78">51 62 24575,'4'0'0,"4"0"0,5 0 0,3 4 0,4 1 0,-3 3 0,0 1 0,1-2 0,0 2 0,1-1 0,1-1 0,1-3 0,-4-1-8191</inkml:trace>
  <inkml:trace contextRef="#ctx0" brushRef="#br0" timeOffset="4032.92">621 0 24575,'0'4'0,"4"4"0,1 5 0,3 4 0,1 2 0,1-2 0,1 0 0,0 1 0,-1 0 0,-2 1 0,-2 1 0,1-2 0,-1-2 0,-1 1 0,-1 0 0,1-2 0,5-3 0,0-5-8191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03:45:44.230"/>
    </inkml:context>
    <inkml:brush xml:id="br0">
      <inkml:brushProperty name="width" value="0.025" units="cm"/>
      <inkml:brushProperty name="height" value="0.025" units="cm"/>
      <inkml:brushProperty name="color" value="#AB008B"/>
    </inkml:brush>
  </inkml:definitions>
  <inkml:trace contextRef="#ctx0" brushRef="#br0">782 0 24575,'-70'4'0,"0"2"0,-93 22 0,57-9 0,47-13-7,0-2 0,-80-5 0,42-1-1337,79 2-5482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03:45:30.701"/>
    </inkml:context>
    <inkml:brush xml:id="br0">
      <inkml:brushProperty name="width" value="0.025" units="cm"/>
      <inkml:brushProperty name="height" value="0.025" units="cm"/>
      <inkml:brushProperty name="color" value="#AB008B"/>
    </inkml:brush>
  </inkml:definitions>
  <inkml:trace contextRef="#ctx0" brushRef="#br0">0 2 24575,'115'-1'0,"124"3"0,-214 1 0,0 1 0,30 9 0,-30-6 0,51 6 0,95 1 0,-171-14 0,93 14 0,143 2 0,166-17 0,-378 4-227,1 0-1,-1 2 1,0 0-1,0 2 1,36 15-1,-44-15-6598</inkml:trace>
  <inkml:trace contextRef="#ctx0" brushRef="#br0" timeOffset="1756.21">1545 44 24575,'5'0'0,"0"1"0,1-1 0,-1 1 0,0 0 0,0 1 0,0-1 0,0 1 0,0 0 0,-1 0 0,9 5 0,39 34 0,-14-11 0,-36-28 5,0 0-1,1 0 0,-1-1 0,0 1 1,0 0-1,0 1 0,-1-1 0,1 0 1,0 0-1,-1 1 0,0-1 1,1 1-1,-1 0 0,0-1 0,0 1 1,0 0-1,-1-1 0,1 1 1,-1 0-1,1 0 0,-1 0 0,0-1 1,0 1-1,0 0 0,-1 0 0,1 0 1,-2 5-1,-1-1-153,1 0 1,-1-1-1,-1 1 1,1-1-1,-1 1 1,0-1-1,-1 0 1,1-1-1,-11 11 1,4-7-6678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03:53:34.027"/>
    </inkml:context>
    <inkml:brush xml:id="br0">
      <inkml:brushProperty name="width" value="0.025" units="cm"/>
      <inkml:brushProperty name="height" value="0.025" units="cm"/>
      <inkml:brushProperty name="color" value="#AB008B"/>
    </inkml:brush>
  </inkml:definitions>
  <inkml:trace contextRef="#ctx0" brushRef="#br0">1 109 24575,'0'-11'0,"-1"3"0,1 0 0,1 0 0,-1 1 0,1-1 0,0 0 0,4-11 0,-4 17 0,0 0 0,0 0 0,0 0 0,1 0 0,-1 0 0,0 1 0,1-1 0,-1 0 0,1 1 0,0-1 0,-1 1 0,1 0 0,0-1 0,0 1 0,0 0 0,0 0 0,0 0 0,0 1 0,0-1 0,0 0 0,1 1 0,-1-1 0,0 1 0,0 0 0,0 0 0,1 0 0,3 0 0,-2 0 0,0 0 0,-1 0 0,1 1 0,0 0 0,0-1 0,-1 1 0,1 0 0,0 1 0,-1-1 0,1 1 0,-1-1 0,1 1 0,-1 0 0,0 0 0,0 1 0,0-1 0,0 0 0,0 1 0,-1 0 0,1 0 0,-1 0 0,0 0 0,0 0 0,0 0 0,0 1 0,2 3 0,-2-1 0,-1-1 0,1 1 0,-1 0 0,0-1 0,0 1 0,-1 0 0,1 0 0,-1-1 0,-1 1 0,1 0 0,-1 0 0,0 0 0,0-1 0,-1 1 0,1-1 0,-6 11 0,5-12 0,0 0 0,-1-1 0,1 1 0,-1-1 0,0 0 0,0 0 0,0 0 0,-1 0 0,1 0 0,-5 2 0,5-3 0,-1 1 0,0 0 0,1 0 0,-1 0 0,1 0 0,-5 7 0,8-10 0,0 1 0,-1-1 0,1 1 0,0-1 0,-1 1 0,1-1 0,0 1 0,0-1 0,-1 1 0,1 0 0,0-1 0,0 1 0,0-1 0,0 1 0,0 0 0,0-1 0,0 1 0,0-1 0,0 1 0,0 0 0,0-1 0,0 1 0,0-1 0,0 1 0,1-1 0,-1 1 0,0 0 0,0-1 0,1 1 0,0 0 0,18 8 0,-14-8 0,1-1 0,0 1 0,0-1 0,0 0 0,9-2 0,3-2-119,6-1-297,0 1 1,25-2 0,-31 5-6411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03:53:24.226"/>
    </inkml:context>
    <inkml:brush xml:id="br0">
      <inkml:brushProperty name="width" value="0.025" units="cm"/>
      <inkml:brushProperty name="height" value="0.025" units="cm"/>
      <inkml:brushProperty name="color" value="#AB008B"/>
    </inkml:brush>
  </inkml:definitions>
  <inkml:trace contextRef="#ctx0" brushRef="#br0">206 21 24575,'-47'-2'0,"33"1"0,0 0 0,0 1 0,-1 0 0,1 1 0,0 0 0,-20 6 0,32-7 0,0 1 0,-1 0 0,1 0 0,0-1 0,0 2 0,0-1 0,0 0 0,0 0 0,0 1 0,0-1 0,0 1 0,0-1 0,1 1 0,-1 0 0,1 0 0,-1 0 0,1 0 0,0 0 0,-2 2 0,3-2 0,0 1 0,-1-1 0,1 0 0,0 0 0,0 0 0,0 0 0,0 0 0,0 1 0,1-1 0,-1 0 0,1 0 0,-1 0 0,1 0 0,0 0 0,0 0 0,2 4 0,2 2 0,1-1 0,0 0 0,0 1 0,0-2 0,1 1 0,0-1 0,0 0 0,11 6 0,-8-7 0,0 0 0,1 0 0,-1-1 0,1-1 0,0 0 0,0-1 0,1 0 0,-1 0 0,0-1 0,1-1 0,-1 1 0,1-2 0,-1 0 0,0 0 0,1-1 0,-1-1 0,0 0 0,0 0 0,-1-1 0,1 0 0,-1-1 0,0-1 0,0 1 0,0-1 0,14-12 0,-22 16-5,0 0 0,0 0-1,0 1 1,-1-1-1,1 0 1,-1 0 0,1-1-1,-1 1 1,0 0 0,0 0-1,0-1 1,0 1 0,0-1-1,1-2 1,-2 3 16,0 0 0,0 1 0,0-1 0,0 1 0,0-1 1,-1 1-1,1-1 0,-1 0 0,1 1 0,-1-1 0,1 1 0,-1 0 0,0-1 1,1 1-1,-1-1 0,0 1 0,-2-2 0,0 0-110,-1 0 0,1 0 0,-1 0 0,0 1 0,0 0 0,0-1 0,0 2 0,0-1 0,0 0 0,0 1 0,-1 0 0,1 0 0,-1 0 0,-6-1 0,-8 2-6727</inkml:trace>
  <inkml:trace contextRef="#ctx0" brushRef="#br0" timeOffset="1294.7">375 21 24575,'0'0'-8191</inkml:trace>
  <inkml:trace contextRef="#ctx0" brushRef="#br0" timeOffset="3146.53">545 21 24575,'4'4'0,"4"1"0,1 3 0,3 1 0,-1 2 0,1 2 0,3 0 0,1-3 0,0 1 0,-1-2 0,-2 1 0,0 0 0,1 0 0,-1 4 0,-4 2 0,-2 2 0,-4-2-8191</inkml:trace>
  <inkml:trace contextRef="#ctx0" brushRef="#br0" timeOffset="5160.65">755 0 24575,'-4'0'0,"-4"4"0,-5 4 0,-3 2 0,-3 2 0,-2-1 0,2 1 0,2 3 0,0-2 0,2 1 0,4 1 0,4 2 0,0-2 0,0 1 0,3 0 0,0-2-8191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03:45:34.714"/>
    </inkml:context>
    <inkml:brush xml:id="br0">
      <inkml:brushProperty name="width" value="0.025" units="cm"/>
      <inkml:brushProperty name="height" value="0.025" units="cm"/>
      <inkml:brushProperty name="color" value="#AB008B"/>
    </inkml:brush>
  </inkml:definitions>
  <inkml:trace contextRef="#ctx0" brushRef="#br0">0 337 24575,'43'-2'0,"1"-3"0,71-16 0,-43 7 0,393-80 0,31-5 0,-425 88 0,108-1 0,72 13 0,-80 2 0,40-3-1365,-193 0-5461</inkml:trace>
  <inkml:trace contextRef="#ctx0" brushRef="#br0" timeOffset="1244.9">1801 0 24575,'0'0'-8191</inkml:trace>
  <inkml:trace contextRef="#ctx0" brushRef="#br0" timeOffset="2815.3">1801 0 24575,'44'17'0,"-35"-13"0,-1 0 0,1 0 0,-1 1 0,0 0 0,0 1 0,0 0 0,-1 0 0,0 0 0,0 1 0,5 8 0,-1-3 0,1-1 0,16 13 0,-9-13 0,-16-10 0,0 0 0,0 1 0,0 0 0,0 0 0,0 0 0,0 0 0,0 0 0,2 3 0,-4-4 0,-1 0 0,0 0 0,1 0 0,-1 0 0,0 0 0,0 0 0,0 0 0,0 0 0,1 0 0,-1 0 0,-1 0 0,1 0 0,0 0 0,0 0 0,0 0 0,0 0 0,-1 0 0,1 0 0,0-1 0,-1 1 0,1 0 0,-1 0 0,1 0 0,-1 0 0,0-1 0,1 1 0,-1 0 0,0 0 0,1-1 0,-1 1 0,0-1 0,0 1 0,1 0 0,-1-1 0,0 0 0,-1 1 0,-7 5 0,0 0 0,0-1 0,-1 0 0,-15 5 0,-28 14 0,38-14-1365,2-3-5461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04:06:00.350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0 0 24575,'20'2'0,"-1"0"0,0 2 0,0 0 0,0 1 0,0 1 0,31 14 0,-29-12 0,0 0 0,0-1 0,1 0 0,35 4 0,61 9 0,-80-12 0,59 6 0,-96-14 0,60 3 0,93 17 0,-104-10 0,-22-6 0,0 2 0,47 17 0,-46-12 0,87 40 0,-95-42 0,0-1 0,1-1 0,37 7 0,-38-9 0,0 0 0,0 1 0,-1 1 0,25 12 0,-24-10 0,0-1 0,0-1 0,1-1 0,0-1 0,34 4 0,8 2 0,8 1 0,-41-7 0,0 1 0,34 11 0,50 27 0,-72-26 0,0-2 0,2-1 0,72 13 0,-88-22 0,37 11 0,0 1 0,184 57 0,-197-56 0,-35-15 0,-1 0 0,1-1 0,-1-1 0,1-1 0,25 0 0,-20-1 0,1 1 0,29 5 0,-13 3 0,40 16 0,-53-16 0,12 1 0,0-1 0,75 7 0,-56-7 0,-36-5 0,-1-1 0,25 1 0,-25-4-1365,-3 0-5461</inkml:trace>
  <inkml:trace contextRef="#ctx0" brushRef="#br0" timeOffset="2365.16">3175 654 24575,'9'2'0,"0"1"0,0 0 0,-1 0 0,1 1 0,-1 0 0,0 0 0,13 9 0,21 13 0,70 32 0,-68-31 0,-7-2 0,-10-16 0,-23-9 0,-1 1 0,0 0 0,1 0 0,-1 0 0,0 0 0,0 0 0,0 1 0,0-1 0,0 1 0,0 0 0,4 4 0,-7-6 0,0 1 0,0-1 0,0 1 0,0-1 0,0 1 0,0-1 0,-1 0 0,1 1 0,0-1 0,0 1 0,0-1 0,-1 0 0,1 1 0,0-1 0,0 1 0,-1-1 0,1 0 0,0 1 0,-1-1 0,1 0 0,-1 0 0,1 1 0,0-1 0,-1 0 0,1 0 0,-1 0 0,1 1 0,-1-1 0,-19 9 0,15-7 0,-11 5 0,0-1 0,0 0 0,-1-2 0,0 0 0,0 0 0,-24 0 0,38-3-114,1-1 1,-1 0-1,1 1 0,-1 0 0,1-1 1,-1 1-1,1 0 0,0 0 0,-1 0 1,1 1-1,-2 1 0,-5 5-6712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04:06:06.462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0 483 24575,'385'27'0,"-204"-9"0,-18-4 0,302 14 0,-417-26 0,0 3 0,0 2 0,-1 2 0,77 25 0,13 2 0,-102-28 0,-9-3 0,-1 1 0,25 10 0,-22-7 0,1 0 0,0-2 0,0-1 0,0-2 0,31 2 0,154-6 0,-101-2 0,-51 0 0,-1-3 0,0-3 0,90-23 0,9-16 0,-73 22 0,23-5 0,-94 26 0,0 0 0,-1-2 0,0 0 0,14-8 0,33-12 0,-42 18 0,1-1 0,30-19 0,9-3 0,-48 27 0,-1 0 0,1 1 0,0 1 0,0 0 0,21-1 0,24-4 0,-38 4 0,0 0 0,23 1 0,-31 3 0,-1-1 0,1 0 0,0-1 0,-1-1 0,1 0 0,-1 0 0,0 0 0,0-2 0,0 1 0,19-10 0,80-50-1365,-96 56-5461</inkml:trace>
  <inkml:trace contextRef="#ctx0" brushRef="#br0" timeOffset="1964.91">3598 0 24575,'1'10'0,"1"0"0,1 0 0,-1 0 0,9 17 0,-7-16 0,0-1 0,1 1 0,0-1 0,1 0 0,0-1 0,1 1 0,0-1 0,8 9 0,64 54 0,-53-51 0,31 35 0,-46-44 0,-6-6 0,1 0 0,-1 0 0,-1 1 0,1-1 0,4 9 0,-8-12 0,0 1 0,0-1 0,0 0 0,-1 0 0,1 1 0,-1-1 0,1 1 0,-1-1 0,0 0 0,-1 1 0,1-1 0,-1 0 0,1 1 0,-1-1 0,-2 6 0,-7 14-170,-1 0-1,-1 0 0,-1-1 1,-1-1-1,-1 0 0,0-1 1,-33 31-1,32-33-6655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04:06:13.107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0 146 24575,'8'0'0,"0"1"0,1-1 0,-1 1 0,8 3 0,16 2 0,312 34 0,459-4 0,-587-39 0,122 4 0,-234 9 0,44 1 0,-110-9 0,0 1 0,65 14 0,-49-7 0,10-2 0,1-3 0,110-6 0,-56-2 0,409 3 0,-512-1 0,0 0 0,28-8 0,-26 6 0,-1 0 0,20-1 0,217 4-1365,-236 0-5461</inkml:trace>
  <inkml:trace contextRef="#ctx0" brushRef="#br0" timeOffset="1801.45">3535 0 24575,'30'31'0,"-1"1"0,-2 1 0,42 66 0,-64-91 0,1 0 0,0-1 0,13 13 0,-15-17 0,0 1 0,-1-1 0,1 1 0,-1 0 0,0 0 0,0 1 0,0-1 0,0 1 0,-1-1 0,0 1 0,0 0 0,0 0 0,0-1 0,-1 1 0,0 1 0,1 4 0,-2-1 2,-1 0 1,0 0-1,-1-1 0,0 1 0,0 0 0,0-1 1,-1 1-1,-1-1 0,1 0 0,-1 0 0,-1 0 1,0-1-1,-9 12 0,-17 33-1398,26-39-5430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04:34:04.6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24575,'0'0'-8191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04:33:34.0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409 0 24575,'-16'2'0,"1"1"0,0 0 0,0 1 0,0 1 0,1 0 0,-1 1 0,-15 9 0,-4 0 0,27-12 0,-29 12 0,-58 33 0,58-34 0,33-14 0,0 0 0,1 1 0,-1-1 0,0 1 0,1 0 0,-1 0 0,1 0 0,-1 0 0,1 0 0,0 1 0,-1-1 0,1 1 0,0-1 0,0 1 0,0 0 0,0 0 0,0 0 0,0 0 0,1 0 0,-1 1 0,1-1 0,-1 0 0,0 4 0,-2 13 0,0 0 0,2 0 0,0 0 0,1 0 0,1 0 0,3 27 0,0 5 0,-1 481 0,-1-516 0,0-1 0,2 0 0,0 0 0,1 0 0,7 21 0,-5-20 0,-1 0 0,-1 0 0,0 1 0,1 18 0,6 58 0,-5-59 0,0 50 0,-5-62 0,0 0 0,1-1 0,8 41 0,10 12-1365,-15-59-5461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04:34:10.11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4634 2947 24575,'-34'-3'0,"1"-1"0,0-1 0,1-2 0,-1-2 0,-53-21 0,47 16 0,0 1 0,-1 3 0,-43-7 0,-44 8 0,-157 9 0,108 3 0,139-2 0,0-2 0,0-2 0,0-1 0,-62-16 0,71 13 0,1 1 0,-1 2 0,-42-2 0,-86 7 0,58 2 0,71-3 0,0 1 0,-1-1 0,0-2 0,1 0 0,0-2 0,-47-12 0,29 3 0,-71-10 0,13 3 0,77 15 0,-1 0 0,0 2 0,0 1 0,0 1 0,-31 3 0,-1 5 0,-72 17 0,73-11 0,-1-2 0,0-3 0,0-3 0,-1-2 0,-59-5 0,89-3 0,1-2 0,0 0 0,0-2 0,-53-25 0,44 18 0,-70-20 0,86 29 0,1 0 0,-29-14 0,-8-4 0,48 22 0,1 0 0,-1 1 0,0 0 0,0 0 0,0 1 0,0 0 0,0 1 0,-17 2 0,1 2 0,-49 14 0,36-7 0,0-4 0,-1-2 0,0-1 0,-1-2 0,-63-6 0,7 2 0,53 4 0,30-1 0,1 0 0,-1-1 0,1 0 0,-1-1 0,1 0 0,0-1 0,0-1 0,-14-4 0,23 4 0,-1-1 0,1 0 0,0 0 0,0 0 0,1 0 0,-1-1 0,1 1 0,0-1 0,0 0 0,1 0 0,-1 0 0,1 0 0,-2-9 0,-7-11 0,-1-3 0,1 0 0,2 0 0,1-1 0,-6-37 0,-14-51 0,19 90 0,2-1 0,1 0 0,1 0 0,2-1 0,0-52 0,4-97-1365,-1 157-5461</inkml:trace>
  <inkml:trace contextRef="#ctx0" brushRef="#br0" timeOffset="1836.55">0 1980 24575,'26'-25'0,"-6"6"0,26-32 0,-41 44 0,0 1 0,1-1 0,-1 1 0,1 1 0,1-1 0,-1 1 0,1 0 0,0 0 0,11-5 0,-13 8 0,0 0 0,0 1 0,1-1 0,-1 1 0,0 1 0,0-1 0,1 1 0,-1 0 0,0 0 0,1 0 0,-1 1 0,0-1 0,0 1 0,1 1 0,-1-1 0,5 3 0,0 1 0,0 0 0,0 0 0,-1 1 0,1 1 0,-1 0 0,-1 0 0,10 10 0,22 18 0,0 5-1365,-29-29-5461</inkml:trace>
  <inkml:trace contextRef="#ctx0" brushRef="#br0" timeOffset="3784.12">3435 2240 24575,'0'0'-8191</inkml:trace>
  <inkml:trace contextRef="#ctx0" brushRef="#br0" timeOffset="4018.31">3435 2240 24575,'0'0'-8191</inkml:trace>
  <inkml:trace contextRef="#ctx0" brushRef="#br0" timeOffset="7269.82">3436 2242 24575,'-1'-2'0,"1"0"0,-1-1 0,0 1 0,0 0 0,0-1 0,0 1 0,0 0 0,-1 0 0,1 0 0,0 0 0,-1 0 0,0 1 0,1-1 0,-4-2 0,-30-25 0,28 23 0,-70-55 0,-121-71 0,163 108 0,2 0 0,0-2 0,-48-50 0,-14-10 0,-177-158 0,152 119 0,-16-15 0,104 113 0,-1 1 0,-2 2 0,-70-37 0,88 50 0,1 0 0,0-1 0,0-1 0,-17-19 0,16 14 0,-1 2 0,-27-19 0,-31-25 0,56 43 0,0 1 0,-40-25 0,44 32 0,1-1 0,1 0 0,0-1 0,-24-24 0,-42-59 0,61 69 0,-1 2 0,-1-1 0,-1 2 0,-45-35 0,-109-69 0,153 111 0,0 1 0,-2 1 0,1 1 0,-35-11 0,50 19 0,1-2 0,-1 1 0,1-1 0,0 0 0,0-1 0,1 0 0,0 0 0,0-1 0,-10-15 0,-14-13 0,24 29 0,0 0 0,-1 1 0,1 0 0,-2 0 0,1 0 0,-1 1 0,1 1 0,-13-6 0,-9-6-1365,19 7-5461</inkml:trace>
  <inkml:trace contextRef="#ctx0" brushRef="#br0" timeOffset="9436.94">683 241 24575,'0'-8'0,"0"-21"0,6-49 0,-4 69 0,-1 1 0,1 0 0,1-1 0,-1 1 0,1 0 0,1 0 0,0 1 0,0-1 0,0 1 0,8-10 0,-9 14 0,0 0 0,0 1 0,1-1 0,-1 1 0,0 0 0,1 0 0,-1 0 0,1 1 0,-1-1 0,1 1 0,0 0 0,0 0 0,0 0 0,-1 1 0,7-1 0,9 0 0,38 3 0,-30-1 0,-14 0-96,2-2-62,1 1-1,0 1 0,-1 1 1,1 0-1,-1 1 0,1 1 1,24 9-1,-25-5-6667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04:33:40.84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0 190 24575,'141'142'0,"-110"-115"0,-21-19 0,0 1 0,0 0 0,-1 0 0,16 22 0,-22-27 0,0 0 0,0 1 0,0-2 0,1 1 0,-1 0 0,1-1 0,5 4 0,-8-6 0,0-1 0,-1 1 0,1-1 0,0 0 0,0 1 0,0-1 0,-1 0 0,1 0 0,0 1 0,0-1 0,0 0 0,0 0 0,0 0 0,-1 0 0,1 0 0,0 0 0,0 0 0,0 0 0,0-1 0,0 1 0,1-1 0,-1 0 0,0 1 0,0-1 0,0 0 0,-1 0 0,1 0 0,0 0 0,0 0 0,0 0 0,-1 0 0,1 0 0,0-1 0,-1 1 0,1 0 0,-1 0 0,0-1 0,1-1 0,2-17 0,-1 0 0,0 0 0,-2-1 0,0 1 0,-1 0 0,-1 0 0,-6-23 0,-2-37 0,8 59-120,0-1-129,1 1 0,0-1 0,2 0 0,4-26 0,0 27-6577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04:33:36.45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48 1 24575,'13'27'0,"-1"1"0,-2 0 0,-1 1 0,-1 0 0,-1 0 0,-2 1 0,-1 0 0,-1 0 0,-2 42 0,-1-50 0,-2 24 0,2-1 0,3 1 0,9 53 0,-7-63 0,2 49 0,5 29 0,-2-36 0,3 18 0,-9-77-1365,-1-2-5461</inkml:trace>
  <inkml:trace contextRef="#ctx0" brushRef="#br0" timeOffset="1845.7">0 848 24575,'1'3'0,"0"1"0,1-1 0,-1 1 0,1-1 0,-1 0 0,1 0 0,0 1 0,0-1 0,3 3 0,4 8 0,13 27 0,-17-28 0,2-1 0,0 1 0,0-1 0,1 0 0,0-1 0,17 17 0,-24-27 0,1 0 0,0 0 0,-1 0 0,1 0 0,0 0 0,0-1 0,0 1 0,-1 0 0,1-1 0,0 0 0,0 1 0,0-1 0,0 0 0,0 0 0,0 0 0,0 0 0,0-1 0,0 1 0,0 0 0,-1-1 0,1 1 0,0-1 0,0 0 0,0 1 0,-1-1 0,1 0 0,0 0 0,-1 0 0,1-1 0,1 0 0,9-7 0,-1 0 0,0-1 0,10-12 0,-7 8 0,-2 3-227,-1-1-1,0 0 1,-1-1-1,-1 0 1,11-19-1,-13 18-6598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04:46:05.519"/>
    </inkml:context>
    <inkml:brush xml:id="br0">
      <inkml:brushProperty name="width" value="0.035" units="cm"/>
      <inkml:brushProperty name="height" value="0.035" units="cm"/>
      <inkml:brushProperty name="color" value="#849398"/>
    </inkml:brush>
  </inkml:definitions>
  <inkml:trace contextRef="#ctx0" brushRef="#br0">4679 382 24575,'-25'-1'0,"0"-1"0,1-1 0,-45-12 0,-72-30 0,61 18 0,30 10 0,26 8 0,-1 1 0,-35-7 0,-135-25 0,81 17 0,69 13 0,0 1 0,-1 3 0,-50-1 0,65 6 0,0-2 0,1 0 0,-52-13 0,-86-36 0,-25-5 0,151 51 0,1 2 0,-1 1 0,-71 6 0,19-1 0,-73 13 0,84-5 0,64-7 0,-1 1 0,1 1 0,-21 8 0,-33 7 0,-4-4 0,-1-2 0,2 3 0,-114 41 0,141-40 0,-1-3 0,-70 13 0,108-24 0,0 0 0,0 1 0,1 1 0,-1 0 0,1 0 0,1 1 0,-1 1 0,-16 15 0,-27 17 0,19-20 0,-50 20 0,59-30 0,1 2 0,1 0 0,0 2 0,0 0 0,-23 20 0,24-12 0,15-14 0,0 0 0,-1-1 0,0 0 0,0 0 0,0-1 0,-14 7 0,-5 1 0,-38 27 0,11-7 0,26-14 0,-49 40 0,50-36 0,-80 62 0,48-36 0,50-40 0,0-1 0,-1 0 0,0-1 0,0 0 0,-1 0 0,0-1 0,0-1 0,-16 6 0,11-5 0,-1 1 0,-18 10 0,24-11 0,1-1 0,-1-1 0,1 0 0,-2 0 0,1-1 0,0-1 0,-18 3 0,-206-3 71,119-6-1507,97 3-5390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04:45:20.50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1 166 24575,'59'-3'0,"103"-18"0,-104 11 0,114-4 0,508 15 0,-663 0 0,1 1 0,31 7 0,-30-4 0,0-2 0,23 1 0,146-4-1365,-168 0-5461</inkml:trace>
  <inkml:trace contextRef="#ctx0" brushRef="#br0" timeOffset="2355.99">1365 1 24575,'5'1'0,"0"0"0,0 1 0,0 0 0,0 0 0,0 0 0,-1 1 0,1-1 0,-1 1 0,0 0 0,0 0 0,4 4 0,15 10 0,-13-11 0,2 1 0,1 0 0,-2 1 0,16 14 0,-23-19 0,-1 0 0,0 1 0,0-1 0,-1 1 0,1 0 0,-1 0 0,1 0 0,-1 0 0,-1 0 0,1 1 0,0-1 0,-1 1 0,0-1 0,1 8 0,-1 6 0,0-1 0,-2 0 0,0 1 0,-1-1 0,0 0 0,-2 0 0,0 0 0,0-1 0,-2 1 0,0-1 0,-1 0 0,-1 0 0,0-1 0,-1 0 0,0-1 0,-13 15 0,8-15-1365,1-3-5461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04:45:41.574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486 0 24575,'6'1'0,"-1"0"0,0 0 0,1 0 0,-1 0 0,0 1 0,1 0 0,-1 0 0,0 1 0,0-1 0,8 7 0,47 39 0,-42-33 0,7 6 0,0 2 0,-2 1 0,0 0 0,31 46 0,-31-38 0,-12-18 0,-1 1 0,14 27 0,-3 1 0,40 96 0,-54-121 0,-1 1 0,-2 0 0,0 0 0,0 0 0,0 35 0,-3-5 0,0-16 0,-1 0 0,-8 64 0,3-79 0,0-1 0,-1 0 0,0 0 0,-17 29 0,-43 60 0,32-56 0,-3-2 0,-52 56 0,72-90 0,0 0 0,-33 21 0,31-24 0,1 2 0,-30 27 0,-14 12 0,48-42 0,0 0 0,1 1 0,1 1 0,0 0 0,-12 16 0,-10 14 0,0-2 0,-49 43 0,-1 1 0,56-63-1365,14-15-5461</inkml:trace>
  <inkml:trace contextRef="#ctx0" brushRef="#br0" timeOffset="1819.16">63 1694 24575,'-2'36'0,"-12"69"0,6-59 0,5-30 0,-1 0 0,-9 21 0,-4 22 0,16-58-41,1 0 0,0 0-1,0 0 1,0 1-1,0-1 1,0 0 0,0 0-1,0 0 1,0 1 0,1-1-1,-1 0 1,0 0-1,1 0 1,-1 0 0,1 1-1,-1-1 1,1 0 0,-1 0-1,1 0 1,0 0-1,0 0 1,-1 0 0,1-1-1,0 1 1,0 0 0,0 0-1,0 0 1,0-1-1,0 1 1,0-1 0,0 1-1,2 0 1,10 4-6785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04:45:52.446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13 1 24575,'1'91'0,"-3"101"0,-4-163 0,5-25 0,0 0 0,0 0 0,0 0 0,1 0 0,-1 0 0,1 0 0,0 0 0,1 5 0,-1-7 0,1-1 0,-1 0 0,1 1 0,0-1 0,0 0 0,-1 1 0,1-1 0,0 0 0,0 0 0,0 0 0,1 0 0,-1 0 0,0 0 0,0 0 0,0 0 0,1-1 0,-1 1 0,0 0 0,1-1 0,-1 1 0,1-1 0,-1 1 0,1-1 0,-1 0 0,1 1 0,-1-1 0,3 0 0,16 2 27,-1-1 0,31-3 0,-35 1-268,0 0 0,1 2 0,-1-1 0,0 2 0,23 4 0,-22-1-6585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04:45:11.4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24575,'65'61'0,"110"77"0,-145-119 0,2-2 0,0 0 0,53 18 0,-28-15 0,-37-13 0,1 0 0,-1 1 0,-1 1 0,34 20 0,-18-4 0,-2 0 0,2-1 0,1-2 0,41 19 0,-30-19 0,-31-13 0,0-2 0,1 0 0,27 8 0,-12-7 0,0 0 0,-1 3 0,0 0 0,50 27 0,-16-10-1365,-51-22-5461</inkml:trace>
  <inkml:trace contextRef="#ctx0" brushRef="#br0" timeOffset="2512.66">1200 493 24575,'1'7'0,"0"1"0,0-1 0,0 1 0,6 13 0,3 22 0,-3-1 0,-5-36 0,0 0 0,-1 0 0,0 0 0,0 1 0,-1-1 0,0 0 0,0 0 0,0 1 0,0-1 0,-1 0 0,0 0 0,-1 0 0,1 1 0,-1-1 0,-1-1 0,1 1 0,-4 6 0,-67 81-1365,65-80-5461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04:45:37.100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403 0 24575,'1'22'0,"1"0"0,1-1 0,1 1 0,9 31 0,36 83 0,-29-85 0,18 35 0,-29-68 0,0 1 0,-1-1 0,0 2 0,-2-1 0,0 1 0,-2 0 0,0 0 0,2 25 0,-8 28 0,0-46 0,2 0 0,0 0 0,2 0 0,1 0 0,1-1 0,7 28 0,74 177 0,-80-213 0,0 0 0,-2 1 0,0-1 0,1 29 0,-6 78 0,-1-43 0,3 343 0,-1-418 0,1 0 0,-1 1 0,-1-1 0,1 0 0,-1 0 0,-1 0 0,1-1 0,-1 1 0,0-1 0,-1 1 0,1-1 0,-1 0 0,0 0 0,-7 7 0,-6 5 0,-1-1 0,-37 28 0,38-35 0,-1 0 0,0-1 0,-1-2 0,0 1 0,-40 8 0,51-14 0,-20 7 0,1 1 0,-43 23 0,46-21 0,15-9 0,-1 0 0,1 0 0,-1-1 0,1 0 0,-1-1 0,0 0 0,0 0 0,0-1 0,-12-2 0,14 1 0,-1 1 0,0 0 0,1 0 0,-1 0 0,0 1 0,1 0 0,-1 1 0,1 0 0,0 1 0,-1-1 0,-12 8 0,-9 6-1365,16-10-5461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04:45:46.835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65 72 24575,'-1'11'0,"-1"0"0,0 0 0,0 0 0,-1-1 0,0 1 0,-1-1 0,0 0 0,-8 14 0,6-12 0,0 1 0,1 0 0,0 0 0,-3 15 0,8-26 0,-1 1 0,1-1 0,0 0 0,-1 0 0,1 1 0,0-1 0,1 0 0,-1 0 0,0 0 0,1 1 0,-1-1 0,1 0 0,-1 0 0,1 0 0,0 0 0,0 0 0,0 0 0,0 0 0,1 0 0,-1 0 0,0 0 0,1-1 0,0 1 0,-1 0 0,1-1 0,0 1 0,-1-1 0,1 0 0,0 0 0,0 0 0,0 0 0,0 0 0,4 1 0,6 2 0,1-1 0,1 0 0,-1-1 0,24 1 0,9 1 0,-27 1-1365,-3-2-5461</inkml:trace>
  <inkml:trace contextRef="#ctx0" brushRef="#br0" timeOffset="2895.58">65 332 24575,'0'-4'0,"0"-5"0,0-5 0,0-5 0,0-2 0,0-3 0,0 0 0,0 0 0,0-1 0,0 1 0,0 0 0,0 0 0,0 0 0,4 4 0,1 2 0,0 0 0,-1 3-8191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04:45:01.63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24575,'42'2'0,"0"1"0,71 15 0,81 32 0,-36-9 0,-126-33 0,0 0 0,-1 2 0,47 21 0,-60-23 0,1-1 0,0-1 0,0-1 0,21 4 0,-15-4 0,40 13 0,-21 5 0,-38-18 0,0-2 0,0 1 0,1-1 0,-1 0 0,1 0 0,0 0 0,13 2 0,25-1-1365,-25-4-5461</inkml:trace>
  <inkml:trace contextRef="#ctx0" brushRef="#br0" timeOffset="2449.36">942 48 24575,'-1'22'0,"2"0"0,1 0 0,7 36 0,-7-51 0,0 0 0,1 1 0,-1-1 0,1-1 0,1 1 0,-1 0 0,1-1 0,0 0 0,1 0 0,-1 0 0,1 0 0,1-1 0,-1 1 0,9 5 0,-13-10 0,1 0 0,-1-1 0,1 1 0,-1 0 0,0 0 0,1 0 0,-1 0 0,0 1 0,0-1 0,0 0 0,0 0 0,0 1 0,0-1 0,0 1 0,-1-1 0,1 1 0,0-1 0,-1 1 0,1-1 0,-1 1 0,1 2 0,-2-2 0,0 0 0,0 0 0,0 0 0,0 0 0,0 0 0,0 0 0,0-1 0,-1 1 0,1 0 0,-1 0 0,1-1 0,-1 1 0,0-1 0,0 0 0,-2 2 0,-10 8-104,-60 41 341,66-47-424,0-1 0,0 0-1,-1-1 1,1 1 0,-1-2 0,0 1-1,-16 1 1,7-2-6639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06:40:55.2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76 24575,'1152'0'0,"-1130"1"0,0 2 0,0 0 0,32 10 0,-30-7 0,0-1 0,38 3 0,29 2 0,-56-5 0,36 0 0,-52-4 0,0 1 0,19 4 0,-19-2 0,1-1 0,18 0 0,-3 0-1365,-23 1-5461</inkml:trace>
  <inkml:trace contextRef="#ctx0" brushRef="#br0" timeOffset="2600.05">1713 1 24575,'3'1'0,"-1"0"0,1 1 0,-1-1 0,0 1 0,1-1 0,-1 1 0,0 0 0,0 0 0,0 0 0,-1 0 0,1 0 0,0 1 0,2 4 0,1 0 0,97 126 0,-100-130 5,0 0 0,0 0 0,0 0 0,-1 0 0,0 0 0,1 1 0,-1-1 0,0 1 0,-1-1 0,1 1 0,-1-1 0,1 1 0,-1 0 0,0-1 0,0 1 0,-1-1 0,1 1 0,-1-1 0,-1 6 0,-2 2-195,-1 0 0,0 0 0,-1-1 0,-9 15 0,8-15-325,1 1-6311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06:40:40.0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40 24575,'9'0'0,"116"49"0,38 19 0,-4 2 0,-26-11 0,-33-16 0,-33-15-8191</inkml:trace>
  <inkml:trace contextRef="#ctx0" brushRef="#br0" timeOffset="1968.11">481 1 24575,'-5'1'0,"-1"0"0,1 0 0,-1 1 0,1 0 0,-1 0 0,1 0 0,0 1 0,0-1 0,0 1 0,-9 8 0,-14 7 0,-5 0 0,-58 45 0,48-31 0,-51 26 0,67-39 0,21-14 0,0 0 0,0-1 0,-1 0 0,-9 5 0,11-7-150,0 1 0,0 0-1,0 0 1,0 1 0,-4 4 0,7-6-314,-7 6-6362</inkml:trace>
  <inkml:trace contextRef="#ctx0" brushRef="#br0" timeOffset="3662.12">194 462 24575,'113'2'0,"122"-4"0,-171-8 0,-41 6 0,44-2 0,9 6-1365,-59 0-5461</inkml:trace>
  <inkml:trace contextRef="#ctx0" brushRef="#br0" timeOffset="6893.3">271 347 24575,'8'1'0,"1"0"0,0 1 0,0 0 0,-1 0 0,1 1 0,-1 0 0,0 0 0,9 6 0,32 11 0,105 27 0,-147-45 0,-1 1 0,1 0 0,-1 0 0,0 1 0,0 0 0,9 7 0,-9-6 0,0 0 0,1-1 0,0 0 0,14 6 0,98 24-1365,-106-30-5461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06:41:02.26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24575,'37'2'0,"-1"3"0,0 1 0,0 1 0,44 16 0,-17-6 0,118 20 0,-160-33 0,36 8 0,86 33 0,-6-2 0,-51-20 0,63 16 0,-73-19 0,-42-11 0,46 8 0,111 19 0,-189-36 0,3 2 4,1 0-1,-1 0 0,-1 1 1,1-1-1,0 1 0,-1 0 1,1 0-1,6 7 0,9 6-1398,-10-10-5431</inkml:trace>
  <inkml:trace contextRef="#ctx0" brushRef="#br0" timeOffset="2373.3">1540 308 24575,'4'1'0,"1"0"0,-1 1 0,0 0 0,0 0 0,0 0 0,0 0 0,7 5 0,-1-1 0,5 5 0,0 1 0,-1 0 0,0 1 0,21 24 0,-9-8 0,-24-28 0,-1 0 0,0 0 0,1 0 0,-1 1 0,0-1 0,0 0 0,0 1 0,0-1 0,0 1 0,0-1 0,0 1 0,0 0 0,-1-1 0,1 1 0,0 0 0,-1 0 0,0-1 0,1 1 0,-1 0 0,0 0 0,0 0 0,0-1 0,0 1 0,0 0 0,0 0 0,-1-1 0,1 1 0,-1 0 0,1 0 0,-1-1 0,0 1 0,1 0 0,-1-1 0,0 1 0,0-1 0,0 1 0,0-1 0,-1 1 0,1-1 0,-3 3 0,0-1 0,-1 0 0,0 0 0,1 0 0,-1-1 0,-1 0 0,1 1 0,0-2 0,0 1 0,-1-1 0,1 1 0,-1-2 0,-6 2 0,-164 15-1365,160-17-5461</inkml:trace>
  <inkml:trace contextRef="#ctx0" brushRef="#br0" timeOffset="5111.83">1483 365 24575,'3'0'0,"1"4"0,4 0 0,3 0 0,-1 3 0,2 0 0,2-1 0,-1 1 0,0 0 0,2-1 0,-3 1 0,-2 3 0,-1 0 0,-1 1 0,-2-1-8191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06:41:10.58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24575,'15'1'0,"0"1"0,-1 0 0,1 1 0,0 1 0,25 10 0,-1-2 0,587 211 0,-599-209 0,0 1 0,0 1 0,30 26 0,-21-18 0,2-2 0,64 29 0,1-1 0,-12 0 0,-75-42 0,1 0 0,-1-1 0,34 10 0,-33-13 0,-1 2 0,0 0 0,0 1 0,22 13 0,64 45 0,-55-37 0,-38-24 0,1 2 0,-1-1 0,0 1 0,-1 0 0,14 13 0,-15-11 0,1 0 0,0-1 0,1 0 0,0 0 0,0-1 0,0 0 0,1-1 0,0 1 0,0-2 0,0 0 0,1 0 0,20 4 0,-22-6-151,1 1-1,-1-1 0,0 2 0,0-1 1,0 1-1,0 1 0,-1-1 1,14 11-1,-13-8-6674</inkml:trace>
  <inkml:trace contextRef="#ctx0" brushRef="#br0" timeOffset="2550.38">1867 750 24575,'2'8'0,"0"-1"0,0 0 0,0 0 0,1-1 0,0 1 0,1 0 0,0-1 0,0 0 0,0 0 0,7 8 0,-3-4 0,-1-2 0,0 0 0,1 0 0,16 13 0,-17-16 0,0 1 0,0 1 0,0-1 0,-1 1 0,7 8 0,-12-12 0,1 0 0,-1 0 0,0 0 0,0 0 0,0 0 0,0 0 0,0 0 0,-1 0 0,1 0 0,-1 0 0,0 0 0,0 0 0,0 1 0,0-1 0,-1 0 0,1 0 0,-1 0 0,0 0 0,0 0 0,0 0 0,0 0 0,0 0 0,-1 0 0,1-1 0,-1 1 0,0 0 0,0-1 0,0 1 0,0-1 0,-3 3 0,-8 8 0,-1 0 0,-1-1 0,-29 20 0,28-22 0,-5 7-1365,11-11-5461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07:02:03.963"/>
    </inkml:context>
    <inkml:brush xml:id="br0">
      <inkml:brushProperty name="width" value="0.025" units="cm"/>
      <inkml:brushProperty name="height" value="0.025" units="cm"/>
      <inkml:brushProperty name="color" value="#AB008B"/>
    </inkml:brush>
  </inkml:definitions>
  <inkml:trace contextRef="#ctx0" brushRef="#br0">0 248 24575,'102'2'0,"107"-4"0,-137-7 0,-34 4 0,46-1 0,27 9 0,120-5 0,-134-17 0,-91 18 0,0-1 0,0 1 0,0-1 0,0 0 0,-1-1 0,1 1 0,-1-1 0,1 0 0,-1-1 0,0 1 0,9-9 0,-8 8 0,-1 1 0,1 0 0,-1 1 0,1-1 0,0 1 0,0 0 0,0 0 0,0 1 0,0 0 0,0 0 0,1 0 0,-1 1 0,11 0 0,4 1 0,0 1 0,36 8 0,83 14-1365,-125-20-5461</inkml:trace>
  <inkml:trace contextRef="#ctx0" brushRef="#br0" timeOffset="1847.35">1289 0 24575,'4'2'0,"0"-1"0,0 1 0,0 0 0,0 0 0,0 0 0,-1 1 0,1 0 0,-1-1 0,4 5 0,8 5 0,19 4 0,-28-13 0,0-1 0,0 1 0,0 0 0,-1 1 0,10 6 0,12 12 0,-18-16 0,-1 1 0,1 1 0,-2-1 0,14 16 0,-19-20 0,0 0 0,-1 0 0,1 0 0,-1 0 0,0 0 0,1 0 0,-1 1 0,0-1 0,-1 1 0,1-1 0,-1 0 0,0 1 0,1-1 0,-1 1 0,-1-1 0,1 1 0,0-1 0,-1 0 0,-1 6 0,-4 5 0,0 0 0,-1 0 0,0 0 0,-1-1 0,-16 19 0,-5 10 0,-15 16-1365,29-42-5461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07:02:08.255"/>
    </inkml:context>
    <inkml:brush xml:id="br0">
      <inkml:brushProperty name="width" value="0.025" units="cm"/>
      <inkml:brushProperty name="height" value="0.025" units="cm"/>
      <inkml:brushProperty name="color" value="#AB008B"/>
    </inkml:brush>
  </inkml:definitions>
  <inkml:trace contextRef="#ctx0" brushRef="#br0">0 213 24575,'248'-15'0,"-209"12"0,46 3 0,25-2 0,-98 0 0,-1-1 0,1 0 0,0-1 0,-1 0 0,15-7 0,-12 4 0,1 2 0,21-7 0,3 3 0,0 2 0,0 2 0,61 0 0,34 5-1365,-118 0-5461</inkml:trace>
  <inkml:trace contextRef="#ctx0" brushRef="#br0" timeOffset="1569.99">1000 1 24575,'4'1'0,"-1"0"0,1 0 0,-1 0 0,1 0 0,-1 1 0,0 0 0,0-1 0,5 5 0,7 3 0,-6-4 0,0 1 0,-1 0 0,1 1 0,-1 0 0,-1 0 0,1 1 0,-2 0 0,1 0 0,-1 0 0,10 19 0,-14-25 0,-1 0 0,0 1 0,-1-1 0,1 1 0,0-1 0,-1 1 0,1-1 0,-1 1 0,0 0 0,0-1 0,0 1 0,0-1 0,0 1 0,-1 0 0,1-1 0,-2 4 0,0 0 0,0-1 0,-1 0 0,0 0 0,1 0 0,-2 0 0,1 0 0,-5 4 0,-4 4 0,-1-1 0,0 0 0,-28 19 0,21-19-1365,3-3-5461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07:02:11.901"/>
    </inkml:context>
    <inkml:brush xml:id="br0">
      <inkml:brushProperty name="width" value="0.025" units="cm"/>
      <inkml:brushProperty name="height" value="0.025" units="cm"/>
      <inkml:brushProperty name="color" value="#AB008B"/>
    </inkml:brush>
  </inkml:definitions>
  <inkml:trace contextRef="#ctx0" brushRef="#br0">0 442 24575,'9'0'0,"351"-15"0,-284 10 0,-53 4 0,-1 0 0,1-2 0,-1 0 0,31-9 0,-8-4 0,-13 4 0,58-13 0,-70 22-347,0 2-1,28 1 1,-44 0 24,12 0-6503</inkml:trace>
  <inkml:trace contextRef="#ctx0" brushRef="#br0" timeOffset="2042.84">751 98 24575,'13'11'0,"1"0"0,19 12 0,-17-14 0,-1 2 0,13 12 0,-21-16 0,0 0 0,0 0 0,-1 1 0,0 0 0,0 0 0,-1 1 0,0-1 0,-1 1 0,0 0 0,0 0 0,-1 1 0,0-1 0,0 1 0,-1 0 0,-1-1 0,0 1 0,0 0 0,-1 13 0,0-8-105,0 0 0,-1 1 0,-1-2 0,-1 1 0,0 0 0,-1 0 0,0-1 0,-1 0 0,-1 0 0,0 0 0,-1-1 0,-15 22 0,15-25-6721</inkml:trace>
  <inkml:trace contextRef="#ctx0" brushRef="#br0" timeOffset="5350.9">636 0 24575,'7'1'0,"1"0"0,0 1 0,-1-1 0,1 1 0,-1 1 0,1-1 0,-1 2 0,0-1 0,0 1 0,0-1 0,-1 2 0,1-1 0,5 6 0,13 12 0,38 42 0,-53-53 0,-5-6 0,14 16 0,1 0 0,0-1 0,2-1 0,35 23 0,-55-40 0,0-1 0,1 0 0,-1 1 0,0-1 0,0 1 0,-1 0 0,1 0 0,0 0 0,-1 0 0,1 0 0,-1 0 0,1 0 0,-1 0 0,0 1 0,0-1 0,0 0 0,0 1 0,-1-1 0,1 1 0,0-1 0,-1 1 0,0 3 0,0 1 0,-1-1 0,0 0 0,0 1 0,0-1 0,-1 0 0,0 0 0,-1 0 0,-3 8 0,-29 51 0,-4-1 0,-2-2 0,-53 62 0,61-87 45,22-26-515,1 1 0,-18 24 0,21-23-6356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  <wetp:taskpane dockstate="right" visibility="0" width="438" row="1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4F5200BA-6A64-4982-8C89-F1425457825D}">
  <we:reference id="wa200007708" version="1.3.1.0" store="en-IN" storeType="OMEX"/>
  <we:alternateReferences>
    <we:reference id="wa200007708" version="1.3.1.0" store="WA200007708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BAE61351-42F4-4914-BD2A-043E263E6D98}">
  <we:reference id="wa200005669" version="2.0.0.0" store="en-US" storeType="OMEX"/>
  <we:alternateReferences>
    <we:reference id="wa200005669" version="2.0.0.0" store="wa200005669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76AB15-9612-4E70-B990-E21341C623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49060</Words>
  <Characters>279647</Characters>
  <Application>Microsoft Office Word</Application>
  <DocSecurity>0</DocSecurity>
  <Lines>2330</Lines>
  <Paragraphs>656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Gurukiran v Gurukiran v</dc:creator>
  <cp:keywords/>
  <dc:description/>
  <cp:lastModifiedBy>Gurukiran v Gurukiran v</cp:lastModifiedBy>
  <cp:revision>2</cp:revision>
  <cp:lastPrinted>2025-06-06T04:35:00Z</cp:lastPrinted>
  <dcterms:created xsi:type="dcterms:W3CDTF">2026-03-15T13:07:00Z</dcterms:created>
  <dcterms:modified xsi:type="dcterms:W3CDTF">2026-03-15T13:07:00Z</dcterms:modified>
</cp:coreProperties>
</file>